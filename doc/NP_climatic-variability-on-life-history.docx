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9B48E" w14:textId="77777777" w:rsidR="00DC165B" w:rsidRPr="002B0243" w:rsidRDefault="00000000" w:rsidP="004C7D04">
      <w:pPr>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NEW PHYTOLOGIST SPECIAL ISSUE</w:t>
      </w:r>
    </w:p>
    <w:p w14:paraId="3B70B022" w14:textId="77777777" w:rsidR="00DC165B" w:rsidRPr="002B0243" w:rsidRDefault="00DC165B" w:rsidP="004C7D04">
      <w:pPr>
        <w:spacing w:line="480" w:lineRule="auto"/>
        <w:rPr>
          <w:rFonts w:ascii="Times New Roman" w:eastAsia="Times New Roman" w:hAnsi="Times New Roman" w:cs="Times New Roman"/>
          <w:sz w:val="24"/>
          <w:szCs w:val="24"/>
        </w:rPr>
      </w:pPr>
    </w:p>
    <w:p w14:paraId="6D21EEA0" w14:textId="77777777" w:rsidR="00DC165B" w:rsidRPr="002B0243" w:rsidRDefault="00DC165B" w:rsidP="004C7D04">
      <w:pPr>
        <w:spacing w:line="480" w:lineRule="auto"/>
        <w:rPr>
          <w:rFonts w:ascii="Times New Roman" w:eastAsia="Times New Roman" w:hAnsi="Times New Roman" w:cs="Times New Roman"/>
          <w:b/>
          <w:sz w:val="24"/>
          <w:szCs w:val="24"/>
        </w:rPr>
      </w:pPr>
    </w:p>
    <w:p w14:paraId="49CC6E01" w14:textId="77777777" w:rsidR="00DC165B" w:rsidRPr="002B0243" w:rsidRDefault="00000000" w:rsidP="004C7D04">
      <w:pPr>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t>Long-term responses of life-history strategies to climatic variability in flowering plants*</w:t>
      </w:r>
    </w:p>
    <w:p w14:paraId="42A4FC32" w14:textId="77777777" w:rsidR="00DC165B" w:rsidRPr="002B0243" w:rsidRDefault="00DC165B" w:rsidP="004C7D04">
      <w:pPr>
        <w:spacing w:line="480" w:lineRule="auto"/>
        <w:rPr>
          <w:rFonts w:ascii="Times New Roman" w:eastAsia="Times New Roman" w:hAnsi="Times New Roman" w:cs="Times New Roman"/>
          <w:b/>
          <w:sz w:val="24"/>
          <w:szCs w:val="24"/>
        </w:rPr>
      </w:pPr>
    </w:p>
    <w:p w14:paraId="4E6BF037" w14:textId="77777777" w:rsidR="00DC165B" w:rsidRPr="002B0243" w:rsidRDefault="00DC165B" w:rsidP="004C7D04">
      <w:pPr>
        <w:spacing w:line="480" w:lineRule="auto"/>
        <w:rPr>
          <w:rFonts w:ascii="Times New Roman" w:eastAsia="Times New Roman" w:hAnsi="Times New Roman" w:cs="Times New Roman"/>
          <w:b/>
          <w:sz w:val="24"/>
          <w:szCs w:val="24"/>
        </w:rPr>
      </w:pPr>
    </w:p>
    <w:p w14:paraId="1DEB56F5" w14:textId="77777777" w:rsidR="00DC165B" w:rsidRPr="002B0243" w:rsidRDefault="00DC165B" w:rsidP="004C7D04">
      <w:pPr>
        <w:spacing w:line="480" w:lineRule="auto"/>
        <w:rPr>
          <w:rFonts w:ascii="Times New Roman" w:eastAsia="Times New Roman" w:hAnsi="Times New Roman" w:cs="Times New Roman"/>
          <w:b/>
          <w:sz w:val="24"/>
          <w:szCs w:val="24"/>
        </w:rPr>
      </w:pPr>
    </w:p>
    <w:p w14:paraId="6873BAD6" w14:textId="77777777" w:rsidR="00DC165B" w:rsidRPr="002B0243" w:rsidRDefault="00000000" w:rsidP="004C7D04">
      <w:pPr>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James D. Boyko</w:t>
      </w:r>
      <w:r w:rsidRPr="002B0243">
        <w:rPr>
          <w:rFonts w:ascii="Times New Roman" w:eastAsia="Times New Roman" w:hAnsi="Times New Roman" w:cs="Times New Roman"/>
          <w:sz w:val="24"/>
          <w:szCs w:val="24"/>
          <w:vertAlign w:val="superscript"/>
        </w:rPr>
        <w:t>1</w:t>
      </w:r>
      <w:r w:rsidRPr="002B0243">
        <w:rPr>
          <w:rFonts w:ascii="Times New Roman" w:eastAsia="Times New Roman" w:hAnsi="Times New Roman" w:cs="Times New Roman"/>
          <w:sz w:val="24"/>
          <w:szCs w:val="24"/>
        </w:rPr>
        <w:t>, Eric R. Hagen</w:t>
      </w:r>
      <w:r w:rsidRPr="002B0243">
        <w:rPr>
          <w:rFonts w:ascii="Times New Roman" w:eastAsia="Times New Roman" w:hAnsi="Times New Roman" w:cs="Times New Roman"/>
          <w:sz w:val="24"/>
          <w:szCs w:val="24"/>
          <w:vertAlign w:val="superscript"/>
        </w:rPr>
        <w:t>1</w:t>
      </w:r>
      <w:r w:rsidRPr="002B0243">
        <w:rPr>
          <w:rFonts w:ascii="Times New Roman" w:eastAsia="Times New Roman" w:hAnsi="Times New Roman" w:cs="Times New Roman"/>
          <w:sz w:val="24"/>
          <w:szCs w:val="24"/>
        </w:rPr>
        <w:t>, Jeremy M. Beaulieu</w:t>
      </w:r>
      <w:r w:rsidRPr="002B0243">
        <w:rPr>
          <w:rFonts w:ascii="Times New Roman" w:eastAsia="Times New Roman" w:hAnsi="Times New Roman" w:cs="Times New Roman"/>
          <w:sz w:val="24"/>
          <w:szCs w:val="24"/>
          <w:vertAlign w:val="superscript"/>
        </w:rPr>
        <w:t>1</w:t>
      </w:r>
      <w:r w:rsidRPr="002B0243">
        <w:rPr>
          <w:rFonts w:ascii="Times New Roman" w:eastAsia="Times New Roman" w:hAnsi="Times New Roman" w:cs="Times New Roman"/>
          <w:sz w:val="24"/>
          <w:szCs w:val="24"/>
        </w:rPr>
        <w:t>, and Thais Vasconcelos</w:t>
      </w:r>
      <w:r w:rsidRPr="002B0243">
        <w:rPr>
          <w:rFonts w:ascii="Times New Roman" w:eastAsia="Times New Roman" w:hAnsi="Times New Roman" w:cs="Times New Roman"/>
          <w:sz w:val="24"/>
          <w:szCs w:val="24"/>
          <w:vertAlign w:val="superscript"/>
        </w:rPr>
        <w:t xml:space="preserve">1 </w:t>
      </w:r>
      <w:r w:rsidRPr="002B0243">
        <w:rPr>
          <w:rFonts w:ascii="Times New Roman" w:eastAsia="Times New Roman" w:hAnsi="Times New Roman" w:cs="Times New Roman"/>
          <w:sz w:val="24"/>
          <w:szCs w:val="24"/>
          <w:vertAlign w:val="subscript"/>
        </w:rPr>
        <w:t xml:space="preserve"> </w:t>
      </w:r>
    </w:p>
    <w:p w14:paraId="3AD388AC" w14:textId="77777777" w:rsidR="00DC165B" w:rsidRPr="002B0243" w:rsidRDefault="00DC165B" w:rsidP="004C7D04">
      <w:pPr>
        <w:spacing w:line="480" w:lineRule="auto"/>
        <w:rPr>
          <w:rFonts w:ascii="Times New Roman" w:eastAsia="Times New Roman" w:hAnsi="Times New Roman" w:cs="Times New Roman"/>
          <w:sz w:val="24"/>
          <w:szCs w:val="24"/>
        </w:rPr>
      </w:pPr>
    </w:p>
    <w:p w14:paraId="602EFBA9" w14:textId="77777777" w:rsidR="00DC165B" w:rsidRPr="002B0243" w:rsidRDefault="00000000" w:rsidP="004C7D04">
      <w:pPr>
        <w:spacing w:line="480" w:lineRule="auto"/>
        <w:rPr>
          <w:rFonts w:ascii="Times New Roman" w:eastAsia="Times New Roman" w:hAnsi="Times New Roman" w:cs="Times New Roman"/>
          <w:i/>
          <w:sz w:val="24"/>
          <w:szCs w:val="24"/>
        </w:rPr>
      </w:pPr>
      <w:r w:rsidRPr="002B0243">
        <w:rPr>
          <w:rFonts w:ascii="Times New Roman" w:eastAsia="Times New Roman" w:hAnsi="Times New Roman" w:cs="Times New Roman"/>
          <w:sz w:val="24"/>
          <w:szCs w:val="24"/>
          <w:vertAlign w:val="superscript"/>
        </w:rPr>
        <w:t>1</w:t>
      </w:r>
      <w:r w:rsidRPr="002B0243">
        <w:rPr>
          <w:rFonts w:ascii="Times New Roman" w:eastAsia="Times New Roman" w:hAnsi="Times New Roman" w:cs="Times New Roman"/>
          <w:i/>
          <w:sz w:val="24"/>
          <w:szCs w:val="24"/>
        </w:rPr>
        <w:t>Department of Biological Sciences, University of Arkansas, Fayetteville, Arkansas, 72701 USA</w:t>
      </w:r>
    </w:p>
    <w:p w14:paraId="05795FAF" w14:textId="77777777" w:rsidR="00DC165B" w:rsidRPr="002B0243" w:rsidRDefault="00DC165B" w:rsidP="004C7D04">
      <w:pPr>
        <w:spacing w:line="480" w:lineRule="auto"/>
        <w:rPr>
          <w:rFonts w:ascii="Times New Roman" w:eastAsia="Times New Roman" w:hAnsi="Times New Roman" w:cs="Times New Roman"/>
          <w:b/>
          <w:sz w:val="24"/>
          <w:szCs w:val="24"/>
        </w:rPr>
      </w:pPr>
    </w:p>
    <w:p w14:paraId="1C587586" w14:textId="77777777" w:rsidR="00DC165B" w:rsidRPr="002B0243" w:rsidRDefault="00DC165B" w:rsidP="004C7D04">
      <w:pPr>
        <w:spacing w:line="480" w:lineRule="auto"/>
        <w:rPr>
          <w:rFonts w:ascii="Times New Roman" w:eastAsia="Times New Roman" w:hAnsi="Times New Roman" w:cs="Times New Roman"/>
          <w:b/>
          <w:sz w:val="24"/>
          <w:szCs w:val="24"/>
        </w:rPr>
      </w:pPr>
    </w:p>
    <w:p w14:paraId="08A14AF5" w14:textId="77777777" w:rsidR="00DC165B" w:rsidRPr="002B0243" w:rsidRDefault="00DC165B" w:rsidP="004C7D04">
      <w:pPr>
        <w:spacing w:line="480" w:lineRule="auto"/>
        <w:rPr>
          <w:rFonts w:ascii="Times New Roman" w:eastAsia="Times New Roman" w:hAnsi="Times New Roman" w:cs="Times New Roman"/>
          <w:b/>
          <w:sz w:val="24"/>
          <w:szCs w:val="24"/>
        </w:rPr>
      </w:pPr>
    </w:p>
    <w:p w14:paraId="2EC5521A" w14:textId="77777777" w:rsidR="00DC165B" w:rsidRPr="002B0243" w:rsidRDefault="00DC165B" w:rsidP="004C7D04">
      <w:pPr>
        <w:spacing w:line="480" w:lineRule="auto"/>
        <w:rPr>
          <w:rFonts w:ascii="Times New Roman" w:eastAsia="Times New Roman" w:hAnsi="Times New Roman" w:cs="Times New Roman"/>
          <w:b/>
          <w:sz w:val="24"/>
          <w:szCs w:val="24"/>
          <w:vertAlign w:val="superscript"/>
        </w:rPr>
      </w:pPr>
    </w:p>
    <w:p w14:paraId="62EB72A7" w14:textId="77777777" w:rsidR="00DC165B" w:rsidRPr="002B0243" w:rsidRDefault="00DC165B" w:rsidP="004C7D04">
      <w:pPr>
        <w:spacing w:line="480" w:lineRule="auto"/>
        <w:rPr>
          <w:rFonts w:ascii="Times New Roman" w:eastAsia="Times New Roman" w:hAnsi="Times New Roman" w:cs="Times New Roman"/>
          <w:b/>
          <w:sz w:val="24"/>
          <w:szCs w:val="24"/>
          <w:vertAlign w:val="superscript"/>
        </w:rPr>
      </w:pPr>
    </w:p>
    <w:p w14:paraId="7D9A6E3F" w14:textId="77777777" w:rsidR="00DC165B" w:rsidRPr="002B0243" w:rsidRDefault="00DC165B" w:rsidP="004C7D04">
      <w:pPr>
        <w:spacing w:line="480" w:lineRule="auto"/>
        <w:rPr>
          <w:rFonts w:ascii="Times New Roman" w:eastAsia="Times New Roman" w:hAnsi="Times New Roman" w:cs="Times New Roman"/>
          <w:b/>
          <w:sz w:val="24"/>
          <w:szCs w:val="24"/>
          <w:vertAlign w:val="superscript"/>
        </w:rPr>
      </w:pPr>
    </w:p>
    <w:p w14:paraId="28845136" w14:textId="77777777" w:rsidR="00DC165B" w:rsidRPr="002B0243" w:rsidRDefault="00DC165B" w:rsidP="004C7D04">
      <w:pPr>
        <w:spacing w:line="480" w:lineRule="auto"/>
        <w:rPr>
          <w:rFonts w:ascii="Times New Roman" w:eastAsia="Times New Roman" w:hAnsi="Times New Roman" w:cs="Times New Roman"/>
          <w:b/>
          <w:sz w:val="24"/>
          <w:szCs w:val="24"/>
          <w:vertAlign w:val="superscript"/>
        </w:rPr>
      </w:pPr>
    </w:p>
    <w:p w14:paraId="772C54DD" w14:textId="77777777" w:rsidR="00DC165B" w:rsidRPr="002B0243" w:rsidRDefault="00000000" w:rsidP="004C7D04">
      <w:pPr>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b/>
          <w:sz w:val="24"/>
          <w:szCs w:val="24"/>
          <w:vertAlign w:val="superscript"/>
        </w:rPr>
        <w:t>*</w:t>
      </w:r>
      <w:r w:rsidRPr="002B0243">
        <w:rPr>
          <w:rFonts w:ascii="Times New Roman" w:eastAsia="Times New Roman" w:hAnsi="Times New Roman" w:cs="Times New Roman"/>
          <w:sz w:val="24"/>
          <w:szCs w:val="24"/>
        </w:rPr>
        <w:t>Email for correspondence:</w:t>
      </w:r>
      <w:r w:rsidRPr="002B0243">
        <w:rPr>
          <w:rFonts w:ascii="Times New Roman" w:eastAsia="Times New Roman" w:hAnsi="Times New Roman" w:cs="Times New Roman"/>
          <w:b/>
          <w:sz w:val="24"/>
          <w:szCs w:val="24"/>
          <w:vertAlign w:val="superscript"/>
        </w:rPr>
        <w:t xml:space="preserve"> </w:t>
      </w:r>
      <w:r w:rsidRPr="002B0243">
        <w:rPr>
          <w:rFonts w:ascii="Times New Roman" w:eastAsia="Times New Roman" w:hAnsi="Times New Roman" w:cs="Times New Roman"/>
          <w:sz w:val="24"/>
          <w:szCs w:val="24"/>
        </w:rPr>
        <w:t xml:space="preserve"> jboyko@uark.edu</w:t>
      </w:r>
    </w:p>
    <w:p w14:paraId="4528B962" w14:textId="52C6F6FA" w:rsidR="00DC165B" w:rsidRPr="002B0243" w:rsidRDefault="00DC165B" w:rsidP="004C7D04">
      <w:pPr>
        <w:spacing w:line="480" w:lineRule="auto"/>
        <w:rPr>
          <w:rFonts w:ascii="Times New Roman" w:eastAsia="Times New Roman" w:hAnsi="Times New Roman" w:cs="Times New Roman"/>
          <w:sz w:val="24"/>
          <w:szCs w:val="24"/>
        </w:rPr>
      </w:pPr>
    </w:p>
    <w:p w14:paraId="35FDBACC" w14:textId="61F4061D" w:rsidR="001F5671" w:rsidRPr="002B0243" w:rsidRDefault="001F5671" w:rsidP="004C7D04">
      <w:pPr>
        <w:spacing w:line="480" w:lineRule="auto"/>
        <w:rPr>
          <w:rFonts w:ascii="Times New Roman" w:eastAsia="Times New Roman" w:hAnsi="Times New Roman" w:cs="Times New Roman"/>
          <w:sz w:val="24"/>
          <w:szCs w:val="24"/>
        </w:rPr>
      </w:pPr>
    </w:p>
    <w:p w14:paraId="699B76DA" w14:textId="0C2B6DC1" w:rsidR="001F5671" w:rsidRPr="002B0243" w:rsidRDefault="001F5671" w:rsidP="004C7D04">
      <w:pPr>
        <w:spacing w:line="480" w:lineRule="auto"/>
        <w:rPr>
          <w:rFonts w:ascii="Times New Roman" w:eastAsia="Times New Roman" w:hAnsi="Times New Roman" w:cs="Times New Roman"/>
          <w:sz w:val="24"/>
          <w:szCs w:val="24"/>
        </w:rPr>
      </w:pPr>
    </w:p>
    <w:p w14:paraId="791E2F72" w14:textId="160F1A4F" w:rsidR="001F5671" w:rsidRPr="002B0243" w:rsidRDefault="001F5671" w:rsidP="004C7D04">
      <w:pPr>
        <w:spacing w:line="480" w:lineRule="auto"/>
        <w:rPr>
          <w:rFonts w:ascii="Times New Roman" w:eastAsia="Times New Roman" w:hAnsi="Times New Roman" w:cs="Times New Roman"/>
          <w:sz w:val="24"/>
          <w:szCs w:val="24"/>
        </w:rPr>
      </w:pPr>
    </w:p>
    <w:p w14:paraId="5C70FFC5" w14:textId="761115CF" w:rsidR="001F5671" w:rsidRPr="002B0243" w:rsidRDefault="001F5671" w:rsidP="004C7D04">
      <w:pPr>
        <w:spacing w:line="480" w:lineRule="auto"/>
        <w:rPr>
          <w:rFonts w:ascii="Times New Roman" w:eastAsia="Times New Roman" w:hAnsi="Times New Roman" w:cs="Times New Roman"/>
          <w:sz w:val="24"/>
          <w:szCs w:val="24"/>
        </w:rPr>
      </w:pPr>
    </w:p>
    <w:p w14:paraId="087E9FF6" w14:textId="77777777" w:rsidR="001F5671" w:rsidRPr="002B0243" w:rsidRDefault="001F5671" w:rsidP="004C7D04">
      <w:pPr>
        <w:spacing w:line="480" w:lineRule="auto"/>
        <w:rPr>
          <w:rFonts w:ascii="Times New Roman" w:eastAsia="Times New Roman" w:hAnsi="Times New Roman" w:cs="Times New Roman"/>
          <w:sz w:val="24"/>
          <w:szCs w:val="24"/>
        </w:rPr>
      </w:pPr>
    </w:p>
    <w:p w14:paraId="7CC933D2" w14:textId="6FF727A2" w:rsidR="001F5671" w:rsidRPr="002B0243" w:rsidRDefault="00000000" w:rsidP="009B1EB0">
      <w:pPr>
        <w:spacing w:line="480" w:lineRule="auto"/>
        <w:jc w:val="center"/>
        <w:rPr>
          <w:rFonts w:ascii="Times New Roman" w:eastAsia="Times New Roman" w:hAnsi="Times New Roman" w:cs="Times New Roman"/>
          <w:color w:val="980000"/>
          <w:sz w:val="24"/>
          <w:szCs w:val="24"/>
        </w:rPr>
      </w:pPr>
      <w:r w:rsidRPr="002B0243">
        <w:rPr>
          <w:rFonts w:ascii="Times New Roman" w:eastAsia="Times New Roman" w:hAnsi="Times New Roman" w:cs="Times New Roman"/>
          <w:b/>
          <w:sz w:val="24"/>
          <w:szCs w:val="24"/>
        </w:rPr>
        <w:lastRenderedPageBreak/>
        <w:t>Abstract</w:t>
      </w:r>
    </w:p>
    <w:p w14:paraId="237E14A8" w14:textId="5CEA7C79" w:rsidR="00DC165B" w:rsidRPr="002B0243" w:rsidRDefault="00000000" w:rsidP="004C7D04">
      <w:pPr>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Increasingly, biologists have sought to explain the distribution of annuals and perennials based on their association with broad climatic variables such as temperature or precipitation. However, these efforts have focused on specific clades or geographic areas and, due to methodological limitations, have not allowed joint modeling the evolution of both climatic niches and life history strategies. Here, we combine data on life history strategy and geographic distribution for 9,993 flowering plant species and </w:t>
      </w:r>
      <w:r w:rsidR="00F76F79" w:rsidRPr="002B0243">
        <w:rPr>
          <w:rFonts w:ascii="Times New Roman" w:eastAsia="Times New Roman" w:hAnsi="Times New Roman" w:cs="Times New Roman"/>
          <w:sz w:val="24"/>
          <w:szCs w:val="24"/>
        </w:rPr>
        <w:t xml:space="preserve">utilize </w:t>
      </w:r>
      <w:r w:rsidRPr="002B0243">
        <w:rPr>
          <w:rFonts w:ascii="Times New Roman" w:eastAsia="Times New Roman" w:hAnsi="Times New Roman" w:cs="Times New Roman"/>
          <w:sz w:val="24"/>
          <w:szCs w:val="24"/>
        </w:rPr>
        <w:t xml:space="preserve">a recently developed modeling framework which accounts for </w:t>
      </w:r>
      <w:r w:rsidR="000246CC" w:rsidRPr="002B0243">
        <w:rPr>
          <w:rFonts w:ascii="Times New Roman" w:eastAsia="Times New Roman" w:hAnsi="Times New Roman" w:cs="Times New Roman"/>
          <w:sz w:val="24"/>
          <w:szCs w:val="24"/>
        </w:rPr>
        <w:t>the</w:t>
      </w:r>
      <w:r w:rsidRPr="002B0243">
        <w:rPr>
          <w:rFonts w:ascii="Times New Roman" w:eastAsia="Times New Roman" w:hAnsi="Times New Roman" w:cs="Times New Roman"/>
          <w:sz w:val="24"/>
          <w:szCs w:val="24"/>
        </w:rPr>
        <w:t xml:space="preserve"> joint evolution of continuous and discrete traits to evaluate two hypotheses: (1) annuals tend to evolve in highly seasonal regions prone to extreme heat and drought, because they can rapidly take advantage of short beneficial climatic conditions for reproduction, and (2) annuals tend to have faster rates of climatic niche evolution than perennials, due to their higher vagility and shorter generation times. </w:t>
      </w:r>
      <w:r w:rsidR="000F603D" w:rsidRPr="002B0243">
        <w:rPr>
          <w:rFonts w:ascii="Times New Roman" w:eastAsia="Times New Roman" w:hAnsi="Times New Roman" w:cs="Times New Roman"/>
          <w:sz w:val="24"/>
          <w:szCs w:val="24"/>
        </w:rPr>
        <w:t>Unexpectantly</w:t>
      </w:r>
      <w:r w:rsidRPr="002B0243">
        <w:rPr>
          <w:rFonts w:ascii="Times New Roman" w:eastAsia="Times New Roman" w:hAnsi="Times New Roman" w:cs="Times New Roman"/>
          <w:sz w:val="24"/>
          <w:szCs w:val="24"/>
        </w:rPr>
        <w:t xml:space="preserve">, </w:t>
      </w:r>
      <w:r w:rsidR="000F603D" w:rsidRPr="002B0243">
        <w:rPr>
          <w:rFonts w:ascii="Times New Roman" w:eastAsia="Times New Roman" w:hAnsi="Times New Roman" w:cs="Times New Roman"/>
          <w:sz w:val="24"/>
          <w:szCs w:val="24"/>
        </w:rPr>
        <w:t xml:space="preserve">we find that the </w:t>
      </w:r>
      <w:r w:rsidRPr="002B0243">
        <w:rPr>
          <w:rFonts w:ascii="Times New Roman" w:eastAsia="Times New Roman" w:hAnsi="Times New Roman" w:cs="Times New Roman"/>
          <w:sz w:val="24"/>
          <w:szCs w:val="24"/>
        </w:rPr>
        <w:t xml:space="preserve">rates of </w:t>
      </w:r>
      <w:r w:rsidR="000F603D" w:rsidRPr="002B0243">
        <w:rPr>
          <w:rFonts w:ascii="Times New Roman" w:eastAsia="Times New Roman" w:hAnsi="Times New Roman" w:cs="Times New Roman"/>
          <w:sz w:val="24"/>
          <w:szCs w:val="24"/>
        </w:rPr>
        <w:t xml:space="preserve">climatic </w:t>
      </w:r>
      <w:r w:rsidRPr="002B0243">
        <w:rPr>
          <w:rFonts w:ascii="Times New Roman" w:eastAsia="Times New Roman" w:hAnsi="Times New Roman" w:cs="Times New Roman"/>
          <w:sz w:val="24"/>
          <w:szCs w:val="24"/>
        </w:rPr>
        <w:t xml:space="preserve">niche evolution </w:t>
      </w:r>
      <w:r w:rsidR="000F603D" w:rsidRPr="002B0243">
        <w:rPr>
          <w:rFonts w:ascii="Times New Roman" w:eastAsia="Times New Roman" w:hAnsi="Times New Roman" w:cs="Times New Roman"/>
          <w:sz w:val="24"/>
          <w:szCs w:val="24"/>
        </w:rPr>
        <w:t xml:space="preserve">were generally faster in </w:t>
      </w:r>
      <w:r w:rsidRPr="002B0243">
        <w:rPr>
          <w:rFonts w:ascii="Times New Roman" w:eastAsia="Times New Roman" w:hAnsi="Times New Roman" w:cs="Times New Roman"/>
          <w:sz w:val="24"/>
          <w:szCs w:val="24"/>
        </w:rPr>
        <w:t xml:space="preserve">perennials. </w:t>
      </w:r>
      <w:r w:rsidR="000F603D" w:rsidRPr="002B0243">
        <w:rPr>
          <w:rFonts w:ascii="Times New Roman" w:eastAsia="Times New Roman" w:hAnsi="Times New Roman" w:cs="Times New Roman"/>
          <w:sz w:val="24"/>
          <w:szCs w:val="24"/>
        </w:rPr>
        <w:t>However, we find that t</w:t>
      </w:r>
      <w:r w:rsidRPr="002B0243">
        <w:rPr>
          <w:rFonts w:ascii="Times New Roman" w:eastAsia="Times New Roman" w:hAnsi="Times New Roman" w:cs="Times New Roman"/>
          <w:sz w:val="24"/>
          <w:szCs w:val="24"/>
        </w:rPr>
        <w:t xml:space="preserve">emperature, </w:t>
      </w:r>
      <w:r w:rsidR="000F603D" w:rsidRPr="002B0243">
        <w:rPr>
          <w:rFonts w:ascii="Times New Roman" w:eastAsia="Times New Roman" w:hAnsi="Times New Roman" w:cs="Times New Roman"/>
          <w:sz w:val="24"/>
          <w:szCs w:val="24"/>
        </w:rPr>
        <w:t xml:space="preserve">and </w:t>
      </w:r>
      <w:r w:rsidRPr="002B0243">
        <w:rPr>
          <w:rFonts w:ascii="Times New Roman" w:eastAsia="Times New Roman" w:hAnsi="Times New Roman" w:cs="Times New Roman"/>
          <w:sz w:val="24"/>
          <w:szCs w:val="24"/>
        </w:rPr>
        <w:t xml:space="preserve">in particular how hot it gets during the warmest season of a year, is the </w:t>
      </w:r>
      <w:r w:rsidR="000F603D" w:rsidRPr="002B0243">
        <w:rPr>
          <w:rFonts w:ascii="Times New Roman" w:eastAsia="Times New Roman" w:hAnsi="Times New Roman" w:cs="Times New Roman"/>
          <w:sz w:val="24"/>
          <w:szCs w:val="24"/>
        </w:rPr>
        <w:t>most consistent</w:t>
      </w:r>
      <w:r w:rsidRPr="002B0243">
        <w:rPr>
          <w:rFonts w:ascii="Times New Roman" w:eastAsia="Times New Roman" w:hAnsi="Times New Roman" w:cs="Times New Roman"/>
          <w:sz w:val="24"/>
          <w:szCs w:val="24"/>
        </w:rPr>
        <w:t xml:space="preserve"> climatic factor influencing life history </w:t>
      </w:r>
      <w:r w:rsidR="000F603D" w:rsidRPr="002B0243">
        <w:rPr>
          <w:rFonts w:ascii="Times New Roman" w:eastAsia="Times New Roman" w:hAnsi="Times New Roman" w:cs="Times New Roman"/>
          <w:sz w:val="24"/>
          <w:szCs w:val="24"/>
        </w:rPr>
        <w:t xml:space="preserve">evolution </w:t>
      </w:r>
      <w:r w:rsidRPr="002B0243">
        <w:rPr>
          <w:rFonts w:ascii="Times New Roman" w:eastAsia="Times New Roman" w:hAnsi="Times New Roman" w:cs="Times New Roman"/>
          <w:sz w:val="24"/>
          <w:szCs w:val="24"/>
        </w:rPr>
        <w:t xml:space="preserve">in flowering plants. </w:t>
      </w:r>
      <w:r w:rsidR="000F603D" w:rsidRPr="002B0243">
        <w:rPr>
          <w:rFonts w:ascii="Times New Roman" w:eastAsia="Times New Roman" w:hAnsi="Times New Roman" w:cs="Times New Roman"/>
          <w:sz w:val="24"/>
          <w:szCs w:val="24"/>
        </w:rPr>
        <w:t>We propose that a</w:t>
      </w:r>
      <w:r w:rsidRPr="002B0243">
        <w:rPr>
          <w:rFonts w:ascii="Times New Roman" w:eastAsia="Times New Roman" w:hAnsi="Times New Roman" w:cs="Times New Roman"/>
          <w:sz w:val="24"/>
          <w:szCs w:val="24"/>
        </w:rPr>
        <w:t xml:space="preserve">nnuals are </w:t>
      </w:r>
      <w:r w:rsidR="00F76F79" w:rsidRPr="002B0243">
        <w:rPr>
          <w:rFonts w:ascii="Times New Roman" w:eastAsia="Times New Roman" w:hAnsi="Times New Roman" w:cs="Times New Roman"/>
          <w:sz w:val="24"/>
          <w:szCs w:val="24"/>
        </w:rPr>
        <w:t xml:space="preserve">consistently </w:t>
      </w:r>
      <w:r w:rsidRPr="002B0243">
        <w:rPr>
          <w:rFonts w:ascii="Times New Roman" w:eastAsia="Times New Roman" w:hAnsi="Times New Roman" w:cs="Times New Roman"/>
          <w:sz w:val="24"/>
          <w:szCs w:val="24"/>
        </w:rPr>
        <w:t xml:space="preserve">favored in this type of climate due to their ability to escape heat stress as </w:t>
      </w:r>
      <w:r w:rsidR="000F603D" w:rsidRPr="002B0243">
        <w:rPr>
          <w:rFonts w:ascii="Times New Roman" w:eastAsia="Times New Roman" w:hAnsi="Times New Roman" w:cs="Times New Roman"/>
          <w:sz w:val="24"/>
          <w:szCs w:val="24"/>
        </w:rPr>
        <w:t>seeds but</w:t>
      </w:r>
      <w:r w:rsidRPr="002B0243">
        <w:rPr>
          <w:rFonts w:ascii="Times New Roman" w:eastAsia="Times New Roman" w:hAnsi="Times New Roman" w:cs="Times New Roman"/>
          <w:sz w:val="24"/>
          <w:szCs w:val="24"/>
        </w:rPr>
        <w:t xml:space="preserve"> are outcompeted by perennials in regions where extreme heat is uncommon or inexistent. Precipitation and seasonality </w:t>
      </w:r>
      <w:r w:rsidR="000F603D" w:rsidRPr="002B0243">
        <w:rPr>
          <w:rFonts w:ascii="Times New Roman" w:eastAsia="Times New Roman" w:hAnsi="Times New Roman" w:cs="Times New Roman"/>
          <w:sz w:val="24"/>
          <w:szCs w:val="24"/>
        </w:rPr>
        <w:t xml:space="preserve">were </w:t>
      </w:r>
      <w:r w:rsidRPr="002B0243">
        <w:rPr>
          <w:rFonts w:ascii="Times New Roman" w:eastAsia="Times New Roman" w:hAnsi="Times New Roman" w:cs="Times New Roman"/>
          <w:sz w:val="24"/>
          <w:szCs w:val="24"/>
        </w:rPr>
        <w:t xml:space="preserve">less </w:t>
      </w:r>
      <w:r w:rsidR="000F603D" w:rsidRPr="002B0243">
        <w:rPr>
          <w:rFonts w:ascii="Times New Roman" w:eastAsia="Times New Roman" w:hAnsi="Times New Roman" w:cs="Times New Roman"/>
          <w:sz w:val="24"/>
          <w:szCs w:val="24"/>
        </w:rPr>
        <w:t xml:space="preserve">important </w:t>
      </w:r>
      <w:r w:rsidRPr="002B0243">
        <w:rPr>
          <w:rFonts w:ascii="Times New Roman" w:eastAsia="Times New Roman" w:hAnsi="Times New Roman" w:cs="Times New Roman"/>
          <w:sz w:val="24"/>
          <w:szCs w:val="24"/>
        </w:rPr>
        <w:t>factors</w:t>
      </w:r>
      <w:r w:rsidR="000F603D" w:rsidRPr="002B0243">
        <w:rPr>
          <w:rFonts w:ascii="Times New Roman" w:eastAsia="Times New Roman" w:hAnsi="Times New Roman" w:cs="Times New Roman"/>
          <w:sz w:val="24"/>
          <w:szCs w:val="24"/>
        </w:rPr>
        <w:t xml:space="preserve"> across many clades</w:t>
      </w:r>
      <w:r w:rsidRPr="002B0243">
        <w:rPr>
          <w:rFonts w:ascii="Times New Roman" w:eastAsia="Times New Roman" w:hAnsi="Times New Roman" w:cs="Times New Roman"/>
          <w:sz w:val="24"/>
          <w:szCs w:val="24"/>
        </w:rPr>
        <w:t xml:space="preserve">, perhaps due </w:t>
      </w:r>
      <w:r w:rsidR="00C05AEF" w:rsidRPr="002B0243">
        <w:rPr>
          <w:rFonts w:ascii="Times New Roman" w:eastAsia="Times New Roman" w:hAnsi="Times New Roman" w:cs="Times New Roman"/>
          <w:sz w:val="24"/>
          <w:szCs w:val="24"/>
        </w:rPr>
        <w:t xml:space="preserve">to </w:t>
      </w:r>
      <w:r w:rsidRPr="002B0243">
        <w:rPr>
          <w:rFonts w:ascii="Times New Roman" w:eastAsia="Times New Roman" w:hAnsi="Times New Roman" w:cs="Times New Roman"/>
          <w:sz w:val="24"/>
          <w:szCs w:val="24"/>
        </w:rPr>
        <w:t xml:space="preserve">the existence of </w:t>
      </w:r>
      <w:r w:rsidR="00C05AEF" w:rsidRPr="002B0243">
        <w:rPr>
          <w:rFonts w:ascii="Times New Roman" w:eastAsia="Times New Roman" w:hAnsi="Times New Roman" w:cs="Times New Roman"/>
          <w:sz w:val="24"/>
          <w:szCs w:val="24"/>
        </w:rPr>
        <w:t xml:space="preserve">clade specific </w:t>
      </w:r>
      <w:r w:rsidRPr="002B0243">
        <w:rPr>
          <w:rFonts w:ascii="Times New Roman" w:eastAsia="Times New Roman" w:hAnsi="Times New Roman" w:cs="Times New Roman"/>
          <w:sz w:val="24"/>
          <w:szCs w:val="24"/>
        </w:rPr>
        <w:t>alternative mechanisms for drought tolerance in perennial species.</w:t>
      </w:r>
    </w:p>
    <w:p w14:paraId="142D8E06" w14:textId="77777777" w:rsidR="001F5671" w:rsidRPr="002B0243" w:rsidRDefault="001F5671" w:rsidP="004C7D04">
      <w:pPr>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br w:type="page"/>
      </w:r>
    </w:p>
    <w:p w14:paraId="36EB4062" w14:textId="1992149D" w:rsidR="00DC165B" w:rsidRPr="002B0243" w:rsidRDefault="00000000" w:rsidP="004C7D04">
      <w:pPr>
        <w:shd w:val="clear" w:color="auto" w:fill="FFFFFF"/>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lastRenderedPageBreak/>
        <w:t>Introduction</w:t>
      </w:r>
    </w:p>
    <w:p w14:paraId="7A11B0C9" w14:textId="0182FB9E" w:rsidR="00DC165B" w:rsidRPr="002B0243" w:rsidRDefault="00000000" w:rsidP="004C7D04">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Flowering plants have evolved into multiple types of life history strategies to survive environmental challenges</w:t>
      </w:r>
      <w:r w:rsidR="00756F8B" w:rsidRPr="002B0243">
        <w:rPr>
          <w:rFonts w:ascii="Times New Roman" w:eastAsia="Times New Roman" w:hAnsi="Times New Roman" w:cs="Times New Roman"/>
          <w:sz w:val="24"/>
          <w:szCs w:val="24"/>
        </w:rPr>
        <w:t xml:space="preserve"> </w:t>
      </w:r>
      <w:r w:rsidR="00756F8B" w:rsidRPr="002B0243">
        <w:rPr>
          <w:rFonts w:ascii="Times New Roman" w:eastAsia="Times New Roman" w:hAnsi="Times New Roman" w:cs="Times New Roman"/>
          <w:sz w:val="24"/>
          <w:szCs w:val="24"/>
        </w:rPr>
        <w:fldChar w:fldCharType="begin"/>
      </w:r>
      <w:r w:rsidR="00756F8B" w:rsidRPr="002B0243">
        <w:rPr>
          <w:rFonts w:ascii="Times New Roman" w:eastAsia="Times New Roman" w:hAnsi="Times New Roman" w:cs="Times New Roman"/>
          <w:sz w:val="24"/>
          <w:szCs w:val="24"/>
        </w:rPr>
        <w:instrText xml:space="preserve"> ADDIN ZOTERO_ITEM CSL_CITATION {"citationID":"oYTTzmbn","properties":{"formattedCitation":"(Grime 1977; Stearns 1992)","plainCitation":"(Grime 1977; Stearns 1992)","noteIndex":0},"citationItems":[{"id":9095,"uris":["http://zotero.org/users/local/X8CzRyu0/items/DHJUB2KE"],"itemData":{"id":9095,"type":"article-journal","abstract":"It is suggested that evolution in plants may be associated with the emergence of three primary strategies, each of which may be identified by reference to a number of characteristics including morphological features, resource allocation, phenology, and response to stress. The competitive strategy prevails in productive, relatively undisturbed vegetation, the stress-tolerant strategy is associated with continuously unproductive conditions, and the ruderal strategy is characteristic of severely disturbed but potentially productive habitats. A triangular model based upon the three strategies may be reconciled with the theory of r- and K-selection, provides an insight into the processes of vegetation succession and dominance, and appears to be capable of extension to fungi and to animals.","container-title":"The American Naturalist","DOI":"10.1086/283244","ISSN":"0003-0147","issue":"982","note":"publisher: The University of Chicago Press","page":"1169-1194","source":"journals.uchicago.edu (Atypon)","title":"Evidence for the Existence of Three Primary Strategies in Plants and Its Relevance to Ecological and Evolutionary Theory","volume":"111","author":[{"family":"Grime","given":"J. P."}],"issued":{"date-parts":[["1977",11]]}},"label":"page"},{"id":9097,"uris":["http://zotero.org/users/local/X8CzRyu0/items/FCE366GP"],"itemData":{"id":9097,"type":"book","publisher":"Oxford university press Oxford","title":"The evolution of life histories","volume":"249","author":[{"family":"Stearns","given":"Stephen C."}],"issued":{"date-parts":[["1992"]]}}}],"schema":"https://github.com/citation-style-language/schema/raw/master/csl-citation.json"} </w:instrText>
      </w:r>
      <w:r w:rsidR="00756F8B" w:rsidRPr="002B0243">
        <w:rPr>
          <w:rFonts w:ascii="Times New Roman" w:eastAsia="Times New Roman" w:hAnsi="Times New Roman" w:cs="Times New Roman"/>
          <w:sz w:val="24"/>
          <w:szCs w:val="24"/>
        </w:rPr>
        <w:fldChar w:fldCharType="separate"/>
      </w:r>
      <w:r w:rsidR="00756F8B" w:rsidRPr="002B0243">
        <w:rPr>
          <w:rFonts w:ascii="Times New Roman" w:eastAsia="Times New Roman" w:hAnsi="Times New Roman" w:cs="Times New Roman"/>
          <w:noProof/>
          <w:sz w:val="24"/>
          <w:szCs w:val="24"/>
        </w:rPr>
        <w:t>(Grime 1977; Stearns 1992)</w:t>
      </w:r>
      <w:r w:rsidR="00756F8B" w:rsidRPr="002B0243">
        <w:rPr>
          <w:rFonts w:ascii="Times New Roman" w:eastAsia="Times New Roman" w:hAnsi="Times New Roman" w:cs="Times New Roman"/>
          <w:sz w:val="24"/>
          <w:szCs w:val="24"/>
        </w:rPr>
        <w:fldChar w:fldCharType="end"/>
      </w:r>
      <w:r w:rsidR="00756F8B"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For instance, resprouting plants can have underground systems to persist through fire and drought</w:t>
      </w:r>
      <w:r w:rsidR="00333E66" w:rsidRPr="002B0243">
        <w:rPr>
          <w:rFonts w:ascii="Times New Roman" w:eastAsia="Times New Roman" w:hAnsi="Times New Roman" w:cs="Times New Roman"/>
          <w:sz w:val="24"/>
          <w:szCs w:val="24"/>
        </w:rPr>
        <w:t xml:space="preserve"> </w:t>
      </w:r>
      <w:r w:rsidR="00333E66"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{"citationID":"FViGJ7k7","properties":{"custom":"(e.g., Rando et al. 2016; Howard et al. 2019)","formattedCitation":"(e.g., Rando et al. 2016; Howard et al. 2019)","plainCitation":"(e.g., Rando et al. 2016; Howard et al. 2019)","noteIndex":0},"citationItems":[{"id":9098,"uris":["http://zotero.org/users/local/X8CzRyu0/items/EQXASBCA"],"itemData":{"id":9098,"type":"article-journal","abstract":"Premise of research. Chamaecrista sect. Chamaecrista ser. Coriaceae comprises 22 species, mostly distributed in the highlands of Brazil in Cerrado (Neotropical savanna) and Campo Rupestre (upland rocky field) vegetation. Phylogenetic studies for plant taxa of these rich and endemic Brazilian floras are still scarce. In this context, the main objective of our study was to examine the phylogenetic history of a plant group diversified in the mountainous areas of central Brazil.\n\nMethodology. The phylogeny of Chamaecrista ser. Coriaceae was examined with combined data from two nuclear regions (ETS [external transcribed spacer] and ITS), two plastid regions (trnD-T and trnL-F), and morphological evidence from comprehensive sampling of the series. We used phylogenetic analyses to evaluate morphological-character evolution to identify putative synapomorphies, and we used Bayesian estimation to explore the timing of diversification of the group.\n\nPivotal results. The series, as currently circumscribed, appears as polyphyletic in all of the analyses, but most of the species ascribed to it form a well-supported clade endemic to highland areas in the Brazilian Cerrado, referred to as the Coriaceae clade. The plastid regions provided high support for the monophyly of this clade, with the nuclear regions providing better resolution within the clade. In addition to molecular evidence, two putative morphological synapomorphies were found. The age-estimation analyses show a recent diversification in the group.\n\nConclusions. Molecular and morphological data indicated that a narrower definition of Chamaecrista ser. Coriaceae as a monophyletic group is required. In addition to two clear deletions in the plastid sequences studied, the presence of a woody underground system and flowers with one stamen displaced to the same side as the gynoecium appear as putative morphological synapomorphies. The low resolution found among species within the clade may reflect a recent radiation that has occurred in the past 5 Myr—a common pattern in other groups restricted to highland areas in South America.","container-title":"International Journal of Plant Sciences","DOI":"10.1086/683846","ISSN":"1058-5893","issue":"1","note":"publisher: The University of Chicago Press","page":"3-17","source":"journals.uchicago.edu (Atypon)","title":"Phylogeny of Chamaecrista ser. Coriaceae (Leguminosae) Unveils a Lineage Recently Diversified in Brazilian Campo Rupestre Vegetation","volume":"177","author":[{"family":"Rando","given":"Juliana Gastaldello"},{"family":"Zuntini","given":"Alexandre R."},{"family":"Conceição","given":"Adilva Souza"},{"family":"Berg","given":"Cássio","non-dropping-particle":"van den"},{"family":"Pirani","given":"José Rubens"},{"family":"Queiroz","given":"Luciano Paganucci","non-dropping-particle":"de"}],"issued":{"date-parts":[["2016",1]]}},"label":"page"},{"id":9100,"uris":["http://zotero.org/users/local/X8CzRyu0/items/PUVPPAVK"],"itemData":{"id":9100,"type":"article-journal","abstract":"Premise Geophytes—plants that typically possess a bulb, corm, tuber, and/or rhizome—have long captured the attention of hobbyists and researchers. However, despite the economic and evolutionary importance of these traits, the potential drivers of their morphological diversity remain unknown. Using a comprehensive phylogeny of monocots, we test for correlations between climate and geophyte growth form to better understand why we observe such a diversity of underground traits in geophytes. Understanding the evolutionary factors promoting independent origins of these potentially adaptive organs will lend insights into how plants adapt to environmental hardships. Methods Using a comprehensive phylogeny incorporated with global occurrence and climate data for the monocots, we investigated whether climatic patterns could explain differences between geophytes and non-geophytes, as well as differences among bulbous, cormous, tuberous, rhizomatous, and non-geophytic taxa. We used phylogenetically-informed ANOVAs, MANOVAs, and PCAs to test differences in climatic variables between the different growth forms. Results Geophytes inhabit cooler, drier, and more thermally variable climates compared to non-geophytes. Although some underground traits (i.e., bulb, corm, and tuber) appear to inhabit particular niches, a result supported by strong phylogenetic signal, our data has limited evidence for an overall role of climate in the evolution of these traits. However, temperature may be a driving force in rhizome evolution, as well as the evolution of taxa which we considered here as non-geophytic (e.g., trees, epiphytes, etc.). Conclusions While precipitation patterns have played a role in the evolution of geophytism, our results suggest that temperature should be more strongly considered as a contributing factor promoting the evolution of belowground bud placement, specifically in rhizomatous and non-geophytic taxa. Bulbous, cormous, and tuberous taxa need closer examination of other mechanisms, such as anatomical constraints or genetic controls, in order to begin to understand the causes behind the evolution of their underground morphology.","container-title":"American Journal of Botany","DOI":"10.1002/ajb2.1289","ISSN":"1537-2197","issue":"6","language":"en","license":"© 2019 Botanical Society of America","note":"_eprint: https://onlinelibrary.wiley.com/doi/pdf/10.1002/ajb2.1289","page":"850-863","source":"Wiley Online Library","title":"The monocotyledonous underground: global climatic and phylogenetic patterns of geophyte diversity","title-short":"The monocotyledonous underground","volume":"106","author":[{"family":"Howard","given":"Cody Coyotee"},{"family":"Folk","given":"Ryan A."},{"family":"Beaulieu","given":"Jeremy M."},{"family":"Cellinese","given":"Nico"}],"issued":{"date-parts":[["2019"]]}}}],"schema":"https://github.com/citation-style-language/schema/raw/master/csl-citation.json"} </w:instrText>
      </w:r>
      <w:r w:rsidR="00333E66" w:rsidRPr="002B0243">
        <w:rPr>
          <w:rFonts w:ascii="Times New Roman" w:eastAsia="Times New Roman" w:hAnsi="Times New Roman" w:cs="Times New Roman"/>
          <w:sz w:val="24"/>
          <w:szCs w:val="24"/>
        </w:rPr>
        <w:fldChar w:fldCharType="separate"/>
      </w:r>
      <w:r w:rsidR="00333E66" w:rsidRPr="002B0243">
        <w:rPr>
          <w:rFonts w:ascii="Times New Roman" w:eastAsia="Times New Roman" w:hAnsi="Times New Roman" w:cs="Times New Roman"/>
          <w:noProof/>
          <w:sz w:val="24"/>
          <w:szCs w:val="24"/>
        </w:rPr>
        <w:t>(e.g., Rando et al. 2016; Howard et al. 2019)</w:t>
      </w:r>
      <w:r w:rsidR="00333E66"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large trees can become deciduous or have scales to protect their growing buds during freezing conditions</w:t>
      </w:r>
      <w:r w:rsidR="00333E66" w:rsidRPr="002B0243">
        <w:rPr>
          <w:rFonts w:ascii="Times New Roman" w:eastAsia="Times New Roman" w:hAnsi="Times New Roman" w:cs="Times New Roman"/>
          <w:sz w:val="24"/>
          <w:szCs w:val="24"/>
        </w:rPr>
        <w:t xml:space="preserve"> </w:t>
      </w:r>
      <w:r w:rsidR="00333E66" w:rsidRPr="002B0243">
        <w:rPr>
          <w:rFonts w:ascii="Times New Roman" w:eastAsia="Times New Roman" w:hAnsi="Times New Roman" w:cs="Times New Roman"/>
          <w:sz w:val="24"/>
          <w:szCs w:val="24"/>
        </w:rPr>
        <w:fldChar w:fldCharType="begin"/>
      </w:r>
      <w:r w:rsidR="00333E66" w:rsidRPr="002B0243">
        <w:rPr>
          <w:rFonts w:ascii="Times New Roman" w:eastAsia="Times New Roman" w:hAnsi="Times New Roman" w:cs="Times New Roman"/>
          <w:sz w:val="24"/>
          <w:szCs w:val="24"/>
        </w:rPr>
        <w:instrText xml:space="preserve"> ADDIN ZOTERO_ITEM CSL_CITATION {"citationID":"DoOOvkoU","properties":{"formattedCitation":"(Raunkiaer 1934; Edwards et al. 2017)","plainCitation":"(Raunkiaer 1934; Edwards et al. 2017)","noteIndex":0},"citationItems":[{"id":9103,"uris":["http://zotero.org/users/local/X8CzRyu0/items/ZQKGR8IV"],"itemData":{"id":9103,"type":"article-journal","container-title":"The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Raunkiaer.","author":[{"family":"Raunkiaer","given":"Christen"}],"issued":{"date-parts":[["1934"]]}},"label":"page"},{"id":9104,"uris":["http://zotero.org/users/local/X8CzRyu0/items/3TEKZCCY"],"itemData":{"id":9104,"type":"article-journal","abstract":"The deciduous habit of northern temperate trees and shrubs provides one of the most obvious examples of convergent evolution, but how did it evolve? Hypotheses based on the fossil record posit that deciduousness evolved first in response to drought or darkness and preadapted certain lineages as cold climates spread. An alternative is that evergreens first established in freezing environments and later evolved the deciduous habit. We monitored phenological patterns of 20 species of Viburnum spanning tropical, lucidophyllous (subtropical montane and warm temperate), and cool temperate Asian forests. In lucidophyllous forests, all viburnums were evergreen plants that exhibited coordinated leaf flushes with the onset of the rainy season but varied greatly in the timing of leaf senescence. In contrast, deciduous species exhibited tight coordination of both flushing and senescence, and we found a perfect correlation between the deciduous habit and prolonged annual freezing. In contrast to previous stepwise hypotheses, a consilience of independent lines of evidence supports a lockstep model in which deciduousness evolved in situ, in parallel, and concurrent with a gradual cooling climate. A pervasive selective force combined with the elevated evolutionary accessibility of a particular response may explain the massive convergence of adaptive strategies that characterizes the world’s biomes.","container-title":"The American Naturalist","DOI":"10.1086/692627","ISSN":"0003-0147","issue":"S1","note":"publisher: The University of Chicago Press","page":"S87-S104","source":"journals.uchicago.edu (Atypon)","title":"Convergence, Consilience, and the Evolution of Temperate Deciduous Forests","volume":"190","author":[{"family":"Edwards","given":"Erika J."},{"family":"Chatelet","given":"David S."},{"family":"Chen","given":"Bo-Chang"},{"family":"Ong","given":"Jin Yao"},{"family":"Tagane","given":"Shuichiro"},{"family":"Kanemitsu","given":"Hironobu"},{"family":"Tagawa","given":"Kazuki"},{"family":"Teramoto","given":"Kentaro"},{"family":"Park","given":"Brian"},{"family":"Chung","given":"Kuo-Fang"},{"family":"Hu","given":"Jer-Ming"},{"family":"Yahara","given":"Tetsukazu"},{"family":"Donoghue","given":"Michael J."}],"issued":{"date-parts":[["2017",8]]}}}],"schema":"https://github.com/citation-style-language/schema/raw/master/csl-citation.json"} </w:instrText>
      </w:r>
      <w:r w:rsidR="00333E66" w:rsidRPr="002B0243">
        <w:rPr>
          <w:rFonts w:ascii="Times New Roman" w:eastAsia="Times New Roman" w:hAnsi="Times New Roman" w:cs="Times New Roman"/>
          <w:sz w:val="24"/>
          <w:szCs w:val="24"/>
        </w:rPr>
        <w:fldChar w:fldCharType="separate"/>
      </w:r>
      <w:r w:rsidR="00333E66" w:rsidRPr="002B0243">
        <w:rPr>
          <w:rFonts w:ascii="Times New Roman" w:eastAsia="Times New Roman" w:hAnsi="Times New Roman" w:cs="Times New Roman"/>
          <w:noProof/>
          <w:sz w:val="24"/>
          <w:szCs w:val="24"/>
        </w:rPr>
        <w:t>(Raunkiaer 1934; Edwards et al. 2017)</w:t>
      </w:r>
      <w:r w:rsidR="00333E66"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Other plants have increasingly shortened their life cycles so that germination, fertilization, and seed release all happen through the favorable season of a single year, allowing avoidance of the unfavorable season in the form of seeds</w:t>
      </w:r>
      <w:r w:rsidR="00BB473C" w:rsidRPr="002B0243">
        <w:rPr>
          <w:rFonts w:ascii="Times New Roman" w:eastAsia="Times New Roman" w:hAnsi="Times New Roman" w:cs="Times New Roman"/>
          <w:sz w:val="24"/>
          <w:szCs w:val="24"/>
        </w:rPr>
        <w:t xml:space="preserve"> </w:t>
      </w:r>
      <w:r w:rsidR="00BB473C" w:rsidRPr="002B0243">
        <w:rPr>
          <w:rFonts w:ascii="Times New Roman" w:eastAsia="Times New Roman" w:hAnsi="Times New Roman" w:cs="Times New Roman"/>
          <w:sz w:val="24"/>
          <w:szCs w:val="24"/>
        </w:rPr>
        <w:fldChar w:fldCharType="begin"/>
      </w:r>
      <w:r w:rsidR="00BB473C" w:rsidRPr="002B0243">
        <w:rPr>
          <w:rFonts w:ascii="Times New Roman" w:eastAsia="Times New Roman" w:hAnsi="Times New Roman" w:cs="Times New Roman"/>
          <w:sz w:val="24"/>
          <w:szCs w:val="24"/>
        </w:rPr>
        <w:instrText xml:space="preserve"> ADDIN ZOTERO_ITEM CSL_CITATION {"citationID":"s4seIC2r","properties":{"formattedCitation":"(Mulroy and Rundel 1977)","plainCitation":"(Mulroy and Rundel 1977)","noteIndex":0},"citationItems":[{"id":9106,"uris":["http://zotero.org/users/local/X8CzRyu0/items/94VQ5AAA"],"itemData":{"id":9106,"type":"article-journal","abstract":"In addition to the commonly described characteristics of ephemeral phenology and germination-regulation mechanisms, desert annual plants use a variety of patterns of morphological adaptation, physiological adaptation of metabolic systems, and phenotypic plasticity to maintain their ecological success.","container-title":"BioScience","DOI":"10.2307/1297607","ISSN":"0006-3568","issue":"2","journalAbbreviation":"BioScience","page":"109-114","source":"Silverchair","title":"Annual Plants: Adaptations to Desert Environments","title-short":"Annual Plants","volume":"27","author":[{"family":"Mulroy","given":"Thomas W."},{"family":"Rundel","given":"Philip W."}],"issued":{"date-parts":[["1977",2,1]]}}}],"schema":"https://github.com/citation-style-language/schema/raw/master/csl-citation.json"} </w:instrText>
      </w:r>
      <w:r w:rsidR="00BB473C" w:rsidRPr="002B0243">
        <w:rPr>
          <w:rFonts w:ascii="Times New Roman" w:eastAsia="Times New Roman" w:hAnsi="Times New Roman" w:cs="Times New Roman"/>
          <w:sz w:val="24"/>
          <w:szCs w:val="24"/>
        </w:rPr>
        <w:fldChar w:fldCharType="separate"/>
      </w:r>
      <w:r w:rsidR="00BB473C" w:rsidRPr="002B0243">
        <w:rPr>
          <w:rFonts w:ascii="Times New Roman" w:eastAsia="Times New Roman" w:hAnsi="Times New Roman" w:cs="Times New Roman"/>
          <w:noProof/>
          <w:sz w:val="24"/>
          <w:szCs w:val="24"/>
        </w:rPr>
        <w:t>(Mulroy and Rundel 1977)</w:t>
      </w:r>
      <w:r w:rsidR="00BB473C"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The latter describes the life history strategy of annual plants, which are semelparous (</w:t>
      </w:r>
      <w:r w:rsidR="00E56B82" w:rsidRPr="002B0243">
        <w:rPr>
          <w:rFonts w:ascii="Times New Roman" w:eastAsia="Times New Roman" w:hAnsi="Times New Roman" w:cs="Times New Roman"/>
          <w:sz w:val="24"/>
          <w:szCs w:val="24"/>
        </w:rPr>
        <w:t>i.e.,</w:t>
      </w:r>
      <w:r w:rsidRPr="002B0243">
        <w:rPr>
          <w:rFonts w:ascii="Times New Roman" w:eastAsia="Times New Roman" w:hAnsi="Times New Roman" w:cs="Times New Roman"/>
          <w:sz w:val="24"/>
          <w:szCs w:val="24"/>
        </w:rPr>
        <w:t xml:space="preserve"> reproduce just once before death, Stearns 1992). This is opposite to the vast majority of flowering plant species, which are mostly iteroparous (i.e. present multiple reproductive events) and characterized by a perennial life history strategy with adaptations to survive an indefinite number of unfavorable seasons</w:t>
      </w:r>
      <w:r w:rsidR="00883648" w:rsidRPr="002B0243">
        <w:rPr>
          <w:rFonts w:ascii="Times New Roman" w:eastAsia="Times New Roman" w:hAnsi="Times New Roman" w:cs="Times New Roman"/>
          <w:sz w:val="24"/>
          <w:szCs w:val="24"/>
        </w:rPr>
        <w:t xml:space="preserve"> </w:t>
      </w:r>
      <w:r w:rsidR="00883648" w:rsidRPr="002B0243">
        <w:rPr>
          <w:rFonts w:ascii="Times New Roman" w:eastAsia="Times New Roman" w:hAnsi="Times New Roman" w:cs="Times New Roman"/>
          <w:sz w:val="24"/>
          <w:szCs w:val="24"/>
        </w:rPr>
        <w:fldChar w:fldCharType="begin"/>
      </w:r>
      <w:r w:rsidR="00883648" w:rsidRPr="002B0243">
        <w:rPr>
          <w:rFonts w:ascii="Times New Roman" w:eastAsia="Times New Roman" w:hAnsi="Times New Roman" w:cs="Times New Roman"/>
          <w:sz w:val="24"/>
          <w:szCs w:val="24"/>
        </w:rPr>
        <w:instrText xml:space="preserve"> ADDIN ZOTERO_ITEM CSL_CITATION {"citationID":"VyLUk5QQ","properties":{"formattedCitation":"(Raunkiaer 1934; Friedman 2020)","plainCitation":"(Raunkiaer 1934;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883648" w:rsidRPr="002B0243">
        <w:rPr>
          <w:rFonts w:ascii="Times New Roman" w:eastAsia="Times New Roman" w:hAnsi="Times New Roman" w:cs="Times New Roman"/>
          <w:sz w:val="24"/>
          <w:szCs w:val="24"/>
        </w:rPr>
        <w:fldChar w:fldCharType="separate"/>
      </w:r>
      <w:r w:rsidR="00883648" w:rsidRPr="002B0243">
        <w:rPr>
          <w:rFonts w:ascii="Times New Roman" w:eastAsia="Times New Roman" w:hAnsi="Times New Roman" w:cs="Times New Roman"/>
          <w:noProof/>
          <w:sz w:val="24"/>
          <w:szCs w:val="24"/>
        </w:rPr>
        <w:t>(Raunkiaer 1934; Friedman 2020)</w:t>
      </w:r>
      <w:r w:rsidR="0088364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p>
    <w:p w14:paraId="0370C29B" w14:textId="3B1C6588" w:rsidR="00DC165B" w:rsidRPr="002B0243" w:rsidRDefault="00000000" w:rsidP="004C7D04">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The interest in finding environmental correlates associated with the evolution of different life history strategies in flowering plants follows the observation that species with annual and perennial strategies are unevenly distributed </w:t>
      </w:r>
      <w:r w:rsidR="000222D3" w:rsidRPr="002B0243">
        <w:rPr>
          <w:rFonts w:ascii="Times New Roman" w:eastAsia="Times New Roman" w:hAnsi="Times New Roman" w:cs="Times New Roman"/>
          <w:sz w:val="24"/>
          <w:szCs w:val="24"/>
        </w:rPr>
        <w:t>throughout</w:t>
      </w:r>
      <w:r w:rsidRPr="002B0243">
        <w:rPr>
          <w:rFonts w:ascii="Times New Roman" w:eastAsia="Times New Roman" w:hAnsi="Times New Roman" w:cs="Times New Roman"/>
          <w:sz w:val="24"/>
          <w:szCs w:val="24"/>
        </w:rPr>
        <w:t xml:space="preserve"> the globe</w:t>
      </w:r>
      <w:r w:rsidR="00215FCE" w:rsidRPr="002B0243">
        <w:rPr>
          <w:rFonts w:ascii="Times New Roman" w:eastAsia="Times New Roman" w:hAnsi="Times New Roman" w:cs="Times New Roman"/>
          <w:sz w:val="24"/>
          <w:szCs w:val="24"/>
        </w:rPr>
        <w:t xml:space="preserve"> </w:t>
      </w:r>
      <w:r w:rsidR="00215FCE"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{"citationID":"4q2PRfXq","properties":{"custom":"(Figure 1; Raunkiaer 1934; Ricklefs and Renner 1994; Friedman 2020)","formattedCitation":"(Figure 1; Raunkiaer 1934; Ricklefs and Renner 1994; Friedman 2020)","plainCitation":"(Figure 1; Raunkiaer 1934; Ricklefs and Renner 1994;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Raunkiaer.","author":[{"family":"Raunkiaer","given":"Christen"}],"issued":{"date-parts":[["1934"]]}},"label":"page"},{"id":8940,"uris":["http://zotero.org/users/local/X8CzRyu0/items/7A5FC4XB"],"itemData":{"id":8940,"type":"article-journal","abstract":"Variation in species and genus richness among families of flowering plants was examined with respect to four classification variables: geographical distribution, growth form, pollination mode, and dispersal mode. Previous studies have estimated rates of species proliferation from age and contemporary diversity. Here we found that the earliest appearances in the fossil record are correlated with contemporary familial species richness, abundance in the fossil record, and the independent variables considered in this analysis. Thus, we believe that the fossil record does not provide reasonable estimates of the ages of families and that the rate of species proliferation cannot be calculated from such data without bias. Accordingly, our subsequent analyses were based on contemporary species richness of families. Although the classification variables were interrelated, each made largely independent contributions to familial species richness. Cosmopolitan families were 5.6 times more species-rich than strictly tropical families and 35 times more species-rich than strictly temperate families. Families including both herbaceous and woody growth forms were 5.7 and 14 times more species-rich than families with either growth form alone. Although animal pollination was significantly associated with elevated familial species richness, the effect was statistically weak. The most prominent effect was that families with both abiotic and biotic dispersal had more than 10 times as many species as families with either dispersal mode alone. Our analyses also revealed that families having both dispersal modes were more likely to have several growth forms, suggesting that evolutionary flexibility of morphology may be generalized over diverse aspects of life history. These results do not support the idea that pollination and dispersal by animals were primarily responsible for the tremendous proliferation of angiosperm species, either by producing population structures conducive to speciation or by applying selection for diversification. Instead, the importance of varied dispersal mode, growth form, and climate zone in predicting high familial species richness suggests that a capacity to diversify morphologically and physiologically may have been primarily responsible for high rates of species proliferation in the flowering plants.","container-title":"Evolution","DOI":"10.1111/j.1558-5646.1994.tb02200.x","ISSN":"1558-5646","issue":"5","language":"en","note":"_eprint: https://onlinelibrary.wiley.com/doi/pdf/10.1111/j.1558-5646.1994.tb02200.x","page":"1619-1636","source":"Wiley Online Library","title":"Species Richness Within Families of Flowering Plants","volume":"48","author":[{"family":"Ricklefs","given":"Robert E."},{"family":"Renner","given":"Susanne S."}],"issued":{"date-parts":[["1994"]]}},"label":"page"},{"id":8339,"uris":["http://zotero.org/users/local/X8CzRyu0/items/XK4A73YW"],"itemData":{"id":8339,"type":"article-journal","abstract":"Flowering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215FCE" w:rsidRPr="002B0243">
        <w:rPr>
          <w:rFonts w:ascii="Times New Roman" w:eastAsia="Times New Roman" w:hAnsi="Times New Roman" w:cs="Times New Roman"/>
          <w:sz w:val="24"/>
          <w:szCs w:val="24"/>
        </w:rPr>
        <w:fldChar w:fldCharType="separate"/>
      </w:r>
      <w:r w:rsidR="00215FCE" w:rsidRPr="002B0243">
        <w:rPr>
          <w:rFonts w:ascii="Times New Roman" w:eastAsia="Times New Roman" w:hAnsi="Times New Roman" w:cs="Times New Roman"/>
          <w:noProof/>
          <w:sz w:val="24"/>
          <w:szCs w:val="24"/>
        </w:rPr>
        <w:t>(Figure 1; Raunkiaer 1934; Ricklefs and Renner 1994; Friedman 2020)</w:t>
      </w:r>
      <w:r w:rsidR="00215FCE"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r w:rsidR="00C1128B" w:rsidRPr="002B0243">
        <w:rPr>
          <w:rFonts w:ascii="Times New Roman" w:eastAsia="Times New Roman" w:hAnsi="Times New Roman" w:cs="Times New Roman"/>
          <w:sz w:val="24"/>
          <w:szCs w:val="24"/>
        </w:rPr>
        <w:t>Perennial</w:t>
      </w:r>
      <w:r w:rsidRPr="002B0243">
        <w:rPr>
          <w:rFonts w:ascii="Times New Roman" w:eastAsia="Times New Roman" w:hAnsi="Times New Roman" w:cs="Times New Roman"/>
          <w:sz w:val="24"/>
          <w:szCs w:val="24"/>
        </w:rPr>
        <w:t xml:space="preserve"> plants are disproportionately diverse in </w:t>
      </w:r>
      <w:r w:rsidR="009F0D7D" w:rsidRPr="002B0243">
        <w:rPr>
          <w:rFonts w:ascii="Times New Roman" w:eastAsia="Times New Roman" w:hAnsi="Times New Roman" w:cs="Times New Roman"/>
          <w:sz w:val="24"/>
          <w:szCs w:val="24"/>
        </w:rPr>
        <w:t>warmer tropical climates (Grime, 1977)</w:t>
      </w:r>
      <w:r w:rsidR="009F0D7D" w:rsidRPr="002B0243">
        <w:rPr>
          <w:rFonts w:ascii="Times New Roman" w:eastAsia="Times New Roman" w:hAnsi="Times New Roman" w:cs="Times New Roman"/>
          <w:sz w:val="24"/>
          <w:szCs w:val="24"/>
        </w:rPr>
        <w:t xml:space="preserve"> and </w:t>
      </w:r>
      <w:r w:rsidR="00C1128B" w:rsidRPr="002B0243">
        <w:rPr>
          <w:rFonts w:ascii="Times New Roman" w:eastAsia="Times New Roman" w:hAnsi="Times New Roman" w:cs="Times New Roman"/>
          <w:sz w:val="24"/>
          <w:szCs w:val="24"/>
        </w:rPr>
        <w:t xml:space="preserve">areas </w:t>
      </w:r>
      <w:r w:rsidRPr="002B0243">
        <w:rPr>
          <w:rFonts w:ascii="Times New Roman" w:eastAsia="Times New Roman" w:hAnsi="Times New Roman" w:cs="Times New Roman"/>
          <w:sz w:val="24"/>
          <w:szCs w:val="24"/>
        </w:rPr>
        <w:t xml:space="preserve">where freezing is constant, such as higher latitudes and alpine habitats </w:t>
      </w:r>
      <w:r w:rsidR="00215FCE"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{"citationID":"XkJJvGsw","properties":{"formattedCitation":"(Billings and Mooney 1968; Givnish 2015)","plainCitation":"(Billings and Mooney 1968; Givnish 2015)","noteIndex":0},"citationItems":[{"id":9111,"uris":["http://zotero.org/users/local/X8CzRyu0/items/7FYM42KR"],"itemData":{"id":9111,"type":"article-journal","abstract":"‘How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resistance in snowbank plants. Alpine plants adapted to summer drought stress can carry on photosynthesis at low water potentials; alpine or arctic plants of moist sites cannot do this. 7. Breaking of dormancy: controlled by mean temperatures near or above 0° C., and in some cases by photoperiod also. 8. Growth: very rapid even at low positive temperatures. Respiration greatly exceeds photosynthesis in early re-growth of perennials. Internal photosynthesis may occur in hollow stems of larger plants during early growth. Nitrogen and phosphorus often limiting in cold soil. 9. Food storage: characteristic of all alpine and arctic plants except annuals. Carbohydrates mostly stored underground in herbaceous perennials. Lipids in old leaves and stems of prostrate evergreen shrubs. Depleted in early growth, and usually restored after flowering. 10. Winter survival: survival and frost resistance are excellent after hardening. Cold resistance closely tied to content of soluble carbohydrates, particularly raffinose. 11. Flowering: flower buds are pre-formed the year before. Complete development and anthesis dependent upon temperature of the flowering year and also, in some cases, upon photoperiod. 12. Pollination: mostly insect-pollinated in alpine regions and even in Arctic, but to a lesser extent. Wind-pollination increasingly more important with increasing latitude. Diptera more important than bees in the Arctic and in the highest mountains. 13. Seed production: opportunistic, and dependent upon temperature during flowering period and latter half of growing season. 14. Vegetative reproduction: by rhizomes, bulbils, or layering. More common and important in Arctic than in alpine areas. 15. Onset of dormancy: triggered by photoperiod, low temperatures, and drought. Dormant plant extremely resistant to low temperatures.","container-title":"Biological Reviews","DOI":"10.1111/j.1469-185X.1968.tb00968.x","ISSN":"1469-185X","issue":"4","language":"en","note":"_eprint: https://onlinelibrary.wiley.com/doi/pdf/10.1111/j.1469-185X.1968.tb00968.x","page":"481-529","source":"Wiley Online Library","title":"The Ecology of Arctic and Alpine Plants","volume":"43","author":[{"family":"Billings","given":"W. D."},{"family":"Mooney","given":"H. A."}],"issued":{"date-parts":[["1968"]]}},"label":"page"},{"id":8335,"uris":["http://zotero.org/users/local/X8CzRyu0/items/DWTAH5UC"],"itemData":{"id":8335,"type":"article-journal","abstract":"Adaptive radiation is the rise of a diversity of ecological roles and role-specific adaptations within a lineage. Recently, some researchers have begun to use ‘adaptive radiation’ or ‘radiation’ as synonymous with ‘explosive species diversification’. This essay aims to clarify distinctions between these concepts, and the related ideas of geographic speciation, sexual selection, key innovations, key landscapes and ecological keys. Several examples are given to demonstrate that adaptive radiation and explosive diversification are not the same phenomenon, and that focusing on explosive diversification and the analysis of phylogenetic topology ignores much of the rich biology associated with adaptive radiation, and risks generating confusion about the nature of the evolutionary forces driving species diversification. Some ‘radiations’ involve bursts of geographic speciation or sexual selection, rather than adaptive diversification; some adaptive radiations have little or no effect on speciation, or even a negative effect. Many classic examples of ‘adaptive radiation’ appear to involve effects driven partly by geographic speciation, species’ dispersal abilities, and the nature of extrinsic dispersal barriers; partly by sexual selection; and partly by adaptive radiation in the classical sense, including the origin of traits and invasion of adaptive zones that result in decreased diversification rates but add to overall diversity.","container-title":"New Phytologist","DOI":"10.1111/nph.13482","ISSN":"1469-8137","issue":"2","language":"en","note":"_eprint: https://onlinelibrary.wiley.com/doi/pdf/10.1111/nph.13482","page":"297-303","source":"Wiley Online Library","title":"Adaptive radiation versus ‘radiation’ and ‘explosive diversification’: why conceptual distinctions are fundamental to understanding evolution","title-short":"Adaptive radiation versus ‘radiation’ and ‘explosive diversification’","volume":"207","author":[{"family":"Givnish","given":"Thomas J."}],"issued":{"date-parts":[["2015"]]}}}],"schema":"https://github.com/citation-style-language/schema/raw/master/csl-citation.json"} </w:instrText>
      </w:r>
      <w:r w:rsidR="00215FCE" w:rsidRPr="002B0243">
        <w:rPr>
          <w:rFonts w:ascii="Times New Roman" w:eastAsia="Times New Roman" w:hAnsi="Times New Roman" w:cs="Times New Roman"/>
          <w:sz w:val="24"/>
          <w:szCs w:val="24"/>
        </w:rPr>
        <w:fldChar w:fldCharType="separate"/>
      </w:r>
      <w:r w:rsidR="00215FCE" w:rsidRPr="002B0243">
        <w:rPr>
          <w:rFonts w:ascii="Times New Roman" w:eastAsia="Times New Roman" w:hAnsi="Times New Roman" w:cs="Times New Roman"/>
          <w:noProof/>
          <w:sz w:val="24"/>
          <w:szCs w:val="24"/>
        </w:rPr>
        <w:t>(Billings and Mooney 1968; Givnish 2015)</w:t>
      </w:r>
      <w:r w:rsidR="00215FCE"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On the other hand, annuals are </w:t>
      </w:r>
      <w:r w:rsidR="00C1128B" w:rsidRPr="002B0243">
        <w:rPr>
          <w:rFonts w:ascii="Times New Roman" w:eastAsia="Times New Roman" w:hAnsi="Times New Roman" w:cs="Times New Roman"/>
          <w:sz w:val="24"/>
          <w:szCs w:val="24"/>
        </w:rPr>
        <w:t xml:space="preserve">highly represented </w:t>
      </w:r>
      <w:r w:rsidRPr="002B0243">
        <w:rPr>
          <w:rFonts w:ascii="Times New Roman" w:eastAsia="Times New Roman" w:hAnsi="Times New Roman" w:cs="Times New Roman"/>
          <w:sz w:val="24"/>
          <w:szCs w:val="24"/>
        </w:rPr>
        <w:t xml:space="preserve">in mid-latitudes in areas subjected to prolonged drought, such as desert and </w:t>
      </w:r>
      <w:proofErr w:type="spellStart"/>
      <w:r w:rsidRPr="002B0243">
        <w:rPr>
          <w:rFonts w:ascii="Times New Roman" w:eastAsia="Times New Roman" w:hAnsi="Times New Roman" w:cs="Times New Roman"/>
          <w:sz w:val="24"/>
          <w:szCs w:val="24"/>
        </w:rPr>
        <w:t>mediterranean</w:t>
      </w:r>
      <w:proofErr w:type="spellEnd"/>
      <w:r w:rsidRPr="002B0243">
        <w:rPr>
          <w:rFonts w:ascii="Times New Roman" w:eastAsia="Times New Roman" w:hAnsi="Times New Roman" w:cs="Times New Roman"/>
          <w:sz w:val="24"/>
          <w:szCs w:val="24"/>
        </w:rPr>
        <w:t xml:space="preserve"> habitats (</w:t>
      </w:r>
      <w:proofErr w:type="spellStart"/>
      <w:r w:rsidRPr="002B0243">
        <w:rPr>
          <w:rFonts w:ascii="Times New Roman" w:eastAsia="Times New Roman" w:hAnsi="Times New Roman" w:cs="Times New Roman"/>
          <w:sz w:val="24"/>
          <w:szCs w:val="24"/>
        </w:rPr>
        <w:t>Mulroy</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Rundel</w:t>
      </w:r>
      <w:proofErr w:type="spellEnd"/>
      <w:r w:rsidRPr="002B0243">
        <w:rPr>
          <w:rFonts w:ascii="Times New Roman" w:eastAsia="Times New Roman" w:hAnsi="Times New Roman" w:cs="Times New Roman"/>
          <w:sz w:val="24"/>
          <w:szCs w:val="24"/>
        </w:rPr>
        <w:t>, 1977). Though annuals are considerably less common than perennials across angiosperm</w:t>
      </w:r>
      <w:r w:rsidR="00C1128B" w:rsidRPr="002B0243">
        <w:rPr>
          <w:rFonts w:ascii="Times New Roman" w:eastAsia="Times New Roman" w:hAnsi="Times New Roman" w:cs="Times New Roman"/>
          <w:sz w:val="24"/>
          <w:szCs w:val="24"/>
        </w:rPr>
        <w:t xml:space="preserve">s </w:t>
      </w:r>
      <w:r w:rsidRPr="002B0243">
        <w:rPr>
          <w:rFonts w:ascii="Times New Roman" w:eastAsia="Times New Roman" w:hAnsi="Times New Roman" w:cs="Times New Roman"/>
          <w:sz w:val="24"/>
          <w:szCs w:val="24"/>
        </w:rPr>
        <w:t xml:space="preserve">(Friedman, 2020), they can represent over 50% of the floristic diversity in some of </w:t>
      </w:r>
      <w:r w:rsidR="00C1128B" w:rsidRPr="002B0243">
        <w:rPr>
          <w:rFonts w:ascii="Times New Roman" w:eastAsia="Times New Roman" w:hAnsi="Times New Roman" w:cs="Times New Roman"/>
          <w:sz w:val="24"/>
          <w:szCs w:val="24"/>
        </w:rPr>
        <w:t>their most favorable</w:t>
      </w:r>
      <w:r w:rsidRPr="002B0243">
        <w:rPr>
          <w:rFonts w:ascii="Times New Roman" w:eastAsia="Times New Roman" w:hAnsi="Times New Roman" w:cs="Times New Roman"/>
          <w:sz w:val="24"/>
          <w:szCs w:val="24"/>
        </w:rPr>
        <w:t xml:space="preserve"> regions (Figure 1b; </w:t>
      </w:r>
      <w:proofErr w:type="spellStart"/>
      <w:r w:rsidRPr="002B0243">
        <w:rPr>
          <w:rFonts w:ascii="Times New Roman" w:eastAsia="Times New Roman" w:hAnsi="Times New Roman" w:cs="Times New Roman"/>
          <w:sz w:val="24"/>
          <w:szCs w:val="24"/>
        </w:rPr>
        <w:t>Raunkiaer</w:t>
      </w:r>
      <w:proofErr w:type="spellEnd"/>
      <w:r w:rsidRPr="002B0243">
        <w:rPr>
          <w:rFonts w:ascii="Times New Roman" w:eastAsia="Times New Roman" w:hAnsi="Times New Roman" w:cs="Times New Roman"/>
          <w:sz w:val="24"/>
          <w:szCs w:val="24"/>
        </w:rPr>
        <w:t xml:space="preserve">, 1934). </w:t>
      </w:r>
    </w:p>
    <w:p w14:paraId="17E668D6" w14:textId="64839F93" w:rsidR="00DC165B" w:rsidRPr="002B0243" w:rsidRDefault="00000000" w:rsidP="004C7D04">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lastRenderedPageBreak/>
        <w:t>Although the uneven distribution in the proportion of different life form</w:t>
      </w:r>
      <w:r w:rsidR="00215FCE" w:rsidRPr="002B0243">
        <w:rPr>
          <w:rFonts w:ascii="Times New Roman" w:eastAsia="Times New Roman" w:hAnsi="Times New Roman" w:cs="Times New Roman"/>
          <w:sz w:val="24"/>
          <w:szCs w:val="24"/>
        </w:rPr>
        <w:t>s</w:t>
      </w:r>
      <w:r w:rsidRPr="002B0243">
        <w:rPr>
          <w:rFonts w:ascii="Times New Roman" w:eastAsia="Times New Roman" w:hAnsi="Times New Roman" w:cs="Times New Roman"/>
          <w:sz w:val="24"/>
          <w:szCs w:val="24"/>
        </w:rPr>
        <w:t xml:space="preserve"> across the globe </w:t>
      </w:r>
      <w:r w:rsidR="00215FCE" w:rsidRPr="002B0243">
        <w:rPr>
          <w:rFonts w:ascii="Times New Roman" w:eastAsia="Times New Roman" w:hAnsi="Times New Roman" w:cs="Times New Roman"/>
          <w:sz w:val="24"/>
          <w:szCs w:val="24"/>
        </w:rPr>
        <w:t>has</w:t>
      </w:r>
      <w:r w:rsidRPr="002B0243">
        <w:rPr>
          <w:rFonts w:ascii="Times New Roman" w:eastAsia="Times New Roman" w:hAnsi="Times New Roman" w:cs="Times New Roman"/>
          <w:sz w:val="24"/>
          <w:szCs w:val="24"/>
        </w:rPr>
        <w:t xml:space="preserve"> been long recognized</w:t>
      </w:r>
      <w:r w:rsidR="00215FCE" w:rsidRPr="002B0243">
        <w:rPr>
          <w:rFonts w:ascii="Times New Roman" w:eastAsia="Times New Roman" w:hAnsi="Times New Roman" w:cs="Times New Roman"/>
          <w:sz w:val="24"/>
          <w:szCs w:val="24"/>
        </w:rPr>
        <w:t xml:space="preserve"> </w:t>
      </w:r>
      <w:r w:rsidR="00215FCE" w:rsidRPr="002B0243">
        <w:rPr>
          <w:rFonts w:ascii="Times New Roman" w:eastAsia="Times New Roman" w:hAnsi="Times New Roman" w:cs="Times New Roman"/>
          <w:sz w:val="24"/>
          <w:szCs w:val="24"/>
        </w:rPr>
        <w:fldChar w:fldCharType="begin"/>
      </w:r>
      <w:r w:rsidR="00215FCE" w:rsidRPr="002B0243">
        <w:rPr>
          <w:rFonts w:ascii="Times New Roman" w:eastAsia="Times New Roman" w:hAnsi="Times New Roman" w:cs="Times New Roman"/>
          <w:sz w:val="24"/>
          <w:szCs w:val="24"/>
        </w:rPr>
        <w:instrText xml:space="preserve"> ADDIN ZOTERO_ITEM CSL_CITATION {"citationID":"DPTTYWWx","properties":{"formattedCitation":"(Raunkiaer 1934; Stebbins 1974; Grime 1977; Friedman 2020)","plainCitation":"(Raunkiaer 1934; Stebbins 1974; Grime 1977;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Raunkiaer.","author":[{"family":"Raunkiaer","given":"Christen"}],"issued":{"date-parts":[["1934"]]}},"label":"page"},{"id":7448,"uris":["http://zotero.org/users/local/X8CzRyu0/items/CZ6X68J3"],"itemData":{"id":7448,"type":"book","call-number":"QH368.5 .S72","event-place":"Cambridge, Mass","ISBN":"978-0-674-30685-1","language":"en","number-of-pages":"399","publisher":"Belknap Press of Harvard University Press","publisher-place":"Cambridge, Mass","source":"Library of Congress ISBN","title":"Flowering plants: evolution above the species level","title-short":"Flowering plants","author":[{"family":"Stebbins","given":"G. Ledyard"}],"issued":{"date-parts":[["1974"]]}},"label":"page"},{"id":9095,"uris":["http://zotero.org/users/local/X8CzRyu0/items/DHJUB2KE"],"itemData":{"id":9095,"type":"article-journal","abstract":"It is suggested that evolution in plants may be associated with the emergence of three primary strategies, each of which may be identified by reference to a number of characteristics including morphological features, resource allocation, phenology, and response to stress. The competitive strategy prevails in productive, relatively undisturbed vegetation, the stress-tolerant strategy is associated with continuously unproductive conditions, and the ruderal strategy is characteristic of severely disturbed but potentially productive habitats. A triangular model based upon the three strategies may be reconciled with the theory of r- and K-selection, provides an insight into the processes of vegetation succession and dominance, and appears to be capable of extension to fungi and to animals.","container-title":"The American Naturalist","DOI":"10.1086/283244","ISSN":"0003-0147","issue":"982","note":"publisher: The University of Chicago Press","page":"1169-1194","source":"journals.uchicago.edu (Atypon)","title":"Evidence for the Existence of Three Primary Strategies in Plants and Its Relevance to Ecological and Evolutionary Theory","volume":"111","author":[{"family":"Grime","given":"J. P."}],"issued":{"date-parts":[["1977",11]]}},"label":"page"},{"id":8339,"uris":["http://zotero.org/users/local/X8CzRyu0/items/XK4A73YW"],"itemData":{"id":8339,"type":"article-journal","abstract":"Flowering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215FCE" w:rsidRPr="002B0243">
        <w:rPr>
          <w:rFonts w:ascii="Times New Roman" w:eastAsia="Times New Roman" w:hAnsi="Times New Roman" w:cs="Times New Roman"/>
          <w:sz w:val="24"/>
          <w:szCs w:val="24"/>
        </w:rPr>
        <w:fldChar w:fldCharType="separate"/>
      </w:r>
      <w:r w:rsidR="00215FCE" w:rsidRPr="002B0243">
        <w:rPr>
          <w:rFonts w:ascii="Times New Roman" w:eastAsia="Times New Roman" w:hAnsi="Times New Roman" w:cs="Times New Roman"/>
          <w:noProof/>
          <w:sz w:val="24"/>
          <w:szCs w:val="24"/>
        </w:rPr>
        <w:t>(Raunkiaer 1934; Stebbins 1974; Grime 1977; Friedman 2020)</w:t>
      </w:r>
      <w:r w:rsidR="00215FCE"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there is still much discussion on what the historical drivers </w:t>
      </w:r>
      <w:r w:rsidR="00742D83" w:rsidRPr="002B0243">
        <w:rPr>
          <w:rFonts w:ascii="Times New Roman" w:eastAsia="Times New Roman" w:hAnsi="Times New Roman" w:cs="Times New Roman"/>
          <w:sz w:val="24"/>
          <w:szCs w:val="24"/>
        </w:rPr>
        <w:t>of</w:t>
      </w:r>
      <w:r w:rsidRPr="002B0243">
        <w:rPr>
          <w:rFonts w:ascii="Times New Roman" w:eastAsia="Times New Roman" w:hAnsi="Times New Roman" w:cs="Times New Roman"/>
          <w:sz w:val="24"/>
          <w:szCs w:val="24"/>
        </w:rPr>
        <w:t xml:space="preserve"> this pattern </w:t>
      </w:r>
      <w:r w:rsidR="00742D83" w:rsidRPr="002B0243">
        <w:rPr>
          <w:rFonts w:ascii="Times New Roman" w:eastAsia="Times New Roman" w:hAnsi="Times New Roman" w:cs="Times New Roman"/>
          <w:sz w:val="24"/>
          <w:szCs w:val="24"/>
        </w:rPr>
        <w:t xml:space="preserve">are </w:t>
      </w:r>
      <w:r w:rsidRPr="002B0243">
        <w:rPr>
          <w:rFonts w:ascii="Times New Roman" w:eastAsia="Times New Roman" w:hAnsi="Times New Roman" w:cs="Times New Roman"/>
          <w:sz w:val="24"/>
          <w:szCs w:val="24"/>
        </w:rPr>
        <w:t>and</w:t>
      </w:r>
      <w:r w:rsidR="00742D83" w:rsidRPr="002B0243">
        <w:rPr>
          <w:rFonts w:ascii="Times New Roman" w:eastAsia="Times New Roman" w:hAnsi="Times New Roman" w:cs="Times New Roman"/>
          <w:sz w:val="24"/>
          <w:szCs w:val="24"/>
        </w:rPr>
        <w:t>,</w:t>
      </w:r>
      <w:r w:rsidRPr="002B0243">
        <w:rPr>
          <w:rFonts w:ascii="Times New Roman" w:eastAsia="Times New Roman" w:hAnsi="Times New Roman" w:cs="Times New Roman"/>
          <w:sz w:val="24"/>
          <w:szCs w:val="24"/>
        </w:rPr>
        <w:t xml:space="preserve"> in particular</w:t>
      </w:r>
      <w:r w:rsidR="00742D83" w:rsidRPr="002B0243">
        <w:rPr>
          <w:rFonts w:ascii="Times New Roman" w:eastAsia="Times New Roman" w:hAnsi="Times New Roman" w:cs="Times New Roman"/>
          <w:sz w:val="24"/>
          <w:szCs w:val="24"/>
        </w:rPr>
        <w:t>,</w:t>
      </w:r>
      <w:r w:rsidRPr="002B0243">
        <w:rPr>
          <w:rFonts w:ascii="Times New Roman" w:eastAsia="Times New Roman" w:hAnsi="Times New Roman" w:cs="Times New Roman"/>
          <w:sz w:val="24"/>
          <w:szCs w:val="24"/>
        </w:rPr>
        <w:t xml:space="preserve"> regarding the role of climate. For instance, according to the theory of life history strategies in plants, annuals are more likely to evolve where climate is seasonal</w:t>
      </w:r>
      <w:r w:rsidR="00C51D15"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 xml:space="preserve">because they can rapidly take advantage of short beneficial climatic conditions for reproduction </w:t>
      </w:r>
      <w:r w:rsidR="00BC313C" w:rsidRPr="002B0243">
        <w:rPr>
          <w:rFonts w:ascii="Times New Roman" w:eastAsia="Times New Roman" w:hAnsi="Times New Roman" w:cs="Times New Roman"/>
          <w:sz w:val="24"/>
          <w:szCs w:val="24"/>
        </w:rPr>
        <w:fldChar w:fldCharType="begin"/>
      </w:r>
      <w:r w:rsidR="00BC313C" w:rsidRPr="002B0243">
        <w:rPr>
          <w:rFonts w:ascii="Times New Roman" w:eastAsia="Times New Roman" w:hAnsi="Times New Roman" w:cs="Times New Roman"/>
          <w:sz w:val="24"/>
          <w:szCs w:val="24"/>
        </w:rPr>
        <w:instrText xml:space="preserve"> ADDIN ZOTERO_ITEM CSL_CITATION {"citationID":"6c6GATLF","properties":{"formattedCitation":"(Cole 1954; Friedman 2020)","plainCitation":"(Cole 1954; Friedman 2020)","noteIndex":0},"citationItems":[{"id":9116,"uris":["http://zotero.org/users/local/X8CzRyu0/items/Q3CK3TFC"],"itemData":{"id":9116,"type":"article-journal","container-title":"The Quarterly Review of Biology","DOI":"10.1086/400074","ISSN":"0033-5770","issue":"2","note":"publisher: The University of Chicago Press","page":"103-137","source":"journals.uchicago.edu (Atypon)","title":"The Population Consequences of Life History Phenomena","volume":"29","author":[{"family":"Cole","given":"Lamont C."}],"issued":{"date-parts":[["1954",6]]}},"label":"page"},{"id":8339,"uris":["http://zotero.org/users/local/X8CzRyu0/items/XK4A73YW"],"itemData":{"id":8339,"type":"article-journal","abstract":"Flowering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BC313C" w:rsidRPr="002B0243">
        <w:rPr>
          <w:rFonts w:ascii="Times New Roman" w:eastAsia="Times New Roman" w:hAnsi="Times New Roman" w:cs="Times New Roman"/>
          <w:sz w:val="24"/>
          <w:szCs w:val="24"/>
        </w:rPr>
        <w:fldChar w:fldCharType="separate"/>
      </w:r>
      <w:r w:rsidR="00BC313C" w:rsidRPr="002B0243">
        <w:rPr>
          <w:rFonts w:ascii="Times New Roman" w:eastAsia="Times New Roman" w:hAnsi="Times New Roman" w:cs="Times New Roman"/>
          <w:noProof/>
          <w:sz w:val="24"/>
          <w:szCs w:val="24"/>
        </w:rPr>
        <w:t>(Cole 1954; Friedman 2020)</w:t>
      </w:r>
      <w:r w:rsidR="00BC313C"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Support for this has been found in clades typical of </w:t>
      </w:r>
      <w:proofErr w:type="spellStart"/>
      <w:r w:rsidRPr="002B0243">
        <w:rPr>
          <w:rFonts w:ascii="Times New Roman" w:eastAsia="Times New Roman" w:hAnsi="Times New Roman" w:cs="Times New Roman"/>
          <w:sz w:val="24"/>
          <w:szCs w:val="24"/>
        </w:rPr>
        <w:t>mediterranean</w:t>
      </w:r>
      <w:proofErr w:type="spellEnd"/>
      <w:r w:rsidRPr="002B0243">
        <w:rPr>
          <w:rFonts w:ascii="Times New Roman" w:eastAsia="Times New Roman" w:hAnsi="Times New Roman" w:cs="Times New Roman"/>
          <w:sz w:val="24"/>
          <w:szCs w:val="24"/>
        </w:rPr>
        <w:t xml:space="preserve"> habitats, such as </w:t>
      </w:r>
      <w:proofErr w:type="spellStart"/>
      <w:r w:rsidRPr="002B0243">
        <w:rPr>
          <w:rFonts w:ascii="Times New Roman" w:eastAsia="Times New Roman" w:hAnsi="Times New Roman" w:cs="Times New Roman"/>
          <w:i/>
          <w:sz w:val="24"/>
          <w:szCs w:val="24"/>
        </w:rPr>
        <w:t>Heliophila</w:t>
      </w:r>
      <w:proofErr w:type="spellEnd"/>
      <w:r w:rsidRPr="002B0243">
        <w:rPr>
          <w:rFonts w:ascii="Times New Roman" w:eastAsia="Times New Roman" w:hAnsi="Times New Roman" w:cs="Times New Roman"/>
          <w:sz w:val="24"/>
          <w:szCs w:val="24"/>
        </w:rPr>
        <w:t xml:space="preserve"> (Brassicaceae) in Africa</w:t>
      </w:r>
      <w:r w:rsidR="00FF648B" w:rsidRPr="002B0243">
        <w:rPr>
          <w:rFonts w:ascii="Times New Roman" w:eastAsia="Times New Roman" w:hAnsi="Times New Roman" w:cs="Times New Roman"/>
          <w:sz w:val="24"/>
          <w:szCs w:val="24"/>
        </w:rPr>
        <w:t xml:space="preserve"> </w:t>
      </w:r>
      <w:r w:rsidR="00FF648B"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{"citationID":"29PyciSt","properties":{"formattedCitation":"(Monroe et al. 2019)","plainCitation":"(Monroe et al. 2019)","noteIndex":0},"citationItems":[{"id":8351,"uris":["http://zotero.org/users/local/X8CzRyu0/items/X624GCJ6"],"itemData":{"id":8351,"type":"article-journal","abstract":"Explaining variation in life history strategies is an enduring goal of evolutionary biology and ecology. Early theory predicted that for plants, annual and perennial life histories reflect adaptations to environments that experience alternative drought regimens. Nevertheless, empirical support for this hypothesis from comparative analyses remains lacking. Here, we test classic life history theory in Heliophila L. (Brassicaceae), a diverse genus of flowering plants native to Africa, controlling for phylogeny and integrating 34 yr of satellite-based drought detection with 2192 herbaria occurrence records. We find that the common ancestor of these species was likely to be an annual, and that perenniality and annuality have repeatedly evolved, an estimated seven and five times, respectively. By comparing historical drought regimens, we show that annuals rather than perennial species occur in environments where droughts are significantly more frequent. We also find evidence that annual plants adapt to predictable drought regimens by escaping drought-prone seasons as seeds. These results yield compelling support for longstanding theoretical predictions by revealing the importance of drought frequency and predictability to explain plant life history. More broadly, this work highlights scalable approaches, integrating herbaria records and remote sensing to address outstanding questions in evolutionary ecology.","container-title":"New Phytologist","DOI":"10.1111/nph.15919","ISSN":"1469-8137","issue":"4","language":"en","note":"_eprint: https://onlinelibrary.wiley.com/doi/pdf/10.1111/nph.15919","page":"2054-2062","source":"Wiley Online Library","title":"Drought regimens predict life history strategies in Heliophila","volume":"223","author":[{"family":"Monroe","given":"J. Grey"},{"family":"Gill","given":"Brian"},{"family":"Turner","given":"Kathryn G."},{"family":"McKay","given":"John K."}],"issued":{"date-parts":[["2019"]]}}}],"schema":"https://github.com/citation-style-language/schema/raw/master/csl-citation.json"} </w:instrText>
      </w:r>
      <w:r w:rsidR="00FF648B" w:rsidRPr="002B0243">
        <w:rPr>
          <w:rFonts w:ascii="Times New Roman" w:eastAsia="Times New Roman" w:hAnsi="Times New Roman" w:cs="Times New Roman"/>
          <w:sz w:val="24"/>
          <w:szCs w:val="24"/>
        </w:rPr>
        <w:fldChar w:fldCharType="separate"/>
      </w:r>
      <w:r w:rsidR="00FF648B" w:rsidRPr="002B0243">
        <w:rPr>
          <w:rFonts w:ascii="Times New Roman" w:eastAsia="Times New Roman" w:hAnsi="Times New Roman" w:cs="Times New Roman"/>
          <w:noProof/>
          <w:sz w:val="24"/>
          <w:szCs w:val="24"/>
        </w:rPr>
        <w:t>(Monroe et al. 2019)</w:t>
      </w:r>
      <w:r w:rsidR="00FF648B"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w:t>
      </w:r>
      <w:r w:rsidRPr="002B0243">
        <w:rPr>
          <w:rFonts w:ascii="Times New Roman" w:eastAsia="Times New Roman" w:hAnsi="Times New Roman" w:cs="Times New Roman"/>
          <w:i/>
          <w:sz w:val="24"/>
          <w:szCs w:val="24"/>
        </w:rPr>
        <w:t>Bellis</w:t>
      </w:r>
      <w:r w:rsidRPr="002B0243">
        <w:rPr>
          <w:rFonts w:ascii="Times New Roman" w:eastAsia="Times New Roman" w:hAnsi="Times New Roman" w:cs="Times New Roman"/>
          <w:sz w:val="24"/>
          <w:szCs w:val="24"/>
        </w:rPr>
        <w:t xml:space="preserve"> (Asteraceae) in Europe </w:t>
      </w:r>
      <w:r w:rsidR="00FF648B" w:rsidRPr="002B0243">
        <w:rPr>
          <w:rFonts w:ascii="Times New Roman" w:eastAsia="Times New Roman" w:hAnsi="Times New Roman" w:cs="Times New Roman"/>
          <w:sz w:val="24"/>
          <w:szCs w:val="24"/>
        </w:rPr>
        <w:fldChar w:fldCharType="begin"/>
      </w:r>
      <w:r w:rsidR="00FF648B" w:rsidRPr="002B0243">
        <w:rPr>
          <w:rFonts w:ascii="Times New Roman" w:eastAsia="Times New Roman" w:hAnsi="Times New Roman" w:cs="Times New Roman"/>
          <w:sz w:val="24"/>
          <w:szCs w:val="24"/>
        </w:rPr>
        <w:instrText xml:space="preserve"> ADDIN ZOTERO_ITEM CSL_CITATION {"citationID":"OCWEtRH1","properties":{"formattedCitation":"(Fiz et al. 2002)","plainCitation":"(Fiz et al. 2002)","noteIndex":0},"citationItems":[{"id":9121,"uris":["http://zotero.org/users/local/X8CzRyu0/items/LXZVIVM8"],"itemData":{"id":9121,"type":"article-journal","abstract":"Phylogenetic analyses of nrITS sequences of Asteraceae revealed that the Bellis group is a natural assemblage comprising all the species of Bellis and Bellium, but not Rhynchospermum. In contrast, we propose to include the genera Bellis, Bellium, and Bellidastrum in the subtribe Bellidinae in the interest of circumscribing natural groups. Our results also suggest an early diversification in the western Mediterranean Basin of two monophyletic lineages, Bellis and Bellium. Three major groups can be distinguished within Bellis: (1) the B. perennis group, containing five annual and perennial species with three ploidy levels (diploid, octoploid, and decaploid), which are distributed throughout the Mediterranean Basin despite lack of pappus; (2) the Bellis sylvestris group, with five annual and perennial species primarily from the western Mediterranean, in which there are five ploidy levels (diploid, tetraploid, hexaploid, octoploid, and decaploid); and (3) a basal grade consisting of three diploid, perennial species which displays remarkable diversification of morphologies. Striking characteristics, such as an annual life form, polyploidy, and loss of pappus, seem to have occurred in parallel several times and in different geographical areas during the early diversification of Bellis species in the western Mediterranean. Character evolution reconstructions allow us to describe a putative ancestor of the genus Bellis (proto-Bellis).","container-title":"Molecular Phylogenetics and Evolution","DOI":"10.1016/S1055-7903(02)00228-2","ISSN":"1055-7903","issue":"1","journalAbbreviation":"Molecular Phylogenetics and Evolution","language":"en","page":"157-171","source":"ScienceDirect","title":"Phylogenetic position of Mediterranean Astereae and character evolution of daisies (Bellis, Asteraceae) inferred from nrDNA ITS sequences","volume":"25","author":[{"family":"Fiz","given":"Omar"},{"family":"Valcárcel","given":"Virginia"},{"family":"Vargas","given":"Pablo"}],"issued":{"date-parts":[["2002",10,1]]}}}],"schema":"https://github.com/citation-style-language/schema/raw/master/csl-citation.json"} </w:instrText>
      </w:r>
      <w:r w:rsidR="00FF648B" w:rsidRPr="002B0243">
        <w:rPr>
          <w:rFonts w:ascii="Times New Roman" w:eastAsia="Times New Roman" w:hAnsi="Times New Roman" w:cs="Times New Roman"/>
          <w:sz w:val="24"/>
          <w:szCs w:val="24"/>
        </w:rPr>
        <w:fldChar w:fldCharType="separate"/>
      </w:r>
      <w:r w:rsidR="00FF648B" w:rsidRPr="002B0243">
        <w:rPr>
          <w:rFonts w:ascii="Times New Roman" w:eastAsia="Times New Roman" w:hAnsi="Times New Roman" w:cs="Times New Roman"/>
          <w:noProof/>
          <w:sz w:val="24"/>
          <w:szCs w:val="24"/>
        </w:rPr>
        <w:t>(Fiz et al. 2002)</w:t>
      </w:r>
      <w:r w:rsidR="00FF648B"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as well as in grasses (</w:t>
      </w:r>
      <w:proofErr w:type="spellStart"/>
      <w:r w:rsidRPr="002B0243">
        <w:rPr>
          <w:rFonts w:ascii="Times New Roman" w:eastAsia="Times New Roman" w:hAnsi="Times New Roman" w:cs="Times New Roman"/>
          <w:sz w:val="24"/>
          <w:szCs w:val="24"/>
        </w:rPr>
        <w:t>Poaceae</w:t>
      </w:r>
      <w:proofErr w:type="spellEnd"/>
      <w:r w:rsidRPr="002B0243">
        <w:rPr>
          <w:rFonts w:ascii="Times New Roman" w:eastAsia="Times New Roman" w:hAnsi="Times New Roman" w:cs="Times New Roman"/>
          <w:sz w:val="24"/>
          <w:szCs w:val="24"/>
        </w:rPr>
        <w:t>)</w:t>
      </w:r>
      <w:r w:rsidR="00FF648B" w:rsidRPr="002B0243">
        <w:rPr>
          <w:rFonts w:ascii="Times New Roman" w:eastAsia="Times New Roman" w:hAnsi="Times New Roman" w:cs="Times New Roman"/>
          <w:sz w:val="24"/>
          <w:szCs w:val="24"/>
        </w:rPr>
        <w:t xml:space="preserve"> </w:t>
      </w:r>
      <w:r w:rsidR="00FF648B" w:rsidRPr="002B0243">
        <w:rPr>
          <w:rFonts w:ascii="Times New Roman" w:eastAsia="Times New Roman" w:hAnsi="Times New Roman" w:cs="Times New Roman"/>
          <w:sz w:val="24"/>
          <w:szCs w:val="24"/>
        </w:rPr>
        <w:fldChar w:fldCharType="begin"/>
      </w:r>
      <w:r w:rsidR="00FF648B" w:rsidRPr="002B0243">
        <w:rPr>
          <w:rFonts w:ascii="Times New Roman" w:eastAsia="Times New Roman" w:hAnsi="Times New Roman" w:cs="Times New Roman"/>
          <w:sz w:val="24"/>
          <w:szCs w:val="24"/>
        </w:rPr>
        <w:instrText xml:space="preserve"> ADDIN ZOTERO_ITEM CSL_CITATION {"citationID":"5Fkj5wPh","properties":{"formattedCitation":"(Humphreys and Linder 2013)","plainCitation":"(Humphreys and Linder 2013)","noteIndex":0},"citationItems":[{"id":9123,"uris":["http://zotero.org/users/local/X8CzRyu0/items/IXFASRXD"],"itemData":{"id":9123,"type":"article-journal","abstract":"Temperature is considered an important determinant of biodiversity distribution patterns. Grasses (Poaceae) occupy among the warmest and coldest environments on earth but the role of cold tolerance evolution in generating this distribution is understudied. We studied cold tolerance of Danthonioideae (c. 280 species), a major constituent of the austral temperate grass flora. We determined differences in cold tolerance among species from different continents grown in a common winter garden and assessed the relationship between measured cold tolerance and that predicted by species ranges. We then used temperatures in current ranges and a phylogeny of 81% of the species to study the timing and mode of cold tolerance evolution across the subfamily. Species ranges generally underestimate cold tolerance but are still a meaningful representation of differences in cold tolerance among species. We infer cold tolerance evolution to have commenced at the onset of danthonioid diversification, subsequently increasing in both pace and extent in certain lineages. Interspecific variation in cold tolerance is better accounted for by spatial than phylogenetic distance. Contrary to expectations, temperature – low temperature in particular – appears not to limit the distribution of this temperate clade. Competition, time or dispersal limitation could explain its relative absence from northern temperate regions.","container-title":"New Phytologist","DOI":"10.1111/nph.12244","ISSN":"1469-8137","issue":"4","language":"en","note":"_eprint: https://onlinelibrary.wiley.com/doi/pdf/10.1111/nph.12244","page":"1261-1273","source":"Wiley Online Library","title":"Evidence for recent evolution of cold tolerance in grasses suggests current distribution is not limited by (low) temperature","volume":"198","author":[{"family":"Humphreys","given":"Aelys M."},{"family":"Linder","given":"H. Peter"}],"issued":{"date-parts":[["2013"]]}}}],"schema":"https://github.com/citation-style-language/schema/raw/master/csl-citation.json"} </w:instrText>
      </w:r>
      <w:r w:rsidR="00FF648B" w:rsidRPr="002B0243">
        <w:rPr>
          <w:rFonts w:ascii="Times New Roman" w:eastAsia="Times New Roman" w:hAnsi="Times New Roman" w:cs="Times New Roman"/>
          <w:sz w:val="24"/>
          <w:szCs w:val="24"/>
        </w:rPr>
        <w:fldChar w:fldCharType="separate"/>
      </w:r>
      <w:r w:rsidR="00FF648B" w:rsidRPr="002B0243">
        <w:rPr>
          <w:rFonts w:ascii="Times New Roman" w:eastAsia="Times New Roman" w:hAnsi="Times New Roman" w:cs="Times New Roman"/>
          <w:noProof/>
          <w:sz w:val="24"/>
          <w:szCs w:val="24"/>
        </w:rPr>
        <w:t>(Humphreys and Linder 2013)</w:t>
      </w:r>
      <w:r w:rsidR="00FF648B" w:rsidRPr="002B0243">
        <w:rPr>
          <w:rFonts w:ascii="Times New Roman" w:eastAsia="Times New Roman" w:hAnsi="Times New Roman" w:cs="Times New Roman"/>
          <w:sz w:val="24"/>
          <w:szCs w:val="24"/>
        </w:rPr>
        <w:fldChar w:fldCharType="end"/>
      </w:r>
      <w:r w:rsidR="00FF648B"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 xml:space="preserve">Others have argued that evolution of the annual life form is linked to occupation of generally warmer environments (Stearns 1992), and support for this has been found in temperate clades such as </w:t>
      </w:r>
      <w:proofErr w:type="spellStart"/>
      <w:r w:rsidRPr="002B0243">
        <w:rPr>
          <w:rFonts w:ascii="Times New Roman" w:eastAsia="Times New Roman" w:hAnsi="Times New Roman" w:cs="Times New Roman"/>
          <w:sz w:val="24"/>
          <w:szCs w:val="24"/>
        </w:rPr>
        <w:t>Montiaceae</w:t>
      </w:r>
      <w:proofErr w:type="spellEnd"/>
      <w:r w:rsidRPr="002B0243">
        <w:rPr>
          <w:rFonts w:ascii="Times New Roman" w:eastAsia="Times New Roman" w:hAnsi="Times New Roman" w:cs="Times New Roman"/>
          <w:sz w:val="24"/>
          <w:szCs w:val="24"/>
        </w:rPr>
        <w:t xml:space="preserve"> </w:t>
      </w:r>
      <w:r w:rsidR="00FF648B" w:rsidRPr="002B0243">
        <w:rPr>
          <w:rFonts w:ascii="Times New Roman" w:eastAsia="Times New Roman" w:hAnsi="Times New Roman" w:cs="Times New Roman"/>
          <w:sz w:val="24"/>
          <w:szCs w:val="24"/>
        </w:rPr>
        <w:fldChar w:fldCharType="begin"/>
      </w:r>
      <w:r w:rsidR="00FF648B" w:rsidRPr="002B0243">
        <w:rPr>
          <w:rFonts w:ascii="Times New Roman" w:eastAsia="Times New Roman" w:hAnsi="Times New Roman" w:cs="Times New Roman"/>
          <w:sz w:val="24"/>
          <w:szCs w:val="24"/>
        </w:rPr>
        <w:instrText xml:space="preserve"> ADDIN ZOTERO_ITEM CSL_CITATION {"citationID":"uomd1UJo","properties":{"formattedCitation":"(Ogburn and Edwards 2015)","plainCitation":"(Ogburn and Edwards 2015)","noteIndex":0},"citationItems":[{"id":8343,"uris":["http://zotero.org/users/local/X8CzRyu0/items/CREYSD8Q"],"itemData":{"id":8343,"type":"article-journal","abstract":"Despite the recent focus on phylogenetic niche conservatism in macroevolutionary studies, many clades have diversified widely along multiple niche dimensions. The factors underlying lineage-specific niche lability are still not well understood. We examined morphological and climate niche evolution in Montiaceae (Caryophyllales), an ecologically variable plant lineage distributed primarily along the mountain chains of the western Americas. Montiaceae inhabit a broader range of temperatures than their relatives, with an increase in the evolutionary rate of temperature niche diversification at the node subtending this clade. Within Montiaceae, life history is highly labile and significantly correlated with temperature, with perennials consistently occurring in cooler environments. This elevated evolutionary lability facilitated repeated shifts between habitats as new environments were created by post-Eocene orogenic events and aridification in the western Americas. The shifts between annual and perennial forms are elaborations of an underlying rosette body plan in most cases, and may involve simple alterations in biomass allocation. Montiaceae stand as another clear counterexample to phylogenetic niche conservatism, and demonstrate a mechanism by which pronounced ecological shifts may occur frequently and rapidly among closely related species.","container-title":"Molecular Phylogenetics and Evolution","DOI":"10.1016/j.ympev.2015.06.006","ISSN":"1055-7903","journalAbbreviation":"Mol. Phylogenet. Evol","language":"en","page":"181-192","source":"ScienceDirect","title":"Life history lability underlies rapid climate niche evolution in the angiosperm clade Montiaceae","volume":"92","author":[{"family":"Ogburn","given":"Matthew R."},{"family":"Edwards","given":"Erika J."}],"issued":{"date-parts":[["2015",11,1]]}}}],"schema":"https://github.com/citation-style-language/schema/raw/master/csl-citation.json"} </w:instrText>
      </w:r>
      <w:r w:rsidR="00FF648B" w:rsidRPr="002B0243">
        <w:rPr>
          <w:rFonts w:ascii="Times New Roman" w:eastAsia="Times New Roman" w:hAnsi="Times New Roman" w:cs="Times New Roman"/>
          <w:sz w:val="24"/>
          <w:szCs w:val="24"/>
        </w:rPr>
        <w:fldChar w:fldCharType="separate"/>
      </w:r>
      <w:r w:rsidR="00FF648B" w:rsidRPr="002B0243">
        <w:rPr>
          <w:rFonts w:ascii="Times New Roman" w:eastAsia="Times New Roman" w:hAnsi="Times New Roman" w:cs="Times New Roman"/>
          <w:noProof/>
          <w:sz w:val="24"/>
          <w:szCs w:val="24"/>
        </w:rPr>
        <w:t>(Ogburn and Edwards 2015)</w:t>
      </w:r>
      <w:r w:rsidR="00FF648B"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Similarly, annuals would be excluded from alpine environments where frost is common due to high seedling mortality (</w:t>
      </w:r>
      <w:proofErr w:type="spellStart"/>
      <w:r w:rsidRPr="002B0243">
        <w:rPr>
          <w:rFonts w:ascii="Times New Roman" w:eastAsia="Times New Roman" w:hAnsi="Times New Roman" w:cs="Times New Roman"/>
          <w:sz w:val="24"/>
          <w:szCs w:val="24"/>
        </w:rPr>
        <w:t>Givnish</w:t>
      </w:r>
      <w:proofErr w:type="spellEnd"/>
      <w:r w:rsidRPr="002B0243">
        <w:rPr>
          <w:rFonts w:ascii="Times New Roman" w:eastAsia="Times New Roman" w:hAnsi="Times New Roman" w:cs="Times New Roman"/>
          <w:sz w:val="24"/>
          <w:szCs w:val="24"/>
        </w:rPr>
        <w:t xml:space="preserve">, 2015). Finally, some have argued that both temperature and precipitation combined, as well as </w:t>
      </w:r>
      <w:r w:rsidR="00C51D15" w:rsidRPr="002B0243">
        <w:rPr>
          <w:rFonts w:ascii="Times New Roman" w:eastAsia="Times New Roman" w:hAnsi="Times New Roman" w:cs="Times New Roman"/>
          <w:sz w:val="24"/>
          <w:szCs w:val="24"/>
        </w:rPr>
        <w:t>their</w:t>
      </w:r>
      <w:r w:rsidRPr="002B0243">
        <w:rPr>
          <w:rFonts w:ascii="Times New Roman" w:eastAsia="Times New Roman" w:hAnsi="Times New Roman" w:cs="Times New Roman"/>
          <w:sz w:val="24"/>
          <w:szCs w:val="24"/>
        </w:rPr>
        <w:t xml:space="preserve"> seasonal</w:t>
      </w:r>
      <w:r w:rsidR="00C51D15" w:rsidRPr="002B0243">
        <w:rPr>
          <w:rFonts w:ascii="Times New Roman" w:eastAsia="Times New Roman" w:hAnsi="Times New Roman" w:cs="Times New Roman"/>
          <w:sz w:val="24"/>
          <w:szCs w:val="24"/>
        </w:rPr>
        <w:t>ity</w:t>
      </w:r>
      <w:r w:rsidRPr="002B0243">
        <w:rPr>
          <w:rFonts w:ascii="Times New Roman" w:eastAsia="Times New Roman" w:hAnsi="Times New Roman" w:cs="Times New Roman"/>
          <w:sz w:val="24"/>
          <w:szCs w:val="24"/>
        </w:rPr>
        <w:t xml:space="preserve"> </w:t>
      </w:r>
      <w:r w:rsidR="00C51D15" w:rsidRPr="002B0243">
        <w:rPr>
          <w:rFonts w:ascii="Times New Roman" w:eastAsia="Times New Roman" w:hAnsi="Times New Roman" w:cs="Times New Roman"/>
          <w:sz w:val="24"/>
          <w:szCs w:val="24"/>
        </w:rPr>
        <w:t>throughout</w:t>
      </w:r>
      <w:r w:rsidRPr="002B0243">
        <w:rPr>
          <w:rFonts w:ascii="Times New Roman" w:eastAsia="Times New Roman" w:hAnsi="Times New Roman" w:cs="Times New Roman"/>
          <w:sz w:val="24"/>
          <w:szCs w:val="24"/>
        </w:rPr>
        <w:t xml:space="preserve"> the year, are relevant in explaining the evolution of different strategies, as has been shown in </w:t>
      </w:r>
      <w:r w:rsidRPr="002B0243">
        <w:rPr>
          <w:rFonts w:ascii="Times New Roman" w:eastAsia="Times New Roman" w:hAnsi="Times New Roman" w:cs="Times New Roman"/>
          <w:i/>
          <w:sz w:val="24"/>
          <w:szCs w:val="24"/>
        </w:rPr>
        <w:t>Oenothera</w:t>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Onagraceae</w:t>
      </w:r>
      <w:proofErr w:type="spellEnd"/>
      <w:r w:rsidRPr="002B0243">
        <w:rPr>
          <w:rFonts w:ascii="Times New Roman" w:eastAsia="Times New Roman" w:hAnsi="Times New Roman" w:cs="Times New Roman"/>
          <w:sz w:val="24"/>
          <w:szCs w:val="24"/>
        </w:rPr>
        <w:t xml:space="preserve">) </w:t>
      </w:r>
      <w:r w:rsidR="00AD674F"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{"citationID":"EEmVbIQm","properties":{"formattedCitation":"(Evans et al. 2005)","plainCitation":"(Evans et al. 2005)","noteIndex":0},"citationItems":[{"id":8345,"uris":["http://zotero.org/users/local/X8CzRyu0/items/YMS7G7NW"],"itemData":{"id":8345,"type":"article-journal","abstract":"Evolutionary ecologists have long sought to understand the conditions under which perennial (iteroparous) versus annual (semelparous) plant life histories are favored. We evaluated the idea that aridity and variation in the length of droughts should favor the evolution of an annual life history, both by decreasing adult survival and by increasing the potential for high seedling survival via reduced plant cover. We calculated phylogenetically independent contrasts of climate with respect to life history in a clade of winter-establishing evening primroses (sections Anogra and Kleinia; Oenothera; Onagraceae), which includes seven annuals, 12 perennials, and two variable taxa. Climate variables were quantified from long-term records at weather stations near collection localities. To explicitly account for phylogenetic uncertainty, contrasts were calculated on a random sample of phylogenetic trees from the posterior distribution of a Bayesian analysis of DNA sequence data. Statements of association are based on comparing the pertree mean contrast, which has a null expectation of zero, to a set of per-tree mean contrasts calculated on the same trees, after randomizing the climate data. As predicted, increased annual aridity, increased annual potential evapotranspiration, and decreased annual precipitation were associated with transitions to the annual habit, but these trends were not significantly different from the null pattern. Transitions to the annual habit were not significantly associated with increases in one measure of aridity in summer nor with increased summer drought, but they were associated with significantly increased maximum summer temperatures. In winter, increased aridity and decreased precipitation were significantly associated with transitions to the annual habit. Changes in life history were not significantly associated with changes in the coefficient of variation of precipitation, either on an annual or seasonal (summer vs. winter) basis. Though we cannot attribute causality on the basis of a correlational, historical study, our results are consistent with the idea that increased heat and drought at certain times of the year favor the evolution of the annual habit. Increased heat in summer may cause adult survival to decline, while increased aridity and decreased precipitation in the season of seedling recruitment (winter) may favor a drought-avoiding, short-lived annual strategy. Not all of the predicted patterns were observed: the capability for drought-induced dormancy may preclude change in habit in response to summer drought in our study group.","container-title":"Evolution","DOI":"10.1111/j.0014-3820.2005.tb01061.x","ISSN":"1558-5646","issue":"9","language":"en","note":"_eprint: https://onlinelibrary.wiley.com/doi/pdf/10.1111/j.0014-3820.2005.tb01061.x","page":"1914-1927","source":"Wiley Online Library","title":"Climate and Life-History Evolution in Evening Primroses (oenothera, Onagraceae): A Phylogenetic Comparative Analysis","title-short":"Climate and Life-History Evolution in Evening Primroses (oenothera, Onagraceae)","volume":"59","author":[{"family":"Evans","given":"Margaret E. K."},{"family":"Hearn","given":"David J."},{"family":"Hahn","given":"William J."},{"family":"Spangle","given":"Jennifer M."},{"family":"Venable","given":"D. Lawrence"}],"issued":{"date-parts":[["2005"]]}}}],"schema":"https://github.com/citation-style-language/schema/raw/master/csl-citation.json"} </w:instrText>
      </w:r>
      <w:r w:rsidR="00AD674F" w:rsidRPr="002B0243">
        <w:rPr>
          <w:rFonts w:ascii="Times New Roman" w:eastAsia="Times New Roman" w:hAnsi="Times New Roman" w:cs="Times New Roman"/>
          <w:sz w:val="24"/>
          <w:szCs w:val="24"/>
        </w:rPr>
        <w:fldChar w:fldCharType="separate"/>
      </w:r>
      <w:r w:rsidR="00AD674F" w:rsidRPr="002B0243">
        <w:rPr>
          <w:rFonts w:ascii="Times New Roman" w:eastAsia="Times New Roman" w:hAnsi="Times New Roman" w:cs="Times New Roman"/>
          <w:noProof/>
          <w:sz w:val="24"/>
          <w:szCs w:val="24"/>
        </w:rPr>
        <w:t>(Evans et al. 2005)</w:t>
      </w:r>
      <w:r w:rsidR="00AD674F"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In other words, temperature (in particular extremes heat and frost), precipitation (especially drought)</w:t>
      </w:r>
      <w:r w:rsidR="00C51D15" w:rsidRPr="002B0243">
        <w:rPr>
          <w:rFonts w:ascii="Times New Roman" w:eastAsia="Times New Roman" w:hAnsi="Times New Roman" w:cs="Times New Roman"/>
          <w:sz w:val="24"/>
          <w:szCs w:val="24"/>
        </w:rPr>
        <w:t>,</w:t>
      </w:r>
      <w:r w:rsidRPr="002B0243">
        <w:rPr>
          <w:rFonts w:ascii="Times New Roman" w:eastAsia="Times New Roman" w:hAnsi="Times New Roman" w:cs="Times New Roman"/>
          <w:sz w:val="24"/>
          <w:szCs w:val="24"/>
        </w:rPr>
        <w:t xml:space="preserve"> and seasonality have all been found to influence </w:t>
      </w:r>
      <w:r w:rsidR="00242A77" w:rsidRPr="002B0243">
        <w:rPr>
          <w:rFonts w:ascii="Times New Roman" w:eastAsia="Times New Roman" w:hAnsi="Times New Roman" w:cs="Times New Roman"/>
          <w:sz w:val="24"/>
          <w:szCs w:val="24"/>
        </w:rPr>
        <w:t>the distribution of</w:t>
      </w:r>
      <w:r w:rsidRPr="002B0243">
        <w:rPr>
          <w:rFonts w:ascii="Times New Roman" w:eastAsia="Times New Roman" w:hAnsi="Times New Roman" w:cs="Times New Roman"/>
          <w:sz w:val="24"/>
          <w:szCs w:val="24"/>
        </w:rPr>
        <w:t xml:space="preserve"> annual and perennial strategies. However, studies have so far focused on specific clades or geographic </w:t>
      </w:r>
      <w:r w:rsidR="00852A85" w:rsidRPr="002B0243">
        <w:rPr>
          <w:rFonts w:ascii="Times New Roman" w:eastAsia="Times New Roman" w:hAnsi="Times New Roman" w:cs="Times New Roman"/>
          <w:sz w:val="24"/>
          <w:szCs w:val="24"/>
        </w:rPr>
        <w:t>areas,</w:t>
      </w:r>
      <w:r w:rsidRPr="002B0243">
        <w:rPr>
          <w:rFonts w:ascii="Times New Roman" w:eastAsia="Times New Roman" w:hAnsi="Times New Roman" w:cs="Times New Roman"/>
          <w:sz w:val="24"/>
          <w:szCs w:val="24"/>
        </w:rPr>
        <w:t xml:space="preserve"> and it is unclear which patterns are general enough to hold when multiple clades are considered in the same analytical framework. </w:t>
      </w:r>
    </w:p>
    <w:p w14:paraId="7D5099E1" w14:textId="399DD8DC" w:rsidR="00DC165B" w:rsidRPr="002B0243" w:rsidRDefault="00D0123E" w:rsidP="004C7D04">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A pattern that has not been thoroughly explored is differing flexibility of lineages with alternative life history strategies to adapt to changing climatic circumstances. Whereas the different life history strategies likely evolved in response to particular climatic pressures, they may also impact long term biogeographical patterns of lineages evolving under them. </w:t>
      </w:r>
      <w:r w:rsidRPr="002B0243">
        <w:rPr>
          <w:rFonts w:ascii="Times New Roman" w:eastAsia="Times New Roman" w:hAnsi="Times New Roman" w:cs="Times New Roman"/>
          <w:sz w:val="24"/>
          <w:szCs w:val="24"/>
        </w:rPr>
        <w:lastRenderedPageBreak/>
        <w:t xml:space="preserve">For example, the evolution of the annual habit is linked to a series of traits associated with securing reproduction and increased vagility, like </w:t>
      </w:r>
      <w:proofErr w:type="spellStart"/>
      <w:r w:rsidRPr="002B0243">
        <w:rPr>
          <w:rFonts w:ascii="Times New Roman" w:eastAsia="Times New Roman" w:hAnsi="Times New Roman" w:cs="Times New Roman"/>
          <w:sz w:val="24"/>
          <w:szCs w:val="24"/>
        </w:rPr>
        <w:t>selfing</w:t>
      </w:r>
      <w:proofErr w:type="spellEnd"/>
      <w:r w:rsidRPr="002B0243">
        <w:rPr>
          <w:rFonts w:ascii="Times New Roman" w:eastAsia="Times New Roman" w:hAnsi="Times New Roman" w:cs="Times New Roman"/>
          <w:sz w:val="24"/>
          <w:szCs w:val="24"/>
        </w:rPr>
        <w:t xml:space="preserve"> </w:t>
      </w:r>
      <w:r w:rsidR="00852A85" w:rsidRPr="002B0243">
        <w:rPr>
          <w:rFonts w:ascii="Times New Roman" w:eastAsia="Times New Roman" w:hAnsi="Times New Roman" w:cs="Times New Roman"/>
          <w:sz w:val="24"/>
          <w:szCs w:val="24"/>
        </w:rPr>
        <w:fldChar w:fldCharType="begin"/>
      </w:r>
      <w:r w:rsidR="00852A85" w:rsidRPr="002B0243">
        <w:rPr>
          <w:rFonts w:ascii="Times New Roman" w:eastAsia="Times New Roman" w:hAnsi="Times New Roman" w:cs="Times New Roman"/>
          <w:sz w:val="24"/>
          <w:szCs w:val="24"/>
        </w:rPr>
        <w:instrText xml:space="preserve"> ADDIN ZOTERO_ITEM CSL_CITATION {"citationID":"NffYBVyK","properties":{"formattedCitation":"(Stebbins 1950; Aarssen 2000)","plainCitation":"(Stebbins 1950; Aarssen 2000)","noteIndex":0},"citationItems":[{"id":9129,"uris":["http://zotero.org/users/local/X8CzRyu0/items/9X3XKYR9"],"itemData":{"id":9129,"type":"chapter","container-title":"Variation and evolution in plants","ISBN":"0-231-89916-5","publisher":"Columbia University Press","title":"Variation and evolution in plants","author":[{"family":"Stebbins","given":"G. Ledyard"}],"issued":{"date-parts":[["1950"]]}},"label":"page"},{"id":9130,"uris":["http://zotero.org/users/local/X8CzRyu0/items/ACVR24PE"],"itemData":{"id":9130,"type":"article-journal","container-title":"Oikos","ISSN":"0030-1299","issue":"3","note":"publisher: [Nordic Society Oikos, Wiley]","page":"606-612","source":"JSTOR","title":"Why Are Most Selfers Annuals? A New Hypothesis for the Fitness Benefit of Selfing","title-short":"Why Are Most Selfers Annuals?","volume":"89","author":[{"family":"Aarssen","given":"Lonnie W."}],"issued":{"date-parts":[["2000"]]}}}],"schema":"https://github.com/citation-style-language/schema/raw/master/csl-citation.json"} </w:instrText>
      </w:r>
      <w:r w:rsidR="00852A85" w:rsidRPr="002B0243">
        <w:rPr>
          <w:rFonts w:ascii="Times New Roman" w:eastAsia="Times New Roman" w:hAnsi="Times New Roman" w:cs="Times New Roman"/>
          <w:sz w:val="24"/>
          <w:szCs w:val="24"/>
        </w:rPr>
        <w:fldChar w:fldCharType="separate"/>
      </w:r>
      <w:r w:rsidR="00852A85" w:rsidRPr="002B0243">
        <w:rPr>
          <w:rFonts w:ascii="Times New Roman" w:eastAsia="Times New Roman" w:hAnsi="Times New Roman" w:cs="Times New Roman"/>
          <w:noProof/>
          <w:sz w:val="24"/>
          <w:szCs w:val="24"/>
        </w:rPr>
        <w:t>(Stebbins 1950; Aarssen 2000)</w:t>
      </w:r>
      <w:r w:rsidR="00852A8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relatively high investment in seed production (Friedman, 2020). For those reasons, annuals are considered to be generally good invaders</w:t>
      </w:r>
      <w:r w:rsidR="00852A85" w:rsidRPr="002B0243">
        <w:rPr>
          <w:rFonts w:ascii="Times New Roman" w:eastAsia="Times New Roman" w:hAnsi="Times New Roman" w:cs="Times New Roman"/>
          <w:sz w:val="24"/>
          <w:szCs w:val="24"/>
        </w:rPr>
        <w:t xml:space="preserve"> </w:t>
      </w:r>
      <w:r w:rsidR="00852A85"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{"citationID":"cELpQWI8","properties":{"formattedCitation":"(Pannell et al. 2015; Linder et al. 2018)","plainCitation":"(Pannell et al. 2015; Linder et al. 2018)","noteIndex":0},"citationItems":[{"id":9132,"uris":["http://zotero.org/users/local/X8CzRyu0/items/7282YSCB"],"itemData":{"id":9132,"type":"article-journal","abstract":"Baker's law refers to the tendency for species that establish on islands by long-distance dispersal to show an increased capacity for self-fertilization because of the advantage of self-compatibility when colonizing new habitat. Despite its intuitive appeal and broad empirical support, it has received substantial criticism over the years since it was proclaimed in the 1950s, not least because it seemed to be contradicted by the high frequency of dioecy on islands. Recent theoretical work has again questioned the generality and scope of Baker's law. Here, we attempt to discern where the idea is useful to apply and where it is not. We conclude that several of the perceived problems with Baker's law fall away when a narrower perspective is adopted on how it should be circumscribed. We emphasize that Baker's law should be read in terms of an enrichment of a capacity for uniparental reproduction in colonizing situations, rather than of high selfing rates. We suggest that Baker's law might be tested in four different contexts, which set the breadth of its scope: the colonization of oceanic islands, metapopulation dynamics with recurrent colonization, range expansions with recurrent colonization, and colonization through species invasions. Contents Summary 656 I. Introduction 657 II. What is Baker's law, and how did it originate? 658 III. Mate limitation during mainland–island colonization 660 IV. Mate limitation in metapopulations 661 V. Mate limitation during species introductions and invasions 663 VI. Mate limitation during range expansions and evolution at range margins 663 VII. Pollinator limitation, the evolution of dispersal, and the scope of Baker's law 664 VIII. Conclusions and future perspectives 664 Acknowledgements 665 References 665","container-title":"New Phytologist","DOI":"10.1111/nph.13539","ISSN":"1469-8137","issue":"3","language":"en","note":"_eprint: https://onlinelibrary.wiley.com/doi/pdf/10.1111/nph.13539","page":"656-667","source":"Wiley Online Library","title":"The scope of Baker's law","volume":"208","author":[{"family":"Pannell","given":"John R."},{"family":"Auld","given":"Josh R."},{"family":"Brandvain","given":"Yaniv"},{"family":"Burd","given":"Martin"},{"family":"Busch","given":"Jeremiah W."},{"family":"Cheptou","given":"Pierre-Olivier"},{"family":"Conner","given":"Jeffrey K."},{"family":"Goldberg","given":"Emma E."},{"family":"Grant","given":"Alannie-Grace"},{"family":"Grossenbacher","given":"Dena L."},{"family":"Hovick","given":"Stephen M."},{"family":"Igic","given":"Boris"},{"family":"Kalisz","given":"Susan"},{"family":"Petanidou","given":"Theodora"},{"family":"Randle","given":"April M."},{"family":"Casas","given":"Rafael Rubio","non-dropping-particle":"de"},{"family":"Pauw","given":"Anton"},{"family":"Vamosi","given":"Jana C."},{"family":"Winn","given":"Alice A."}],"issued":{"date-parts":[["2015"]]}},"label":"page"},{"id":7362,"uris":["http://zotero.org/users/local/X8CzRyu0/items/AAXJTLPR"],"itemData":{"id":7362,"type":"article-journal","abstract":"Poaceae (the grasses) is arguably the most successful plant family, in terms of its global occurrence in (almost) all ecosystems with angiosperms, its ecological dominance in many ecosystems, and high species richness. We suggest that the success of grasses is best understood in context of their capacity to colonize, persist, and transform environments (the “Viking syndrome”). This results from combining effective long-distance dispersal, efficacious establishment biology, ecological flexibility, resilience to disturbance and the capacity to modify environments by changing the nature of fire and mammalian herbivory. We identify a diverse set of functional traits linked to dispersal, establishment and competitive abilities. Enhanced long-distance dispersal is determined by anemochory, epizoochory and endozoochory and is facilitated via the spikelet (and especially the awned lemma) which functions as the dispersal unit. Establishment success could be a consequence of the precocious embryo and large starch reserves, which may underpin the extremely short generation times in grasses. Post-establishment genetic bottlenecks may be mitigated by wind pollination and the widespread occurrence of polyploidy, in combination with gametic self-incompatibility. The ecological competitiveness of grasses is corroborated by their dominance across the range of environmental extremes tolerated by angiosperms, facilitated by both C3 and C4 photosynthesis, well-developed frost tolerance in several clades, and a sympodial growth form that enabled the evolution of both annual and long-lived life forms. Finally, absence of investment in wood (except in bamboos), and the presence of persistent buds at or below ground level, provides tolerance of repeated defoliation (whether by fire, frost, drought or herbivores). Biotic modification of environments via feedbacks with herbivory or fire reinforce grass dominance leading to open ecosystems. Grasses can be both palatable and productive, fostering high biomass and diversity of mammalian herbivores. Many grasses have a suite of architectural and functional traits that facilitate frequent fire, including a tufted growth form, and tannin-like substances in leaves which slow decomposition. We mapped these traits over the phylogeny of the Poales, spanning the grasses and their relatives, and demonstrated the accumulation of traits since monocots originated in the mid-Cretaceous. Although the sympodial growth form is a monocot trait, tillering resulting in the tufted growth form most likely evolved within the grasses. Similarly, although an ovary apparently constructed of a single carpel evolved in the most recent grass ancestor, spikelets and the awned lemma dispersal units evolved within the grasses. Frost tolerance and C4 photosynthesis evolved relatively late (late Palaeogene), and the last significant trait to evolve was probably the production of tannins, associated with pyrophytic savannas. This fits palaeobotanical data, suggesting several phases in the grass success story: from a late Cretaceous origin, to occasional tropical grassland patches in the later Palaeogene, to extensive C3 grassy woodlands in the early–middle Miocene, to the dramatic expansion of the tropical C4 grass savannas and grasslands in the Pliocene, and the C3 steppe grasslands during the Pleistocene glacial periods. Modern grasslands depend heavily on strongly seasonal climates, making them sensitive to climate change.","container-title":"Biological Reviews","DOI":"10.1111/brv.12388","ISSN":"1469-185X","issue":"2","language":"en","note":"_eprint: https://onlinelibrary.wiley.com/doi/pdf/10.1111/brv.12388","page":"1125-1144","source":"Wiley Online Library","title":"Global grass (Poaceae) success underpinned by traits facilitating colonization, persistence and habitat transformation","volume":"93","author":[{"family":"Linder","given":"H. P."},{"family":"Lehmann","given":"Caroline E. R."},{"family":"Archibald","given":"Sally"},{"family":"Osborne","given":"Colin P."},{"family":"Richardson","given":"David M."}],"issued":{"date-parts":[["2018"]]}}}],"schema":"https://github.com/citation-style-language/schema/raw/master/csl-citation.json"} </w:instrText>
      </w:r>
      <w:r w:rsidR="00852A85" w:rsidRPr="002B0243">
        <w:rPr>
          <w:rFonts w:ascii="Times New Roman" w:eastAsia="Times New Roman" w:hAnsi="Times New Roman" w:cs="Times New Roman"/>
          <w:sz w:val="24"/>
          <w:szCs w:val="24"/>
        </w:rPr>
        <w:fldChar w:fldCharType="separate"/>
      </w:r>
      <w:r w:rsidR="00852A85" w:rsidRPr="002B0243">
        <w:rPr>
          <w:rFonts w:ascii="Times New Roman" w:eastAsia="Times New Roman" w:hAnsi="Times New Roman" w:cs="Times New Roman"/>
          <w:noProof/>
          <w:sz w:val="24"/>
          <w:szCs w:val="24"/>
        </w:rPr>
        <w:t>(Pannell et al. 2015; Linder et al. 2018)</w:t>
      </w:r>
      <w:r w:rsidR="00852A8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in fact, many of the worst invasive plants in the world are annuals</w:t>
      </w:r>
      <w:r w:rsidR="00852A85" w:rsidRPr="002B0243">
        <w:rPr>
          <w:rFonts w:ascii="Times New Roman" w:eastAsia="Times New Roman" w:hAnsi="Times New Roman" w:cs="Times New Roman"/>
          <w:sz w:val="24"/>
          <w:szCs w:val="24"/>
        </w:rPr>
        <w:t xml:space="preserve"> </w:t>
      </w:r>
      <w:r w:rsidR="00852A85"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{"citationID":"8JmFqWqi","properties":{"formattedCitation":"(Holzmueller and Jose 2009)","plainCitation":"(Holzmueller and Jose 2009)","noteIndex":0},"citationItems":[{"id":9138,"uris":["http://zotero.org/users/local/X8CzRyu0/items/HIC6I238"],"itemData":{"id":9138,"type":"article-journal","abstract":"Invasive alien plants have caused extensive economic and ecological damage throughout the world. Not all plant species, however, become invasive outside of their native range. The challenge for land managers and policy makers is to determine what species are most likely to become invasive so that control efforts can be initiated before the alien species becomes widespread. A description of plant characteristics and multiple hypotheses that explain invasibility of some of the world’s worst invasive species are provided in this review. Failure to control invasive plants will continue to lead to decreased agricultural production and ecosystem degradation. Control of invasive plants is a daunting task, and will only be accomplished with coordinated efforts of all countries.","container-title":"Journal of Tropical Agriculture","ISSN":"ISSN 0973-5399","issue":"1","language":"en","license":"Copyright (c) 2009 Journal of Tropical Agriculture","note":"number: 1","page":"18-29","source":"jtropag.kau.in","title":"Invasive plant conundrum: What makes the aliens so successful?","title-short":"Invasive plant conundrum","volume":"47","author":[{"family":"Holzmueller","given":"Eric J."},{"family":"Jose","given":"Shibu"}],"issued":{"date-parts":[["2009",12,18]]}}}],"schema":"https://github.com/citation-style-language/schema/raw/master/csl-citation.json"} </w:instrText>
      </w:r>
      <w:r w:rsidR="00852A85" w:rsidRPr="002B0243">
        <w:rPr>
          <w:rFonts w:ascii="Times New Roman" w:eastAsia="Times New Roman" w:hAnsi="Times New Roman" w:cs="Times New Roman"/>
          <w:sz w:val="24"/>
          <w:szCs w:val="24"/>
        </w:rPr>
        <w:fldChar w:fldCharType="separate"/>
      </w:r>
      <w:r w:rsidR="00852A85" w:rsidRPr="002B0243">
        <w:rPr>
          <w:rFonts w:ascii="Times New Roman" w:eastAsia="Times New Roman" w:hAnsi="Times New Roman" w:cs="Times New Roman"/>
          <w:noProof/>
          <w:sz w:val="24"/>
          <w:szCs w:val="24"/>
        </w:rPr>
        <w:t>(Holzmueller and Jose 2009)</w:t>
      </w:r>
      <w:r w:rsidR="00852A8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Furthermore, due to their generally shorter generation times, annuals may also present faster rates of phenotypic evolution</w:t>
      </w:r>
      <w:r w:rsidR="000B509B" w:rsidRPr="002B0243">
        <w:rPr>
          <w:rFonts w:ascii="Times New Roman" w:eastAsia="Times New Roman" w:hAnsi="Times New Roman" w:cs="Times New Roman"/>
          <w:sz w:val="24"/>
          <w:szCs w:val="24"/>
        </w:rPr>
        <w:t xml:space="preserve"> </w:t>
      </w:r>
      <w:r w:rsidR="000B509B" w:rsidRPr="002B0243">
        <w:rPr>
          <w:rFonts w:ascii="Times New Roman" w:eastAsia="Times New Roman" w:hAnsi="Times New Roman" w:cs="Times New Roman"/>
          <w:sz w:val="24"/>
          <w:szCs w:val="24"/>
        </w:rPr>
        <w:fldChar w:fldCharType="begin"/>
      </w:r>
      <w:r w:rsidR="000B509B" w:rsidRPr="002B0243">
        <w:rPr>
          <w:rFonts w:ascii="Times New Roman" w:eastAsia="Times New Roman" w:hAnsi="Times New Roman" w:cs="Times New Roman"/>
          <w:sz w:val="24"/>
          <w:szCs w:val="24"/>
        </w:rPr>
        <w:instrText xml:space="preserve"> ADDIN ZOTERO_ITEM CSL_CITATION {"citationID":"iQd2u4iv","properties":{"custom":"(e.g., Smith and Beaulieu 2009)","formattedCitation":"(e.g., Smith and Beaulieu 2009)","plainCitation":"(e.g., Smith and Beaulieu 2009)","noteIndex":0},"citationItems":[{"id":9140,"uris":["http://zotero.org/users/local/X8CzRyu0/items/ZUDIRYVQ"],"itemData":{"id":9140,"type":"article-journal","abstract":"Across angiosperms, variable rates of molecular substitution are linked with life-history attributes associated with woody and herbaceous growth forms. As the number of generations per unit time is correlated with molecular substitution rates, it is expected that rates of phenotypic evolution would also be influenced by differences in generation times. Here, we make the first broad-scale comparison of growth-form-dependent rates of niche evolution. We examined the climatic niches of species on large time-calibrated phylogenies of five angiosperm clades and found that woody lineages have accumulated fewer changes per million years in climatic niche space than related herbaceous lineages. Also, climate space explored by woody lineages is consistently smaller than sister lineages composed mainly of herbaceous taxa. This pattern is probably linked to differences in the rate of climatic niche evolution. These results have implications for niche conservatism; in particular, the role of niche conservatism in the distribution of plant biodiversity. The consistent differences in the rate of climatic niche evolution also emphasize the need to incorporate models of phenotypic evolution that allow for rate heterogeneity when examining large datasets.","container-title":"Proceedings of the Royal Society B: Biological Sciences","DOI":"10.1098/rspb.2009.1176","issue":"1677","note":"publisher: Royal Society","page":"4345-4352","source":"royalsocietypublishing.org (Atypon)","title":"Life history influences rates of climatic niche evolution in flowering plants","volume":"276","author":[{"family":"Smith","given":"Stephen A."},{"family":"Beaulieu","given":"Jeremy M."}],"issued":{"date-parts":[["2009",12,22]]}}}],"schema":"https://github.com/citation-style-language/schema/raw/master/csl-citation.json"} </w:instrText>
      </w:r>
      <w:r w:rsidR="000B509B" w:rsidRPr="002B0243">
        <w:rPr>
          <w:rFonts w:ascii="Times New Roman" w:eastAsia="Times New Roman" w:hAnsi="Times New Roman" w:cs="Times New Roman"/>
          <w:sz w:val="24"/>
          <w:szCs w:val="24"/>
        </w:rPr>
        <w:fldChar w:fldCharType="separate"/>
      </w:r>
      <w:r w:rsidR="000B509B" w:rsidRPr="002B0243">
        <w:rPr>
          <w:rFonts w:ascii="Times New Roman" w:eastAsia="Times New Roman" w:hAnsi="Times New Roman" w:cs="Times New Roman"/>
          <w:noProof/>
          <w:sz w:val="24"/>
          <w:szCs w:val="24"/>
        </w:rPr>
        <w:t>(e.g., Smith and Beaulieu 2009)</w:t>
      </w:r>
      <w:r w:rsidR="000B509B"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which perhaps make them able to adapt faster to changing environmental conditions </w:t>
      </w:r>
      <w:r w:rsidR="000B509B" w:rsidRPr="002B0243">
        <w:rPr>
          <w:rFonts w:ascii="Times New Roman" w:eastAsia="Times New Roman" w:hAnsi="Times New Roman" w:cs="Times New Roman"/>
          <w:sz w:val="24"/>
          <w:szCs w:val="24"/>
        </w:rPr>
        <w:fldChar w:fldCharType="begin"/>
      </w:r>
      <w:r w:rsidR="000B509B" w:rsidRPr="002B0243">
        <w:rPr>
          <w:rFonts w:ascii="Times New Roman" w:eastAsia="Times New Roman" w:hAnsi="Times New Roman" w:cs="Times New Roman"/>
          <w:sz w:val="24"/>
          <w:szCs w:val="24"/>
        </w:rPr>
        <w:instrText xml:space="preserve"> ADDIN ZOTERO_ITEM CSL_CITATION {"citationID":"iIgbuGql","properties":{"formattedCitation":"(Andreasen and Baldwin 2001)","plainCitation":"(Andreasen and Baldwin 2001)","noteIndex":0},"citationItems":[{"id":9142,"uris":["http://zotero.org/users/local/X8CzRyu0/items/Z8GNG3VG"],"itemData":{"id":9142,"type":"article-journal","abstract":"Heterogeneous DNA substitution rates were found in the 18S–26S nuclear ribosomal DNA internal transcribed spacer (ITS) and external transcribed spacer (ETS) regions of Sidalcea (Malvaceae), a putatively young genus of annuals and perennials. The majority of comparisons revealed that the annual species had significantly higher molecular evolutionary rates than the perennials, whereas rates were consistently homogenous between obligate annual species. These findings led us to conclude that generation time or possibly another biological factor distinguishing annuals and perennials has influenced rates of molecular evolution in Sidalcea. The congruence of relative-rate test results across both spacer regions reinforced the association between life history and rate of rDNA evolution across lineages of checker mallows. Evolutionary rate variation within perennials mainly involved three basally divergent lineages. The faster rate in one lineage, Sidalcea stipularis, compared with other perennials may be the result of genetic drift in the only known, small, population. The other two basally divergent lineages had slower evolutionary rates compared with the remaining perennials; possible explanations for these differences include rate-reducing effects of a suffrutescent (rather than herbaceous) habit and seed dormancy.","container-title":"Molecular Biology and Evolution","DOI":"10.1093/oxfordjournals.molbev.a003894","ISSN":"0737-4038","issue":"6","journalAbbreviation":"Molecular Biology and Evolution","page":"936-944","source":"Silverchair","title":"Unequal Evolutionary Rates Between Annual and Perennial Lineages of Checker Mallows (Sidalcea, Malvaceae): Evidence from 18S–26S rDNA Internal and External Transcribed Spacers","title-short":"Unequal Evolutionary Rates Between Annual and Perennial Lineages of Checker Mallows (Sidalcea, Malvaceae)","volume":"18","author":[{"family":"Andreasen","given":"Katarina"},{"family":"Baldwin","given":"Bruce G."}],"issued":{"date-parts":[["2001",6,1]]}}}],"schema":"https://github.com/citation-style-language/schema/raw/master/csl-citation.json"} </w:instrText>
      </w:r>
      <w:r w:rsidR="000B509B" w:rsidRPr="002B0243">
        <w:rPr>
          <w:rFonts w:ascii="Times New Roman" w:eastAsia="Times New Roman" w:hAnsi="Times New Roman" w:cs="Times New Roman"/>
          <w:sz w:val="24"/>
          <w:szCs w:val="24"/>
        </w:rPr>
        <w:fldChar w:fldCharType="separate"/>
      </w:r>
      <w:r w:rsidR="000B509B" w:rsidRPr="002B0243">
        <w:rPr>
          <w:rFonts w:ascii="Times New Roman" w:eastAsia="Times New Roman" w:hAnsi="Times New Roman" w:cs="Times New Roman"/>
          <w:noProof/>
          <w:sz w:val="24"/>
          <w:szCs w:val="24"/>
        </w:rPr>
        <w:t>(Andreasen and Baldwin 2001)</w:t>
      </w:r>
      <w:r w:rsidR="000B509B"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p>
    <w:p w14:paraId="182C392A" w14:textId="18FB8769" w:rsidR="00DC165B" w:rsidRPr="002B0243" w:rsidRDefault="00000000" w:rsidP="004C7D04">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Here, we assess the dialectical relationship between climatic factors and the evolution of life history strategies in flowering plants. To that end, we apply recent theoretical developments in trait evolution models </w:t>
      </w:r>
      <w:r w:rsidR="001C6DA2"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{"citationID":"zoqOfAoo","properties":{"formattedCitation":"(Boyko et al. 2022)","plainCitation":"(Boyko et al. 2022)","noteIndex":0},"citationItems":[{"id":9436,"uris":["http://zotero.org/users/local/X8CzRyu0/items/JKS2XAUK"],"itemData":{"id":9436,"type":"article","abstract":"Whether modeling the evolution of a discrete or continuous character, the focal trait of interest does not evolve in isolation and require comparative methods that model multivariate evolution. Progress along these lines has involved modeling multivariate evolution of the same class of character and there are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dry fruits have higher rates of climatic niche evolution, that the climatic niche of fleshy fruits is more conserved, and dry fruits have a more humid climatic optimum.","DOI":"10.32942/osf.io/fb8k7","language":"en-us","publisher":"EcoEvoRxiv","source":"OSF Preprints","title":"Jointly Modeling the Evolution of Discrete and Continuous Traits","URL":"https://ecoevorxiv.org/fb8k7/","author":[{"family":"Boyko","given":"James"},{"family":"O'Meara","given":"Brian"},{"family":"Beaulieu","given":"Jeremy"}],"accessed":{"date-parts":[["2022",9,12]]},"issued":{"date-parts":[["2022",7,13]]}}}],"schema":"https://github.com/citation-style-language/schema/raw/master/csl-citation.json"} </w:instrText>
      </w:r>
      <w:r w:rsidR="001C6DA2" w:rsidRPr="002B0243">
        <w:rPr>
          <w:rFonts w:ascii="Times New Roman" w:eastAsia="Times New Roman" w:hAnsi="Times New Roman" w:cs="Times New Roman"/>
          <w:sz w:val="24"/>
          <w:szCs w:val="24"/>
        </w:rPr>
        <w:fldChar w:fldCharType="separate"/>
      </w:r>
      <w:r w:rsidR="001C6DA2" w:rsidRPr="002B0243">
        <w:rPr>
          <w:rFonts w:ascii="Times New Roman" w:eastAsia="Times New Roman" w:hAnsi="Times New Roman" w:cs="Times New Roman"/>
          <w:noProof/>
          <w:sz w:val="24"/>
          <w:szCs w:val="24"/>
        </w:rPr>
        <w:t>(Boyko et al. 2022)</w:t>
      </w:r>
      <w:r w:rsidR="001C6DA2" w:rsidRPr="002B0243">
        <w:rPr>
          <w:rFonts w:ascii="Times New Roman" w:eastAsia="Times New Roman" w:hAnsi="Times New Roman" w:cs="Times New Roman"/>
          <w:sz w:val="24"/>
          <w:szCs w:val="24"/>
        </w:rPr>
        <w:fldChar w:fldCharType="end"/>
      </w:r>
      <w:r w:rsidR="001C6DA2"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 xml:space="preserve">to explicitly incorporate the impact of climatic niche variation on the evolution of life history strategies. We account for the heterogeneity of evolutionary histories in flowering plants and the habitats associated with them by analyzing a broad sample of clades where multiple transitions between annual and perennial strategies are observed. Two specific hypotheses are addressed: (1) annuals tend to evolve in warmer and drier climates, or where seasonality is stronger, more often than perennials; and (2) annuals tend to have faster rates of climatic niche evolution than perennials, because of their higher </w:t>
      </w:r>
      <w:proofErr w:type="spellStart"/>
      <w:r w:rsidRPr="002B0243">
        <w:rPr>
          <w:rFonts w:ascii="Times New Roman" w:eastAsia="Times New Roman" w:hAnsi="Times New Roman" w:cs="Times New Roman"/>
          <w:sz w:val="24"/>
          <w:szCs w:val="24"/>
        </w:rPr>
        <w:t>invasibility</w:t>
      </w:r>
      <w:proofErr w:type="spellEnd"/>
      <w:r w:rsidRPr="002B0243">
        <w:rPr>
          <w:rFonts w:ascii="Times New Roman" w:eastAsia="Times New Roman" w:hAnsi="Times New Roman" w:cs="Times New Roman"/>
          <w:sz w:val="24"/>
          <w:szCs w:val="24"/>
        </w:rPr>
        <w:t xml:space="preserve"> and shorter generation times. We expect to find mixed support for our hypotheses due to clade specific evolutionary patterns. Some clades will undoubtedly have more heterogeneity in transition rates between life history strategies, whereas other clades may have exclusively unidirectional transitions, and yet others may have no heterogeneity at all. However, due to our large dataset and the ability to account for rate heterogeneity in our model, we expect that we can illuminate the generalities of the long-term responses of life-history strategies to climatic variability in flowering plants.</w:t>
      </w:r>
    </w:p>
    <w:p w14:paraId="7399AD70" w14:textId="77777777" w:rsidR="00DC165B" w:rsidRPr="002B0243" w:rsidRDefault="00DC165B" w:rsidP="004C7D04">
      <w:pPr>
        <w:shd w:val="clear" w:color="auto" w:fill="FFFFFF"/>
        <w:spacing w:line="480" w:lineRule="auto"/>
        <w:rPr>
          <w:rFonts w:ascii="Times New Roman" w:eastAsia="Times New Roman" w:hAnsi="Times New Roman" w:cs="Times New Roman"/>
          <w:sz w:val="24"/>
          <w:szCs w:val="24"/>
        </w:rPr>
      </w:pPr>
    </w:p>
    <w:p w14:paraId="295DB8D2" w14:textId="3DE2096A" w:rsidR="00DC165B" w:rsidRPr="002B0243" w:rsidRDefault="00000000" w:rsidP="004C7D04">
      <w:pPr>
        <w:shd w:val="clear" w:color="auto" w:fill="FFFFFF"/>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lastRenderedPageBreak/>
        <w:t>Methods</w:t>
      </w:r>
    </w:p>
    <w:p w14:paraId="7D66D7F7" w14:textId="42C9417C" w:rsidR="00DC165B" w:rsidRPr="002B0243" w:rsidRDefault="00000000" w:rsidP="00D0123E">
      <w:pPr>
        <w:shd w:val="clear" w:color="auto" w:fill="FFFFFF"/>
        <w:spacing w:line="480" w:lineRule="auto"/>
        <w:rPr>
          <w:rFonts w:ascii="Times New Roman" w:eastAsia="Times New Roman" w:hAnsi="Times New Roman" w:cs="Times New Roman"/>
          <w:i/>
          <w:sz w:val="24"/>
          <w:szCs w:val="24"/>
        </w:rPr>
      </w:pPr>
      <w:r w:rsidRPr="002B0243">
        <w:rPr>
          <w:rFonts w:ascii="Times New Roman" w:eastAsia="Times New Roman" w:hAnsi="Times New Roman" w:cs="Times New Roman"/>
          <w:i/>
          <w:sz w:val="24"/>
          <w:szCs w:val="24"/>
        </w:rPr>
        <w:t>Phylogenetic and life history datasets</w:t>
      </w:r>
    </w:p>
    <w:p w14:paraId="6D781650" w14:textId="77777777" w:rsidR="00DC165B" w:rsidRPr="002B0243" w:rsidRDefault="00000000" w:rsidP="004D180F">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To build a dataset of life history strategies for a set of flowering plant clades, we used the recent release of the World Checklist of Vascular Plants dataset (WCVP, 2022*; note: this data is part of a dataset to be officially released in November 2022. </w:t>
      </w:r>
      <w:commentRangeStart w:id="0"/>
      <w:r w:rsidRPr="002B0243">
        <w:rPr>
          <w:rFonts w:ascii="Times New Roman" w:eastAsia="Times New Roman" w:hAnsi="Times New Roman" w:cs="Times New Roman"/>
          <w:sz w:val="24"/>
          <w:szCs w:val="24"/>
        </w:rPr>
        <w:t xml:space="preserve">The dataset was made available for manuscripts that are part of a </w:t>
      </w:r>
      <w:r w:rsidRPr="002B0243">
        <w:rPr>
          <w:rFonts w:ascii="Times New Roman" w:eastAsia="Times New Roman" w:hAnsi="Times New Roman" w:cs="Times New Roman"/>
          <w:i/>
          <w:sz w:val="24"/>
          <w:szCs w:val="24"/>
        </w:rPr>
        <w:t>New Phytologist</w:t>
      </w:r>
      <w:r w:rsidRPr="002B0243">
        <w:rPr>
          <w:rFonts w:ascii="Times New Roman" w:eastAsia="Times New Roman" w:hAnsi="Times New Roman" w:cs="Times New Roman"/>
          <w:sz w:val="24"/>
          <w:szCs w:val="24"/>
        </w:rPr>
        <w:t xml:space="preserve"> special issue to be published in 2023), which includes life form data following the </w:t>
      </w:r>
      <w:proofErr w:type="spellStart"/>
      <w:r w:rsidRPr="002B0243">
        <w:rPr>
          <w:rFonts w:ascii="Times New Roman" w:eastAsia="Times New Roman" w:hAnsi="Times New Roman" w:cs="Times New Roman"/>
          <w:sz w:val="24"/>
          <w:szCs w:val="24"/>
        </w:rPr>
        <w:t>Raunkiaer</w:t>
      </w:r>
      <w:proofErr w:type="spellEnd"/>
      <w:r w:rsidRPr="002B0243">
        <w:rPr>
          <w:rFonts w:ascii="Times New Roman" w:eastAsia="Times New Roman" w:hAnsi="Times New Roman" w:cs="Times New Roman"/>
          <w:sz w:val="24"/>
          <w:szCs w:val="24"/>
        </w:rPr>
        <w:t xml:space="preserve"> (1934) system</w:t>
      </w:r>
      <w:commentRangeEnd w:id="0"/>
      <w:r w:rsidR="00624FBA" w:rsidRPr="002B0243">
        <w:rPr>
          <w:rStyle w:val="CommentReference"/>
          <w:rFonts w:ascii="Times New Roman" w:hAnsi="Times New Roman" w:cs="Times New Roman"/>
        </w:rPr>
        <w:commentReference w:id="0"/>
      </w:r>
      <w:r w:rsidRPr="002B0243">
        <w:rPr>
          <w:rFonts w:ascii="Times New Roman" w:eastAsia="Times New Roman" w:hAnsi="Times New Roman" w:cs="Times New Roman"/>
          <w:sz w:val="24"/>
          <w:szCs w:val="24"/>
        </w:rPr>
        <w:t xml:space="preserve">. The </w:t>
      </w:r>
      <w:proofErr w:type="spellStart"/>
      <w:r w:rsidRPr="002B0243">
        <w:rPr>
          <w:rFonts w:ascii="Times New Roman" w:eastAsia="Times New Roman" w:hAnsi="Times New Roman" w:cs="Times New Roman"/>
          <w:sz w:val="24"/>
          <w:szCs w:val="24"/>
        </w:rPr>
        <w:t>Raunkiaer</w:t>
      </w:r>
      <w:proofErr w:type="spellEnd"/>
      <w:r w:rsidRPr="002B0243">
        <w:rPr>
          <w:rFonts w:ascii="Times New Roman" w:eastAsia="Times New Roman" w:hAnsi="Times New Roman" w:cs="Times New Roman"/>
          <w:sz w:val="24"/>
          <w:szCs w:val="24"/>
        </w:rPr>
        <w:t xml:space="preserve"> system classifies different life history strategies in flowering plants based on the position of the buds in relation to the soil at the end of the growing season and on how plants protect growing buds during the unfavorable seasons. We scored as “annuals” all species marked as “Therophytes” (including combinations such as “Climbing therophyte” and “Semiaquatic therophyte”) or “Biennials” in the WCVP dataset. All other life forms, such as “Cryptophytes”, “Nanophanerophytes”, and “Phanerophytes”, were scored as “perennials”. </w:t>
      </w:r>
    </w:p>
    <w:p w14:paraId="32FCF75F" w14:textId="00A36677" w:rsidR="00DC165B" w:rsidRPr="002B0243" w:rsidRDefault="00000000" w:rsidP="004C7D04">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Following this scoring, the proportion of “annuals” to “perennials” in the WCVP dataset is around 1:5. In other words, annual plants are considerably less common than perennials and therefore it is more common to find clades where all species are perennials than clades where evolutionary transitions between annual and perennial strategies are observed. However, we restrict</w:t>
      </w:r>
      <w:r w:rsidR="00DE0819" w:rsidRPr="002B0243">
        <w:rPr>
          <w:rFonts w:ascii="Times New Roman" w:eastAsia="Times New Roman" w:hAnsi="Times New Roman" w:cs="Times New Roman"/>
          <w:sz w:val="24"/>
          <w:szCs w:val="24"/>
        </w:rPr>
        <w:t>ed</w:t>
      </w:r>
      <w:r w:rsidRPr="002B0243">
        <w:rPr>
          <w:rFonts w:ascii="Times New Roman" w:eastAsia="Times New Roman" w:hAnsi="Times New Roman" w:cs="Times New Roman"/>
          <w:sz w:val="24"/>
          <w:szCs w:val="24"/>
        </w:rPr>
        <w:t xml:space="preserve"> our set of clades to groups that presented multiple evolutionary transitions between different life history strategies. Selecting only groups where both life history states are present </w:t>
      </w:r>
      <w:r w:rsidR="00624FBA" w:rsidRPr="002B0243">
        <w:rPr>
          <w:rFonts w:ascii="Times New Roman" w:eastAsia="Times New Roman" w:hAnsi="Times New Roman" w:cs="Times New Roman"/>
          <w:sz w:val="24"/>
          <w:szCs w:val="24"/>
        </w:rPr>
        <w:t>will certainly</w:t>
      </w:r>
      <w:r w:rsidRPr="002B0243">
        <w:rPr>
          <w:rFonts w:ascii="Times New Roman" w:eastAsia="Times New Roman" w:hAnsi="Times New Roman" w:cs="Times New Roman"/>
          <w:sz w:val="24"/>
          <w:szCs w:val="24"/>
        </w:rPr>
        <w:t xml:space="preserve"> bias our view of how different life histories and climatic niches impact each other across evolutionary time. On the other hand, our analytical framework accounts for hidden heterogeneity that would come from a character independent continuous trait evolution, partially mitigating this bias. </w:t>
      </w:r>
    </w:p>
    <w:p w14:paraId="096866D3" w14:textId="4EDFED15" w:rsidR="00DC165B" w:rsidRPr="002B0243" w:rsidRDefault="00000000" w:rsidP="00DE0819">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The set of clades selected for our analyses is not restricted to a single taxonomic rank and includes any clade that matched the criteria: (1) both annuals and perennial strategies are </w:t>
      </w:r>
      <w:r w:rsidRPr="002B0243">
        <w:rPr>
          <w:rFonts w:ascii="Times New Roman" w:eastAsia="Times New Roman" w:hAnsi="Times New Roman" w:cs="Times New Roman"/>
          <w:sz w:val="24"/>
          <w:szCs w:val="24"/>
        </w:rPr>
        <w:lastRenderedPageBreak/>
        <w:t xml:space="preserve">observed; (2) time calibrated phylogenetic tree is available in the literature; and (3) phylogenetic tree includes from c. 50 to c. 1000 tips and at least 10% of the known species diversity assigned to that clade. The clades selected were: the families </w:t>
      </w:r>
      <w:proofErr w:type="spellStart"/>
      <w:r w:rsidRPr="002B0243">
        <w:rPr>
          <w:rFonts w:ascii="Times New Roman" w:eastAsia="Times New Roman" w:hAnsi="Times New Roman" w:cs="Times New Roman"/>
          <w:sz w:val="24"/>
          <w:szCs w:val="24"/>
        </w:rPr>
        <w:t>Balsaminaceae</w:t>
      </w:r>
      <w:proofErr w:type="spellEnd"/>
      <w:r w:rsidRPr="002B0243">
        <w:rPr>
          <w:rFonts w:ascii="Times New Roman" w:eastAsia="Times New Roman" w:hAnsi="Times New Roman" w:cs="Times New Roman"/>
          <w:sz w:val="24"/>
          <w:szCs w:val="24"/>
        </w:rPr>
        <w:t xml:space="preserve"> </w:t>
      </w:r>
      <w:r w:rsidR="00B84A57" w:rsidRPr="002B0243">
        <w:rPr>
          <w:rFonts w:ascii="Times New Roman" w:eastAsia="Times New Roman" w:hAnsi="Times New Roman" w:cs="Times New Roman"/>
          <w:sz w:val="24"/>
          <w:szCs w:val="24"/>
        </w:rPr>
        <w:fldChar w:fldCharType="begin"/>
      </w:r>
      <w:r w:rsidR="00B84A57" w:rsidRPr="002B0243">
        <w:rPr>
          <w:rFonts w:ascii="Times New Roman" w:eastAsia="Times New Roman" w:hAnsi="Times New Roman" w:cs="Times New Roman"/>
          <w:sz w:val="24"/>
          <w:szCs w:val="24"/>
        </w:rPr>
        <w:instrText xml:space="preserve"> ADDIN ZOTERO_ITEM CSL_CITATION {"citationID":"yvEnr68B","properties":{"formattedCitation":"(Rose et al. 2018)","plainCitation":"(Rose et al. 2018)","noteIndex":0},"citationItems":[{"id":9145,"uris":["http://zotero.org/users/local/X8CzRyu0/items/66TX3BH7"],"itemData":{"id":9145,"type":"article-journal","abstract":"Inferring interfamilial relationships within the eudicot order Ericales has remained one of the more recalcitrant problems in angiosperm phylogenetics, likely due to a rapid, ancient radiation. As a result, no comprehensive time-calibrated tree or biogeographical analysis of the order has been published. Here, we elucidate phylogenetic relationships within the order and then conduct time-dependent biogeographical and diversification analyses by using a taxon and locus-rich supermatrix approach on one-third of the extant species diversity calibrated with 23 macrofossils and two secondary calibration points. Our results corroborate previous studies and also suggest several new but poorly supported relationships. Newly suggested relationships are: (1) holoparasitic Mitrastemonaceae is sister to Lecythidaceae, (2) the clade formed by Mitrastemonaceae + Lecythidaceae is sister to Ericales excluding balsaminoids, (3) Theaceae is sister to the styracoids + sarracenioids + ericoids, and (4) subfamilial relationships with Ericaceae suggest that Arbutoideae is sister to Monotropoideae and Pyroloideae is sister to all subfamilies excluding Arbutoideae, Enkianthoideae, and Monotropoideae. Our results indicate Ericales began to diversify 110 Mya, within Indo-Malaysia and the Neotropics, with exchange between the two areas and expansion out of Indo-Malaysia becoming an important area in shaping the extant diversity of many families. Rapid cladogenesis occurred along the backbone of the order between 104 and 106 Mya. Jump dispersal is important within the order in the last 30 My, but vicariance is the most important cladogenetic driver of disjunctions at deeper levels of the phylogeny. We detect between 69 and 81 shifts in speciation rate throughout the order, the vast majority of which occurred within the last 30 My. We propose that range shifting may be responsible for older shifts in speciation rate, but more recent shifts may be better explained by morphological innovation.","container-title":"Molecular Phylogenetics and Evolution","DOI":"10.1016/j.ympev.2018.01.014","ISSN":"1055-7903","journalAbbreviation":"Molecular Phylogenetics and Evolution","language":"en","page":"59-79","source":"ScienceDirect","title":"Phylogeny, historical biogeography, and diversification of angiosperm order Ericales suggest ancient Neotropical and East Asian connections","volume":"122","author":[{"family":"Rose","given":"Jeffrey P."},{"family":"Kleist","given":"Thomas J."},{"family":"Löfstrand","given":"Stefan D."},{"family":"Drew","given":"Bryan T."},{"family":"Schönenberger","given":"Jürg"},{"family":"Sytsma","given":"Kenneth J."}],"issued":{"date-parts":[["2018",5,1]]}}}],"schema":"https://github.com/citation-style-language/schema/raw/master/csl-citation.json"} </w:instrText>
      </w:r>
      <w:r w:rsidR="00B84A57" w:rsidRPr="002B0243">
        <w:rPr>
          <w:rFonts w:ascii="Times New Roman" w:eastAsia="Times New Roman" w:hAnsi="Times New Roman" w:cs="Times New Roman"/>
          <w:sz w:val="24"/>
          <w:szCs w:val="24"/>
        </w:rPr>
        <w:fldChar w:fldCharType="separate"/>
      </w:r>
      <w:r w:rsidR="00B84A57" w:rsidRPr="002B0243">
        <w:rPr>
          <w:rFonts w:ascii="Times New Roman" w:eastAsia="Times New Roman" w:hAnsi="Times New Roman" w:cs="Times New Roman"/>
          <w:noProof/>
          <w:sz w:val="24"/>
          <w:szCs w:val="24"/>
        </w:rPr>
        <w:t>(Rose et al. 2018)</w:t>
      </w:r>
      <w:r w:rsidR="00B84A5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Gesneriaceae</w:t>
      </w:r>
      <w:proofErr w:type="spellEnd"/>
      <w:r w:rsidRPr="002B0243">
        <w:rPr>
          <w:rFonts w:ascii="Times New Roman" w:eastAsia="Times New Roman" w:hAnsi="Times New Roman" w:cs="Times New Roman"/>
          <w:sz w:val="24"/>
          <w:szCs w:val="24"/>
        </w:rPr>
        <w:t xml:space="preserve"> </w:t>
      </w:r>
      <w:r w:rsidR="00B84A57" w:rsidRPr="002B0243">
        <w:rPr>
          <w:rFonts w:ascii="Times New Roman" w:eastAsia="Times New Roman" w:hAnsi="Times New Roman" w:cs="Times New Roman"/>
          <w:sz w:val="24"/>
          <w:szCs w:val="24"/>
        </w:rPr>
        <w:fldChar w:fldCharType="begin"/>
      </w:r>
      <w:r w:rsidR="00B84A57" w:rsidRPr="002B0243">
        <w:rPr>
          <w:rFonts w:ascii="Times New Roman" w:eastAsia="Times New Roman" w:hAnsi="Times New Roman" w:cs="Times New Roman"/>
          <w:sz w:val="24"/>
          <w:szCs w:val="24"/>
        </w:rPr>
        <w:instrText xml:space="preserve"> ADDIN ZOTERO_ITEM CSL_CITATION {"citationID":"xZfXUAks","properties":{"formattedCitation":"(Roalson and Roberts 2016)","plainCitation":"(Roalson and Roberts 2016)","noteIndex":0},"citationItems":[{"id":9147,"uris":["http://zotero.org/users/local/X8CzRyu0/items/JVRU6UCW"],"itemData":{"id":9147,"type":"article-journal","abstract":"Using a time-calibrated phylogenetic hypothesis including 768 Gesneriaceae species (out of ~3300 species) and more than 29,000 aligned bases from 26 gene regions, we test Gesneriaceae for diversification rate shifts and the possible proximal drivers of these shifts: geographic distributions, growth forms, and pollination syndromes. Bayesian Analysis of Macroevolutionary Mixtures analyses found five significant rate shifts in Beslerieae, core Nematanthus, core Columneinae, core Streptocarpus, and Pacific Cyrtandra. These rate shifts correspond with shifts in diversification rates, as inferred by Binary State Speciation and Extinction Model and Geographic State Speciation and Extinction model, associated with hummingbird pollination, epiphytism, unifoliate growth, and geographic area. Our results suggest that diversification processes are extremely variable across Gesneriaceae clades with different combinations of characters influencing diversification rates in different clades. Diversification patterns between New and Old World lineages show dramatic differences, suggesting that the processes of diversification in Gesneriaceae are very different in these two geographic regions.","container-title":"Systematic Biology","DOI":"10.1093/sysbio/syw012","ISSN":"1063-5157","issue":"4","journalAbbreviation":"Systematic Biology","page":"662-684","source":"Silverchair","title":"Distinct Processes Drive Diversification in Different Clades of Gesneriaceae","volume":"65","author":[{"family":"Roalson","given":"Eric H."},{"family":"Roberts","given":"Wade R."}],"issued":{"date-parts":[["2016",7,1]]}}}],"schema":"https://github.com/citation-style-language/schema/raw/master/csl-citation.json"} </w:instrText>
      </w:r>
      <w:r w:rsidR="00B84A57" w:rsidRPr="002B0243">
        <w:rPr>
          <w:rFonts w:ascii="Times New Roman" w:eastAsia="Times New Roman" w:hAnsi="Times New Roman" w:cs="Times New Roman"/>
          <w:sz w:val="24"/>
          <w:szCs w:val="24"/>
        </w:rPr>
        <w:fldChar w:fldCharType="separate"/>
      </w:r>
      <w:r w:rsidR="00B84A57" w:rsidRPr="002B0243">
        <w:rPr>
          <w:rFonts w:ascii="Times New Roman" w:eastAsia="Times New Roman" w:hAnsi="Times New Roman" w:cs="Times New Roman"/>
          <w:noProof/>
          <w:sz w:val="24"/>
          <w:szCs w:val="24"/>
        </w:rPr>
        <w:t>(Roalson and Roberts 2016)</w:t>
      </w:r>
      <w:r w:rsidR="00B84A5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Onagraceae</w:t>
      </w:r>
      <w:proofErr w:type="spellEnd"/>
      <w:r w:rsidRPr="002B0243">
        <w:rPr>
          <w:rFonts w:ascii="Times New Roman" w:eastAsia="Times New Roman" w:hAnsi="Times New Roman" w:cs="Times New Roman"/>
          <w:sz w:val="24"/>
          <w:szCs w:val="24"/>
        </w:rPr>
        <w:t xml:space="preserve"> </w:t>
      </w:r>
      <w:r w:rsidR="00B84A57"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{"citationID":"IvKjlq0H","properties":{"formattedCitation":"(Freyman and H\\uc0\\u246{}hna 2019)","plainCitation":"(Freyman and Höhna 2019)","noteIndex":0},"citationItems":[{"id":7638,"uris":["http://zotero.org/users/local/X8CzRyu0/items/MHEXC5PJ"],"itemData":{"id":7638,"type":"article-journal","container-title":"Systematic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B84A57" w:rsidRPr="002B0243">
        <w:rPr>
          <w:rFonts w:ascii="Times New Roman" w:eastAsia="Times New Roman" w:hAnsi="Times New Roman" w:cs="Times New Roman"/>
          <w:sz w:val="24"/>
          <w:szCs w:val="24"/>
        </w:rPr>
        <w:fldChar w:fldCharType="separate"/>
      </w:r>
      <w:r w:rsidR="00B84A57" w:rsidRPr="002B0243">
        <w:rPr>
          <w:rFonts w:ascii="Times New Roman" w:hAnsi="Times New Roman" w:cs="Times New Roman"/>
          <w:sz w:val="24"/>
          <w:lang w:val="en-US"/>
        </w:rPr>
        <w:t>(</w:t>
      </w:r>
      <w:proofErr w:type="spellStart"/>
      <w:r w:rsidR="00B84A57" w:rsidRPr="002B0243">
        <w:rPr>
          <w:rFonts w:ascii="Times New Roman" w:hAnsi="Times New Roman" w:cs="Times New Roman"/>
          <w:sz w:val="24"/>
          <w:lang w:val="en-US"/>
        </w:rPr>
        <w:t>Freyman</w:t>
      </w:r>
      <w:proofErr w:type="spellEnd"/>
      <w:r w:rsidR="00B84A57" w:rsidRPr="002B0243">
        <w:rPr>
          <w:rFonts w:ascii="Times New Roman" w:hAnsi="Times New Roman" w:cs="Times New Roman"/>
          <w:sz w:val="24"/>
          <w:lang w:val="en-US"/>
        </w:rPr>
        <w:t xml:space="preserve"> and </w:t>
      </w:r>
      <w:proofErr w:type="spellStart"/>
      <w:r w:rsidR="00B84A57" w:rsidRPr="002B0243">
        <w:rPr>
          <w:rFonts w:ascii="Times New Roman" w:hAnsi="Times New Roman" w:cs="Times New Roman"/>
          <w:sz w:val="24"/>
          <w:lang w:val="en-US"/>
        </w:rPr>
        <w:t>Höhna</w:t>
      </w:r>
      <w:proofErr w:type="spellEnd"/>
      <w:r w:rsidR="00B84A57" w:rsidRPr="002B0243">
        <w:rPr>
          <w:rFonts w:ascii="Times New Roman" w:hAnsi="Times New Roman" w:cs="Times New Roman"/>
          <w:sz w:val="24"/>
          <w:lang w:val="en-US"/>
        </w:rPr>
        <w:t xml:space="preserve"> 2019)</w:t>
      </w:r>
      <w:r w:rsidR="00B84A5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Orobanchaceae </w:t>
      </w:r>
      <w:r w:rsidR="00B84A57"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{"citationID":"Qy8JzxOT","properties":{"formattedCitation":"(Schneider and Moore 2017)","plainCitation":"(Schneider and Moore 2017)","noteIndex":0},"citationItems":[{"id":9153,"uris":["http://zotero.org/users/local/X8CzRyu0/items/C32J29MD"],"itemData":{"id":9153,"type":"article-journal","abstract":"PREMISE OF THE STUDY: Aphyllon is a clade of holoparasites that includes closely related North American and South American species parasitic on Grindelia. Both Aphyllon (Orobanchaceae) and Grindelia (Asteraceae) have amphitropical disjunctions between North America and South America; however, the timing of these patterns and the processes to explain them are unknown. METHODS: Chronograms for the Orobanchaceae and Grindelia and their relatives were constructed using fossil and secondary calibration points, one of which was based on the inferred timing of horizontal gene transfer from a papilionoid legume into the common ancestor of Orobanche and Phelipanche. Elevated rates of molecular evolution in the Orobanchaceae have hindered efforts to determine reliable divergence time estimates in the absence of a fossil record. However, using a horizontal gene transfer event as a secondary calibration overcomes this limitation. These chronograms were used to reconstruct the biogeography of Aphyllon, Grindelia, and relatives using a DEC+J model implemented in RevBayes. KEY RESULTS: Aphyllon had two amphitropical dispersals from North America to South America, while Grindelia had a single dispersal. The dispersal of the Aphyllon lineage that is parasitic on Grindelia (0.40 Ma) took place somewhat after Grindelia began to diversify in South America (0.93 Ma). Using a secondary calibration based on horizontal gene transfer, we infer more recent divergence dates of holoparasitic Orobancheae than previous studies. CONCLUSIONS: Parallel host–parasite amphitropical disjunctions in Grindelia and Aphyllon illustrate one means by which ecological specialization may result in nonindependent patterns of diversity in distantly related lineages. Although Grindelia and Aphyllon both dispersed to South America recently, Grindelia appears to have diversified more extensively following colonization. More broadly, recent Pleistocene glaciations probably have also contributed to patterns of diversity and biogeography of temperate northern hemisphere Orobancheae. We also demonstrate the utility of using horizontal gene transfer events from well-dated clades to calibrate parasite phylogenies in the absence of a fossil record.","container-title":"American Journal of Botany","DOI":"10.3732/ajb.1700181","ISSN":"1537-2197","issue":"11","language":"en","license":"© 2017 Botanical Society of America","note":"_eprint: https://onlinelibrary.wiley.com/doi/pdf/10.3732/ajb.1700181","page":"1745-1755","source":"Wiley Online Library","title":"Parallel Pleistocene amphitropical disjunctions of a parasitic plant and its host","volume":"104","author":[{"family":"Schneider","given":"Adam C."},{"family":"Moore","given":"Abigail J."}],"issued":{"date-parts":[["2017"]]}}}],"schema":"https://github.com/citation-style-language/schema/raw/master/csl-citation.json"} </w:instrText>
      </w:r>
      <w:r w:rsidR="00B84A57" w:rsidRPr="002B0243">
        <w:rPr>
          <w:rFonts w:ascii="Times New Roman" w:eastAsia="Times New Roman" w:hAnsi="Times New Roman" w:cs="Times New Roman"/>
          <w:sz w:val="24"/>
          <w:szCs w:val="24"/>
        </w:rPr>
        <w:fldChar w:fldCharType="separate"/>
      </w:r>
      <w:r w:rsidR="00B84A57" w:rsidRPr="002B0243">
        <w:rPr>
          <w:rFonts w:ascii="Times New Roman" w:eastAsia="Times New Roman" w:hAnsi="Times New Roman" w:cs="Times New Roman"/>
          <w:noProof/>
          <w:sz w:val="24"/>
          <w:szCs w:val="24"/>
        </w:rPr>
        <w:t>(Schneider and Moore 2017)</w:t>
      </w:r>
      <w:r w:rsidR="00B84A5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Polemoniaceae</w:t>
      </w:r>
      <w:proofErr w:type="spellEnd"/>
      <w:r w:rsidRPr="002B0243">
        <w:rPr>
          <w:rFonts w:ascii="Times New Roman" w:eastAsia="Times New Roman" w:hAnsi="Times New Roman" w:cs="Times New Roman"/>
          <w:sz w:val="24"/>
          <w:szCs w:val="24"/>
        </w:rPr>
        <w:t xml:space="preserve"> (Rose et al., 2018), and Solanaceae</w:t>
      </w:r>
      <w:r w:rsidR="005569C1" w:rsidRPr="002B0243">
        <w:rPr>
          <w:rFonts w:ascii="Times New Roman" w:eastAsia="Times New Roman" w:hAnsi="Times New Roman" w:cs="Times New Roman"/>
          <w:sz w:val="24"/>
          <w:szCs w:val="24"/>
        </w:rPr>
        <w:t xml:space="preserve"> </w:t>
      </w:r>
      <w:r w:rsidR="005569C1" w:rsidRPr="002B0243">
        <w:rPr>
          <w:rFonts w:ascii="Times New Roman" w:eastAsia="Times New Roman" w:hAnsi="Times New Roman" w:cs="Times New Roman"/>
          <w:sz w:val="24"/>
          <w:szCs w:val="24"/>
        </w:rPr>
        <w:fldChar w:fldCharType="begin"/>
      </w:r>
      <w:r w:rsidR="005569C1" w:rsidRPr="002B0243">
        <w:rPr>
          <w:rFonts w:ascii="Times New Roman" w:eastAsia="Times New Roman" w:hAnsi="Times New Roman" w:cs="Times New Roman"/>
          <w:sz w:val="24"/>
          <w:szCs w:val="24"/>
        </w:rPr>
        <w:instrText xml:space="preserve"> ADDIN ZOTERO_ITEM CSL_CITATION {"citationID":"SEY7If4D","properties":{"formattedCitation":"(S\\uc0\\u228{}rkinen et al. 2013)","plainCitation":"(Särkinen et al. 2013)","noteIndex":0},"citationItems":[{"id":9156,"uris":["http://zotero.org/users/local/X8CzRyu0/items/LYHKEK8X"],"itemData":{"id":9156,"type":"article-journal","abstract":"The Solanaceae is a plant family of great economic importance. Despite a wealth of phylogenetic work on individual clades and a deep knowledge of particular cultivated species such as tomato and potato, a robust evolutionary framework with a dated molecular phylogeny for the family is still lacking. Here we investigate molecular divergence times for Solanaceae using a densely-sampled species-level phylogeny. We also review the fossil record of the family to derive robust calibration points, and estimate a chronogram using an uncorrelated relaxed molecular clock.","container-title":"BMC Evolutionary Biology","DOI":"10.1186/1471-2148-13-214","ISSN":"1471-2148","issue":"1","journalAbbreviation":"BMC Evol Biol","language":"en","page":"214","source":"Springer Link","title":"A phylogenetic framework for evolutionary study of the nightshades (Solanaceae): a dated 1000-tip tree","title-short":"A phylogenetic framework for evolutionary study of the nightshades (Solanaceae)","volume":"13","author":[{"family":"Särkinen","given":"Tiina"},{"family":"Bohs","given":"Lynn"},{"family":"Olmstead","given":"Richard G."},{"family":"Knapp","given":"Sandra"}],"issued":{"date-parts":[["2013",9,30]]}}}],"schema":"https://github.com/citation-style-language/schema/raw/master/csl-citation.json"} </w:instrText>
      </w:r>
      <w:r w:rsidR="005569C1" w:rsidRPr="002B0243">
        <w:rPr>
          <w:rFonts w:ascii="Times New Roman" w:eastAsia="Times New Roman" w:hAnsi="Times New Roman" w:cs="Times New Roman"/>
          <w:sz w:val="24"/>
          <w:szCs w:val="24"/>
        </w:rPr>
        <w:fldChar w:fldCharType="separate"/>
      </w:r>
      <w:r w:rsidR="005569C1" w:rsidRPr="002B0243">
        <w:rPr>
          <w:rFonts w:ascii="Times New Roman" w:hAnsi="Times New Roman" w:cs="Times New Roman"/>
          <w:sz w:val="24"/>
          <w:lang w:val="en-US"/>
        </w:rPr>
        <w:t>(Särkinen et al. 2013)</w:t>
      </w:r>
      <w:r w:rsidR="005569C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w:t>
      </w:r>
      <w:proofErr w:type="spellStart"/>
      <w:r w:rsidRPr="002B0243">
        <w:rPr>
          <w:rFonts w:ascii="Times New Roman" w:eastAsia="Times New Roman" w:hAnsi="Times New Roman" w:cs="Times New Roman"/>
          <w:sz w:val="24"/>
          <w:szCs w:val="24"/>
        </w:rPr>
        <w:t>Malvaceae</w:t>
      </w:r>
      <w:proofErr w:type="spellEnd"/>
      <w:r w:rsidRPr="002B0243">
        <w:rPr>
          <w:rFonts w:ascii="Times New Roman" w:eastAsia="Times New Roman" w:hAnsi="Times New Roman" w:cs="Times New Roman"/>
          <w:sz w:val="24"/>
          <w:szCs w:val="24"/>
        </w:rPr>
        <w:t xml:space="preserve"> subfamilies </w:t>
      </w:r>
      <w:proofErr w:type="spellStart"/>
      <w:r w:rsidRPr="002B0243">
        <w:rPr>
          <w:rFonts w:ascii="Times New Roman" w:eastAsia="Times New Roman" w:hAnsi="Times New Roman" w:cs="Times New Roman"/>
          <w:sz w:val="24"/>
          <w:szCs w:val="24"/>
        </w:rPr>
        <w:t>Eumalvoideae</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Grewioideae</w:t>
      </w:r>
      <w:proofErr w:type="spellEnd"/>
      <w:r w:rsidRPr="002B0243">
        <w:rPr>
          <w:rFonts w:ascii="Times New Roman" w:eastAsia="Times New Roman" w:hAnsi="Times New Roman" w:cs="Times New Roman"/>
          <w:sz w:val="24"/>
          <w:szCs w:val="24"/>
        </w:rPr>
        <w:t xml:space="preserve"> </w:t>
      </w:r>
      <w:r w:rsidR="00C86251" w:rsidRPr="002B0243">
        <w:rPr>
          <w:rFonts w:ascii="Times New Roman" w:eastAsia="Times New Roman" w:hAnsi="Times New Roman" w:cs="Times New Roman"/>
          <w:sz w:val="24"/>
          <w:szCs w:val="24"/>
        </w:rPr>
        <w:fldChar w:fldCharType="begin"/>
      </w:r>
      <w:r w:rsidR="00C86251" w:rsidRPr="002B0243">
        <w:rPr>
          <w:rFonts w:ascii="Times New Roman" w:eastAsia="Times New Roman" w:hAnsi="Times New Roman" w:cs="Times New Roman"/>
          <w:sz w:val="24"/>
          <w:szCs w:val="24"/>
        </w:rPr>
        <w:instrText xml:space="preserve"> ADDIN ZOTERO_ITEM CSL_CITATION {"citationID":"7fkLdPsu","properties":{"formattedCitation":"(Hoorn et al. 2019)","plainCitation":"(Hoorn et al. 2019)","noteIndex":0},"citationItems":[{"id":9158,"uris":["http://zotero.org/users/local/X8CzRyu0/items/YV98EVGM"],"itemData":{"id":9158,"type":"article-journal","abstract":"The evolution of the tropical lowland forests in northern South America is poorly understood, yet new insights into past composition and changes through time can be obtained from the rich and diverse fossil pollen record. Here we present a revision of two diagnostic Malvaceae taxa from the Cenozoic record of northern South America and we relate their evolutionary history to recently updated geological models. In our study we review the pollen morphology and botanical affinity of Rhoipites guianensis and Malvacipolloides maristellae, and integrate these data into a phylogenetic framework. We also produce distribution maps for both fossil and extant taxa, infer the phylogeny and historical biogeography of the lineages to which they belong, and identify their ecological associates and environmental settings. The closest extant relatives of Rhoipites guianensis (Grewioideae) are Vasivaea and Trichospermum, which are taxa of South American origin. During the late Eocene to early Miocene Rhoipites guianensis was widely distributed in the lowland floodplain environments of northern South America. The closest living relatives of Malvacipolloides maristellae (Malvoideae) are members of Abutilinae (e.g., Abutilon, Bakeridesia, Callianthe and Herissantia), which have their origin in the northern hemisphere. This taxon makes its first appearance in the fossil record of northern South America during the early Miocene, and is typically found in fresh water floodplain and lacustrine environments. Our study suggests that both taxa migrated across the Central American Seaway in the early Miocene (around 18 Ma), and virtually disappeared from the fossil record in northern South America during the middle Miocene, coinciding with Andean uplift. However, their descendants expanded and -in the case of the Abutilinae—diversified in the Andes. We conclude that the biogeographic history of these Malvaceae is influenced by Andean uplift and the incipient bridging of the Americas. Thereafter, climate change and diversification of the Andean landscape enabled their descendants to move upslope and into the Andes.","container-title":"Review of Palaeobotany and Palynology","DOI":"10.1016/j.revpalbo.2019.01.010","ISSN":"0034-6667","journalAbbreviation":"Review of Palaeobotany and Palynology","language":"en","page":"90-109","source":"ScienceDirect","title":"Going north and south: The biogeographic history of two Malvaceae in the wake of Neogene Andean uplift and connectivity between the Americas","title-short":"Going north and south","volume":"264","author":[{"family":"Hoorn","given":"Carina"},{"family":"Ham","given":"Raymond","non-dropping-particle":"van der"},{"family":"Parra","given":"Felipe","non-dropping-particle":"de la"},{"family":"Salamanca","given":"Sonia"},{"family":"Steege","given":"Hans","non-dropping-particle":"ter"},{"family":"Banks","given":"Hannah"},{"family":"Star","given":"Wim"},{"family":"Heuven","given":"Bertie Joan","non-dropping-particle":"van"},{"family":"Langelaan","given":"Rob"},{"family":"Carvalho","given":"Fernanda A."},{"family":"Rodriguez-Forero","given":"Guillermo"},{"family":"Lagomarsino","given":"Laura P."}],"issued":{"date-parts":[["2019",5,1]]}}}],"schema":"https://github.com/citation-style-language/schema/raw/master/csl-citation.json"} </w:instrText>
      </w:r>
      <w:r w:rsidR="00C86251" w:rsidRPr="002B0243">
        <w:rPr>
          <w:rFonts w:ascii="Times New Roman" w:eastAsia="Times New Roman" w:hAnsi="Times New Roman" w:cs="Times New Roman"/>
          <w:sz w:val="24"/>
          <w:szCs w:val="24"/>
        </w:rPr>
        <w:fldChar w:fldCharType="separate"/>
      </w:r>
      <w:r w:rsidR="00C86251" w:rsidRPr="002B0243">
        <w:rPr>
          <w:rFonts w:ascii="Times New Roman" w:eastAsia="Times New Roman" w:hAnsi="Times New Roman" w:cs="Times New Roman"/>
          <w:noProof/>
          <w:sz w:val="24"/>
          <w:szCs w:val="24"/>
        </w:rPr>
        <w:t>(Hoorn et al. 2019)</w:t>
      </w:r>
      <w:r w:rsidR="00C8625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w:t>
      </w:r>
      <w:proofErr w:type="spellStart"/>
      <w:r w:rsidRPr="002B0243">
        <w:rPr>
          <w:rFonts w:ascii="Times New Roman" w:eastAsia="Times New Roman" w:hAnsi="Times New Roman" w:cs="Times New Roman"/>
          <w:sz w:val="24"/>
          <w:szCs w:val="24"/>
        </w:rPr>
        <w:t>Apiaceae</w:t>
      </w:r>
      <w:proofErr w:type="spellEnd"/>
      <w:r w:rsidRPr="002B0243">
        <w:rPr>
          <w:rFonts w:ascii="Times New Roman" w:eastAsia="Times New Roman" w:hAnsi="Times New Roman" w:cs="Times New Roman"/>
          <w:sz w:val="24"/>
          <w:szCs w:val="24"/>
        </w:rPr>
        <w:t xml:space="preserve"> subfamily </w:t>
      </w:r>
      <w:proofErr w:type="spellStart"/>
      <w:r w:rsidRPr="002B0243">
        <w:rPr>
          <w:rFonts w:ascii="Times New Roman" w:eastAsia="Times New Roman" w:hAnsi="Times New Roman" w:cs="Times New Roman"/>
          <w:sz w:val="24"/>
          <w:szCs w:val="24"/>
        </w:rPr>
        <w:t>Apioideae</w:t>
      </w:r>
      <w:proofErr w:type="spellEnd"/>
      <w:r w:rsidRPr="002B0243">
        <w:rPr>
          <w:rFonts w:ascii="Times New Roman" w:eastAsia="Times New Roman" w:hAnsi="Times New Roman" w:cs="Times New Roman"/>
          <w:sz w:val="24"/>
          <w:szCs w:val="24"/>
        </w:rPr>
        <w:t xml:space="preserve"> </w:t>
      </w:r>
      <w:r w:rsidR="00C86251" w:rsidRPr="002B0243">
        <w:rPr>
          <w:rFonts w:ascii="Times New Roman" w:eastAsia="Times New Roman" w:hAnsi="Times New Roman" w:cs="Times New Roman"/>
          <w:sz w:val="24"/>
          <w:szCs w:val="24"/>
        </w:rPr>
        <w:fldChar w:fldCharType="begin"/>
      </w:r>
      <w:r w:rsidR="00C86251" w:rsidRPr="002B0243">
        <w:rPr>
          <w:rFonts w:ascii="Times New Roman" w:eastAsia="Times New Roman" w:hAnsi="Times New Roman" w:cs="Times New Roman"/>
          <w:sz w:val="24"/>
          <w:szCs w:val="24"/>
        </w:rPr>
        <w:instrText xml:space="preserve"> ADDIN ZOTERO_ITEM CSL_CITATION {"citationID":"pdkDhTvd","properties":{"formattedCitation":"(Banasiak et al. 2013)","plainCitation":"(Banasiak et al. 2013)","noteIndex":0},"citationItems":[{"id":9160,"uris":["http://zotero.org/users/local/X8CzRyu0/items/S7CNVWU7"],"itemData":{"id":9160,"type":"article-journal","abstract":"Aim To analyse spatial and temporal patterns of dispersal events in the euapioids (Apiaceae subfamily Apioideae). Location Worldwide, with an emphasis on the Northern Hemisphere. Methods A phylogeny of euapioids was inferred from 1194 nuclear ribosomal DNA internal transcribed spacer (nrDNA ITS) sequences using Bayesian methods. The reconstruction of ancestral areas was performed simultaneously with phylogenetic inference using a Markov discrete phylogeographical model with Bayesian stochastic search variable selection (BSSVS). Routes with significant non-zero migration rates were identified using Bayes factors. For each significant track and each tree, the distribution of dispersals in time was scored and the asymmetry of dispersals was evaluated. Results The root of the euapioid umbellifers was reconstructed at c. 44.51 Ma (95% highest posterior density interval: 39.11–51.55 Ma). The Eastern Asiatic Region was reconstructed as the most probable ancestral area for the root of the tree. Seventeen migration routes have significant non-zero migration rates. Five of these tracks represent long-distance transoceanic routes: (1) western Eurasia–North America, (2) Eastern Asiatic Region–North America, (3) Australia–Neotropical Kingdom, (4) Australia–Neantarctic, and (5) Neotropical Kingdom–sub-Saharan Africa. Most dispersal events occurred among the areas that comprise the major diversification centres of apioid umbellifers: western Eurasia and the Mediterranean, Irano-Turanian and Eastern Asiatic regions. The floristic exchange among these regions was more or less symmetrical in all directions and continuous in time. The exchange between North America and the Eastern Asiatic Region was asymmetrical; the asymmetry of dispersals between western Eurasia and North America was less pronounced and not statistically significant. Floristic exchange was significantly asymmetrical for the Nearctic–Neotropical Kingdom, Nearctic–Neantarctic, western Eurasia–sub-Saharan Africa, and western Eurasia–Siberia migration tracks. Main conclusions The observed dispersal pattern – intense and symmetrical within the same climatic zone versus scarce and often unidirectional between climatic zones or along long-distance transoceanic tracks – suggests that both the availability of suitable habitats and geographical barriers have played crucial roles in determining the present distribution of euapioid umbellifers.","container-title":"Journal of Biogeography","DOI":"10.1111/jbi.12071","ISSN":"1365-2699","issue":"7","language":"en","note":"_eprint: https://onlinelibrary.wiley.com/doi/pdf/10.1111/jbi.12071","page":"1324-1335","source":"Wiley Online Library","title":"Dispersal patterns in space and time: a case study of Apiaceae subfamily Apioideae","title-short":"Dispersal patterns in space and time","volume":"40","author":[{"family":"Banasiak","given":"Łukasz"},{"family":"Piwczyński","given":"Marcin"},{"family":"Uliński","given":"Tomasz"},{"family":"Downie","given":"Stephen R."},{"family":"Watson","given":"Mark F."},{"family":"Shakya","given":"Bandana"},{"family":"Spalik","given":"Krzysztof"}],"issued":{"date-parts":[["2013"]]}}}],"schema":"https://github.com/citation-style-language/schema/raw/master/csl-citation.json"} </w:instrText>
      </w:r>
      <w:r w:rsidR="00C86251" w:rsidRPr="002B0243">
        <w:rPr>
          <w:rFonts w:ascii="Times New Roman" w:eastAsia="Times New Roman" w:hAnsi="Times New Roman" w:cs="Times New Roman"/>
          <w:sz w:val="24"/>
          <w:szCs w:val="24"/>
        </w:rPr>
        <w:fldChar w:fldCharType="separate"/>
      </w:r>
      <w:r w:rsidR="00C86251" w:rsidRPr="002B0243">
        <w:rPr>
          <w:rFonts w:ascii="Times New Roman" w:eastAsia="Times New Roman" w:hAnsi="Times New Roman" w:cs="Times New Roman"/>
          <w:noProof/>
          <w:sz w:val="24"/>
          <w:szCs w:val="24"/>
        </w:rPr>
        <w:t>(Banasiak et al. 2013)</w:t>
      </w:r>
      <w:r w:rsidR="00C8625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w:t>
      </w:r>
      <w:proofErr w:type="spellStart"/>
      <w:r w:rsidRPr="002B0243">
        <w:rPr>
          <w:rFonts w:ascii="Times New Roman" w:eastAsia="Times New Roman" w:hAnsi="Times New Roman" w:cs="Times New Roman"/>
          <w:sz w:val="24"/>
          <w:szCs w:val="24"/>
        </w:rPr>
        <w:t>Poaceae</w:t>
      </w:r>
      <w:proofErr w:type="spellEnd"/>
      <w:r w:rsidRPr="002B0243">
        <w:rPr>
          <w:rFonts w:ascii="Times New Roman" w:eastAsia="Times New Roman" w:hAnsi="Times New Roman" w:cs="Times New Roman"/>
          <w:sz w:val="24"/>
          <w:szCs w:val="24"/>
        </w:rPr>
        <w:t xml:space="preserve"> subfamilies </w:t>
      </w:r>
      <w:proofErr w:type="spellStart"/>
      <w:r w:rsidRPr="002B0243">
        <w:rPr>
          <w:rFonts w:ascii="Times New Roman" w:eastAsia="Times New Roman" w:hAnsi="Times New Roman" w:cs="Times New Roman"/>
          <w:sz w:val="24"/>
          <w:szCs w:val="24"/>
        </w:rPr>
        <w:t>Pooideae</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Panicoideae</w:t>
      </w:r>
      <w:proofErr w:type="spellEnd"/>
      <w:r w:rsidR="00C86251" w:rsidRPr="002B0243">
        <w:rPr>
          <w:rFonts w:ascii="Times New Roman" w:eastAsia="Times New Roman" w:hAnsi="Times New Roman" w:cs="Times New Roman"/>
          <w:sz w:val="24"/>
          <w:szCs w:val="24"/>
        </w:rPr>
        <w:t xml:space="preserve"> </w:t>
      </w:r>
      <w:r w:rsidR="00C86251" w:rsidRPr="002B0243">
        <w:rPr>
          <w:rFonts w:ascii="Times New Roman" w:eastAsia="Times New Roman" w:hAnsi="Times New Roman" w:cs="Times New Roman"/>
          <w:sz w:val="24"/>
          <w:szCs w:val="24"/>
        </w:rPr>
        <w:fldChar w:fldCharType="begin"/>
      </w:r>
      <w:r w:rsidR="00C86251" w:rsidRPr="002B0243">
        <w:rPr>
          <w:rFonts w:ascii="Times New Roman" w:eastAsia="Times New Roman" w:hAnsi="Times New Roman" w:cs="Times New Roman"/>
          <w:sz w:val="24"/>
          <w:szCs w:val="24"/>
        </w:rPr>
        <w:instrText xml:space="preserve"> ADDIN ZOTERO_ITEM CSL_CITATION {"citationID":"bx5y7BKh","properties":{"formattedCitation":"(Spriggs et al. 2014)","plainCitation":"(Spriggs et al. 2014)","noteIndex":0},"citationItems":[{"id":9162,"uris":["http://zotero.org/users/local/X8CzRyu0/items/I8NT5YZ6"],"itemData":{"id":9162,"type":"article-journal","abstract":"Identifying how organismal attributes and environmental change affect lineage diversification is essential to our understanding of biodiversity. With the largest phylogeny yet compiled for grasses, we present an example of a key physiological innovation that promoted high diversification rates. C4 photosynthesis, a complex suite of traits that improves photosynthetic efficiency under conditions of drought, high temperatures, and low atmospheric CO2, has evolved repeatedly in one lineage of grasses and was consistently associated with elevated diversification rates. In most cases there was a significant lag time between the origin of the pathway and subsequent radiations, suggesting that the ‘C4 effect’ is complex and derives from the interplay of the C4 syndrome with other factors. We also identified comparable radiations occurring during the same time period in C3 Pooid grasses, a diverse, cold-adapted grassland lineage that has never evolved C4 photosynthesis. The mid to late Miocene was an especially important period of both C3 and C4 grass diversification, coincident with the global development of extensive, open biomes in both warm and cool climates. As is likely true for most “key innovations”, the C4 effect is context dependent and only relevant within a particular organismal background and when particular ecological opportunities became available.","container-title":"PLOS ONE","DOI":"10.1371/journal.pone.0097722","ISSN":"1932-6203","issue":"5","journalAbbreviation":"PLOS ONE","language":"en","note":"publisher: Public Library of Science","page":"e97722","source":"PLoS Journals","title":"C4 Photosynthesis Promoted Species Diversification during the Miocene Grassland Expansion","volume":"9","author":[{"family":"Spriggs","given":"Elizabeth L."},{"family":"Christin","given":"Pascal-Antoine"},{"family":"Edwards","given":"Erika J."}],"issued":{"date-parts":[["2014",5,16]]}}}],"schema":"https://github.com/citation-style-language/schema/raw/master/csl-citation.json"} </w:instrText>
      </w:r>
      <w:r w:rsidR="00C86251" w:rsidRPr="002B0243">
        <w:rPr>
          <w:rFonts w:ascii="Times New Roman" w:eastAsia="Times New Roman" w:hAnsi="Times New Roman" w:cs="Times New Roman"/>
          <w:sz w:val="24"/>
          <w:szCs w:val="24"/>
        </w:rPr>
        <w:fldChar w:fldCharType="separate"/>
      </w:r>
      <w:r w:rsidR="00C86251" w:rsidRPr="002B0243">
        <w:rPr>
          <w:rFonts w:ascii="Times New Roman" w:eastAsia="Times New Roman" w:hAnsi="Times New Roman" w:cs="Times New Roman"/>
          <w:noProof/>
          <w:sz w:val="24"/>
          <w:szCs w:val="24"/>
        </w:rPr>
        <w:t>(Spriggs et al. 2014)</w:t>
      </w:r>
      <w:r w:rsidR="00C86251" w:rsidRPr="002B0243">
        <w:rPr>
          <w:rFonts w:ascii="Times New Roman" w:eastAsia="Times New Roman" w:hAnsi="Times New Roman" w:cs="Times New Roman"/>
          <w:sz w:val="24"/>
          <w:szCs w:val="24"/>
        </w:rPr>
        <w:fldChar w:fldCharType="end"/>
      </w:r>
      <w:r w:rsidR="00C86251" w:rsidRPr="002B0243">
        <w:rPr>
          <w:rFonts w:ascii="Times New Roman" w:eastAsia="Times New Roman" w:hAnsi="Times New Roman" w:cs="Times New Roman"/>
          <w:sz w:val="24"/>
          <w:szCs w:val="24"/>
        </w:rPr>
        <w:t>,</w:t>
      </w:r>
      <w:r w:rsidRPr="002B0243">
        <w:rPr>
          <w:rFonts w:ascii="Times New Roman" w:eastAsia="Times New Roman" w:hAnsi="Times New Roman" w:cs="Times New Roman"/>
          <w:sz w:val="24"/>
          <w:szCs w:val="24"/>
        </w:rPr>
        <w:t xml:space="preserve"> and the </w:t>
      </w:r>
      <w:proofErr w:type="spellStart"/>
      <w:r w:rsidRPr="002B0243">
        <w:rPr>
          <w:rFonts w:ascii="Times New Roman" w:eastAsia="Times New Roman" w:hAnsi="Times New Roman" w:cs="Times New Roman"/>
          <w:sz w:val="24"/>
          <w:szCs w:val="24"/>
        </w:rPr>
        <w:t>Primulaceae</w:t>
      </w:r>
      <w:proofErr w:type="spellEnd"/>
      <w:r w:rsidRPr="002B0243">
        <w:rPr>
          <w:rFonts w:ascii="Times New Roman" w:eastAsia="Times New Roman" w:hAnsi="Times New Roman" w:cs="Times New Roman"/>
          <w:sz w:val="24"/>
          <w:szCs w:val="24"/>
        </w:rPr>
        <w:t xml:space="preserve"> subfamily </w:t>
      </w:r>
      <w:proofErr w:type="spellStart"/>
      <w:r w:rsidRPr="002B0243">
        <w:rPr>
          <w:rFonts w:ascii="Times New Roman" w:eastAsia="Times New Roman" w:hAnsi="Times New Roman" w:cs="Times New Roman"/>
          <w:sz w:val="24"/>
          <w:szCs w:val="24"/>
        </w:rPr>
        <w:t>Primuloideae</w:t>
      </w:r>
      <w:proofErr w:type="spellEnd"/>
      <w:r w:rsidRPr="002B0243">
        <w:rPr>
          <w:rFonts w:ascii="Times New Roman" w:eastAsia="Times New Roman" w:hAnsi="Times New Roman" w:cs="Times New Roman"/>
          <w:sz w:val="24"/>
          <w:szCs w:val="24"/>
        </w:rPr>
        <w:t xml:space="preserve"> </w:t>
      </w:r>
      <w:r w:rsidR="00C86251" w:rsidRPr="002B0243">
        <w:rPr>
          <w:rFonts w:ascii="Times New Roman" w:eastAsia="Times New Roman" w:hAnsi="Times New Roman" w:cs="Times New Roman"/>
          <w:sz w:val="24"/>
          <w:szCs w:val="24"/>
        </w:rPr>
        <w:fldChar w:fldCharType="begin"/>
      </w:r>
      <w:r w:rsidR="00C86251" w:rsidRPr="002B0243">
        <w:rPr>
          <w:rFonts w:ascii="Times New Roman" w:eastAsia="Times New Roman" w:hAnsi="Times New Roman" w:cs="Times New Roman"/>
          <w:sz w:val="24"/>
          <w:szCs w:val="24"/>
        </w:rPr>
        <w:instrText xml:space="preserve"> ADDIN ZOTERO_ITEM CSL_CITATION {"citationID":"TwmQvZLT","properties":{"formattedCitation":"(de Vos et al. 2014)","plainCitation":"(de Vos et al. 2014)","noteIndex":0},"citationItems":[{"id":9165,"uris":["http://zotero.org/users/local/X8CzRyu0/items/QML9PFZ5"],"itemData":{"id":9165,"type":"article-journal","abstract":"The exceptional species diversity of flowering plants, exceeding that of their sister group more than 250-fold, is especially evident in floral innovations, interactions with pollinators and sexual systems. Multiple theories, emphasizing flower–pollinator interactions, genetic effects of mating systems or high evolvability, predict that floral evolution profoundly affects angiosperm diversification. However, consequences for speciation and extinction dynamics remain poorly understood. Here, we investigate trajectories of species diversification focusing on heterostyly, a remarkable floral syndrome where outcrossing is enforced via cross-compatible floral morphs differing in placement of their respective sexual organs. Heterostyly evolved at least 20 times independently in angiosperms. Using Darwin's model for heterostyly, the primrose family, we show that heterostyly accelerates species diversification via decreasing extinction rates rather than increasing speciation rates, probably owing to avoidance of the negative genetic effects of selfing. However, impact of heterostyly appears to differ over short and long evolutionary time-scales: the accelerating effect of heterostyly on lineage diversification is manifest only over long evolutionary time-scales, whereas recent losses of heterostyly may prompt ephemeral bursts of speciation. Our results suggest that temporal or clade-specific conditions may ultimately determine the net effects of specific traits on patterns of species diversification.","container-title":"Proceedings of the Royal Society B: Biological Sciences","DOI":"10.1098/rspb.2014.0075","issue":"1784","note":"publisher: Royal Society","page":"20140075","source":"royalsocietypublishing.org (Atypon)","title":"Heterostyly accelerates diversification via reduced extinction in primroses","volume":"281","author":[{"family":"Vos","given":"Jurriaan M.","non-dropping-particle":"de"},{"family":"Hughes","given":"Colin E."},{"family":"Schneeweiss","given":"Gerald M."},{"family":"Moore","given":"Brian R."},{"family":"Conti","given":"Elena"}],"issued":{"date-parts":[["2014",6,7]]}}}],"schema":"https://github.com/citation-style-language/schema/raw/master/csl-citation.json"} </w:instrText>
      </w:r>
      <w:r w:rsidR="00C86251" w:rsidRPr="002B0243">
        <w:rPr>
          <w:rFonts w:ascii="Times New Roman" w:eastAsia="Times New Roman" w:hAnsi="Times New Roman" w:cs="Times New Roman"/>
          <w:sz w:val="24"/>
          <w:szCs w:val="24"/>
        </w:rPr>
        <w:fldChar w:fldCharType="separate"/>
      </w:r>
      <w:r w:rsidR="00C86251" w:rsidRPr="002B0243">
        <w:rPr>
          <w:rFonts w:ascii="Times New Roman" w:eastAsia="Times New Roman" w:hAnsi="Times New Roman" w:cs="Times New Roman"/>
          <w:noProof/>
          <w:sz w:val="24"/>
          <w:szCs w:val="24"/>
        </w:rPr>
        <w:t>(de Vos et al. 2014)</w:t>
      </w:r>
      <w:r w:rsidR="00C8625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Asteraceae tribe </w:t>
      </w:r>
      <w:proofErr w:type="spellStart"/>
      <w:r w:rsidRPr="002B0243">
        <w:rPr>
          <w:rFonts w:ascii="Times New Roman" w:eastAsia="Times New Roman" w:hAnsi="Times New Roman" w:cs="Times New Roman"/>
          <w:sz w:val="24"/>
          <w:szCs w:val="24"/>
        </w:rPr>
        <w:t>Cardueae</w:t>
      </w:r>
      <w:proofErr w:type="spellEnd"/>
      <w:r w:rsidRPr="002B0243">
        <w:rPr>
          <w:rFonts w:ascii="Times New Roman" w:eastAsia="Times New Roman" w:hAnsi="Times New Roman" w:cs="Times New Roman"/>
          <w:sz w:val="24"/>
          <w:szCs w:val="24"/>
        </w:rPr>
        <w:t xml:space="preserve"> </w:t>
      </w:r>
      <w:r w:rsidR="00C86251" w:rsidRPr="002B0243">
        <w:rPr>
          <w:rFonts w:ascii="Times New Roman" w:eastAsia="Times New Roman" w:hAnsi="Times New Roman" w:cs="Times New Roman"/>
          <w:sz w:val="24"/>
          <w:szCs w:val="24"/>
        </w:rPr>
        <w:fldChar w:fldCharType="begin"/>
      </w:r>
      <w:r w:rsidR="00C86251" w:rsidRPr="002B0243">
        <w:rPr>
          <w:rFonts w:ascii="Times New Roman" w:eastAsia="Times New Roman" w:hAnsi="Times New Roman" w:cs="Times New Roman"/>
          <w:sz w:val="24"/>
          <w:szCs w:val="24"/>
        </w:rPr>
        <w:instrText xml:space="preserve"> ADDIN ZOTERO_ITEM CSL_CITATION {"citationID":"7baUMryv","properties":{"formattedCitation":"(Park and Potter 2015)","plainCitation":"(Park and Potter 2015)","noteIndex":0},"citationItems":[{"id":9167,"uris":["http://zotero.org/users/local/X8CzRyu0/items/28XRYX8N"],"itemData":{"id":9167,"type":"article-journal","abstract":"The number of exotic plant species that have been introduced into the United States far exceeds that of other groups of organisms, and many of these have become invasive. As in many regions of the globe, invasive members of the thistle tribe, Cardueae, are highly problematic in the California Floristic Province, an established biodiversity hotspot. While Darwin's naturalization hypothesis posits that plant invaders closely related to native species would be at a disadvantage, evidence has been found that introduced thistles more closely related to native species are more likely to become invasive. To elucidate the mechanisms behind this pattern, we modelled the ecological niches of thistle species present in the province and compared niche similarity between taxa and their evolutionary relatedness, using fossil-calibrated molecular phylogenies of the tribe. The predicted niches of invasive species were found to have higher degrees of overlap with native species than noninvasive introduced species do, and pairwise niche distance was significantly correlated with phylogenetic distance, suggesting phylogenetic niche conservatism. Invasive thistles also displayed superior dispersal capabilities compared to noninvasive introduced species, and these capabilities exhibited a phylogenetic signal. By analysing the modelled ecological niches and dispersal capabilities of over a hundred thistle species, we demonstrate that exapted preferences to the invaded environment may explain why close exotic relatives may make bad neighbours in the thistle tribe.","container-title":"Molecular Ecology","DOI":"10.1111/mec.13227","ISSN":"1365-294X","issue":"12","language":"en","note":"_eprint: https://onlinelibrary.wiley.com/doi/pdf/10.1111/mec.13227","page":"3181-3193","source":"Wiley Online Library","title":"Why close relatives make bad neighbours: phylogenetic conservatism in niche preferences and dispersal disproves Darwin's naturalization hypothesis in the thistle tribe","title-short":"Why close relatives make bad neighbours","volume":"24","author":[{"family":"Park","given":"Daniel S."},{"family":"Potter","given":"Daniel"}],"issued":{"date-parts":[["2015"]]}}}],"schema":"https://github.com/citation-style-language/schema/raw/master/csl-citation.json"} </w:instrText>
      </w:r>
      <w:r w:rsidR="00C86251" w:rsidRPr="002B0243">
        <w:rPr>
          <w:rFonts w:ascii="Times New Roman" w:eastAsia="Times New Roman" w:hAnsi="Times New Roman" w:cs="Times New Roman"/>
          <w:sz w:val="24"/>
          <w:szCs w:val="24"/>
        </w:rPr>
        <w:fldChar w:fldCharType="separate"/>
      </w:r>
      <w:r w:rsidR="00C86251" w:rsidRPr="002B0243">
        <w:rPr>
          <w:rFonts w:ascii="Times New Roman" w:eastAsia="Times New Roman" w:hAnsi="Times New Roman" w:cs="Times New Roman"/>
          <w:noProof/>
          <w:sz w:val="24"/>
          <w:szCs w:val="24"/>
        </w:rPr>
        <w:t>(Park and Potter 2015)</w:t>
      </w:r>
      <w:r w:rsidR="00C8625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Brassicaceae tribes </w:t>
      </w:r>
      <w:proofErr w:type="spellStart"/>
      <w:r w:rsidRPr="002B0243">
        <w:rPr>
          <w:rFonts w:ascii="Times New Roman" w:eastAsia="Times New Roman" w:hAnsi="Times New Roman" w:cs="Times New Roman"/>
          <w:sz w:val="24"/>
          <w:szCs w:val="24"/>
        </w:rPr>
        <w:t>Alysseae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Arabideae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Brassiceae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Cardamineae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Erysimeae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Euclidieae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Heliophileae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Lepidieae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Thelypodieae</w:t>
      </w:r>
      <w:proofErr w:type="spellEnd"/>
      <w:r w:rsidRPr="002B0243">
        <w:rPr>
          <w:rFonts w:ascii="Times New Roman" w:eastAsia="Times New Roman" w:hAnsi="Times New Roman" w:cs="Times New Roman"/>
          <w:sz w:val="24"/>
          <w:szCs w:val="24"/>
        </w:rPr>
        <w:t xml:space="preserve"> </w:t>
      </w:r>
      <w:r w:rsidR="003003F1" w:rsidRPr="002B0243">
        <w:rPr>
          <w:rFonts w:ascii="Times New Roman" w:eastAsia="Times New Roman" w:hAnsi="Times New Roman" w:cs="Times New Roman"/>
          <w:sz w:val="24"/>
          <w:szCs w:val="24"/>
        </w:rPr>
        <w:fldChar w:fldCharType="begin"/>
      </w:r>
      <w:r w:rsidR="003003F1" w:rsidRPr="002B0243">
        <w:rPr>
          <w:rFonts w:ascii="Times New Roman" w:eastAsia="Times New Roman" w:hAnsi="Times New Roman" w:cs="Times New Roman"/>
          <w:sz w:val="24"/>
          <w:szCs w:val="24"/>
        </w:rPr>
        <w:instrText xml:space="preserve"> ADDIN ZOTERO_ITEM CSL_CITATION {"citationID":"PHMN5lW1","properties":{"formattedCitation":"(Huang et al. 2020)","plainCitation":"(Huang et al. 2020)","noteIndex":0},"citationItems":[{"id":9170,"uris":["http://zotero.org/users/local/X8CzRyu0/items/KSIAV8L3"],"itemData":{"id":9170,"type":"article-journal","abstract":"Whole-genome duplication (WGD) events are considered important driving forces of diversification. At least 11 out of 52 Brassicaceae tribes had independent mesopolyploid WGDs followed by diploidization processes. However, the association between mesopolyploidy and subsequent diversification is equivocal. Herein we show the results from a family-wide diversification analysis on Brassicaceae, and elaborate on the hypothesis that polyploidization per se is a fundamental driver in Brassicaceae evolution.We established a time-calibrated chronogram based on whole plastid genomes comprising representative Brassicaceae taxa and published data spanning the entire Rosidae clade. This allowed us to set multiple calibration points and anchored various Brassicaceae taxa for subsequent downstream analyses. All major splits among Brassicaceae lineages were used in BEAST analyses of 48 individually analysed tribes comprising 2101 taxa in total using the internal transcribed spacers of nuclear ribosomal DNA. Diversification patterns were investigated on these tribe-wide chronograms using BAMM and were compared with family-wide data on genome size variation and species richness.Brassicaceae diverged 29.9 million years ago (Mya) during the Oligocene, and the majority of tribes started diversification in the Miocene with an average crown group age of about 12.5 Mya. This matches the cooling phase right after the Mid Miocene climatic optimum. Significant rate shifts were detected in 12 out of 52 tribes during the Mio- and Pliocene, decoupled from preceding mesopolyploid WGDs. Among the various factors analysed, the combined effect of tribal crown group age and net diversification rate (speciation minus extinction) is likely to explain sufficiently species richness across Brassicaceae tribes.The onset of the evolutionary splits among tribes took place under cooler and drier conditions. Pleistocene glacial cycles may have contributed to the maintenance of high diversification rates. Rate shifts are not consistently associated with mesopolyploid WGD. We propose, therefore, that WGDs in general serve as a constant ‘pump’ for continuous and high species diversification.","container-title":"Annals of Botany","DOI":"10.1093/aob/mcz123","ISSN":"0305-7364","issue":"1","journalAbbreviation":"Annals of Botany","page":"29-47","source":"Silverchair","title":"Temporal patterns of diversification in Brassicaceae demonstrate decoupling of rate shifts and mesopolyploidization events","volume":"125","author":[{"family":"Huang","given":"Xiao-Chen"},{"family":"German","given":"Dmitry A"},{"family":"Koch","given":"Marcus A"}],"issued":{"date-parts":[["2020",1,8]]}}}],"schema":"https://github.com/citation-style-language/schema/raw/master/csl-citation.json"} </w:instrText>
      </w:r>
      <w:r w:rsidR="003003F1" w:rsidRPr="002B0243">
        <w:rPr>
          <w:rFonts w:ascii="Times New Roman" w:eastAsia="Times New Roman" w:hAnsi="Times New Roman" w:cs="Times New Roman"/>
          <w:sz w:val="24"/>
          <w:szCs w:val="24"/>
        </w:rPr>
        <w:fldChar w:fldCharType="separate"/>
      </w:r>
      <w:r w:rsidR="003003F1" w:rsidRPr="002B0243">
        <w:rPr>
          <w:rFonts w:ascii="Times New Roman" w:eastAsia="Times New Roman" w:hAnsi="Times New Roman" w:cs="Times New Roman"/>
          <w:noProof/>
          <w:sz w:val="24"/>
          <w:szCs w:val="24"/>
        </w:rPr>
        <w:t>(Huang et al. 2020)</w:t>
      </w:r>
      <w:r w:rsidR="003003F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Cremolobeae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Eudemeae</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Schizopetaleae</w:t>
      </w:r>
      <w:proofErr w:type="spellEnd"/>
      <w:r w:rsidRPr="002B0243">
        <w:rPr>
          <w:rFonts w:ascii="Times New Roman" w:eastAsia="Times New Roman" w:hAnsi="Times New Roman" w:cs="Times New Roman"/>
          <w:sz w:val="24"/>
          <w:szCs w:val="24"/>
        </w:rPr>
        <w:t xml:space="preserve"> (“CES-clade”;</w:t>
      </w:r>
      <w:r w:rsidR="003003F1" w:rsidRPr="002B0243">
        <w:rPr>
          <w:rFonts w:ascii="Times New Roman" w:eastAsia="Times New Roman" w:hAnsi="Times New Roman" w:cs="Times New Roman"/>
          <w:sz w:val="24"/>
          <w:szCs w:val="24"/>
        </w:rPr>
        <w:t xml:space="preserve"> </w:t>
      </w:r>
      <w:r w:rsidR="003003F1" w:rsidRPr="002B0243">
        <w:rPr>
          <w:rFonts w:ascii="Times New Roman" w:eastAsia="Times New Roman" w:hAnsi="Times New Roman" w:cs="Times New Roman"/>
          <w:sz w:val="24"/>
          <w:szCs w:val="24"/>
        </w:rPr>
        <w:fldChar w:fldCharType="begin"/>
      </w:r>
      <w:r w:rsidR="003003F1" w:rsidRPr="002B0243">
        <w:rPr>
          <w:rFonts w:ascii="Times New Roman" w:eastAsia="Times New Roman" w:hAnsi="Times New Roman" w:cs="Times New Roman"/>
          <w:sz w:val="24"/>
          <w:szCs w:val="24"/>
        </w:rPr>
        <w:instrText xml:space="preserve"> ADDIN ZOTERO_ITEM CSL_CITATION {"citationID":"zFQ3kekN","properties":{"custom":"Salariato et al. 2016","formattedCitation":"Salariato et al. 2016","plainCitation":"Salariato et al. 2016","noteIndex":0},"citationItems":[{"id":9173,"uris":["http://zotero.org/users/local/X8CzRyu0/items/RWNCARAR"],"itemData":{"id":9173,"type":"article-journal","abstract":"Dated molecular phylogenetic trees show that the Andean uplift had a major impact on South American biodiversity. For many Andean groups, accelerated diversification (radiation) has been documented. However, not all Andean lineages appear to have diversified following the model of rapid radiation, particularly in the central and southern Andes. Here, we investigated the diversification patterns for the largest South American-endemic lineage of Brassicaceae, composed of tribes Cremolobeae, Eudemeae and Schizopetaleae (CES clade). Species of this group inhabit nearly all Andean biomes and adjacent areas including the Atacama–Sechura desert, the Chilean Matorral and the Patagonian Steppe. First, we studied diversification times and historical biogeography of the CES clade. Second, we analysed diversification rates through time, lineages and associated life forms. Results demonstrate that early diversification of the CES clade occurred in the early to mid-Miocene (c. 12–19 Mya) and involved the central Andes, the southern Andes and the Patagonian Steppe, and the Atacama–Sechura desert. The Chilean Matorral and northern Andes were colonized subsequently in the early Pliocene (4–5 Mya). Diversification of the CES clade was recovered as a gradual process without any evidence for rate shifts or rapid radiation, in contrast to many other Andean groups analysed so far. Diversification time/rates and biogeographical patterns obtained for the CES clade are discussed and compared with patterns and conclusions reported for other Andean plant lineages.","container-title":"Botanical Journal of the Linnean Society","DOI":"10.1111/boj.12430","ISSN":"0024-4074","issue":"4","journalAbbreviation":"Botanical Journal of the Linnean Society","page":"543-566","source":"Silverchair","title":"Diversification patterns in the CES clade (Brassicaceae tribes Cremolobeae, Eudemeae, Schizopetaleae) in Andean South America","volume":"181","author":[{"family":"Salariato","given":"Diego L."},{"family":"Zuloaga","given":"Fernando O."},{"family":"Franzke","given":"Andreas"},{"family":"Mummenhoff","given":"Klaus"},{"family":"Al-Shehbaz","given":"Ihsan A."}],"issued":{"date-parts":[["2016",8,1]]}}}],"schema":"https://github.com/citation-style-language/schema/raw/master/csl-citation.json"} </w:instrText>
      </w:r>
      <w:r w:rsidR="003003F1" w:rsidRPr="002B0243">
        <w:rPr>
          <w:rFonts w:ascii="Times New Roman" w:eastAsia="Times New Roman" w:hAnsi="Times New Roman" w:cs="Times New Roman"/>
          <w:sz w:val="24"/>
          <w:szCs w:val="24"/>
        </w:rPr>
        <w:fldChar w:fldCharType="separate"/>
      </w:r>
      <w:r w:rsidR="003003F1" w:rsidRPr="002B0243">
        <w:rPr>
          <w:rFonts w:ascii="Times New Roman" w:eastAsia="Times New Roman" w:hAnsi="Times New Roman" w:cs="Times New Roman"/>
          <w:noProof/>
          <w:sz w:val="24"/>
          <w:szCs w:val="24"/>
        </w:rPr>
        <w:t>Salariato et al. 2016</w:t>
      </w:r>
      <w:r w:rsidR="003003F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Plantaginaceae tribe </w:t>
      </w:r>
      <w:proofErr w:type="spellStart"/>
      <w:r w:rsidRPr="002B0243">
        <w:rPr>
          <w:rFonts w:ascii="Times New Roman" w:eastAsia="Times New Roman" w:hAnsi="Times New Roman" w:cs="Times New Roman"/>
          <w:sz w:val="24"/>
          <w:szCs w:val="24"/>
        </w:rPr>
        <w:t>Antirrhineae</w:t>
      </w:r>
      <w:proofErr w:type="spellEnd"/>
      <w:r w:rsidRPr="002B0243">
        <w:rPr>
          <w:rFonts w:ascii="Times New Roman" w:eastAsia="Times New Roman" w:hAnsi="Times New Roman" w:cs="Times New Roman"/>
          <w:sz w:val="24"/>
          <w:szCs w:val="24"/>
        </w:rPr>
        <w:t xml:space="preserve"> </w:t>
      </w:r>
      <w:r w:rsidR="00027A78" w:rsidRPr="002B0243">
        <w:rPr>
          <w:rFonts w:ascii="Times New Roman" w:eastAsia="Times New Roman" w:hAnsi="Times New Roman" w:cs="Times New Roman"/>
          <w:sz w:val="24"/>
          <w:szCs w:val="24"/>
        </w:rPr>
        <w:fldChar w:fldCharType="begin"/>
      </w:r>
      <w:r w:rsidR="00027A78" w:rsidRPr="002B0243">
        <w:rPr>
          <w:rFonts w:ascii="Times New Roman" w:eastAsia="Times New Roman" w:hAnsi="Times New Roman" w:cs="Times New Roman"/>
          <w:sz w:val="24"/>
          <w:szCs w:val="24"/>
        </w:rPr>
        <w:instrText xml:space="preserve"> ADDIN ZOTERO_ITEM CSL_CITATION {"citationID":"DKopAKB6","properties":{"formattedCitation":"(Gorospe et al. 2020)","plainCitation":"(Gorospe et al. 2020)","noteIndex":0},"citationItems":[{"id":9176,"uris":["http://zotero.org/users/local/X8CzRyu0/items/J932IRPT"],"itemData":{"id":9176,"type":"article-journal","abstract":"Aim The tribe Antirrhineae, including snapdragons, toadflaxes and relatives, is widely distributed across the Northern Hemisphere and the Neotropics. It displays an uneven distribution of diversity, with more than 50% of species and subspecies in the Mediterranean Region. Here we conducted the first detailed, worldwide biogeographic analysis of the Antirrhineae and tested two alternative hypotheses (time-for-speciation versus diversification rate differences) to explain the uneven distribution of diversity. Location Worldwide, with a focus on the Mediterranean Region. Taxon Tribe Antirrhineae (Plantaginaceae). Methods A phylogenetic biogeographic approach was taken, accounting for area connections through time. Ancestral ranges, dispersal events, speciation and lineage accumulation within areas were estimated. Diversification rates for taxa present and absent in the Mediterranean Region were compared, accounting for the effect of a floral key innovation (nectar spur). Results A proto-Mediterranean origin in the Late Eocene was estimated, and the Mediterranean Region stood out as the main centre for speciation and dispersal. Congruent patterns of long-distance dispersal from the Mediterranean Region to North America were recovered for at least two amphiatlantic clades. A significant floristic exchange between the Mediterranean and south-western Asia was detected. We found no evidence of different diversification rates between lineages inside and outside the Mediterranean Region. Main conclusions The Mediterranean Region played a key role in the origin of the current distribution of the Antirrhineae. However, the higher species richness found in this region appears to be the result of a time-for-speciation effect rather than that of increased diversification rates. The establishment of current Mediterranean climates in the Northern Hemisphere appears to have contributed to the recent diversification of the group, in combination with colonization of adjacent regions with arid and semi-arid climates.","container-title":"Journal of Biogeography","DOI":"10.1111/jbi.13939","ISSN":"1365-2699","issue":"11","language":"en","note":"_eprint: https://onlinelibrary.wiley.com/doi/pdf/10.1111/jbi.13939","page":"2442-2456","source":"Wiley Online Library","title":"Out of the Mediterranean Region: Worldwide biogeography of snapdragons and relatives (tribe Antirrhineae, Plantaginaceae)","title-short":"Out of the Mediterranean Region","volume":"47","author":[{"family":"Gorospe","given":"Juan Manuel"},{"family":"Monjas","given":"David"},{"family":"Fernández-Mazuecos","given":"Mario"}],"issued":{"date-parts":[["2020"]]}}}],"schema":"https://github.com/citation-style-language/schema/raw/master/csl-citation.json"} </w:instrText>
      </w:r>
      <w:r w:rsidR="00027A78" w:rsidRPr="002B0243">
        <w:rPr>
          <w:rFonts w:ascii="Times New Roman" w:eastAsia="Times New Roman" w:hAnsi="Times New Roman" w:cs="Times New Roman"/>
          <w:sz w:val="24"/>
          <w:szCs w:val="24"/>
        </w:rPr>
        <w:fldChar w:fldCharType="separate"/>
      </w:r>
      <w:r w:rsidR="00027A78" w:rsidRPr="002B0243">
        <w:rPr>
          <w:rFonts w:ascii="Times New Roman" w:eastAsia="Times New Roman" w:hAnsi="Times New Roman" w:cs="Times New Roman"/>
          <w:noProof/>
          <w:sz w:val="24"/>
          <w:szCs w:val="24"/>
        </w:rPr>
        <w:t>(Gorospe et al. 2020)</w:t>
      </w:r>
      <w:r w:rsidR="00027A7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w:t>
      </w:r>
      <w:proofErr w:type="spellStart"/>
      <w:r w:rsidRPr="002B0243">
        <w:rPr>
          <w:rFonts w:ascii="Times New Roman" w:eastAsia="Times New Roman" w:hAnsi="Times New Roman" w:cs="Times New Roman"/>
          <w:sz w:val="24"/>
          <w:szCs w:val="24"/>
        </w:rPr>
        <w:t>Primulaceae</w:t>
      </w:r>
      <w:proofErr w:type="spellEnd"/>
      <w:r w:rsidRPr="002B0243">
        <w:rPr>
          <w:rFonts w:ascii="Times New Roman" w:eastAsia="Times New Roman" w:hAnsi="Times New Roman" w:cs="Times New Roman"/>
          <w:sz w:val="24"/>
          <w:szCs w:val="24"/>
        </w:rPr>
        <w:t xml:space="preserve"> tribe </w:t>
      </w:r>
      <w:proofErr w:type="spellStart"/>
      <w:r w:rsidRPr="002B0243">
        <w:rPr>
          <w:rFonts w:ascii="Times New Roman" w:eastAsia="Times New Roman" w:hAnsi="Times New Roman" w:cs="Times New Roman"/>
          <w:sz w:val="24"/>
          <w:szCs w:val="24"/>
        </w:rPr>
        <w:t>Lysimachieae</w:t>
      </w:r>
      <w:proofErr w:type="spellEnd"/>
      <w:r w:rsidRPr="002B0243">
        <w:rPr>
          <w:rFonts w:ascii="Times New Roman" w:eastAsia="Times New Roman" w:hAnsi="Times New Roman" w:cs="Times New Roman"/>
          <w:sz w:val="24"/>
          <w:szCs w:val="24"/>
        </w:rPr>
        <w:t xml:space="preserve"> </w:t>
      </w:r>
      <w:r w:rsidR="00027A78" w:rsidRPr="002B0243">
        <w:rPr>
          <w:rFonts w:ascii="Times New Roman" w:eastAsia="Times New Roman" w:hAnsi="Times New Roman" w:cs="Times New Roman"/>
          <w:sz w:val="24"/>
          <w:szCs w:val="24"/>
        </w:rPr>
        <w:fldChar w:fldCharType="begin"/>
      </w:r>
      <w:r w:rsidR="00027A78" w:rsidRPr="002B0243">
        <w:rPr>
          <w:rFonts w:ascii="Times New Roman" w:eastAsia="Times New Roman" w:hAnsi="Times New Roman" w:cs="Times New Roman"/>
          <w:sz w:val="24"/>
          <w:szCs w:val="24"/>
        </w:rPr>
        <w:instrText xml:space="preserve"> ADDIN ZOTERO_ITEM CSL_CITATION {"citationID":"H2a3WkIW","properties":{"formattedCitation":"(Yan et al. 2018)","plainCitation":"(Yan et al. 2018)","noteIndex":0},"citationItems":[{"id":9179,"uris":["http://zotero.org/users/local/X8CzRyu0/items/Y9W8NCMT"],"itemData":{"id":9179,"type":"article-journal","abstract":"What causes the disparity in biodiversity among regions is a fundamental question in biogeography, ecology, and evolutionary biology. Evolutionary and biogeographic processes (speciation, extinction, dispersal) directly determine species richness patterns, and can be studied using integrative phylogenetic approaches. However, the strikingly high richness of East Asia relative to other Northern Hemisphere regions remains poorly understood from this perspective. Here, for the first time, we test two general hypotheses (older colonization time, faster diversification rate) to explain this pattern, using the plant tribe Lysimachieae (Primulaceae) as a model system. We generated a new time-calibrated phylogeny for Lysimachieae (13 genes, 126 species), to estimate colonization times and diversification rates for each region and to test the relative importance of these two factors for explaining regional richness patterns. We find that neither time nor diversification rates alone explain richness patterns among regions in Lysimachieae. Instead, a new index that combines both factors explains global richness patterns in the group and their high East Asian biodiversity. Based on our results from Lysimachieae, we suggest that the high richness of plants in East Asia may be explained by a combination of older colonization times and faster diversification rates in this region.","container-title":"New Phytologist","DOI":"10.1111/nph.15144","ISSN":"1469-8137","issue":"1","language":"en","note":"_eprint: https://onlinelibrary.wiley.com/doi/pdf/10.1111/nph.15144","page":"436-448","source":"Wiley Online Library","title":"What explains high plant richness in East Asia? Time and diversification in the tribe Lysimachieae (Primulaceae)","title-short":"What explains high plant richness in East Asia?","volume":"219","author":[{"family":"Yan","given":"Hai-Fei"},{"family":"Zhang","given":"Cai-Yun"},{"family":"Anderberg","given":"Arne A."},{"family":"Hao","given":"Gang"},{"family":"Ge","given":"Xue-Jun"},{"family":"Wiens","given":"John J."}],"issued":{"date-parts":[["2018"]]}}}],"schema":"https://github.com/citation-style-language/schema/raw/master/csl-citation.json"} </w:instrText>
      </w:r>
      <w:r w:rsidR="00027A78" w:rsidRPr="002B0243">
        <w:rPr>
          <w:rFonts w:ascii="Times New Roman" w:eastAsia="Times New Roman" w:hAnsi="Times New Roman" w:cs="Times New Roman"/>
          <w:sz w:val="24"/>
          <w:szCs w:val="24"/>
        </w:rPr>
        <w:fldChar w:fldCharType="separate"/>
      </w:r>
      <w:r w:rsidR="00027A78" w:rsidRPr="002B0243">
        <w:rPr>
          <w:rFonts w:ascii="Times New Roman" w:eastAsia="Times New Roman" w:hAnsi="Times New Roman" w:cs="Times New Roman"/>
          <w:noProof/>
          <w:sz w:val="24"/>
          <w:szCs w:val="24"/>
        </w:rPr>
        <w:t>(Yan et al. 2018)</w:t>
      </w:r>
      <w:r w:rsidR="00027A7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w:t>
      </w:r>
      <w:proofErr w:type="spellStart"/>
      <w:r w:rsidRPr="002B0243">
        <w:rPr>
          <w:rFonts w:ascii="Times New Roman" w:eastAsia="Times New Roman" w:hAnsi="Times New Roman" w:cs="Times New Roman"/>
          <w:sz w:val="24"/>
          <w:szCs w:val="24"/>
        </w:rPr>
        <w:t>Rubiaceae</w:t>
      </w:r>
      <w:proofErr w:type="spellEnd"/>
      <w:r w:rsidRPr="002B0243">
        <w:rPr>
          <w:rFonts w:ascii="Times New Roman" w:eastAsia="Times New Roman" w:hAnsi="Times New Roman" w:cs="Times New Roman"/>
          <w:sz w:val="24"/>
          <w:szCs w:val="24"/>
        </w:rPr>
        <w:t xml:space="preserve"> tribes </w:t>
      </w:r>
      <w:proofErr w:type="spellStart"/>
      <w:r w:rsidRPr="002B0243">
        <w:rPr>
          <w:rFonts w:ascii="Times New Roman" w:eastAsia="Times New Roman" w:hAnsi="Times New Roman" w:cs="Times New Roman"/>
          <w:sz w:val="24"/>
          <w:szCs w:val="24"/>
        </w:rPr>
        <w:t>Rubieae</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Spermacoceae</w:t>
      </w:r>
      <w:proofErr w:type="spellEnd"/>
      <w:r w:rsidRPr="002B0243">
        <w:rPr>
          <w:rFonts w:ascii="Times New Roman" w:eastAsia="Times New Roman" w:hAnsi="Times New Roman" w:cs="Times New Roman"/>
          <w:sz w:val="24"/>
          <w:szCs w:val="24"/>
        </w:rPr>
        <w:t xml:space="preserve"> </w:t>
      </w:r>
      <w:r w:rsidR="00027A78"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{"citationID":"vjZaLtA6","properties":{"formattedCitation":"(Neupane et al. 2017; Ehrendorfer et al. 2018)","plainCitation":"(Neupane et al. 2017; Ehrendorfer et al. 2018)","noteIndex":0},"citationItems":[{"id":9185,"uris":["http://zotero.org/users/local/X8CzRyu0/items/R3FBG92P"],"itemData":{"id":9185,"type":"article-journal","abstract":"PREMISE OF THE STUDY: Spermacoceae are mainly an herbaceous group in the Rubiaceae. However, a few lineages are woody and are found in a diverse range of habitat types. Three of the largest woody lineages (Arcytophyllum, Hedyotis, and Kadua) are characterized by their distribution in the moist tropical mountains and have disjunct distribution patterns with respect to their closest relatives. In this study, we explore the cases of derived woodiness in these three lineages and their diversification dynamics in the tropical mountains of Asia, the Pacific, and the Americas. METHODS: By combining phylogenetic results with wood anatomical studies, we estimated timing of origin of the three woody groups, inferred their ancestral traits and ancestral distribution ranges, analyzed their associations with the tropical upland habitat, and elucidated their diversification across tropical mountains. KEY RESULTS: The three woody clades originated and diversified from herbaceous ancestors in close association with the tropical upland habitat during the Miocene. The ancestral range for Asian-Pacific Hedyotis is Africa/Madagascar and continental Asia for Pacific Kadua. The complex geological history of tropical Asia allowed Hedyotis to diversify faster and create narrow endemics near oceans in the highlands of the Western Ghats in India, Sri Lanka, Southeast Asia including southeastern China, and New Guinea. CONCLUSIONS: The three major woody clades in Spermacoceae have gained their woodiness independently from one another, subsequent to colonization by their ancestors from a different geographic environment. The evolution and diversification along the tropical mountain orogeny is strongly linked with the formation of woody habit and many narrow endemic species.","container-title":"American Journal of Botany","DOI":"10.3732/ajb.1600248","ISSN":"1537-2197","issue":"3","language":"en","license":"© 2017 Botanical Society of America","note":"_eprint: https://onlinelibrary.wiley.com/doi/pdf/10.3732/ajb.1600248","page":"419-438","source":"Wiley Online Library","title":"Evolution of woody life form on tropical mountains in the tribe Spermacoceae (Rubiaceae)","volume":"104","author":[{"family":"Neupane","given":"Suman"},{"family":"Lewis","given":"Paul O."},{"family":"Dessein","given":"Steven"},{"family":"Shanks","given":"Hunter"},{"family":"Paudyal","given":"Sushil"},{"family":"Lens","given":"Frederic"}],"issued":{"date-parts":[["2017"]]}}},{"id":9182,"uris":["http://zotero.org/users/local/X8CzRyu0/items/KF4UFHQ2"],"itemData":{"id":9182,"type":"article-journal","abstract":"The Rubiaceae tribe Rubieae has a world-wide distribution with up to 1,000 species. These collectively exhibit an enormous ecological and morphological diversity, making Rubieae an excellent group for macro- and microevolutionary studies. Previous molecular phylogenetic analyses used only a limited sampling within the tribe or missed lineages crucial for understanding character evolution in this group. Here, we analyze sequences from two plastid spacer regions as well as morphological and biogeographic data from an extensive and evenly distributed sampling to establish a sound phylogenetic framework. This framework serves as a basis for our investigation of the evolution of important morphological characters and the biogeographic history of the Rubieae. The tribe includes three major clades, the Kelloggiinae Clade (Kelloggia), the Rubiinae Clade (Didymaea, Rubia) and the most species-rich Galiinae Clade (Asperula, Callipeltis, Crucianella, Cruciata, Galium, Mericarpaea, Phuopsis, Sherardia, Valantia). Within the Galiinae Clade, the largest genera Galium and Asperula are para- and polyphyletic, respectively. Smaller clades, however, usually correspond to currently recognized taxa (small genera or sections within genera), which may be used as starting points for a refined classification in this clade. Life-form (perennial versus annual), flower shape (long versus short corolla tube) and fruit characters (dry versus fleshy, with or without uncinate hairs) are highly homoplasious and have changed multiple times independently. Inference on the evolution of leaf whorls, a characteristic feature of the tribe, is sensitive to model choice. Multi-parted leaf whorls appear to have originated from opposite leaves with two small interpetiolar stipules that are subsequently enlarged and increased in number. Early diversification of Rubieae probably started during the Miocene in western Eurasia. Disjunctions between the Old and the New World possibly are due to connections via a North Atlantic land bridge. Diversification of the Galiineae Clade started later in the Miocene, probably in the Mediterranean, from where lineages reached, often multiple times, Africa, eastern Asia and further on the Americas and Australia.","container-title":"PLOS ONE","DOI":"10.1371/journal.pone.0207615","ISSN":"1932-6203","issue":"12","journalAbbreviation":"PLOS ONE","language":"en","note":"publisher: Public Library of Science","page":"e0207615","source":"PLoS Journals","title":"Phylogeny, character evolution and spatiotemporal diversification of the species-rich and world-wide distributed tribe Rubieae (Rubiaceae)","volume":"13","author":[{"family":"Ehrendorfer","given":"Friedrich"},{"family":"Barfuss","given":"Michael H. J."},{"family":"Manen","given":"Jean-Francois"},{"family":"Schneeweiss","given":"Gerald M."}],"issued":{"date-parts":[["2018",12,5]]}},"label":"page"}],"schema":"https://github.com/citation-style-language/schema/raw/master/csl-citation.json"} </w:instrText>
      </w:r>
      <w:r w:rsidR="00027A78" w:rsidRPr="002B0243">
        <w:rPr>
          <w:rFonts w:ascii="Times New Roman" w:eastAsia="Times New Roman" w:hAnsi="Times New Roman" w:cs="Times New Roman"/>
          <w:sz w:val="24"/>
          <w:szCs w:val="24"/>
        </w:rPr>
        <w:fldChar w:fldCharType="separate"/>
      </w:r>
      <w:r w:rsidR="00027A78" w:rsidRPr="002B0243">
        <w:rPr>
          <w:rFonts w:ascii="Times New Roman" w:eastAsia="Times New Roman" w:hAnsi="Times New Roman" w:cs="Times New Roman"/>
          <w:noProof/>
          <w:sz w:val="24"/>
          <w:szCs w:val="24"/>
        </w:rPr>
        <w:t>(Neupane et al. 2017; Ehrendorfer et al. 2018)</w:t>
      </w:r>
      <w:r w:rsidR="00027A7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genera </w:t>
      </w:r>
      <w:proofErr w:type="spellStart"/>
      <w:r w:rsidRPr="002B0243">
        <w:rPr>
          <w:rFonts w:ascii="Times New Roman" w:eastAsia="Times New Roman" w:hAnsi="Times New Roman" w:cs="Times New Roman"/>
          <w:i/>
          <w:sz w:val="24"/>
          <w:szCs w:val="24"/>
        </w:rPr>
        <w:t>Chamaecrista</w:t>
      </w:r>
      <w:proofErr w:type="spellEnd"/>
      <w:r w:rsidRPr="002B0243">
        <w:rPr>
          <w:rFonts w:ascii="Times New Roman" w:eastAsia="Times New Roman" w:hAnsi="Times New Roman" w:cs="Times New Roman"/>
          <w:sz w:val="24"/>
          <w:szCs w:val="24"/>
        </w:rPr>
        <w:t xml:space="preserve"> (Fabaceae,</w:t>
      </w:r>
      <w:r w:rsidR="00027A78" w:rsidRPr="002B0243">
        <w:rPr>
          <w:rFonts w:ascii="Times New Roman" w:eastAsia="Times New Roman" w:hAnsi="Times New Roman" w:cs="Times New Roman"/>
          <w:sz w:val="24"/>
          <w:szCs w:val="24"/>
        </w:rPr>
        <w:t xml:space="preserve"> </w:t>
      </w:r>
      <w:r w:rsidR="00027A78" w:rsidRPr="002B0243">
        <w:rPr>
          <w:rFonts w:ascii="Times New Roman" w:eastAsia="Times New Roman" w:hAnsi="Times New Roman" w:cs="Times New Roman"/>
          <w:sz w:val="24"/>
          <w:szCs w:val="24"/>
        </w:rPr>
        <w:fldChar w:fldCharType="begin"/>
      </w:r>
      <w:r w:rsidR="00027A78" w:rsidRPr="002B0243">
        <w:rPr>
          <w:rFonts w:ascii="Times New Roman" w:eastAsia="Times New Roman" w:hAnsi="Times New Roman" w:cs="Times New Roman"/>
          <w:sz w:val="24"/>
          <w:szCs w:val="24"/>
        </w:rPr>
        <w:instrText xml:space="preserve"> ADDIN ZOTERO_ITEM CSL_CITATION {"citationID":"EdD3siAb","properties":{"custom":"Vasconcelos et al. 2020","formattedCitation":"Vasconcelos et al. 2020","plainCitation":"Vasconcelos et al. 2020","noteIndex":0},"citationItems":[{"id":9187,"uris":["http://zotero.org/users/local/X8CzRyu0/items/M7RFE8BL"],"itemData":{"id":9187,"type":"article-journal","abstract":"Mountains are among the most biodiverse areas on the globe. In young mountain ranges, exceptional plant species richness is often associated with recent and rapid radiations linked to the mountain uplift itself. In ancient mountains, however, orogeny vastly precedes the evolution of vascular plants, so species richness has been explained by species accumulation during long periods of low extinction rates. Here we evaluate these assumptions by analysing plant diversification dynamics in the campo rupestre, an ecosystem associated with pre-Cambrian mountaintops and highlands of eastern South America, areas where plant species richness and endemism are among the highest in the world. Analyses of 15 angiosperm clades show that radiations of endemics exhibit fastest rates of diversification during the last 5 Myr, a climatically unstable period. However, results from ancestral range estimations using different models disagree on the age of the earliest in situ speciation events and point to a complex floristic assembly. There is a general trend for higher diversification rates associated with these areas, but endemism may also increase or reduce extinction rates, depending on the group. Montane habitats, regardless of their geological age, may lead to boosts in speciation rates by accelerating population isolation in archipelago-like systems, circumstances that can also result in higher extinction rates and fast species turnover, misleading the age estimates of endemic lineages.","container-title":"Proceedings of the Royal Society B: Biological Sciences","DOI":"10.1098/rspb.2019.2933","issue":"1923","note":"publisher: Royal Society","page":"20192933","source":"royalsocietypublishing.org (Atypon)","title":"Fast diversification through a mosaic of evolutionary histories characterizes the endemic flora of ancient Neotropical mountains","volume":"287","author":[{"family":"Vasconcelos","given":"Thais N. C."},{"family":"Alcantara","given":"Suzana"},{"family":"Andrino","given":"Caroline O."},{"family":"Forest","given":"Félix"},{"family":"Reginato","given":"Marcelo"},{"family":"Simon","given":"Marcelo F."},{"family":"Pirani","given":"José R."}],"issued":{"date-parts":[["2020",3,25]]}}}],"schema":"https://github.com/citation-style-language/schema/raw/master/csl-citation.json"} </w:instrText>
      </w:r>
      <w:r w:rsidR="00027A78" w:rsidRPr="002B0243">
        <w:rPr>
          <w:rFonts w:ascii="Times New Roman" w:eastAsia="Times New Roman" w:hAnsi="Times New Roman" w:cs="Times New Roman"/>
          <w:sz w:val="24"/>
          <w:szCs w:val="24"/>
        </w:rPr>
        <w:fldChar w:fldCharType="separate"/>
      </w:r>
      <w:r w:rsidR="00027A78" w:rsidRPr="002B0243">
        <w:rPr>
          <w:rFonts w:ascii="Times New Roman" w:eastAsia="Times New Roman" w:hAnsi="Times New Roman" w:cs="Times New Roman"/>
          <w:noProof/>
          <w:sz w:val="24"/>
          <w:szCs w:val="24"/>
        </w:rPr>
        <w:t>Vasconcelos et al. 2020</w:t>
      </w:r>
      <w:r w:rsidR="00027A7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i/>
          <w:sz w:val="24"/>
          <w:szCs w:val="24"/>
        </w:rPr>
        <w:t>Croton</w:t>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Euphorbiaceae</w:t>
      </w:r>
      <w:proofErr w:type="spellEnd"/>
      <w:r w:rsidRPr="002B0243">
        <w:rPr>
          <w:rFonts w:ascii="Times New Roman" w:eastAsia="Times New Roman" w:hAnsi="Times New Roman" w:cs="Times New Roman"/>
          <w:sz w:val="24"/>
          <w:szCs w:val="24"/>
        </w:rPr>
        <w:t>,</w:t>
      </w:r>
      <w:r w:rsidR="003B3F2A" w:rsidRPr="002B0243">
        <w:rPr>
          <w:rFonts w:ascii="Times New Roman" w:eastAsia="Times New Roman" w:hAnsi="Times New Roman" w:cs="Times New Roman"/>
          <w:sz w:val="24"/>
          <w:szCs w:val="24"/>
        </w:rPr>
        <w:t xml:space="preserve"> </w:t>
      </w:r>
      <w:r w:rsidR="003B3F2A" w:rsidRPr="002B0243">
        <w:rPr>
          <w:rFonts w:ascii="Times New Roman" w:eastAsia="Times New Roman" w:hAnsi="Times New Roman" w:cs="Times New Roman"/>
          <w:sz w:val="24"/>
          <w:szCs w:val="24"/>
        </w:rPr>
        <w:fldChar w:fldCharType="begin"/>
      </w:r>
      <w:r w:rsidR="003B3F2A" w:rsidRPr="002B0243">
        <w:rPr>
          <w:rFonts w:ascii="Times New Roman" w:eastAsia="Times New Roman" w:hAnsi="Times New Roman" w:cs="Times New Roman"/>
          <w:sz w:val="24"/>
          <w:szCs w:val="24"/>
        </w:rPr>
        <w:instrText xml:space="preserve"> ADDIN ZOTERO_ITEM CSL_CITATION {"citationID":"nqWMr9L3","properties":{"custom":"Ar\\uc0\\u233{}valo et al. 2017","formattedCitation":"Ar\\uc0\\u233{}valo et al. 2017","plainCitation":"Arévalo et al. 2017","noteIndex":0},"citationItems":[{"id":9189,"uris":["http://zotero.org/users/local/X8CzRyu0/items/XVBMBCE8"],"itemData":{"id":9189,"type":"article-journal","abstract":"Background and Aims Wood is a major innovation of land plants, and is usually a central component of the body plan for two major plant habits: shrubs and trees. Wood anatomical syndromes vary between shrubs and trees, but no prior work has explicitly evaluated the contingent evolution of wood anatomical diversity in the context of these plant habits.Methods Phylogenetic comparative methods were used to test for contingent evolution of habit, habitat and wood anatomy in the mega-diverse genus Croton (Euphorbiaceae), across the largest and most complete molecular phylogeny of the genus to date.Key Results Plant habit and habitat are highly correlated, but most wood anatomical features correlate more strongly with habit. The ancestral Croton was reconstructed as a tree, the wood of which is inferred to have absent or indistinct growth rings, confluent-like axial parenchyma, procumbent ray cells and disjunctive ray parenchyma cell walls. The taxa sampled showed multiple independent origins of the shrub habit in Croton, and this habit shift is contingent on several wood anatomical features (e.g. similar vessel-ray pits, thick fibre walls, perforated ray cells). The only wood anatomical trait correlated with habitat and not habit was the presence of helical thickenings in the vessel elements of mesic Croton.Conclusions Plant functional traits, individually or in suites, are responses to multiple and often confounding contexts in evolution. By establishing an explicit contingent evolutionary framework, the interplay between habit, habitat and wood anatomical diversity was dissected in the genus Croton. Both habit and habitat influence the evolution of wood anatomical characters, and conversely, the wood anatomy of lineages can affect shifts in plant habit and habitat. This study hypothesizes novel putatively functional trait associations in woody plant structure that could be further tested in a variety of other taxa.","container-title":"Annals of Botany","DOI":"10.1093/aob/mcw243","ISSN":"0305-7364","issue":"4","journalAbbreviation":"Annals of Botany","page":"563-579","source":"Silverchair","title":"Force of habit: shrubs, trees and contingent evolution of wood anatomical diversity using Croton (Euphorbiaceae) as a model system","title-short":"Force of habit","volume":"119","author":[{"family":"Arévalo","given":"Rafael"},{"family":"Ee","given":"Benjamin W.","non-dropping-particle":"van"},{"family":"Riina","given":"Ricarda"},{"family":"Berry","given":"Paul E."},{"family":"Wiedenhoeft","given":"Alex C."}],"issued":{"date-parts":[["2017",3,1]]}}}],"schema":"https://github.com/citation-style-language/schema/raw/master/csl-citation.json"} </w:instrText>
      </w:r>
      <w:r w:rsidR="003B3F2A" w:rsidRPr="002B0243">
        <w:rPr>
          <w:rFonts w:ascii="Times New Roman" w:eastAsia="Times New Roman" w:hAnsi="Times New Roman" w:cs="Times New Roman"/>
          <w:sz w:val="24"/>
          <w:szCs w:val="24"/>
        </w:rPr>
        <w:fldChar w:fldCharType="separate"/>
      </w:r>
      <w:proofErr w:type="spellStart"/>
      <w:r w:rsidR="003B3F2A" w:rsidRPr="002B0243">
        <w:rPr>
          <w:rFonts w:ascii="Times New Roman" w:hAnsi="Times New Roman" w:cs="Times New Roman"/>
          <w:sz w:val="24"/>
          <w:lang w:val="en-US"/>
        </w:rPr>
        <w:t>Arévalo</w:t>
      </w:r>
      <w:proofErr w:type="spellEnd"/>
      <w:r w:rsidR="003B3F2A" w:rsidRPr="002B0243">
        <w:rPr>
          <w:rFonts w:ascii="Times New Roman" w:hAnsi="Times New Roman" w:cs="Times New Roman"/>
          <w:sz w:val="24"/>
          <w:lang w:val="en-US"/>
        </w:rPr>
        <w:t xml:space="preserve"> et al. 2017</w:t>
      </w:r>
      <w:r w:rsidR="003B3F2A"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i/>
          <w:sz w:val="24"/>
          <w:szCs w:val="24"/>
        </w:rPr>
        <w:t>Hypericum</w:t>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Hypericaceae</w:t>
      </w:r>
      <w:proofErr w:type="spellEnd"/>
      <w:r w:rsidRPr="002B0243">
        <w:rPr>
          <w:rFonts w:ascii="Times New Roman" w:eastAsia="Times New Roman" w:hAnsi="Times New Roman" w:cs="Times New Roman"/>
          <w:sz w:val="24"/>
          <w:szCs w:val="24"/>
        </w:rPr>
        <w:t>,</w:t>
      </w:r>
      <w:r w:rsidR="003B3F2A" w:rsidRPr="002B0243">
        <w:rPr>
          <w:rFonts w:ascii="Times New Roman" w:eastAsia="Times New Roman" w:hAnsi="Times New Roman" w:cs="Times New Roman"/>
          <w:sz w:val="24"/>
          <w:szCs w:val="24"/>
        </w:rPr>
        <w:t xml:space="preserve"> </w:t>
      </w:r>
      <w:r w:rsidR="003B3F2A" w:rsidRPr="002B0243">
        <w:rPr>
          <w:rFonts w:ascii="Times New Roman" w:eastAsia="Times New Roman" w:hAnsi="Times New Roman" w:cs="Times New Roman"/>
          <w:sz w:val="24"/>
          <w:szCs w:val="24"/>
        </w:rPr>
        <w:fldChar w:fldCharType="begin"/>
      </w:r>
      <w:r w:rsidR="003B3F2A" w:rsidRPr="002B0243">
        <w:rPr>
          <w:rFonts w:ascii="Times New Roman" w:eastAsia="Times New Roman" w:hAnsi="Times New Roman" w:cs="Times New Roman"/>
          <w:sz w:val="24"/>
          <w:szCs w:val="24"/>
        </w:rPr>
        <w:instrText xml:space="preserve"> ADDIN ZOTERO_ITEM CSL_CITATION {"citationID":"qq5rKl4H","properties":{"custom":"N\\uc0\\u252{}rk et al. 2013","formattedCitation":"N\\uc0\\u252{}rk et al. 2013","plainCitation":"Nürk et al. 2013","noteIndex":0},"citationItems":[{"id":9192,"uris":["http://zotero.org/users/local/X8CzRyu0/items/N27247Q5"],"itemData":{"id":9192,"type":"article-journal","abstract":"The páramos, high-elevation Andean grasslands ranging from ca. 2800 m to the snow line, harbor one of the fastest evolving biomes worldwide since their appearance in the northern Andes 3–5 million years (Ma) ago. Hypericum (St. John's wort), with over 65% of its Neotropical species, has a center of diversity in these high Mountain ecosystems. Using nuclear rDNA internal transcribed spacer (ITS) sequences of a broad sample of New World Hypericum species we investigate phylogenetic patterns, estimate divergence times, and provide the first insights into diversification rates within the genus in the Neotropics. Two lineages appear to have independently dispersed into South America around 3.5 Ma ago, one of which has radiated in the páramos (Brathys). We find strong support for the polyphyly of section Trigynobrathys, several species of which group within Brathys, while others are found in temperate lowland South America (Trigynobrathys s.str.). All páramo species of Hypericum group in one clade. Within these páramo Hypericum species enormous phenotypic evolution has taken place (life forms from arborescent to prostrate shrubs) evidently in a short time frame. We hypothesize multiple mechanisms to be responsible for the low differentiation in the ITS region contrary to the high morphological diversity found in Hypericum in the páramos. Amongst these may be ongoing hybridization and incomplete lineage sorting, as well as the putative adaptive radiation, which can explain the contrast between phenotypic diversity and the close phylogenetic relationships.","container-title":"Frontiers in Genetics","ISSN":"1664-8021","source":"Frontiers","title":"Explosive radiation in high Andean Hypericum—rates of diversification among New World lineages","URL":"https://www.frontiersin.org/articles/10.3389/fgene.2013.00175","volume":"4","author":[{"family":"Nürk","given":"Nicolai"},{"family":"Scheriau","given":"Charlotte"},{"family":"Madriñán","given":"Santiago"}],"accessed":{"date-parts":[["2022",7,4]]},"issued":{"date-parts":[["2013"]]}}}],"schema":"https://github.com/citation-style-language/schema/raw/master/csl-citation.json"} </w:instrText>
      </w:r>
      <w:r w:rsidR="003B3F2A" w:rsidRPr="002B0243">
        <w:rPr>
          <w:rFonts w:ascii="Times New Roman" w:eastAsia="Times New Roman" w:hAnsi="Times New Roman" w:cs="Times New Roman"/>
          <w:sz w:val="24"/>
          <w:szCs w:val="24"/>
        </w:rPr>
        <w:fldChar w:fldCharType="separate"/>
      </w:r>
      <w:proofErr w:type="spellStart"/>
      <w:r w:rsidR="003B3F2A" w:rsidRPr="002B0243">
        <w:rPr>
          <w:rFonts w:ascii="Times New Roman" w:hAnsi="Times New Roman" w:cs="Times New Roman"/>
          <w:sz w:val="24"/>
          <w:lang w:val="en-US"/>
        </w:rPr>
        <w:t>Nürk</w:t>
      </w:r>
      <w:proofErr w:type="spellEnd"/>
      <w:r w:rsidR="003B3F2A" w:rsidRPr="002B0243">
        <w:rPr>
          <w:rFonts w:ascii="Times New Roman" w:hAnsi="Times New Roman" w:cs="Times New Roman"/>
          <w:sz w:val="24"/>
          <w:lang w:val="en-US"/>
        </w:rPr>
        <w:t xml:space="preserve"> et al. 2013</w:t>
      </w:r>
      <w:r w:rsidR="003B3F2A"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i/>
          <w:sz w:val="24"/>
          <w:szCs w:val="24"/>
        </w:rPr>
        <w:t>Lupinus</w:t>
      </w:r>
      <w:r w:rsidRPr="002B0243">
        <w:rPr>
          <w:rFonts w:ascii="Times New Roman" w:eastAsia="Times New Roman" w:hAnsi="Times New Roman" w:cs="Times New Roman"/>
          <w:sz w:val="24"/>
          <w:szCs w:val="24"/>
        </w:rPr>
        <w:t xml:space="preserve"> (Fabaceae,</w:t>
      </w:r>
      <w:r w:rsidR="00C32AA3" w:rsidRPr="002B0243">
        <w:rPr>
          <w:rFonts w:ascii="Times New Roman" w:eastAsia="Times New Roman" w:hAnsi="Times New Roman" w:cs="Times New Roman"/>
          <w:sz w:val="24"/>
          <w:szCs w:val="24"/>
        </w:rPr>
        <w:t xml:space="preserve"> </w:t>
      </w:r>
      <w:r w:rsidR="00C32AA3" w:rsidRPr="002B0243">
        <w:rPr>
          <w:rFonts w:ascii="Times New Roman" w:eastAsia="Times New Roman" w:hAnsi="Times New Roman" w:cs="Times New Roman"/>
          <w:sz w:val="24"/>
          <w:szCs w:val="24"/>
        </w:rPr>
        <w:fldChar w:fldCharType="begin"/>
      </w:r>
      <w:r w:rsidR="00C32AA3" w:rsidRPr="002B0243">
        <w:rPr>
          <w:rFonts w:ascii="Times New Roman" w:eastAsia="Times New Roman" w:hAnsi="Times New Roman" w:cs="Times New Roman"/>
          <w:sz w:val="24"/>
          <w:szCs w:val="24"/>
        </w:rPr>
        <w:instrText xml:space="preserve"> ADDIN ZOTERO_ITEM CSL_CITATION {"citationID":"GlSmcmiB","properties":{"custom":"Drummond et al. 2012","formattedCitation":"Drummond et al. 2012","plainCitation":"Drummond et al. 2012","noteIndex":0},"citationItems":[{"id":9194,"uris":["http://zotero.org/users/local/X8CzRyu0/items/KBMDYS4T"],"itemData":{"id":9194,"type":"article-journal","abstract":"Replicate radiations provide powerful comparative systems to address questions about the interplay between opportunity and innovation in driving episodes of diversification and the factors limiting their subsequent progression. However, such systems have been rarely documented at intercontinental scales. Here, we evaluate the hypothesis of multiple radiations in the genus Lupinus (Leguminosae), which exhibits some of the highest known rates of net diversification in plants. Given that incomplete taxon sampling, background extinction, and lineage-specific variation in diversification rates can confound macroevolutionary inferences regarding the timing and mechanisms of cladogenesis, we used Bayesian relaxed clock phylogenetic analyses as well as MEDUSA and BiSSE birth–death likelihood models of diversification, to evaluate the evolutionary patterns of lineage accumulation in Lupinus. We identified 3 significant shifts to increased rates of net diversification (r) relative to background levels in the genus (r = 0.18–0.48 lineages/myr). The primary shift occurred approximately 4.6 Ma (r = 0.48–1.76) in the montane regions of western North America, followed by a secondary shift approximately 2.7 Ma (r = 0.89–3.33) associated with range expansion and diversification of allopatrically distributed sister clades in the Mexican highlands and Andes. We also recovered evidence for a third independent shift approximately 6.5 Ma at the base of a lower elevation eastern South American grassland and campo rupestre clade (r = 0.36–1.33). Bayesian ancestral state reconstructions and BiSSE likelihood analyses of correlated diversification indicated that increased rates of speciation are strongly associated with the derived evolution of perennial life history and invasion of montane ecosystems. Although we currently lack hard evidence for “replicate adaptive radiations” in the sense of convergent morphological and ecological trajectories among species in different clades, these results are consistent with the hypothesis that iteroparity functioned as an adaptive key innovation, providing a mechanism for range expansion and rapid divergence in upper elevation regions across much of the New World.","container-title":"Systematic Biology","DOI":"10.1093/sysbio/syr126","ISSN":"1063-5157","issue":"3","journalAbbreviation":"Systematic Biology","page":"443-460","source":"Silverchair","title":"Multiple Continental Radiations and Correlates of Diversification in Lupinus (Leguminosae): Testing for Key Innovation with Incomplete Taxon Sampling","title-short":"Multiple Continental Radiations and Correlates of Diversification in Lupinus (Leguminosae)","volume":"61","author":[{"family":"Drummond","given":"Christopher S."},{"family":"Eastwood","given":"Ruth J."},{"family":"Miotto","given":"Silvia T. S."},{"family":"Hughes","given":"Colin E."}],"issued":{"date-parts":[["2012",5,1]]}}}],"schema":"https://github.com/citation-style-language/schema/raw/master/csl-citation.json"} </w:instrText>
      </w:r>
      <w:r w:rsidR="00C32AA3" w:rsidRPr="002B0243">
        <w:rPr>
          <w:rFonts w:ascii="Times New Roman" w:eastAsia="Times New Roman" w:hAnsi="Times New Roman" w:cs="Times New Roman"/>
          <w:sz w:val="24"/>
          <w:szCs w:val="24"/>
        </w:rPr>
        <w:fldChar w:fldCharType="separate"/>
      </w:r>
      <w:r w:rsidR="00C32AA3" w:rsidRPr="002B0243">
        <w:rPr>
          <w:rFonts w:ascii="Times New Roman" w:eastAsia="Times New Roman" w:hAnsi="Times New Roman" w:cs="Times New Roman"/>
          <w:noProof/>
          <w:sz w:val="24"/>
          <w:szCs w:val="24"/>
        </w:rPr>
        <w:t>Drummond et al. 2012</w:t>
      </w:r>
      <w:r w:rsidR="00C32AA3"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w:t>
      </w:r>
      <w:r w:rsidRPr="002B0243">
        <w:rPr>
          <w:rFonts w:ascii="Times New Roman" w:eastAsia="Times New Roman" w:hAnsi="Times New Roman" w:cs="Times New Roman"/>
          <w:i/>
          <w:sz w:val="24"/>
          <w:szCs w:val="24"/>
        </w:rPr>
        <w:t>Salvia</w:t>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Lamiaceae</w:t>
      </w:r>
      <w:proofErr w:type="spellEnd"/>
      <w:r w:rsidRPr="002B0243">
        <w:rPr>
          <w:rFonts w:ascii="Times New Roman" w:eastAsia="Times New Roman" w:hAnsi="Times New Roman" w:cs="Times New Roman"/>
          <w:sz w:val="24"/>
          <w:szCs w:val="24"/>
        </w:rPr>
        <w:t>,</w:t>
      </w:r>
      <w:r w:rsidR="00C32AA3" w:rsidRPr="002B0243">
        <w:rPr>
          <w:rFonts w:ascii="Times New Roman" w:eastAsia="Times New Roman" w:hAnsi="Times New Roman" w:cs="Times New Roman"/>
          <w:sz w:val="24"/>
          <w:szCs w:val="24"/>
        </w:rPr>
        <w:t xml:space="preserve"> </w:t>
      </w:r>
      <w:r w:rsidR="00C32AA3" w:rsidRPr="002B0243">
        <w:rPr>
          <w:rFonts w:ascii="Times New Roman" w:eastAsia="Times New Roman" w:hAnsi="Times New Roman" w:cs="Times New Roman"/>
          <w:sz w:val="24"/>
          <w:szCs w:val="24"/>
        </w:rPr>
        <w:fldChar w:fldCharType="begin"/>
      </w:r>
      <w:r w:rsidR="00C32AA3" w:rsidRPr="002B0243">
        <w:rPr>
          <w:rFonts w:ascii="Times New Roman" w:eastAsia="Times New Roman" w:hAnsi="Times New Roman" w:cs="Times New Roman"/>
          <w:sz w:val="24"/>
          <w:szCs w:val="24"/>
        </w:rPr>
        <w:instrText xml:space="preserve"> ADDIN ZOTERO_ITEM CSL_CITATION {"citationID":"I1w2DMU7","properties":{"custom":"Kriebel et al. 2020","formattedCitation":"Kriebel et al. 2020","plainCitation":"Kriebel et al. 2020","noteIndex":0},"citationItems":[{"id":9196,"uris":["http://zotero.org/users/local/X8CzRyu0/items/KSLDGEDG"],"itemData":{"id":9196,"type":"article-journal","abstract":"Switches in pollinators have been argued to be key drivers of floral evolution in angiosperms. However, few studies have tested the relationship between floral shape evolution and switches in pollination in large clades. In concert with a dated phylogeny, we present a morphometric analysis of corolla, anther connective, and style shape across 44% of nearly 1000 species of Salvia (Lamiaceae) and test four hypotheses of floral evolution. We demonstrate that floral morphospace of New World (NW) Salvia is largely distinct from that of Old World (OW) Salvia and that these differences are pollinator driven; shifts in floral morphology sometimes mirror shifts in pollinators; anther connectives (key constituents of the Salvia staminal lever) and styles co-evolved from curved to linear shapes following shifts from bee to bird pollination; and morphological differences between NW and OW bee flowers are partly the legacy of constraints imposed by an earlier shift to bird pollination in the NW. The distinctive staminal lever in Salvia is a morphologically diverse structure that has evolved in concert with both the corolla and style, under different pollinator pressures, and in contingent fashion.","container-title":"Evolution","DOI":"10.1111/evo.14030","ISSN":"1558-5646","issue":"7","language":"en","note":"_eprint: https://onlinelibrary.wiley.com/doi/pdf/10.1111/evo.14030","page":"1335-1355","source":"Wiley Online Library","title":"Pollinator shifts, contingent evolution, and evolutionary constraint drive floral disparity in Salvia (Lamiaceae): Evidence from morphometrics and phylogenetic comparative methods","title-short":"Pollinator shifts, contingent evolution, and evolutionary constraint drive floral disparity in Salvia (Lamiaceae)","volume":"74","author":[{"family":"Kriebel","given":"Ricardo"},{"family":"Drew","given":"Bryan"},{"family":"González-Gallegos","given":"Jesús G."},{"family":"Celep","given":"Ferhat"},{"family":"Heeg","given":"Luciann"},{"family":"Mahdjoub","given":"Mohamed M."},{"family":"Sytsma","given":"Kenneth J."}],"issued":{"date-parts":[["2020"]]}}}],"schema":"https://github.com/citation-style-language/schema/raw/master/csl-citation.json"} </w:instrText>
      </w:r>
      <w:r w:rsidR="00C32AA3" w:rsidRPr="002B0243">
        <w:rPr>
          <w:rFonts w:ascii="Times New Roman" w:eastAsia="Times New Roman" w:hAnsi="Times New Roman" w:cs="Times New Roman"/>
          <w:sz w:val="24"/>
          <w:szCs w:val="24"/>
        </w:rPr>
        <w:fldChar w:fldCharType="separate"/>
      </w:r>
      <w:r w:rsidR="00C32AA3" w:rsidRPr="002B0243">
        <w:rPr>
          <w:rFonts w:ascii="Times New Roman" w:eastAsia="Times New Roman" w:hAnsi="Times New Roman" w:cs="Times New Roman"/>
          <w:noProof/>
          <w:sz w:val="24"/>
          <w:szCs w:val="24"/>
        </w:rPr>
        <w:t>Kriebel et al. 2020</w:t>
      </w:r>
      <w:r w:rsidR="00C32AA3"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All clades combined sum 3</w:t>
      </w:r>
      <w:r w:rsidR="00A43396">
        <w:rPr>
          <w:rFonts w:ascii="Times New Roman" w:eastAsia="Times New Roman" w:hAnsi="Times New Roman" w:cs="Times New Roman"/>
          <w:sz w:val="24"/>
          <w:szCs w:val="24"/>
        </w:rPr>
        <w:t>2</w:t>
      </w:r>
      <w:r w:rsidRPr="002B0243">
        <w:rPr>
          <w:rFonts w:ascii="Times New Roman" w:eastAsia="Times New Roman" w:hAnsi="Times New Roman" w:cs="Times New Roman"/>
          <w:sz w:val="24"/>
          <w:szCs w:val="24"/>
        </w:rPr>
        <w:t xml:space="preserve"> phylogenetic trees and </w:t>
      </w:r>
      <w:commentRangeStart w:id="1"/>
      <w:r w:rsidRPr="002B0243">
        <w:rPr>
          <w:rFonts w:ascii="Times New Roman" w:eastAsia="Times New Roman" w:hAnsi="Times New Roman" w:cs="Times New Roman"/>
          <w:sz w:val="24"/>
          <w:szCs w:val="24"/>
        </w:rPr>
        <w:t xml:space="preserve">9,993 </w:t>
      </w:r>
      <w:commentRangeEnd w:id="1"/>
      <w:r w:rsidR="002C2F82">
        <w:rPr>
          <w:rStyle w:val="CommentReference"/>
        </w:rPr>
        <w:commentReference w:id="1"/>
      </w:r>
      <w:r w:rsidRPr="002B0243">
        <w:rPr>
          <w:rFonts w:ascii="Times New Roman" w:eastAsia="Times New Roman" w:hAnsi="Times New Roman" w:cs="Times New Roman"/>
          <w:sz w:val="24"/>
          <w:szCs w:val="24"/>
        </w:rPr>
        <w:t xml:space="preserve">tips and lineages are distributed globally. We also completed the life form scoring by adding data collected from the literature, so that each clade had a maximum of 30% missing data. </w:t>
      </w:r>
    </w:p>
    <w:p w14:paraId="37900BE1" w14:textId="77777777" w:rsidR="00624FBA" w:rsidRPr="002B0243" w:rsidRDefault="00624FBA" w:rsidP="00DE0819">
      <w:pPr>
        <w:shd w:val="clear" w:color="auto" w:fill="FFFFFF"/>
        <w:spacing w:line="480" w:lineRule="auto"/>
        <w:ind w:firstLine="720"/>
        <w:rPr>
          <w:rFonts w:ascii="Times New Roman" w:eastAsia="Times New Roman" w:hAnsi="Times New Roman" w:cs="Times New Roman"/>
          <w:sz w:val="24"/>
          <w:szCs w:val="24"/>
        </w:rPr>
      </w:pPr>
    </w:p>
    <w:p w14:paraId="1F165E3B" w14:textId="64F37ACB" w:rsidR="00DC165B" w:rsidRPr="002B0243" w:rsidRDefault="00000000" w:rsidP="00DE0819">
      <w:pPr>
        <w:shd w:val="clear" w:color="auto" w:fill="FFFFFF"/>
        <w:spacing w:line="480" w:lineRule="auto"/>
        <w:rPr>
          <w:rFonts w:ascii="Times New Roman" w:eastAsia="Times New Roman" w:hAnsi="Times New Roman" w:cs="Times New Roman"/>
          <w:i/>
          <w:sz w:val="24"/>
          <w:szCs w:val="24"/>
        </w:rPr>
      </w:pPr>
      <w:r w:rsidRPr="002B0243">
        <w:rPr>
          <w:rFonts w:ascii="Times New Roman" w:eastAsia="Times New Roman" w:hAnsi="Times New Roman" w:cs="Times New Roman"/>
          <w:i/>
          <w:sz w:val="24"/>
          <w:szCs w:val="24"/>
        </w:rPr>
        <w:t>Distribution points and climatic data</w:t>
      </w:r>
    </w:p>
    <w:p w14:paraId="3829C331" w14:textId="5082A329" w:rsidR="00DC165B" w:rsidRPr="002B0243" w:rsidRDefault="00000000" w:rsidP="00DE0819">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We standardized all species names in the 3</w:t>
      </w:r>
      <w:r w:rsidR="00A43396">
        <w:rPr>
          <w:rFonts w:ascii="Times New Roman" w:eastAsia="Times New Roman" w:hAnsi="Times New Roman" w:cs="Times New Roman"/>
          <w:sz w:val="24"/>
          <w:szCs w:val="24"/>
        </w:rPr>
        <w:t>2</w:t>
      </w:r>
      <w:r w:rsidRPr="002B0243">
        <w:rPr>
          <w:rFonts w:ascii="Times New Roman" w:eastAsia="Times New Roman" w:hAnsi="Times New Roman" w:cs="Times New Roman"/>
          <w:sz w:val="24"/>
          <w:szCs w:val="24"/>
        </w:rPr>
        <w:t xml:space="preserve"> phylogenetic trees following the GBIF taxonomic backbone with the R packages </w:t>
      </w:r>
      <w:proofErr w:type="spellStart"/>
      <w:r w:rsidRPr="002B0243">
        <w:rPr>
          <w:rFonts w:ascii="Times New Roman" w:eastAsia="Times New Roman" w:hAnsi="Times New Roman" w:cs="Times New Roman"/>
          <w:sz w:val="24"/>
          <w:szCs w:val="24"/>
        </w:rPr>
        <w:t>taxize</w:t>
      </w:r>
      <w:proofErr w:type="spellEnd"/>
      <w:r w:rsidRPr="002B0243">
        <w:rPr>
          <w:rFonts w:ascii="Times New Roman" w:eastAsia="Times New Roman" w:hAnsi="Times New Roman" w:cs="Times New Roman"/>
          <w:sz w:val="24"/>
          <w:szCs w:val="24"/>
        </w:rPr>
        <w:t xml:space="preserve"> </w:t>
      </w:r>
      <w:r w:rsidR="00F83422" w:rsidRPr="002B0243">
        <w:rPr>
          <w:rFonts w:ascii="Times New Roman" w:eastAsia="Times New Roman" w:hAnsi="Times New Roman" w:cs="Times New Roman"/>
          <w:sz w:val="24"/>
          <w:szCs w:val="24"/>
        </w:rPr>
        <w:fldChar w:fldCharType="begin"/>
      </w:r>
      <w:r w:rsidR="00F83422" w:rsidRPr="002B0243">
        <w:rPr>
          <w:rFonts w:ascii="Times New Roman" w:eastAsia="Times New Roman" w:hAnsi="Times New Roman" w:cs="Times New Roman"/>
          <w:sz w:val="24"/>
          <w:szCs w:val="24"/>
        </w:rPr>
        <w:instrText xml:space="preserve"> ADDIN ZOTERO_ITEM CSL_CITATION {"citationID":"iEXwUEMp","properties":{"formattedCitation":"(Chamberlain and Sz\\uc0\\u246{}cs 2013)","plainCitation":"(Chamberlain and Szöcs 2013)","noteIndex":0},"citationItems":[{"id":9200,"uris":["http://zotero.org/users/local/X8CzRyu0/items/HIK3A5V2"],"itemData":{"id":9200,"type":"article-journal","container-title":"F1000Research","note":"publisher: Faculty of 1000 Ltd","title":"taxize: taxonomic search and retrieval in R","volume":"2","author":[{"family":"Chamberlain","given":"Scott A."},{"family":"Szöcs","given":"Eduard"}],"issued":{"date-parts":[["2013"]]}}}],"schema":"https://github.com/citation-style-language/schema/raw/master/csl-citation.json"} </w:instrText>
      </w:r>
      <w:r w:rsidR="00F83422" w:rsidRPr="002B0243">
        <w:rPr>
          <w:rFonts w:ascii="Times New Roman" w:eastAsia="Times New Roman" w:hAnsi="Times New Roman" w:cs="Times New Roman"/>
          <w:sz w:val="24"/>
          <w:szCs w:val="24"/>
        </w:rPr>
        <w:fldChar w:fldCharType="separate"/>
      </w:r>
      <w:r w:rsidR="00F83422" w:rsidRPr="002B0243">
        <w:rPr>
          <w:rFonts w:ascii="Times New Roman" w:hAnsi="Times New Roman" w:cs="Times New Roman"/>
          <w:sz w:val="24"/>
          <w:lang w:val="en-US"/>
        </w:rPr>
        <w:t xml:space="preserve">(Chamberlain and </w:t>
      </w:r>
      <w:proofErr w:type="spellStart"/>
      <w:r w:rsidR="00F83422" w:rsidRPr="002B0243">
        <w:rPr>
          <w:rFonts w:ascii="Times New Roman" w:hAnsi="Times New Roman" w:cs="Times New Roman"/>
          <w:sz w:val="24"/>
          <w:lang w:val="en-US"/>
        </w:rPr>
        <w:t>Szöcs</w:t>
      </w:r>
      <w:proofErr w:type="spellEnd"/>
      <w:r w:rsidR="00F83422" w:rsidRPr="002B0243">
        <w:rPr>
          <w:rFonts w:ascii="Times New Roman" w:hAnsi="Times New Roman" w:cs="Times New Roman"/>
          <w:sz w:val="24"/>
          <w:lang w:val="en-US"/>
        </w:rPr>
        <w:t xml:space="preserve"> 2013)</w:t>
      </w:r>
      <w:r w:rsidR="00F83422"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downloaded occurrence points that had preserved specimens associated with them using </w:t>
      </w:r>
      <w:r w:rsidRPr="002B0243">
        <w:rPr>
          <w:rFonts w:ascii="Times New Roman" w:eastAsia="Times New Roman" w:hAnsi="Times New Roman" w:cs="Times New Roman"/>
          <w:sz w:val="24"/>
          <w:szCs w:val="24"/>
        </w:rPr>
        <w:lastRenderedPageBreak/>
        <w:t xml:space="preserve">functions of the R package </w:t>
      </w:r>
      <w:proofErr w:type="spellStart"/>
      <w:r w:rsidRPr="002B0243">
        <w:rPr>
          <w:rFonts w:ascii="Times New Roman" w:eastAsia="Times New Roman" w:hAnsi="Times New Roman" w:cs="Times New Roman"/>
          <w:sz w:val="24"/>
          <w:szCs w:val="24"/>
        </w:rPr>
        <w:t>rgbif</w:t>
      </w:r>
      <w:proofErr w:type="spellEnd"/>
      <w:r w:rsidRPr="002B0243">
        <w:rPr>
          <w:rFonts w:ascii="Times New Roman" w:eastAsia="Times New Roman" w:hAnsi="Times New Roman" w:cs="Times New Roman"/>
          <w:sz w:val="24"/>
          <w:szCs w:val="24"/>
        </w:rPr>
        <w:t xml:space="preserve"> </w:t>
      </w:r>
      <w:r w:rsidR="00F83422" w:rsidRPr="002B0243">
        <w:rPr>
          <w:rFonts w:ascii="Times New Roman" w:eastAsia="Times New Roman" w:hAnsi="Times New Roman" w:cs="Times New Roman"/>
          <w:sz w:val="24"/>
          <w:szCs w:val="24"/>
        </w:rPr>
        <w:fldChar w:fldCharType="begin"/>
      </w:r>
      <w:r w:rsidR="00F83422" w:rsidRPr="002B0243">
        <w:rPr>
          <w:rFonts w:ascii="Times New Roman" w:eastAsia="Times New Roman" w:hAnsi="Times New Roman" w:cs="Times New Roman"/>
          <w:sz w:val="24"/>
          <w:szCs w:val="24"/>
        </w:rPr>
        <w:instrText xml:space="preserve"> ADDIN ZOTERO_ITEM CSL_CITATION {"citationID":"b3BWnu1t","properties":{"formattedCitation":"(Chamberlain and Boettiger 2017)","plainCitation":"(Chamberlain and Boettiger 2017)","noteIndex":0},"citationItems":[{"id":9201,"uris":["http://zotero.org/users/local/X8CzRyu0/items/YRVWYMV5"],"itemData":{"id":9201,"type":"report","note":"ISBN: 2167-9843","publisher":"PeerJ Preprints","title":"R Python, and Ruby clients for GBIF species occurrence data","author":[{"family":"Chamberlain","given":"Scott A."},{"family":"Boettiger","given":"Carl"}],"issued":{"date-parts":[["2017"]]}}}],"schema":"https://github.com/citation-style-language/schema/raw/master/csl-citation.json"} </w:instrText>
      </w:r>
      <w:r w:rsidR="00F83422" w:rsidRPr="002B0243">
        <w:rPr>
          <w:rFonts w:ascii="Times New Roman" w:eastAsia="Times New Roman" w:hAnsi="Times New Roman" w:cs="Times New Roman"/>
          <w:sz w:val="24"/>
          <w:szCs w:val="24"/>
        </w:rPr>
        <w:fldChar w:fldCharType="separate"/>
      </w:r>
      <w:r w:rsidR="00F83422" w:rsidRPr="002B0243">
        <w:rPr>
          <w:rFonts w:ascii="Times New Roman" w:eastAsia="Times New Roman" w:hAnsi="Times New Roman" w:cs="Times New Roman"/>
          <w:noProof/>
          <w:sz w:val="24"/>
          <w:szCs w:val="24"/>
        </w:rPr>
        <w:t>(Chamberlain and Boettiger 2017)</w:t>
      </w:r>
      <w:r w:rsidR="00F83422"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resulting in a dataset of </w:t>
      </w:r>
      <w:commentRangeStart w:id="2"/>
      <w:r w:rsidRPr="002B0243">
        <w:rPr>
          <w:rFonts w:ascii="Times New Roman" w:eastAsia="Times New Roman" w:hAnsi="Times New Roman" w:cs="Times New Roman"/>
          <w:sz w:val="24"/>
          <w:szCs w:val="24"/>
        </w:rPr>
        <w:t>3,158,632 occurrence points</w:t>
      </w:r>
      <w:commentRangeEnd w:id="2"/>
      <w:r w:rsidR="002C2F82">
        <w:rPr>
          <w:rStyle w:val="CommentReference"/>
        </w:rPr>
        <w:commentReference w:id="2"/>
      </w:r>
      <w:r w:rsidRPr="002B0243">
        <w:rPr>
          <w:rFonts w:ascii="Times New Roman" w:eastAsia="Times New Roman" w:hAnsi="Times New Roman" w:cs="Times New Roman"/>
          <w:sz w:val="24"/>
          <w:szCs w:val="24"/>
        </w:rPr>
        <w:t xml:space="preserve">. This dataset was filtered according to the native distribution range of genera and species using the shapefiles of the Working Group on Taxonomic Databases for Plant Sciences (TDWG) for level 3 botanical countries </w:t>
      </w:r>
      <w:r w:rsidR="00495127" w:rsidRPr="002B0243">
        <w:rPr>
          <w:rFonts w:ascii="Times New Roman" w:eastAsia="Times New Roman" w:hAnsi="Times New Roman" w:cs="Times New Roman"/>
          <w:sz w:val="24"/>
          <w:szCs w:val="24"/>
        </w:rPr>
        <w:fldChar w:fldCharType="begin"/>
      </w:r>
      <w:r w:rsidR="00495127" w:rsidRPr="002B0243">
        <w:rPr>
          <w:rFonts w:ascii="Times New Roman" w:eastAsia="Times New Roman" w:hAnsi="Times New Roman" w:cs="Times New Roman"/>
          <w:sz w:val="24"/>
          <w:szCs w:val="24"/>
        </w:rPr>
        <w:instrText xml:space="preserve"> ADDIN ZOTERO_ITEM CSL_CITATION {"citationID":"dCyvRhvl","properties":{"formattedCitation":"(Brummitt et al. 2001)","plainCitation":"(Brummitt et al. 2001)","noteIndex":0},"citationItems":[{"id":9199,"uris":["http://zotero.org/users/local/X8CzRyu0/items/PAK6WIJL"],"itemData":{"id":9199,"type":"book","publisher":"International working group on taxonomic databases for plant sciences (TDWG …","title":"World geographical scheme for recording plant distributions","volume":"951","author":[{"family":"Brummitt","given":"Richard Kenneth"},{"family":"Pando","given":"Francisco"},{"family":"Hollis","given":"S."},{"family":"Brummitt","given":"N. A."}],"issued":{"date-parts":[["2001"]]}}}],"schema":"https://github.com/citation-style-language/schema/raw/master/csl-citation.json"} </w:instrText>
      </w:r>
      <w:r w:rsidR="00495127" w:rsidRPr="002B0243">
        <w:rPr>
          <w:rFonts w:ascii="Times New Roman" w:eastAsia="Times New Roman" w:hAnsi="Times New Roman" w:cs="Times New Roman"/>
          <w:sz w:val="24"/>
          <w:szCs w:val="24"/>
        </w:rPr>
        <w:fldChar w:fldCharType="separate"/>
      </w:r>
      <w:r w:rsidR="00495127" w:rsidRPr="002B0243">
        <w:rPr>
          <w:rFonts w:ascii="Times New Roman" w:eastAsia="Times New Roman" w:hAnsi="Times New Roman" w:cs="Times New Roman"/>
          <w:noProof/>
          <w:sz w:val="24"/>
          <w:szCs w:val="24"/>
        </w:rPr>
        <w:t>(Brummitt et al. 2001)</w:t>
      </w:r>
      <w:r w:rsidR="00495127" w:rsidRPr="002B0243">
        <w:rPr>
          <w:rFonts w:ascii="Times New Roman" w:eastAsia="Times New Roman" w:hAnsi="Times New Roman" w:cs="Times New Roman"/>
          <w:sz w:val="24"/>
          <w:szCs w:val="24"/>
        </w:rPr>
        <w:fldChar w:fldCharType="end"/>
      </w:r>
      <w:r w:rsidR="00495127"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 xml:space="preserve">combined with the WCVP dataset. This filtering was particularly important to exclude the invasive range of several species, keeping only native ranges according to the expertise of taxonomists. Other irregularities such as points in the sea, outliers, duplicated coordinates for the same species and centroids of countries were also removed using a similar protocol as </w:t>
      </w:r>
      <w:r w:rsidR="00495127" w:rsidRPr="002B0243">
        <w:rPr>
          <w:rFonts w:ascii="Times New Roman" w:eastAsia="Times New Roman" w:hAnsi="Times New Roman" w:cs="Times New Roman"/>
          <w:sz w:val="24"/>
          <w:szCs w:val="24"/>
        </w:rPr>
        <w:fldChar w:fldCharType="begin"/>
      </w:r>
      <w:r w:rsidR="00495127" w:rsidRPr="002B0243">
        <w:rPr>
          <w:rFonts w:ascii="Times New Roman" w:eastAsia="Times New Roman" w:hAnsi="Times New Roman" w:cs="Times New Roman"/>
          <w:sz w:val="24"/>
          <w:szCs w:val="24"/>
        </w:rPr>
        <w:instrText xml:space="preserve"> ADDIN ZOTERO_ITEM CSL_CITATION {"citationID":"h90Bwie7","properties":{"custom":"Vasconcelos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495127" w:rsidRPr="002B0243">
        <w:rPr>
          <w:rFonts w:ascii="Times New Roman" w:eastAsia="Times New Roman" w:hAnsi="Times New Roman" w:cs="Times New Roman"/>
          <w:sz w:val="24"/>
          <w:szCs w:val="24"/>
        </w:rPr>
        <w:fldChar w:fldCharType="separate"/>
      </w:r>
      <w:r w:rsidR="00495127" w:rsidRPr="002B0243">
        <w:rPr>
          <w:rFonts w:ascii="Times New Roman" w:eastAsia="Times New Roman" w:hAnsi="Times New Roman" w:cs="Times New Roman"/>
          <w:noProof/>
          <w:sz w:val="24"/>
          <w:szCs w:val="24"/>
        </w:rPr>
        <w:t>Vasconcelos et al. (2021)</w:t>
      </w:r>
      <w:r w:rsidR="00495127" w:rsidRPr="002B0243">
        <w:rPr>
          <w:rFonts w:ascii="Times New Roman" w:eastAsia="Times New Roman" w:hAnsi="Times New Roman" w:cs="Times New Roman"/>
          <w:sz w:val="24"/>
          <w:szCs w:val="24"/>
        </w:rPr>
        <w:fldChar w:fldCharType="end"/>
      </w:r>
      <w:r w:rsidR="00495127" w:rsidRPr="002B0243">
        <w:rPr>
          <w:rFonts w:ascii="Times New Roman" w:eastAsia="Times New Roman" w:hAnsi="Times New Roman" w:cs="Times New Roman"/>
          <w:sz w:val="24"/>
          <w:szCs w:val="24"/>
        </w:rPr>
        <w:t>.</w:t>
      </w:r>
    </w:p>
    <w:p w14:paraId="080A9EC9" w14:textId="60B4BBF0" w:rsidR="00DC165B" w:rsidRPr="002B0243" w:rsidRDefault="00000000" w:rsidP="00471B6E">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Based on our hypotheses, and because there is no consensus in the literature of what type of climatic variables correlate with evolutionary transition of annual and perennial strategies, we used the climate data from CHELSA (</w:t>
      </w:r>
      <w:proofErr w:type="spellStart"/>
      <w:r w:rsidRPr="002B0243">
        <w:rPr>
          <w:rFonts w:ascii="Times New Roman" w:eastAsia="Times New Roman" w:hAnsi="Times New Roman" w:cs="Times New Roman"/>
          <w:sz w:val="24"/>
          <w:szCs w:val="24"/>
        </w:rPr>
        <w:t>Climatologies</w:t>
      </w:r>
      <w:proofErr w:type="spellEnd"/>
      <w:r w:rsidRPr="002B0243">
        <w:rPr>
          <w:rFonts w:ascii="Times New Roman" w:eastAsia="Times New Roman" w:hAnsi="Times New Roman" w:cs="Times New Roman"/>
          <w:sz w:val="24"/>
          <w:szCs w:val="24"/>
        </w:rPr>
        <w:t xml:space="preserve"> at high resolution for the earth’s land surface areas;</w:t>
      </w:r>
      <w:r w:rsidR="009D7989" w:rsidRPr="002B0243">
        <w:rPr>
          <w:rFonts w:ascii="Times New Roman" w:eastAsia="Times New Roman" w:hAnsi="Times New Roman" w:cs="Times New Roman"/>
          <w:sz w:val="24"/>
          <w:szCs w:val="24"/>
        </w:rPr>
        <w:t xml:space="preserve"> </w:t>
      </w:r>
      <w:r w:rsidR="009D7989" w:rsidRPr="002B0243">
        <w:rPr>
          <w:rFonts w:ascii="Times New Roman" w:eastAsia="Times New Roman" w:hAnsi="Times New Roman" w:cs="Times New Roman"/>
          <w:sz w:val="24"/>
          <w:szCs w:val="24"/>
        </w:rPr>
        <w:fldChar w:fldCharType="begin"/>
      </w:r>
      <w:r w:rsidR="009D7989" w:rsidRPr="002B0243">
        <w:rPr>
          <w:rFonts w:ascii="Times New Roman" w:eastAsia="Times New Roman" w:hAnsi="Times New Roman" w:cs="Times New Roman"/>
          <w:sz w:val="24"/>
          <w:szCs w:val="24"/>
        </w:rPr>
        <w:instrText xml:space="preserve"> ADDIN ZOTERO_ITEM CSL_CITATION {"citationID":"9W9gwpz9","properties":{"custom":"Karger et al. 2017","formattedCitation":"Karger et al. 2017","plainCitation":"Karger et al. 2017","noteIndex":0},"citationItems":[{"id":9202,"uris":["http://zotero.org/users/local/X8CzRyu0/items/YDYEQN42"],"itemData":{"id":9202,"type":"article-journal","container-title":"Scientific data","issue":"1","note":"ISBN: 2052-4463\npublisher: Nature Publishing Group","page":"1-20","title":"Climatologies at high resolution for the earth’s land surface areas","volume":"4","author":[{"family":"Karger","given":"Dirk Nikolaus"},{"family":"Conrad","given":"Olaf"},{"family":"Böhner","given":"Jürgen"},{"family":"Kawohl","given":"Tobias"},{"family":"Kreft","given":"Holger"},{"family":"Soria-Auza","given":"Rodrigo Wilber"},{"family":"Zimmermann","given":"Niklaus E."},{"family":"Linder","given":"H. Peter"},{"family":"Kessler","given":"Michael"}],"issued":{"date-parts":[["2017"]]}}}],"schema":"https://github.com/citation-style-language/schema/raw/master/csl-citation.json"} </w:instrText>
      </w:r>
      <w:r w:rsidR="009D7989" w:rsidRPr="002B0243">
        <w:rPr>
          <w:rFonts w:ascii="Times New Roman" w:eastAsia="Times New Roman" w:hAnsi="Times New Roman" w:cs="Times New Roman"/>
          <w:sz w:val="24"/>
          <w:szCs w:val="24"/>
        </w:rPr>
        <w:fldChar w:fldCharType="separate"/>
      </w:r>
      <w:r w:rsidR="009D7989" w:rsidRPr="002B0243">
        <w:rPr>
          <w:rFonts w:ascii="Times New Roman" w:eastAsia="Times New Roman" w:hAnsi="Times New Roman" w:cs="Times New Roman"/>
          <w:noProof/>
          <w:sz w:val="24"/>
          <w:szCs w:val="24"/>
        </w:rPr>
        <w:t>Karger et al. 2017</w:t>
      </w:r>
      <w:r w:rsidR="009D7989"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In total, eight climatic variables were tested (Table 1): BIO 1: Mean Annual Temperature (MAT), </w:t>
      </w:r>
      <w:r w:rsidR="00A86144" w:rsidRPr="002B0243">
        <w:rPr>
          <w:rFonts w:ascii="Times New Roman" w:eastAsia="Times New Roman" w:hAnsi="Times New Roman" w:cs="Times New Roman"/>
          <w:sz w:val="24"/>
          <w:szCs w:val="24"/>
        </w:rPr>
        <w:t>BIO 4: Temperature Seasonality</w:t>
      </w:r>
      <w:r w:rsidR="00A86144" w:rsidRPr="002B0243">
        <w:rPr>
          <w:rFonts w:ascii="Times New Roman" w:eastAsia="Times New Roman" w:hAnsi="Times New Roman" w:cs="Times New Roman"/>
          <w:sz w:val="24"/>
          <w:szCs w:val="24"/>
        </w:rPr>
        <w:t xml:space="preserve">, </w:t>
      </w:r>
      <w:r w:rsidR="00A86144" w:rsidRPr="002B0243">
        <w:rPr>
          <w:rFonts w:ascii="Times New Roman" w:eastAsia="Times New Roman" w:hAnsi="Times New Roman" w:cs="Times New Roman"/>
          <w:sz w:val="24"/>
          <w:szCs w:val="24"/>
        </w:rPr>
        <w:t xml:space="preserve">BIO5: Maximum Temperature of the Warmest </w:t>
      </w:r>
      <w:proofErr w:type="gramStart"/>
      <w:r w:rsidR="00A86144" w:rsidRPr="002B0243">
        <w:rPr>
          <w:rFonts w:ascii="Times New Roman" w:eastAsia="Times New Roman" w:hAnsi="Times New Roman" w:cs="Times New Roman"/>
          <w:sz w:val="24"/>
          <w:szCs w:val="24"/>
        </w:rPr>
        <w:t>Month</w:t>
      </w:r>
      <w:r w:rsidR="00A86144" w:rsidRPr="002B0243">
        <w:rPr>
          <w:rFonts w:ascii="Times New Roman" w:eastAsia="Times New Roman" w:hAnsi="Times New Roman" w:cs="Times New Roman"/>
          <w:sz w:val="24"/>
          <w:szCs w:val="24"/>
        </w:rPr>
        <w:t xml:space="preserve">, </w:t>
      </w:r>
      <w:r w:rsidR="00A86144" w:rsidRPr="002B0243">
        <w:rPr>
          <w:rFonts w:ascii="Times New Roman" w:eastAsia="Times New Roman" w:hAnsi="Times New Roman" w:cs="Times New Roman"/>
          <w:sz w:val="24"/>
          <w:szCs w:val="24"/>
        </w:rPr>
        <w:t xml:space="preserve"> </w:t>
      </w:r>
      <w:r w:rsidR="0097091C" w:rsidRPr="002B0243">
        <w:rPr>
          <w:rFonts w:ascii="Times New Roman" w:eastAsia="Times New Roman" w:hAnsi="Times New Roman" w:cs="Times New Roman"/>
          <w:sz w:val="24"/>
          <w:szCs w:val="24"/>
        </w:rPr>
        <w:t>BIO</w:t>
      </w:r>
      <w:proofErr w:type="gramEnd"/>
      <w:r w:rsidR="0097091C" w:rsidRPr="002B0243">
        <w:rPr>
          <w:rFonts w:ascii="Times New Roman" w:eastAsia="Times New Roman" w:hAnsi="Times New Roman" w:cs="Times New Roman"/>
          <w:sz w:val="24"/>
          <w:szCs w:val="24"/>
        </w:rPr>
        <w:t>6: Minimum Temperature of the Coldest Month</w:t>
      </w:r>
      <w:r w:rsidR="0097091C"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BIO 12: Mean Annual Precipitation (MAP)</w:t>
      </w:r>
      <w:r w:rsidR="0091392C" w:rsidRPr="002B0243">
        <w:rPr>
          <w:rFonts w:ascii="Times New Roman" w:eastAsia="Times New Roman" w:hAnsi="Times New Roman" w:cs="Times New Roman"/>
          <w:sz w:val="24"/>
          <w:szCs w:val="24"/>
        </w:rPr>
        <w:t xml:space="preserve">, </w:t>
      </w:r>
      <w:r w:rsidR="0091392C" w:rsidRPr="002B0243">
        <w:rPr>
          <w:rFonts w:ascii="Times New Roman" w:eastAsia="Times New Roman" w:hAnsi="Times New Roman" w:cs="Times New Roman"/>
          <w:sz w:val="24"/>
          <w:szCs w:val="24"/>
        </w:rPr>
        <w:t>BIO15: Precipitation Seasonality</w:t>
      </w:r>
      <w:r w:rsidR="0091392C" w:rsidRPr="002B0243">
        <w:rPr>
          <w:rFonts w:ascii="Times New Roman" w:eastAsia="Times New Roman" w:hAnsi="Times New Roman" w:cs="Times New Roman"/>
          <w:sz w:val="24"/>
          <w:szCs w:val="24"/>
        </w:rPr>
        <w:t xml:space="preserve">, </w:t>
      </w:r>
      <w:r w:rsidR="00625277" w:rsidRPr="002B0243">
        <w:rPr>
          <w:rFonts w:ascii="Times New Roman" w:eastAsia="Times New Roman" w:hAnsi="Times New Roman" w:cs="Times New Roman"/>
          <w:sz w:val="24"/>
          <w:szCs w:val="24"/>
        </w:rPr>
        <w:t xml:space="preserve">BIO17: Precipitation of Driest Quarter </w:t>
      </w:r>
      <w:r w:rsidRPr="002B0243">
        <w:rPr>
          <w:rFonts w:ascii="Times New Roman" w:eastAsia="Times New Roman" w:hAnsi="Times New Roman" w:cs="Times New Roman"/>
          <w:sz w:val="24"/>
          <w:szCs w:val="24"/>
        </w:rPr>
        <w:t xml:space="preserve">and Aridity Index (AI; the higher the more humid); (2); including (drought), and (freezing conditions). All variables were analyzed in their finer scale of 30arc sec (1km in the equator?). To summarize climatic data for each species, we used functions of the R packages </w:t>
      </w:r>
      <w:proofErr w:type="spellStart"/>
      <w:r w:rsidRPr="002B0243">
        <w:rPr>
          <w:rFonts w:ascii="Times New Roman" w:eastAsia="Times New Roman" w:hAnsi="Times New Roman" w:cs="Times New Roman"/>
          <w:sz w:val="24"/>
          <w:szCs w:val="24"/>
        </w:rPr>
        <w:t>sp</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rasters</w:t>
      </w:r>
      <w:proofErr w:type="spellEnd"/>
      <w:r w:rsidR="009D7989" w:rsidRPr="002B0243">
        <w:rPr>
          <w:rFonts w:ascii="Times New Roman" w:eastAsia="Times New Roman" w:hAnsi="Times New Roman" w:cs="Times New Roman"/>
          <w:sz w:val="24"/>
          <w:szCs w:val="24"/>
        </w:rPr>
        <w:t xml:space="preserve"> </w:t>
      </w:r>
      <w:r w:rsidR="009D7989" w:rsidRPr="002B0243">
        <w:rPr>
          <w:rFonts w:ascii="Times New Roman" w:eastAsia="Times New Roman" w:hAnsi="Times New Roman" w:cs="Times New Roman"/>
          <w:sz w:val="24"/>
          <w:szCs w:val="24"/>
        </w:rPr>
        <w:fldChar w:fldCharType="begin"/>
      </w:r>
      <w:r w:rsidR="009D7989" w:rsidRPr="002B0243">
        <w:rPr>
          <w:rFonts w:ascii="Times New Roman" w:eastAsia="Times New Roman" w:hAnsi="Times New Roman" w:cs="Times New Roman"/>
          <w:sz w:val="24"/>
          <w:szCs w:val="24"/>
        </w:rPr>
        <w:instrText xml:space="preserve"> ADDIN ZOTERO_ITEM CSL_CITATION {"citationID":"8wxb2PM7","properties":{"formattedCitation":"(Bivand et al. 2008; Hijmans et al. 2015)","plainCitation":"(Bivand et al. 2008; Hijmans et al. 2015)","noteIndex":0},"citationItems":[{"id":9203,"uris":["http://zotero.org/users/local/X8CzRyu0/items/VHT2HRV6"],"itemData":{"id":9203,"type":"book","publisher":"Springer","title":"Applied spatial data analysis with R","volume":"747248717","author":[{"family":"Bivand","given":"Roger S."},{"family":"Pebesma","given":"Edzer J."},{"family":"Gómez-Rubio","given":"Virgilio"},{"family":"Pebesma","given":"Edzer Jan"}],"issued":{"date-parts":[["2008"]]}},"label":"page"},{"id":9204,"uris":["http://zotero.org/users/local/X8CzRyu0/items/TPAA8BAK"],"itemData":{"id":9204,"type":"article-journal","container-title":"R package","note":"publisher: sn]","title":"Package ‘raster’","volume":"734","author":[{"family":"Hijmans","given":"Robert J."},{"family":"Van Etten","given":"Jacob"},{"family":"Cheng","given":"Joe"},{"family":"Mattiuzzi","given":"Matteo"},{"family":"Sumner","given":"Michael"},{"family":"Greenberg","given":"Jonathan A."},{"family":"Lamigueiro","given":"Oscar Perpinan"},{"family":"Bevan","given":"Andrew"},{"family":"Racine","given":"Etienne B."},{"family":"Shortridge","given":"Ashton"}],"issued":{"date-parts":[["2015"]]}}}],"schema":"https://github.com/citation-style-language/schema/raw/master/csl-citation.json"} </w:instrText>
      </w:r>
      <w:r w:rsidR="009D7989" w:rsidRPr="002B0243">
        <w:rPr>
          <w:rFonts w:ascii="Times New Roman" w:eastAsia="Times New Roman" w:hAnsi="Times New Roman" w:cs="Times New Roman"/>
          <w:sz w:val="24"/>
          <w:szCs w:val="24"/>
        </w:rPr>
        <w:fldChar w:fldCharType="separate"/>
      </w:r>
      <w:r w:rsidR="009D7989" w:rsidRPr="002B0243">
        <w:rPr>
          <w:rFonts w:ascii="Times New Roman" w:eastAsia="Times New Roman" w:hAnsi="Times New Roman" w:cs="Times New Roman"/>
          <w:noProof/>
          <w:sz w:val="24"/>
          <w:szCs w:val="24"/>
        </w:rPr>
        <w:t>(Bivand et al. 2008; Hijmans et al. 2015)</w:t>
      </w:r>
      <w:r w:rsidR="009D7989"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to extract a value for each filtered occurrence point based on the climatic layers we assembled. To mitigate the impact of collecting bias, we filtered these points so that no more than one occurrence point for every 1 x 1 degree cell for each species was included. The value of each remaining point was then log transformed and used to calculate mean and </w:t>
      </w:r>
      <w:r w:rsidRPr="002B0243">
        <w:rPr>
          <w:rFonts w:ascii="Times New Roman" w:eastAsia="Times New Roman" w:hAnsi="Times New Roman" w:cs="Times New Roman"/>
          <w:sz w:val="24"/>
          <w:szCs w:val="24"/>
        </w:rPr>
        <w:lastRenderedPageBreak/>
        <w:t xml:space="preserve">within species variance </w:t>
      </w:r>
      <w:r w:rsidR="00F047B3" w:rsidRPr="002B0243">
        <w:rPr>
          <w:rFonts w:ascii="Times New Roman" w:eastAsia="Times New Roman" w:hAnsi="Times New Roman" w:cs="Times New Roman"/>
          <w:sz w:val="24"/>
          <w:szCs w:val="24"/>
        </w:rPr>
        <w:fldChar w:fldCharType="begin"/>
      </w:r>
      <w:r w:rsidR="00F047B3" w:rsidRPr="002B0243">
        <w:rPr>
          <w:rFonts w:ascii="Times New Roman" w:eastAsia="Times New Roman" w:hAnsi="Times New Roman" w:cs="Times New Roman"/>
          <w:sz w:val="24"/>
          <w:szCs w:val="24"/>
        </w:rPr>
        <w:instrText xml:space="preserve"> ADDIN ZOTERO_ITEM CSL_CITATION {"citationID":"S91UzbjD","properties":{"formattedCitation":"(Labra et al. 2009)","plainCitation":"(Labra et al. 2009)","noteIndex":0},"citationItems":[{"id":9205,"uris":["http://zotero.org/users/local/X8CzRyu0/items/989KYB83"],"itemData":{"id":9205,"type":"article-journal","abstract":"Microevolutionary studies often find that complex quantitative characters are highly evolvable and adapted to the local environment, while macroevolutionary studies often show evidence of strong phylogenetic effects and stasis. In this contribution, we show how phylogenetic comparative methods can be used to test hypotheses that may help resolve this paradox. As a test case, we studied the interplay between adaptation and phylogenetic inertia on the thermobiology of 32 species of Liolaemus (Squamata: Liolaemidae), a genus of South American lizards living under diverse climatic conditions. Despite a strong phylogenetic effect in the preferred (selected) body temperature, we found clear evidence that this variable is adapted to local temperature and climate. After controlling for adaptation to the thermal environment, little influence of phylogeny was left. This indicates that the phylogenetic effect was not caused by a lag or slowness in adaptation but primarily by the distribution of the thermal environments on the phylogeny. This can be due to thermal niche tracking. In contrast, we found little or no evidence for adaptation to the thermal environment in either cooling or heating rates, critical thermal minimum, or body size.","container-title":"The American Naturalist","DOI":"10.1086/600088","ISSN":"0003-0147","issue":"2","note":"publisher: The University of Chicago Press","page":"204-220","source":"journals.uchicago.edu (Atypon)","title":"Evolution of Thermal Physiology in Liolaemus Lizards: Adaptation, Phylogenetic Inertia, and Niche Tracking.","title-short":"Evolution of Thermal Physiology in Liolaemus Lizards","volume":"174","author":[{"family":"Labra","given":"Antonieta"},{"family":"Pienaar","given":"Jason"},{"family":"Hansen","given":"Thomas F."}],"issued":{"date-parts":[["2009",8]]}}}],"schema":"https://github.com/citation-style-language/schema/raw/master/csl-citation.json"} </w:instrText>
      </w:r>
      <w:r w:rsidR="00F047B3" w:rsidRPr="002B0243">
        <w:rPr>
          <w:rFonts w:ascii="Times New Roman" w:eastAsia="Times New Roman" w:hAnsi="Times New Roman" w:cs="Times New Roman"/>
          <w:sz w:val="24"/>
          <w:szCs w:val="24"/>
        </w:rPr>
        <w:fldChar w:fldCharType="separate"/>
      </w:r>
      <w:r w:rsidR="00F047B3" w:rsidRPr="002B0243">
        <w:rPr>
          <w:rFonts w:ascii="Times New Roman" w:eastAsia="Times New Roman" w:hAnsi="Times New Roman" w:cs="Times New Roman"/>
          <w:noProof/>
          <w:sz w:val="24"/>
          <w:szCs w:val="24"/>
        </w:rPr>
        <w:t>(Labra et al. 2009)</w:t>
      </w:r>
      <w:r w:rsidR="00F047B3" w:rsidRPr="002B0243">
        <w:rPr>
          <w:rFonts w:ascii="Times New Roman" w:eastAsia="Times New Roman" w:hAnsi="Times New Roman" w:cs="Times New Roman"/>
          <w:sz w:val="24"/>
          <w:szCs w:val="24"/>
        </w:rPr>
        <w:fldChar w:fldCharType="end"/>
      </w:r>
      <w:r w:rsidR="00F047B3"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 xml:space="preserve">for each species, which was used as error measurement in downstream analyses. </w:t>
      </w:r>
    </w:p>
    <w:p w14:paraId="5C63627D" w14:textId="1CE32DD6" w:rsidR="00DC165B" w:rsidRPr="002B0243" w:rsidRDefault="00000000" w:rsidP="004C7D04">
      <w:pPr>
        <w:shd w:val="clear" w:color="auto" w:fill="FFFFFF"/>
        <w:spacing w:line="480" w:lineRule="auto"/>
        <w:rPr>
          <w:rFonts w:ascii="Times New Roman" w:eastAsia="Times New Roman" w:hAnsi="Times New Roman" w:cs="Times New Roman"/>
          <w:i/>
          <w:sz w:val="24"/>
          <w:szCs w:val="24"/>
        </w:rPr>
      </w:pPr>
      <w:r w:rsidRPr="002B0243">
        <w:rPr>
          <w:rFonts w:ascii="Times New Roman" w:eastAsia="Times New Roman" w:hAnsi="Times New Roman" w:cs="Times New Roman"/>
          <w:i/>
          <w:sz w:val="24"/>
          <w:szCs w:val="24"/>
        </w:rPr>
        <w:t xml:space="preserve">Trait evolution analyses </w:t>
      </w:r>
    </w:p>
    <w:p w14:paraId="40DDCF83" w14:textId="49930A47" w:rsidR="00BE3773" w:rsidRDefault="00000000" w:rsidP="00471B6E">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Our analysis is conducted with two complementary goals in mind. First, we wish to accurately model the potential link between climatic niche evolution and life history characters within each of our 3</w:t>
      </w:r>
      <w:r w:rsidR="002C2F82">
        <w:rPr>
          <w:rFonts w:ascii="Times New Roman" w:eastAsia="Times New Roman" w:hAnsi="Times New Roman" w:cs="Times New Roman"/>
          <w:sz w:val="24"/>
          <w:szCs w:val="24"/>
        </w:rPr>
        <w:t>2</w:t>
      </w:r>
      <w:r w:rsidRPr="002B0243">
        <w:rPr>
          <w:rFonts w:ascii="Times New Roman" w:eastAsia="Times New Roman" w:hAnsi="Times New Roman" w:cs="Times New Roman"/>
          <w:sz w:val="24"/>
          <w:szCs w:val="24"/>
        </w:rPr>
        <w:t xml:space="preserve"> clades. This is done by fitting a set of 1</w:t>
      </w:r>
      <w:r w:rsidR="00032909" w:rsidRPr="002B0243">
        <w:rPr>
          <w:rFonts w:ascii="Times New Roman" w:eastAsia="Times New Roman" w:hAnsi="Times New Roman" w:cs="Times New Roman"/>
          <w:sz w:val="24"/>
          <w:szCs w:val="24"/>
        </w:rPr>
        <w:t>5</w:t>
      </w:r>
      <w:r w:rsidRPr="002B0243">
        <w:rPr>
          <w:rFonts w:ascii="Times New Roman" w:eastAsia="Times New Roman" w:hAnsi="Times New Roman" w:cs="Times New Roman"/>
          <w:sz w:val="24"/>
          <w:szCs w:val="24"/>
        </w:rPr>
        <w:t xml:space="preserve"> hOUwie models with </w:t>
      </w:r>
      <w:r w:rsidR="00B67B37" w:rsidRPr="002B0243">
        <w:rPr>
          <w:rFonts w:ascii="Times New Roman" w:eastAsia="Times New Roman" w:hAnsi="Times New Roman" w:cs="Times New Roman"/>
          <w:sz w:val="24"/>
          <w:szCs w:val="24"/>
        </w:rPr>
        <w:t>10</w:t>
      </w:r>
      <w:r w:rsidRPr="002B0243">
        <w:rPr>
          <w:rFonts w:ascii="Times New Roman" w:eastAsia="Times New Roman" w:hAnsi="Times New Roman" w:cs="Times New Roman"/>
          <w:sz w:val="24"/>
          <w:szCs w:val="24"/>
        </w:rPr>
        <w:t>0 stochastic mappings per iteration and adaptive sampling enabled</w:t>
      </w:r>
      <w:r w:rsidR="00B67B37" w:rsidRPr="002B0243">
        <w:rPr>
          <w:rFonts w:ascii="Times New Roman" w:eastAsia="Times New Roman" w:hAnsi="Times New Roman" w:cs="Times New Roman"/>
          <w:sz w:val="24"/>
          <w:szCs w:val="24"/>
        </w:rPr>
        <w:t xml:space="preserve"> </w:t>
      </w:r>
      <w:r w:rsidR="00B67B37" w:rsidRPr="002B0243">
        <w:rPr>
          <w:rFonts w:ascii="Times New Roman" w:eastAsia="Times New Roman" w:hAnsi="Times New Roman" w:cs="Times New Roman"/>
          <w:sz w:val="24"/>
          <w:szCs w:val="24"/>
        </w:rPr>
        <w:fldChar w:fldCharType="begin"/>
      </w:r>
      <w:r w:rsidR="00B67B37" w:rsidRPr="002B0243">
        <w:rPr>
          <w:rFonts w:ascii="Times New Roman" w:eastAsia="Times New Roman" w:hAnsi="Times New Roman" w:cs="Times New Roman"/>
          <w:sz w:val="24"/>
          <w:szCs w:val="24"/>
        </w:rPr>
        <w:instrText xml:space="preserve"> ADDIN ZOTERO_ITEM CSL_CITATION {"citationID":"HP0Q6H22","properties":{"formattedCitation":"(Boyko et al. 2022)","plainCitation":"(Boyko et al. 2022)","noteIndex":0},"citationItems":[{"id":9436,"uris":["http://zotero.org/users/local/X8CzRyu0/items/JKS2XAUK"],"itemData":{"id":9436,"type":"article","abstract":"Whether modeling the evolution of a discrete or continuous character, the focal trait of interest does not evolve in isolation and require comparative methods that model multivariate evolution. Progress along these lines has involved modeling multivariate evolution of the same class of character and there are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dry fruits have higher rates of climatic niche evolution, that the climatic niche of fleshy fruits is more conserved, and dry fruits have a more humid climatic optimum.","DOI":"10.32942/osf.io/fb8k7","language":"en-us","publisher":"EcoEvoRxiv","source":"OSF Preprints","title":"Jointly Modeling the Evolution of Discrete and Continuous Traits","URL":"https://ecoevorxiv.org/fb8k7/","author":[{"family":"Boyko","given":"James"},{"family":"O'Meara","given":"Brian"},{"family":"Beaulieu","given":"Jeremy"}],"accessed":{"date-parts":[["2022",9,12]]},"issued":{"date-parts":[["2022",7,13]]}}}],"schema":"https://github.com/citation-style-language/schema/raw/master/csl-citation.json"} </w:instrText>
      </w:r>
      <w:r w:rsidR="00B67B37" w:rsidRPr="002B0243">
        <w:rPr>
          <w:rFonts w:ascii="Times New Roman" w:eastAsia="Times New Roman" w:hAnsi="Times New Roman" w:cs="Times New Roman"/>
          <w:sz w:val="24"/>
          <w:szCs w:val="24"/>
        </w:rPr>
        <w:fldChar w:fldCharType="separate"/>
      </w:r>
      <w:r w:rsidR="00B67B37" w:rsidRPr="002B0243">
        <w:rPr>
          <w:rFonts w:ascii="Times New Roman" w:eastAsia="Times New Roman" w:hAnsi="Times New Roman" w:cs="Times New Roman"/>
          <w:noProof/>
          <w:sz w:val="24"/>
          <w:szCs w:val="24"/>
        </w:rPr>
        <w:t>(Boyko et al. 2022)</w:t>
      </w:r>
      <w:r w:rsidR="00B67B3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hOUwie is a recently developed model which explicitly models the joint evolution of discrete and continuous characters. Each of the fitted model structures can be parameterized such that it is either character dependent or character independent. Character dependent models test for an explicit difference in climatic niche evolution between annual and perennial lineages whereas character independent model structures assume no difference. Furthermore, several models have a mixture of character dependent and independent processes, allowing some differences between parameters to depend on life-history and other parameters to be fixed as equal. Finally, we include character independent models which allow for trait-independent rate heterogeneity. These types of models </w:t>
      </w:r>
      <w:r w:rsidR="00B67B37" w:rsidRPr="002B0243">
        <w:rPr>
          <w:rFonts w:ascii="Times New Roman" w:eastAsia="Times New Roman" w:hAnsi="Times New Roman" w:cs="Times New Roman"/>
          <w:sz w:val="24"/>
          <w:szCs w:val="24"/>
        </w:rPr>
        <w:t xml:space="preserve">are </w:t>
      </w:r>
      <w:r w:rsidRPr="002B0243">
        <w:rPr>
          <w:rFonts w:ascii="Times New Roman" w:eastAsia="Times New Roman" w:hAnsi="Times New Roman" w:cs="Times New Roman"/>
          <w:sz w:val="24"/>
          <w:szCs w:val="24"/>
        </w:rPr>
        <w:t xml:space="preserve">important as null hypotheses </w:t>
      </w:r>
      <w:r w:rsidR="00B67B37" w:rsidRPr="002B0243">
        <w:rPr>
          <w:rFonts w:ascii="Times New Roman" w:eastAsia="Times New Roman" w:hAnsi="Times New Roman" w:cs="Times New Roman"/>
          <w:sz w:val="24"/>
          <w:szCs w:val="24"/>
        </w:rPr>
        <w:t>which</w:t>
      </w:r>
      <w:r w:rsidRPr="002B0243">
        <w:rPr>
          <w:rFonts w:ascii="Times New Roman" w:eastAsia="Times New Roman" w:hAnsi="Times New Roman" w:cs="Times New Roman"/>
          <w:sz w:val="24"/>
          <w:szCs w:val="24"/>
        </w:rPr>
        <w:t xml:space="preserve"> account for the possibility that our model selection would be biased towards correlation as a consequence of detecting rate heterogeneity without true correlation</w:t>
      </w:r>
      <w:r w:rsidR="00B67B37" w:rsidRPr="002B0243">
        <w:rPr>
          <w:rFonts w:ascii="Times New Roman" w:eastAsia="Times New Roman" w:hAnsi="Times New Roman" w:cs="Times New Roman"/>
          <w:sz w:val="24"/>
          <w:szCs w:val="24"/>
        </w:rPr>
        <w:t xml:space="preserve"> </w:t>
      </w:r>
      <w:r w:rsidR="00B67B37" w:rsidRPr="002B0243">
        <w:rPr>
          <w:rFonts w:ascii="Times New Roman" w:eastAsia="Times New Roman" w:hAnsi="Times New Roman" w:cs="Times New Roman"/>
          <w:sz w:val="24"/>
          <w:szCs w:val="24"/>
        </w:rPr>
        <w:fldChar w:fldCharType="begin"/>
      </w:r>
      <w:r w:rsidR="00B67B37" w:rsidRPr="002B0243">
        <w:rPr>
          <w:rFonts w:ascii="Times New Roman" w:eastAsia="Times New Roman" w:hAnsi="Times New Roman" w:cs="Times New Roman"/>
          <w:sz w:val="24"/>
          <w:szCs w:val="24"/>
        </w:rPr>
        <w:instrText xml:space="preserve"> ADDIN ZOTERO_ITEM CSL_CITATION {"citationID":"8UfeDcfV","properties":{"formattedCitation":"(Boyko and Beaulieu 2022)","plainCitation":"(Boyko and Beaulieu 2022)","noteIndex":0},"citationItems":[{"id":9438,"uris":["http://zotero.org/users/local/X8CzRyu0/items/TDIAQ9C7"],"itemData":{"id":9438,"type":"article","abstract":"The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biology.","DOI":"10.32942/osf.io/e2kj8","language":"en-us","publisher":"EcoEvoRxiv","source":"OSF Preprints","title":"Reducing the biases in false correlations between discrete characters","URL":"https://ecoevorxiv.org/e2kj8/","author":[{"family":"Boyko","given":"James"},{"family":"Beaulieu","given":"Jeremy"}],"accessed":{"date-parts":[["2022",9,12]]},"issued":{"date-parts":[["2022",4,1]]}}}],"schema":"https://github.com/citation-style-language/schema/raw/master/csl-citation.json"} </w:instrText>
      </w:r>
      <w:r w:rsidR="00B67B37" w:rsidRPr="002B0243">
        <w:rPr>
          <w:rFonts w:ascii="Times New Roman" w:eastAsia="Times New Roman" w:hAnsi="Times New Roman" w:cs="Times New Roman"/>
          <w:sz w:val="24"/>
          <w:szCs w:val="24"/>
        </w:rPr>
        <w:fldChar w:fldCharType="separate"/>
      </w:r>
      <w:r w:rsidR="00B67B37" w:rsidRPr="002B0243">
        <w:rPr>
          <w:rFonts w:ascii="Times New Roman" w:eastAsia="Times New Roman" w:hAnsi="Times New Roman" w:cs="Times New Roman"/>
          <w:noProof/>
          <w:sz w:val="24"/>
          <w:szCs w:val="24"/>
        </w:rPr>
        <w:t>(Boyko and Beaulieu 2022)</w:t>
      </w:r>
      <w:r w:rsidR="00B67B37" w:rsidRPr="002B0243">
        <w:rPr>
          <w:rFonts w:ascii="Times New Roman" w:eastAsia="Times New Roman" w:hAnsi="Times New Roman" w:cs="Times New Roman"/>
          <w:sz w:val="24"/>
          <w:szCs w:val="24"/>
        </w:rPr>
        <w:fldChar w:fldCharType="end"/>
      </w:r>
      <w:r w:rsidR="00B67B37"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In the context of this study, these models account for the fact that climatic niche evolution is likely to be variable throughout the phylogeny regardless of potential correlation with life-history.</w:t>
      </w:r>
      <w:r w:rsidR="00B30E82">
        <w:rPr>
          <w:rFonts w:ascii="Times New Roman" w:eastAsia="Times New Roman" w:hAnsi="Times New Roman" w:cs="Times New Roman"/>
          <w:sz w:val="24"/>
          <w:szCs w:val="24"/>
        </w:rPr>
        <w:t xml:space="preserve"> </w:t>
      </w:r>
    </w:p>
    <w:p w14:paraId="31EC23ED" w14:textId="3185E09B" w:rsidR="00DC165B" w:rsidRPr="002B0243" w:rsidRDefault="00B30E82" w:rsidP="00BE3773">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total we fit </w:t>
      </w:r>
      <w:r w:rsidR="00BE3773">
        <w:rPr>
          <w:rFonts w:ascii="Times New Roman" w:eastAsia="Times New Roman" w:hAnsi="Times New Roman" w:cs="Times New Roman"/>
          <w:sz w:val="24"/>
          <w:szCs w:val="24"/>
        </w:rPr>
        <w:t>6 character</w:t>
      </w:r>
      <w:r>
        <w:rPr>
          <w:rFonts w:ascii="Times New Roman" w:eastAsia="Times New Roman" w:hAnsi="Times New Roman" w:cs="Times New Roman"/>
          <w:sz w:val="24"/>
          <w:szCs w:val="24"/>
        </w:rPr>
        <w:t xml:space="preserve"> independent models (CID), four of which allow for character independent rate heterogeneity, 4 character dependent models (CD), and 4 hybrid models (HYB) which include both character dependent and character independent rate heterogeneity. </w:t>
      </w:r>
      <w:r w:rsidR="00000000" w:rsidRPr="002B0243">
        <w:rPr>
          <w:rFonts w:ascii="Times New Roman" w:eastAsia="Times New Roman" w:hAnsi="Times New Roman" w:cs="Times New Roman"/>
          <w:sz w:val="24"/>
          <w:szCs w:val="24"/>
        </w:rPr>
        <w:t xml:space="preserve">The parameters we allow to vary in our model are rates of transition between </w:t>
      </w:r>
      <w:r w:rsidR="00000000" w:rsidRPr="002B0243">
        <w:rPr>
          <w:rFonts w:ascii="Times New Roman" w:eastAsia="Times New Roman" w:hAnsi="Times New Roman" w:cs="Times New Roman"/>
          <w:sz w:val="24"/>
          <w:szCs w:val="24"/>
        </w:rPr>
        <w:lastRenderedPageBreak/>
        <w:t>annual and perennial (</w:t>
      </w:r>
      <m:oMath>
        <m:r>
          <w:rPr>
            <w:rFonts w:ascii="Cambria Math" w:eastAsia="Times New Roman" w:hAnsi="Cambria Math" w:cs="Times New Roman"/>
            <w:sz w:val="24"/>
            <w:szCs w:val="24"/>
          </w:rPr>
          <m:t>q</m:t>
        </m:r>
      </m:oMath>
      <w:r w:rsidR="00000000" w:rsidRPr="002B0243">
        <w:rPr>
          <w:rFonts w:ascii="Times New Roman" w:eastAsia="Times New Roman" w:hAnsi="Times New Roman" w:cs="Times New Roman"/>
          <w:sz w:val="24"/>
          <w:szCs w:val="24"/>
        </w:rPr>
        <w:t>), the phenotypic optima of the climatic niche (</w:t>
      </w:r>
      <m:oMath>
        <m:r>
          <w:rPr>
            <w:rFonts w:ascii="Cambria Math" w:eastAsia="Times New Roman" w:hAnsi="Cambria Math" w:cs="Times New Roman"/>
            <w:sz w:val="24"/>
            <w:szCs w:val="24"/>
          </w:rPr>
          <m:t>θ</m:t>
        </m:r>
      </m:oMath>
      <w:r w:rsidR="00000000" w:rsidRPr="002B0243">
        <w:rPr>
          <w:rFonts w:ascii="Times New Roman" w:eastAsia="Times New Roman" w:hAnsi="Times New Roman" w:cs="Times New Roman"/>
          <w:sz w:val="24"/>
          <w:szCs w:val="24"/>
        </w:rPr>
        <w:t>), and the rate of climatic niche evolution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σ</m:t>
            </m:r>
          </m:e>
          <m:sup>
            <m:r>
              <w:rPr>
                <w:rFonts w:ascii="Cambria Math" w:eastAsia="Times New Roman" w:hAnsi="Cambria Math" w:cs="Times New Roman"/>
                <w:sz w:val="24"/>
                <w:szCs w:val="24"/>
              </w:rPr>
              <m:t>2</m:t>
            </m:r>
          </m:sup>
        </m:sSup>
      </m:oMath>
      <w:r w:rsidR="00000000" w:rsidRPr="002B0243">
        <w:rPr>
          <w:rFonts w:ascii="Times New Roman" w:eastAsia="Times New Roman" w:hAnsi="Times New Roman" w:cs="Times New Roman"/>
          <w:sz w:val="24"/>
          <w:szCs w:val="24"/>
        </w:rPr>
        <w:t xml:space="preserve">). </w:t>
      </w:r>
      <w:r w:rsidR="00BE3773">
        <w:rPr>
          <w:rFonts w:ascii="Times New Roman" w:eastAsia="Times New Roman" w:hAnsi="Times New Roman" w:cs="Times New Roman"/>
          <w:sz w:val="24"/>
          <w:szCs w:val="24"/>
        </w:rPr>
        <w:t xml:space="preserve">This means we analyze BMV, OUV, OUM, and OUMV type models as well as BM1 and OU1 </w:t>
      </w:r>
      <w:r w:rsidR="00BE3773">
        <w:rPr>
          <w:rFonts w:ascii="Times New Roman" w:eastAsia="Times New Roman" w:hAnsi="Times New Roman" w:cs="Times New Roman"/>
          <w:sz w:val="24"/>
          <w:szCs w:val="24"/>
        </w:rPr>
        <w:fldChar w:fldCharType="begin"/>
      </w:r>
      <w:r w:rsidR="00BE3773">
        <w:rPr>
          <w:rFonts w:ascii="Times New Roman" w:eastAsia="Times New Roman" w:hAnsi="Times New Roman" w:cs="Times New Roman"/>
          <w:sz w:val="24"/>
          <w:szCs w:val="24"/>
        </w:rPr>
        <w:instrText xml:space="preserve"> ADDIN ZOTERO_ITEM CSL_CITATION {"citationID":"wenb73lp","properties":{"formattedCitation":"(Boyko et al. 2022)","plainCitation":"(Boyko et al. 2022)","noteIndex":0},"citationItems":[{"id":9436,"uris":["http://zotero.org/users/local/X8CzRyu0/items/JKS2XAUK"],"itemData":{"id":9436,"type":"article","abstract":"Whether modeling the evolution of a discrete or continuous character, the focal trait of interest does not evolve in isolation and require comparative methods that model multivariate evolution. Progress along these lines has involved modeling multivariate evolution of the same class of character and there are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dry fruits have higher rates of climatic niche evolution, that the climatic niche of fleshy fruits is more conserved, and dry fruits have a more humid climatic optimum.","DOI":"10.32942/osf.io/fb8k7","language":"en-us","publisher":"EcoEvoRxiv","source":"OSF Preprints","title":"Jointly Modeling the Evolution of Discrete and Continuous Traits","URL":"https://ecoevorxiv.org/fb8k7/","author":[{"family":"Boyko","given":"James"},{"family":"O'Meara","given":"Brian"},{"family":"Beaulieu","given":"Jeremy"}],"accessed":{"date-parts":[["2022",9,12]]},"issued":{"date-parts":[["2022",7,13]]}}}],"schema":"https://github.com/citation-style-language/schema/raw/master/csl-citation.json"} </w:instrText>
      </w:r>
      <w:r w:rsidR="00BE3773">
        <w:rPr>
          <w:rFonts w:ascii="Times New Roman" w:eastAsia="Times New Roman" w:hAnsi="Times New Roman" w:cs="Times New Roman"/>
          <w:sz w:val="24"/>
          <w:szCs w:val="24"/>
        </w:rPr>
        <w:fldChar w:fldCharType="separate"/>
      </w:r>
      <w:r w:rsidR="00BE3773">
        <w:rPr>
          <w:rFonts w:ascii="Times New Roman" w:eastAsia="Times New Roman" w:hAnsi="Times New Roman" w:cs="Times New Roman"/>
          <w:noProof/>
          <w:sz w:val="24"/>
          <w:szCs w:val="24"/>
        </w:rPr>
        <w:t>(Boyko et al. 2022)</w:t>
      </w:r>
      <w:r w:rsidR="00BE3773">
        <w:rPr>
          <w:rFonts w:ascii="Times New Roman" w:eastAsia="Times New Roman" w:hAnsi="Times New Roman" w:cs="Times New Roman"/>
          <w:sz w:val="24"/>
          <w:szCs w:val="24"/>
        </w:rPr>
        <w:fldChar w:fldCharType="end"/>
      </w:r>
      <w:r w:rsidR="00BE3773">
        <w:rPr>
          <w:rFonts w:ascii="Times New Roman" w:eastAsia="Times New Roman" w:hAnsi="Times New Roman" w:cs="Times New Roman"/>
          <w:sz w:val="24"/>
          <w:szCs w:val="24"/>
        </w:rPr>
        <w:t xml:space="preserve">. </w:t>
      </w:r>
      <w:r w:rsidR="00000000" w:rsidRPr="002B0243">
        <w:rPr>
          <w:rFonts w:ascii="Times New Roman" w:eastAsia="Times New Roman" w:hAnsi="Times New Roman" w:cs="Times New Roman"/>
          <w:sz w:val="24"/>
          <w:szCs w:val="24"/>
        </w:rPr>
        <w:t>We conduct model averaging and compare parameter estimates within hOUwie to test for: (1) a relationship between climatic optima and life history strategy, and (</w:t>
      </w:r>
      <w:r w:rsidR="00D315FF" w:rsidRPr="002B0243">
        <w:rPr>
          <w:rFonts w:ascii="Times New Roman" w:eastAsia="Times New Roman" w:hAnsi="Times New Roman" w:cs="Times New Roman"/>
          <w:sz w:val="24"/>
          <w:szCs w:val="24"/>
        </w:rPr>
        <w:t>2</w:t>
      </w:r>
      <w:r w:rsidR="00000000" w:rsidRPr="002B0243">
        <w:rPr>
          <w:rFonts w:ascii="Times New Roman" w:eastAsia="Times New Roman" w:hAnsi="Times New Roman" w:cs="Times New Roman"/>
          <w:sz w:val="24"/>
          <w:szCs w:val="24"/>
        </w:rPr>
        <w:t xml:space="preserve">) whether evolutionary rates of annuals are greater for annuals than perennials across all climatic variables. </w:t>
      </w:r>
      <w:r w:rsidR="00B86A89" w:rsidRPr="002B0243">
        <w:rPr>
          <w:rFonts w:ascii="Times New Roman" w:eastAsia="Times New Roman" w:hAnsi="Times New Roman" w:cs="Times New Roman"/>
          <w:sz w:val="24"/>
          <w:szCs w:val="24"/>
        </w:rPr>
        <w:t>However, rather than comparing parameter estimates (</w:t>
      </w:r>
      <m:oMath>
        <m:r>
          <w:rPr>
            <w:rFonts w:ascii="Cambria Math" w:eastAsia="Times New Roman" w:hAnsi="Cambria Math" w:cs="Times New Roman"/>
            <w:sz w:val="24"/>
            <w:szCs w:val="24"/>
          </w:rPr>
          <m:t>θ</m:t>
        </m:r>
      </m:oMath>
      <w:r w:rsidR="00B86A89" w:rsidRPr="002B0243">
        <w:rPr>
          <w:rFonts w:ascii="Times New Roman" w:eastAsia="Times New Roman" w:hAnsi="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σ</m:t>
            </m:r>
          </m:e>
          <m:sup>
            <m:r>
              <w:rPr>
                <w:rFonts w:ascii="Cambria Math" w:eastAsia="Times New Roman" w:hAnsi="Cambria Math" w:cs="Times New Roman"/>
                <w:sz w:val="24"/>
                <w:szCs w:val="24"/>
              </w:rPr>
              <m:t>2</m:t>
            </m:r>
          </m:sup>
        </m:sSup>
      </m:oMath>
      <w:r w:rsidR="00B86A89" w:rsidRPr="002B0243">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q</m:t>
        </m:r>
      </m:oMath>
      <w:r w:rsidR="00B86A89" w:rsidRPr="002B0243">
        <w:rPr>
          <w:rFonts w:ascii="Times New Roman" w:eastAsia="Times New Roman" w:hAnsi="Times New Roman" w:cs="Times New Roman"/>
          <w:sz w:val="24"/>
          <w:szCs w:val="24"/>
        </w:rPr>
        <w:t xml:space="preserve">) directly, we compare the expected values and expected variances of the tips </w:t>
      </w:r>
      <w:r w:rsidR="00B86A89" w:rsidRPr="002B0243">
        <w:rPr>
          <w:rFonts w:ascii="Times New Roman" w:eastAsia="Times New Roman" w:hAnsi="Times New Roman" w:cs="Times New Roman"/>
          <w:sz w:val="24"/>
          <w:szCs w:val="24"/>
        </w:rPr>
        <w:fldChar w:fldCharType="begin"/>
      </w:r>
      <w:r w:rsidR="002D4EAD" w:rsidRPr="002B0243">
        <w:rPr>
          <w:rFonts w:ascii="Times New Roman" w:eastAsia="Times New Roman" w:hAnsi="Times New Roman" w:cs="Times New Roman"/>
          <w:sz w:val="24"/>
          <w:szCs w:val="24"/>
        </w:rPr>
        <w:instrText xml:space="preserve"> ADDIN ZOTERO_ITEM CSL_CITATION {"citationID":"UN238RV4","properties":{"formattedCitation":"(Hansen 1997; Butler and King 2004; Beaulieu et al. 2012)","plainCitation":"(Hansen 1997; Butler and King 2004; Beaulieu et al. 2012)","noteIndex":0},"citationItems":[{"id":8571,"uris":["http://zotero.org/users/local/X8CzRyu0/items/HXW4R2QZ"],"itemData":{"id":8571,"type":"article-journal","abstract":"Comparative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B86A89" w:rsidRPr="002B0243">
        <w:rPr>
          <w:rFonts w:ascii="Times New Roman" w:eastAsia="Times New Roman" w:hAnsi="Times New Roman" w:cs="Times New Roman"/>
          <w:sz w:val="24"/>
          <w:szCs w:val="24"/>
        </w:rPr>
        <w:fldChar w:fldCharType="separate"/>
      </w:r>
      <w:r w:rsidR="002D4EAD" w:rsidRPr="002B0243">
        <w:rPr>
          <w:rFonts w:ascii="Times New Roman" w:eastAsia="Times New Roman" w:hAnsi="Times New Roman" w:cs="Times New Roman"/>
          <w:noProof/>
          <w:sz w:val="24"/>
          <w:szCs w:val="24"/>
        </w:rPr>
        <w:t>(Hansen 1997; Butler and King 2004; Beaulieu et al. 2012)</w:t>
      </w:r>
      <w:r w:rsidR="00B86A89" w:rsidRPr="002B0243">
        <w:rPr>
          <w:rFonts w:ascii="Times New Roman" w:eastAsia="Times New Roman" w:hAnsi="Times New Roman" w:cs="Times New Roman"/>
          <w:sz w:val="24"/>
          <w:szCs w:val="24"/>
        </w:rPr>
        <w:fldChar w:fldCharType="end"/>
      </w:r>
      <w:r w:rsidR="00B86A89" w:rsidRPr="002B0243">
        <w:rPr>
          <w:rFonts w:ascii="Times New Roman" w:eastAsia="Times New Roman" w:hAnsi="Times New Roman" w:cs="Times New Roman"/>
          <w:sz w:val="24"/>
          <w:szCs w:val="24"/>
        </w:rPr>
        <w:t xml:space="preserve">. </w:t>
      </w:r>
      <w:r w:rsidR="002D4EAD" w:rsidRPr="002B0243">
        <w:rPr>
          <w:rFonts w:ascii="Times New Roman" w:eastAsia="Times New Roman" w:hAnsi="Times New Roman" w:cs="Times New Roman"/>
          <w:sz w:val="24"/>
          <w:szCs w:val="24"/>
        </w:rPr>
        <w:t>T</w:t>
      </w:r>
      <w:r w:rsidR="00B86A89" w:rsidRPr="002B0243">
        <w:rPr>
          <w:rFonts w:ascii="Times New Roman" w:eastAsia="Times New Roman" w:hAnsi="Times New Roman" w:cs="Times New Roman"/>
          <w:sz w:val="24"/>
          <w:szCs w:val="24"/>
        </w:rPr>
        <w:t xml:space="preserve">he value of a parameter estimate in isolation can be misleading </w:t>
      </w:r>
      <w:r w:rsidR="002D4EAD" w:rsidRPr="002B0243">
        <w:rPr>
          <w:rFonts w:ascii="Times New Roman" w:eastAsia="Times New Roman" w:hAnsi="Times New Roman" w:cs="Times New Roman"/>
          <w:sz w:val="24"/>
          <w:szCs w:val="24"/>
        </w:rPr>
        <w:t xml:space="preserve">because </w:t>
      </w:r>
      <w:r w:rsidR="00B86A89" w:rsidRPr="002B0243">
        <w:rPr>
          <w:rFonts w:ascii="Times New Roman" w:eastAsia="Times New Roman" w:hAnsi="Times New Roman" w:cs="Times New Roman"/>
          <w:sz w:val="24"/>
          <w:szCs w:val="24"/>
        </w:rPr>
        <w:t xml:space="preserve">its interpretation will depend on the value of other aspects of the model. For example, although an estimate of </w:t>
      </w:r>
      <m:oMath>
        <m:r>
          <w:rPr>
            <w:rFonts w:ascii="Cambria Math" w:eastAsia="Times New Roman" w:hAnsi="Cambria Math" w:cs="Times New Roman"/>
            <w:sz w:val="24"/>
            <w:szCs w:val="24"/>
          </w:rPr>
          <m:t>θ</m:t>
        </m:r>
      </m:oMath>
      <w:r w:rsidR="00B86A89" w:rsidRPr="002B0243">
        <w:rPr>
          <w:rFonts w:ascii="Times New Roman" w:eastAsia="Times New Roman" w:hAnsi="Times New Roman" w:cs="Times New Roman"/>
          <w:sz w:val="24"/>
          <w:szCs w:val="24"/>
        </w:rPr>
        <w:t xml:space="preserve"> can indicate a long-term phenotypic optimum, how quickly that optimum is </w:t>
      </w:r>
      <w:r w:rsidR="002D4EAD" w:rsidRPr="002B0243">
        <w:rPr>
          <w:rFonts w:ascii="Times New Roman" w:eastAsia="Times New Roman" w:hAnsi="Times New Roman" w:cs="Times New Roman"/>
          <w:sz w:val="24"/>
          <w:szCs w:val="24"/>
        </w:rPr>
        <w:t>approached,</w:t>
      </w:r>
      <w:r w:rsidR="00B86A89" w:rsidRPr="002B0243">
        <w:rPr>
          <w:rFonts w:ascii="Times New Roman" w:eastAsia="Times New Roman" w:hAnsi="Times New Roman" w:cs="Times New Roman"/>
          <w:sz w:val="24"/>
          <w:szCs w:val="24"/>
        </w:rPr>
        <w:t xml:space="preserve"> and the biological significance of that estimate will depend on the amount of time spent in a particular state (</w:t>
      </w:r>
      <m:oMath>
        <m:r>
          <w:rPr>
            <w:rFonts w:ascii="Cambria Math" w:eastAsia="Times New Roman" w:hAnsi="Cambria Math" w:cs="Times New Roman"/>
            <w:sz w:val="24"/>
            <w:szCs w:val="24"/>
          </w:rPr>
          <m:t>q</m:t>
        </m:r>
      </m:oMath>
      <w:r w:rsidR="00B86A89" w:rsidRPr="002B0243">
        <w:rPr>
          <w:rFonts w:ascii="Times New Roman" w:eastAsia="Times New Roman" w:hAnsi="Times New Roman" w:cs="Times New Roman"/>
          <w:sz w:val="24"/>
          <w:szCs w:val="24"/>
        </w:rPr>
        <w:t>) and the rate of pull towards the optimum (</w:t>
      </w:r>
      <m:oMath>
        <m:r>
          <w:rPr>
            <w:rFonts w:ascii="Cambria Math" w:eastAsia="Times New Roman" w:hAnsi="Cambria Math" w:cs="Times New Roman"/>
            <w:sz w:val="24"/>
            <w:szCs w:val="24"/>
          </w:rPr>
          <m:t>α</m:t>
        </m:r>
      </m:oMath>
      <w:r w:rsidR="00B86A89" w:rsidRPr="002B0243">
        <w:rPr>
          <w:rFonts w:ascii="Times New Roman" w:eastAsia="Times New Roman" w:hAnsi="Times New Roman" w:cs="Times New Roman"/>
          <w:sz w:val="24"/>
          <w:szCs w:val="24"/>
        </w:rPr>
        <w:t>)</w:t>
      </w:r>
      <w:r w:rsidR="0005033D" w:rsidRPr="002B0243">
        <w:rPr>
          <w:rFonts w:ascii="Times New Roman" w:eastAsia="Times New Roman" w:hAnsi="Times New Roman" w:cs="Times New Roman"/>
          <w:sz w:val="24"/>
          <w:szCs w:val="24"/>
        </w:rPr>
        <w:t xml:space="preserve"> while in that state</w:t>
      </w:r>
      <w:r w:rsidR="00B86A89" w:rsidRPr="002B0243">
        <w:rPr>
          <w:rFonts w:ascii="Times New Roman" w:eastAsia="Times New Roman" w:hAnsi="Times New Roman" w:cs="Times New Roman"/>
          <w:sz w:val="24"/>
          <w:szCs w:val="24"/>
        </w:rPr>
        <w:t xml:space="preserve">. </w:t>
      </w:r>
      <w:r w:rsidR="00717360" w:rsidRPr="002B0243">
        <w:rPr>
          <w:rFonts w:ascii="Times New Roman" w:eastAsia="Times New Roman" w:hAnsi="Times New Roman" w:cs="Times New Roman"/>
          <w:sz w:val="24"/>
          <w:szCs w:val="24"/>
        </w:rPr>
        <w:t xml:space="preserve">By using expected mean and expected variance values, we can evaluate whether the model predicts differences between annuals and perennials when accounting for all of the model parameters and the inherent uncertainty in the evolutionary history of the linages. </w:t>
      </w:r>
      <w:r w:rsidR="00000000" w:rsidRPr="002B0243">
        <w:rPr>
          <w:rFonts w:ascii="Times New Roman" w:eastAsia="Times New Roman" w:hAnsi="Times New Roman" w:cs="Times New Roman"/>
          <w:sz w:val="24"/>
          <w:szCs w:val="24"/>
        </w:rPr>
        <w:t xml:space="preserve">The differences between climatic niche </w:t>
      </w:r>
      <w:r w:rsidR="0087794B" w:rsidRPr="002B0243">
        <w:rPr>
          <w:rFonts w:ascii="Times New Roman" w:eastAsia="Times New Roman" w:hAnsi="Times New Roman" w:cs="Times New Roman"/>
          <w:sz w:val="24"/>
          <w:szCs w:val="24"/>
        </w:rPr>
        <w:t>expected values</w:t>
      </w:r>
      <w:r w:rsidR="00000000" w:rsidRPr="002B0243">
        <w:rPr>
          <w:rFonts w:ascii="Times New Roman" w:eastAsia="Times New Roman" w:hAnsi="Times New Roman" w:cs="Times New Roman"/>
          <w:sz w:val="24"/>
          <w:szCs w:val="24"/>
        </w:rPr>
        <w:t xml:space="preserve"> of annuals and perennials are </w:t>
      </w:r>
      <w:r w:rsidR="001D6A67">
        <w:rPr>
          <w:rFonts w:ascii="Times New Roman" w:eastAsia="Times New Roman" w:hAnsi="Times New Roman" w:cs="Times New Roman"/>
          <w:sz w:val="24"/>
          <w:szCs w:val="24"/>
        </w:rPr>
        <w:t>hypothesized</w:t>
      </w:r>
      <w:r w:rsidR="00000000" w:rsidRPr="002B0243">
        <w:rPr>
          <w:rFonts w:ascii="Times New Roman" w:eastAsia="Times New Roman" w:hAnsi="Times New Roman" w:cs="Times New Roman"/>
          <w:sz w:val="24"/>
          <w:szCs w:val="24"/>
        </w:rPr>
        <w:t xml:space="preserve"> to depend on the particular climatic variable being modeled (Table 1). For each clade, we test whether there is a signal of correlation between the climatic variable and life history strategy. </w:t>
      </w:r>
    </w:p>
    <w:p w14:paraId="4B2B00DB" w14:textId="734DD1B4" w:rsidR="00DC165B" w:rsidRPr="002B0243" w:rsidRDefault="00000000" w:rsidP="004C7D04">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Finally, we conduct model averaging by weighting each tip’s parameter values by the AIC weight of the model fit it is associated with. These tip values are then categorized as either annual or perennial and the mean of each discrete category is taken for each clade. We note that any differences in parameter estimates within a clade are significant since they represent parameter estimates from a model set. Each tip will always have the same observed state (unless explicitly coded as unknown), but their hidden state may differ. Thus, all </w:t>
      </w:r>
      <w:r w:rsidRPr="002B0243">
        <w:rPr>
          <w:rFonts w:ascii="Times New Roman" w:eastAsia="Times New Roman" w:hAnsi="Times New Roman" w:cs="Times New Roman"/>
          <w:sz w:val="24"/>
          <w:szCs w:val="24"/>
        </w:rPr>
        <w:lastRenderedPageBreak/>
        <w:t xml:space="preserve">estimated parameters are averaged over hidden rate classes based on the associated observed character and joint probability of the underlying regime. </w:t>
      </w:r>
    </w:p>
    <w:p w14:paraId="4BCCAF85" w14:textId="45AF4FB4" w:rsidR="00DC165B" w:rsidRPr="002B0243" w:rsidRDefault="00000000" w:rsidP="004C7D04">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The second part of our analysis is conducted to test whether the associations we detect within clades are broadly consistent across clades. We use phylogenetic paired t-tests to assess whether model averaged parameter estimates associated with life history strategy are consistently different across clades </w:t>
      </w:r>
      <w:r w:rsidR="00D557E5"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{"citationID":"HIYgMPye","properties":{"formattedCitation":"(Revell 2012)","plainCitation":"(Revell 2012)","noteIndex":0},"citationItems":[{"id":6653,"uris":["http://zotero.org/users/local/X8CzRyu0/items/QR2WRZC2"],"itemData":{"id":6653,"type":"article-journal","abstract":"1. Here, I present a new, multifunctional phylogenetics package, phytools, for the R statistical computing environment. 2. The focus of the package is on methods for phylogenetic comparative biology; however, it also includes tools for tree inference, phylogeny input/output, plotting, manipulation and several other tasks. 3. I describe and tabulate the major methods implemented in phytools, and in addition provide some demonstration of its use in the form of two illustrative examples. 4.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Evolution","DOI":"10.1111/j.2041-210X.2011.00169.x","ISSN":"2041-210X","issue":"2","language":"en","license":"© 2011 The Author. Methods in Ecology and Evolution © 2011 British Ecological Society","note":"_eprint: https://besjournals.onlinelibrary.wiley.com/doi/pdf/10.1111/j.2041-210X.2011.00169.x","page":"217-223","source":"Wiley Online Library","title":"phytools: an R package for phylogenetic comparative biology (and other things)","title-short":"phytools","volume":"3","author":[{"family":"Revell","given":"Liam J."}],"issued":{"date-parts":[["2012"]]}}}],"schema":"https://github.com/citation-style-language/schema/raw/master/csl-citation.json"} </w:instrText>
      </w:r>
      <w:r w:rsidR="00D557E5" w:rsidRPr="002B0243">
        <w:rPr>
          <w:rFonts w:ascii="Times New Roman" w:eastAsia="Times New Roman" w:hAnsi="Times New Roman" w:cs="Times New Roman"/>
          <w:sz w:val="24"/>
          <w:szCs w:val="24"/>
        </w:rPr>
        <w:fldChar w:fldCharType="separate"/>
      </w:r>
      <w:r w:rsidR="00D557E5" w:rsidRPr="002B0243">
        <w:rPr>
          <w:rFonts w:ascii="Times New Roman" w:eastAsia="Times New Roman" w:hAnsi="Times New Roman" w:cs="Times New Roman"/>
          <w:noProof/>
          <w:sz w:val="24"/>
          <w:szCs w:val="24"/>
        </w:rPr>
        <w:t>(Revell 2012)</w:t>
      </w:r>
      <w:r w:rsidR="00D557E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We used the whole seed plant phylogeny based on molecular data from </w:t>
      </w:r>
      <w:r w:rsidR="00D557E5"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{"citationID":"se0wryfU","properties":{"custom":"Smith and Brown","formattedCitation":"Smith and Brown","plainCitation":"Smith and Brown","noteIndex":0},"citationItems":[{"id":"tweS9AKi/mRr2FLbB","uris":["http://zotero.org/users/local/X8CzRyu0/items/I3DPRNCK"],"itemData":{"id":9208,"type":"article-journal","abstract":"Premise of the Study Large phylogenies can help shed light on macroevolutionary patterns that inform our understanding of fundamental processes that shape the tree of life. These phylogenies also serve as tools that facilitate other systematic, evolutionary, and ecological analyses. Here we combine genetic data from public repositories (GenBank) with phylogenetic data (Open Tree of Life project) to construct a dated phylogeny for seed plants. Methods We conducted a hierarchical clustering analysis of publicly available molecular data for major clades within the Spermatophyta. We constructed phylogenies of major clades, estimated divergence times, and incorporated data from the Open Tree of Life project, resulting in a seed plant phylogeny. We estimated diversification rates, excluding those taxa without molecular data. We also summarized topological uncertainty and data overlap for each major clade. Key Results The trees constructed for Spermatophyta consisted of 79,881 and 353,185 terminal taxa; the latter included the Open Tree of Life taxa for which we could not include molecular data from GenBank. The diversification analyses demonstrated nested patterns of rate shifts throughout the phylogeny. Data overlap and inference uncertainty show significant variation throughout and demonstrate the continued need for data collection across seed plants. Conclusions This study demonstrates a means for combining available resources to construct a dated phylogeny for plants. However, this approach is an early step and more developments are needed to add data, better incorporating underlying uncertainty, and improve resolution. The methods discussed here can also be applied to other major clades in the tree of life.","container-title":"American Journal of Botany","DOI":"10.1002/ajb2.1019","ISSN":"1537-2197","issue":"3","language":"en","note":"_eprint: https://onlinelibrary.wiley.com/doi/pdf/10.1002/ajb2.1019","page":"302-314","source":"Wiley Online Library","title":"Constructing a broadly inclusive seed plant phylogeny","volume":"105","author":[{"family":"Smith","given":"Stephen A."},{"family":"Brown","given":"Joseph W."}],"issued":{"date-parts":[["2018"]]}}}],"schema":"https://github.com/citation-style-language/schema/raw/master/csl-citation.json"} </w:instrText>
      </w:r>
      <w:r w:rsidR="00D557E5" w:rsidRPr="002B0243">
        <w:rPr>
          <w:rFonts w:ascii="Times New Roman" w:eastAsia="Times New Roman" w:hAnsi="Times New Roman" w:cs="Times New Roman"/>
          <w:sz w:val="24"/>
          <w:szCs w:val="24"/>
        </w:rPr>
        <w:fldChar w:fldCharType="separate"/>
      </w:r>
      <w:r w:rsidR="00D557E5" w:rsidRPr="002B0243">
        <w:rPr>
          <w:rFonts w:ascii="Times New Roman" w:eastAsia="Times New Roman" w:hAnsi="Times New Roman" w:cs="Times New Roman"/>
          <w:noProof/>
          <w:sz w:val="24"/>
          <w:szCs w:val="24"/>
        </w:rPr>
        <w:t>Smith and Brown</w:t>
      </w:r>
      <w:r w:rsidR="00D557E5" w:rsidRPr="002B0243">
        <w:rPr>
          <w:rFonts w:ascii="Times New Roman" w:eastAsia="Times New Roman" w:hAnsi="Times New Roman" w:cs="Times New Roman"/>
          <w:sz w:val="24"/>
          <w:szCs w:val="24"/>
        </w:rPr>
        <w:fldChar w:fldCharType="end"/>
      </w:r>
      <w:r w:rsidR="00D557E5"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 xml:space="preserve">(2018; “GBMB” tree) as a template to generate a backbone phylogeny that includes each of the 33 clades as individual tips (Figure 2a), using the R packages </w:t>
      </w:r>
      <w:proofErr w:type="spellStart"/>
      <w:r w:rsidRPr="002B0243">
        <w:rPr>
          <w:rFonts w:ascii="Times New Roman" w:eastAsia="Times New Roman" w:hAnsi="Times New Roman" w:cs="Times New Roman"/>
          <w:sz w:val="24"/>
          <w:szCs w:val="24"/>
        </w:rPr>
        <w:t>phangorn</w:t>
      </w:r>
      <w:proofErr w:type="spellEnd"/>
      <w:r w:rsidRPr="002B0243">
        <w:rPr>
          <w:rFonts w:ascii="Times New Roman" w:eastAsia="Times New Roman" w:hAnsi="Times New Roman" w:cs="Times New Roman"/>
          <w:sz w:val="24"/>
          <w:szCs w:val="24"/>
        </w:rPr>
        <w:t xml:space="preserve"> </w:t>
      </w:r>
      <w:r w:rsidR="00FB0FD5" w:rsidRPr="002B0243">
        <w:rPr>
          <w:rFonts w:ascii="Times New Roman" w:eastAsia="Times New Roman" w:hAnsi="Times New Roman" w:cs="Times New Roman"/>
          <w:sz w:val="24"/>
          <w:szCs w:val="24"/>
        </w:rPr>
        <w:fldChar w:fldCharType="begin"/>
      </w:r>
      <w:r w:rsidR="00FB0FD5" w:rsidRPr="002B0243">
        <w:rPr>
          <w:rFonts w:ascii="Times New Roman" w:eastAsia="Times New Roman" w:hAnsi="Times New Roman" w:cs="Times New Roman"/>
          <w:sz w:val="24"/>
          <w:szCs w:val="24"/>
        </w:rPr>
        <w:instrText xml:space="preserve"> ADDIN ZOTERO_ITEM CSL_CITATION {"citationID":"RIozf9k6","properties":{"formattedCitation":"(Schliep 2011)","plainCitation":"(Schliep 2011)","noteIndex":0},"citationItems":[{"id":9211,"uris":["http://zotero.org/users/local/X8CzRyu0/items/NE3RDSRY"],"itemData":{"id":9211,"type":"article-journal","container-title":"Bioinformatics","issue":"4","note":"ISBN: 1460-2059\npublisher: Oxford University Press","page":"592-593","title":"phangorn: phylogenetic analysis in R","volume":"27","author":[{"family":"Schliep","given":"Klaus Peter"}],"issued":{"date-parts":[["2011"]]}}}],"schema":"https://github.com/citation-style-language/schema/raw/master/csl-citation.json"} </w:instrText>
      </w:r>
      <w:r w:rsidR="00FB0FD5" w:rsidRPr="002B0243">
        <w:rPr>
          <w:rFonts w:ascii="Times New Roman" w:eastAsia="Times New Roman" w:hAnsi="Times New Roman" w:cs="Times New Roman"/>
          <w:sz w:val="24"/>
          <w:szCs w:val="24"/>
        </w:rPr>
        <w:fldChar w:fldCharType="separate"/>
      </w:r>
      <w:r w:rsidR="00FB0FD5" w:rsidRPr="002B0243">
        <w:rPr>
          <w:rFonts w:ascii="Times New Roman" w:eastAsia="Times New Roman" w:hAnsi="Times New Roman" w:cs="Times New Roman"/>
          <w:noProof/>
          <w:sz w:val="24"/>
          <w:szCs w:val="24"/>
        </w:rPr>
        <w:t>(Schliep 2011)</w:t>
      </w:r>
      <w:r w:rsidR="00FB0FD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ape </w:t>
      </w:r>
      <w:r w:rsidR="00FB0FD5" w:rsidRPr="002B0243">
        <w:rPr>
          <w:rFonts w:ascii="Times New Roman" w:eastAsia="Times New Roman" w:hAnsi="Times New Roman" w:cs="Times New Roman"/>
          <w:sz w:val="24"/>
          <w:szCs w:val="24"/>
        </w:rPr>
        <w:fldChar w:fldCharType="begin"/>
      </w:r>
      <w:r w:rsidR="00FB0FD5" w:rsidRPr="002B0243">
        <w:rPr>
          <w:rFonts w:ascii="Times New Roman" w:eastAsia="Times New Roman" w:hAnsi="Times New Roman" w:cs="Times New Roman"/>
          <w:sz w:val="24"/>
          <w:szCs w:val="24"/>
        </w:rPr>
        <w:instrText xml:space="preserve"> ADDIN ZOTERO_ITEM CSL_CITATION {"citationID":"s4PnVQ3J","properties":{"formattedCitation":"(Paradis et al. 2004)","plainCitation":"(Paradis et al. 2004)","noteIndex":0},"citationItems":[{"id":9212,"uris":["http://zotero.org/users/local/X8CzRyu0/items/HUV6SNEJ"],"itemData":{"id":9212,"type":"article-journal","container-title":"Bioinformatics","issue":"2","note":"ISBN: 1460-2059\npublisher: Oxford University Press","page":"289-290","title":"APE: analyses of phylogenetics and evolution in R language","volume":"20","author":[{"family":"Paradis","given":"Emmanuel"},{"family":"Claude","given":"Julien"},{"family":"Strimmer","given":"Korbinian"}],"issued":{"date-parts":[["2004"]]}}}],"schema":"https://github.com/citation-style-language/schema/raw/master/csl-citation.json"} </w:instrText>
      </w:r>
      <w:r w:rsidR="00FB0FD5" w:rsidRPr="002B0243">
        <w:rPr>
          <w:rFonts w:ascii="Times New Roman" w:eastAsia="Times New Roman" w:hAnsi="Times New Roman" w:cs="Times New Roman"/>
          <w:sz w:val="24"/>
          <w:szCs w:val="24"/>
        </w:rPr>
        <w:fldChar w:fldCharType="separate"/>
      </w:r>
      <w:r w:rsidR="00FB0FD5" w:rsidRPr="002B0243">
        <w:rPr>
          <w:rFonts w:ascii="Times New Roman" w:eastAsia="Times New Roman" w:hAnsi="Times New Roman" w:cs="Times New Roman"/>
          <w:noProof/>
          <w:sz w:val="24"/>
          <w:szCs w:val="24"/>
        </w:rPr>
        <w:t>(Paradis et al. 2004)</w:t>
      </w:r>
      <w:r w:rsidR="00FB0FD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to prune out all other tips. </w:t>
      </w:r>
    </w:p>
    <w:p w14:paraId="0676529E" w14:textId="77777777" w:rsidR="00DC165B" w:rsidRPr="002B0243" w:rsidRDefault="00DC165B" w:rsidP="004C7D04">
      <w:pPr>
        <w:shd w:val="clear" w:color="auto" w:fill="FFFFFF"/>
        <w:spacing w:line="480" w:lineRule="auto"/>
        <w:ind w:firstLine="720"/>
        <w:rPr>
          <w:rFonts w:ascii="Times New Roman" w:eastAsia="Times New Roman" w:hAnsi="Times New Roman" w:cs="Times New Roman"/>
          <w:sz w:val="24"/>
          <w:szCs w:val="24"/>
        </w:rPr>
      </w:pPr>
    </w:p>
    <w:p w14:paraId="32B737D4" w14:textId="0828BBE0" w:rsidR="00F77C2D" w:rsidRPr="002B0243" w:rsidRDefault="00000000" w:rsidP="004C7D04">
      <w:pPr>
        <w:shd w:val="clear" w:color="auto" w:fill="FFFFFF"/>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t>Results</w:t>
      </w:r>
    </w:p>
    <w:p w14:paraId="4B01EA70" w14:textId="1AB83032" w:rsidR="00DC165B" w:rsidRPr="002B0243" w:rsidRDefault="00000000" w:rsidP="004C7D04">
      <w:pPr>
        <w:shd w:val="clear" w:color="auto" w:fill="FFFFFF"/>
        <w:spacing w:line="480" w:lineRule="auto"/>
        <w:rPr>
          <w:rFonts w:ascii="Times New Roman" w:eastAsia="Times New Roman" w:hAnsi="Times New Roman" w:cs="Times New Roman"/>
          <w:i/>
          <w:sz w:val="24"/>
          <w:szCs w:val="24"/>
        </w:rPr>
      </w:pPr>
      <w:r w:rsidRPr="002B0243">
        <w:rPr>
          <w:rFonts w:ascii="Times New Roman" w:eastAsia="Times New Roman" w:hAnsi="Times New Roman" w:cs="Times New Roman"/>
          <w:i/>
          <w:sz w:val="24"/>
          <w:szCs w:val="24"/>
        </w:rPr>
        <w:t xml:space="preserve">Multi-clade analysis </w:t>
      </w:r>
      <w:r w:rsidR="003077DC">
        <w:rPr>
          <w:rFonts w:ascii="Times New Roman" w:eastAsia="Times New Roman" w:hAnsi="Times New Roman" w:cs="Times New Roman"/>
          <w:i/>
          <w:sz w:val="24"/>
          <w:szCs w:val="24"/>
        </w:rPr>
        <w:t xml:space="preserve">and </w:t>
      </w:r>
      <w:r w:rsidR="003077DC" w:rsidRPr="002B0243">
        <w:rPr>
          <w:rFonts w:ascii="Times New Roman" w:eastAsia="Times New Roman" w:hAnsi="Times New Roman" w:cs="Times New Roman"/>
          <w:i/>
          <w:sz w:val="24"/>
          <w:szCs w:val="24"/>
        </w:rPr>
        <w:t xml:space="preserve">model selection </w:t>
      </w:r>
      <w:r w:rsidRPr="002B0243">
        <w:rPr>
          <w:rFonts w:ascii="Times New Roman" w:eastAsia="Times New Roman" w:hAnsi="Times New Roman" w:cs="Times New Roman"/>
          <w:i/>
          <w:sz w:val="24"/>
          <w:szCs w:val="24"/>
        </w:rPr>
        <w:t xml:space="preserve">with hOUwie </w:t>
      </w:r>
    </w:p>
    <w:p w14:paraId="1B7B8292" w14:textId="55A0C38D" w:rsidR="00DC165B" w:rsidRDefault="00000000" w:rsidP="004C7D04">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In general, we found a mix of support for character dependence and independence depending on both the clade and climatic variable being analyzed (Figure 2b). </w:t>
      </w:r>
      <w:r w:rsidR="00933244">
        <w:rPr>
          <w:rFonts w:ascii="Times New Roman" w:eastAsia="Times New Roman" w:hAnsi="Times New Roman" w:cs="Times New Roman"/>
          <w:sz w:val="24"/>
          <w:szCs w:val="24"/>
        </w:rPr>
        <w:t xml:space="preserve">The proportion of character dependence was calculated as the sum of the </w:t>
      </w:r>
      <w:proofErr w:type="spellStart"/>
      <w:r w:rsidR="00933244">
        <w:rPr>
          <w:rFonts w:ascii="Times New Roman" w:eastAsia="Times New Roman" w:hAnsi="Times New Roman" w:cs="Times New Roman"/>
          <w:sz w:val="24"/>
          <w:szCs w:val="24"/>
        </w:rPr>
        <w:t>AICc</w:t>
      </w:r>
      <w:proofErr w:type="spellEnd"/>
      <w:r w:rsidR="00933244">
        <w:rPr>
          <w:rFonts w:ascii="Times New Roman" w:eastAsia="Times New Roman" w:hAnsi="Times New Roman" w:cs="Times New Roman"/>
          <w:sz w:val="24"/>
          <w:szCs w:val="24"/>
        </w:rPr>
        <w:t xml:space="preserve"> weight for the model multiplied by either 1 for CD class models, 0 for CID class models</w:t>
      </w:r>
      <w:r w:rsidR="006B4F80">
        <w:rPr>
          <w:rFonts w:ascii="Times New Roman" w:eastAsia="Times New Roman" w:hAnsi="Times New Roman" w:cs="Times New Roman"/>
          <w:sz w:val="24"/>
          <w:szCs w:val="24"/>
        </w:rPr>
        <w:t>,</w:t>
      </w:r>
      <w:r w:rsidR="00933244">
        <w:rPr>
          <w:rFonts w:ascii="Times New Roman" w:eastAsia="Times New Roman" w:hAnsi="Times New Roman" w:cs="Times New Roman"/>
          <w:sz w:val="24"/>
          <w:szCs w:val="24"/>
        </w:rPr>
        <w:t xml:space="preserve"> and 0.5 for HYB models. </w:t>
      </w:r>
      <w:r w:rsidRPr="002B0243">
        <w:rPr>
          <w:rFonts w:ascii="Times New Roman" w:eastAsia="Times New Roman" w:hAnsi="Times New Roman" w:cs="Times New Roman"/>
          <w:sz w:val="24"/>
          <w:szCs w:val="24"/>
        </w:rPr>
        <w:t xml:space="preserve">Certain clades, such as </w:t>
      </w:r>
      <w:r w:rsidRPr="002B0243">
        <w:rPr>
          <w:rFonts w:ascii="Times New Roman" w:eastAsia="Times New Roman" w:hAnsi="Times New Roman" w:cs="Times New Roman"/>
          <w:i/>
          <w:sz w:val="24"/>
          <w:szCs w:val="24"/>
        </w:rPr>
        <w:t>Lupinus</w:t>
      </w:r>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Pooideae</w:t>
      </w:r>
      <w:proofErr w:type="spellEnd"/>
      <w:r w:rsidRPr="002B0243">
        <w:rPr>
          <w:rFonts w:ascii="Times New Roman" w:eastAsia="Times New Roman" w:hAnsi="Times New Roman" w:cs="Times New Roman"/>
          <w:sz w:val="24"/>
          <w:szCs w:val="24"/>
        </w:rPr>
        <w:t xml:space="preserve">, had consistent support for some form of character dependence, whereas other clades, such as Orobanchaceae and </w:t>
      </w:r>
      <w:proofErr w:type="spellStart"/>
      <w:r w:rsidRPr="002B0243">
        <w:rPr>
          <w:rFonts w:ascii="Times New Roman" w:eastAsia="Times New Roman" w:hAnsi="Times New Roman" w:cs="Times New Roman"/>
          <w:i/>
          <w:sz w:val="24"/>
          <w:szCs w:val="24"/>
        </w:rPr>
        <w:t>Chamaecrista</w:t>
      </w:r>
      <w:proofErr w:type="spellEnd"/>
      <w:r w:rsidRPr="002B0243">
        <w:rPr>
          <w:rFonts w:ascii="Times New Roman" w:eastAsia="Times New Roman" w:hAnsi="Times New Roman" w:cs="Times New Roman"/>
          <w:sz w:val="24"/>
          <w:szCs w:val="24"/>
        </w:rPr>
        <w:t xml:space="preserve">, showed little correlation between life history strategy and climatic niche evolution. However, these patterns are only broad overviews and do not distinguish between </w:t>
      </w:r>
      <w:r w:rsidR="00FE3BA3" w:rsidRPr="002B0243">
        <w:rPr>
          <w:rFonts w:ascii="Times New Roman" w:eastAsia="Times New Roman" w:hAnsi="Times New Roman" w:cs="Times New Roman"/>
          <w:sz w:val="24"/>
          <w:szCs w:val="24"/>
        </w:rPr>
        <w:t xml:space="preserve">in what </w:t>
      </w:r>
      <w:r w:rsidRPr="002B0243">
        <w:rPr>
          <w:rFonts w:ascii="Times New Roman" w:eastAsia="Times New Roman" w:hAnsi="Times New Roman" w:cs="Times New Roman"/>
          <w:sz w:val="24"/>
          <w:szCs w:val="24"/>
        </w:rPr>
        <w:t>way that the character dependent relationship exists</w:t>
      </w:r>
      <w:r w:rsidR="00FE3BA3" w:rsidRPr="002B0243">
        <w:rPr>
          <w:rFonts w:ascii="Times New Roman" w:eastAsia="Times New Roman" w:hAnsi="Times New Roman" w:cs="Times New Roman"/>
          <w:sz w:val="24"/>
          <w:szCs w:val="24"/>
        </w:rPr>
        <w:t xml:space="preserve"> (i.e., whether a clade finds support for a variable theta model and others a variable sigma model, but both cases are character dependent).</w:t>
      </w:r>
      <w:r w:rsidRPr="002B0243">
        <w:rPr>
          <w:rFonts w:ascii="Times New Roman" w:eastAsia="Times New Roman" w:hAnsi="Times New Roman" w:cs="Times New Roman"/>
          <w:sz w:val="24"/>
          <w:szCs w:val="24"/>
        </w:rPr>
        <w:t xml:space="preserve"> To determine whether our hypotheses are supported by the modeling results, we examine the model averaged parameter estimates for annual and perennial lineages. </w:t>
      </w:r>
    </w:p>
    <w:p w14:paraId="137AD7C2" w14:textId="7FEC1A2D" w:rsidR="001217D1" w:rsidRPr="001217D1" w:rsidRDefault="001217D1" w:rsidP="004C7D0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 xml:space="preserve">Clade specific </w:t>
      </w:r>
      <w:r w:rsidR="00011E2F">
        <w:rPr>
          <w:rFonts w:ascii="Times New Roman" w:eastAsia="Times New Roman" w:hAnsi="Times New Roman" w:cs="Times New Roman"/>
          <w:i/>
          <w:sz w:val="24"/>
          <w:szCs w:val="24"/>
        </w:rPr>
        <w:t xml:space="preserve">parameter estimates and </w:t>
      </w:r>
      <w:r>
        <w:rPr>
          <w:rFonts w:ascii="Times New Roman" w:eastAsia="Times New Roman" w:hAnsi="Times New Roman" w:cs="Times New Roman"/>
          <w:i/>
          <w:sz w:val="24"/>
          <w:szCs w:val="24"/>
        </w:rPr>
        <w:t>results</w:t>
      </w:r>
    </w:p>
    <w:p w14:paraId="31A0B504" w14:textId="5C69CE21" w:rsidR="00AA3E1D" w:rsidRPr="00A9570A" w:rsidRDefault="00C50083" w:rsidP="000C37F8">
      <w:pPr>
        <w:shd w:val="clear" w:color="auto" w:fill="FFFFFF"/>
        <w:spacing w:line="480" w:lineRule="auto"/>
        <w:ind w:firstLine="720"/>
        <w:rPr>
          <w:rFonts w:ascii="Times New Roman" w:eastAsia="Times New Roman" w:hAnsi="Times New Roman" w:cs="Times New Roman"/>
          <w:sz w:val="24"/>
          <w:szCs w:val="24"/>
        </w:rPr>
      </w:pPr>
      <w:r w:rsidRPr="00A9570A">
        <w:rPr>
          <w:rFonts w:ascii="Times New Roman" w:eastAsia="Times New Roman" w:hAnsi="Times New Roman" w:cs="Times New Roman"/>
          <w:sz w:val="24"/>
          <w:szCs w:val="24"/>
        </w:rPr>
        <w:t xml:space="preserve">We examined four climatic variables related to temperature finding some clade specific differences between annuals and perennials. </w:t>
      </w:r>
      <w:r w:rsidR="00416A93" w:rsidRPr="00A9570A">
        <w:rPr>
          <w:rFonts w:ascii="Times New Roman" w:eastAsia="Times New Roman" w:hAnsi="Times New Roman" w:cs="Times New Roman"/>
          <w:sz w:val="24"/>
          <w:szCs w:val="24"/>
        </w:rPr>
        <w:t>For BIO1 (</w:t>
      </w:r>
      <w:r w:rsidR="00E34851" w:rsidRPr="00A9570A">
        <w:rPr>
          <w:rFonts w:ascii="Times New Roman" w:eastAsia="Times New Roman" w:hAnsi="Times New Roman" w:cs="Times New Roman"/>
          <w:sz w:val="24"/>
          <w:szCs w:val="24"/>
        </w:rPr>
        <w:t xml:space="preserve">mean </w:t>
      </w:r>
      <w:r w:rsidR="00BC5CC4" w:rsidRPr="00A9570A">
        <w:rPr>
          <w:rFonts w:ascii="Times New Roman" w:eastAsia="Times New Roman" w:hAnsi="Times New Roman" w:cs="Times New Roman"/>
          <w:sz w:val="24"/>
          <w:szCs w:val="24"/>
        </w:rPr>
        <w:t>a</w:t>
      </w:r>
      <w:r w:rsidR="00E066CD" w:rsidRPr="00A9570A">
        <w:rPr>
          <w:rFonts w:ascii="Times New Roman" w:eastAsia="Times New Roman" w:hAnsi="Times New Roman" w:cs="Times New Roman"/>
          <w:sz w:val="24"/>
          <w:szCs w:val="24"/>
        </w:rPr>
        <w:t xml:space="preserve">nnual </w:t>
      </w:r>
      <w:r w:rsidR="00BC5CC4" w:rsidRPr="00A9570A">
        <w:rPr>
          <w:rFonts w:ascii="Times New Roman" w:eastAsia="Times New Roman" w:hAnsi="Times New Roman" w:cs="Times New Roman"/>
          <w:sz w:val="24"/>
          <w:szCs w:val="24"/>
        </w:rPr>
        <w:t>t</w:t>
      </w:r>
      <w:r w:rsidR="00E066CD" w:rsidRPr="00A9570A">
        <w:rPr>
          <w:rFonts w:ascii="Times New Roman" w:eastAsia="Times New Roman" w:hAnsi="Times New Roman" w:cs="Times New Roman"/>
          <w:sz w:val="24"/>
          <w:szCs w:val="24"/>
        </w:rPr>
        <w:t xml:space="preserve">emperature; </w:t>
      </w:r>
      <w:r w:rsidR="00416A93" w:rsidRPr="00A9570A">
        <w:rPr>
          <w:rFonts w:ascii="Times New Roman" w:eastAsia="Times New Roman" w:hAnsi="Times New Roman" w:cs="Times New Roman"/>
          <w:sz w:val="24"/>
          <w:szCs w:val="24"/>
        </w:rPr>
        <w:t xml:space="preserve">Table S1), the difference in </w:t>
      </w:r>
      <w:r w:rsidR="00072741" w:rsidRPr="00A9570A">
        <w:rPr>
          <w:rFonts w:ascii="Times New Roman" w:eastAsia="Times New Roman" w:hAnsi="Times New Roman" w:cs="Times New Roman"/>
          <w:sz w:val="24"/>
          <w:szCs w:val="24"/>
        </w:rPr>
        <w:t xml:space="preserve">expected </w:t>
      </w:r>
      <w:r w:rsidR="00416A93" w:rsidRPr="00A9570A">
        <w:rPr>
          <w:rFonts w:ascii="Times New Roman" w:eastAsia="Times New Roman" w:hAnsi="Times New Roman" w:cs="Times New Roman"/>
          <w:sz w:val="24"/>
          <w:szCs w:val="24"/>
        </w:rPr>
        <w:t>climatic optima ranged from 1</w:t>
      </w:r>
      <w:r w:rsidR="007426C1" w:rsidRPr="00A9570A">
        <w:rPr>
          <w:rFonts w:ascii="Times New Roman" w:eastAsia="Times New Roman" w:hAnsi="Times New Roman" w:cs="Times New Roman"/>
          <w:sz w:val="24"/>
          <w:szCs w:val="24"/>
        </w:rPr>
        <w:t>0</w:t>
      </w:r>
      <w:r w:rsidR="00416A93" w:rsidRPr="00A9570A">
        <w:rPr>
          <w:rFonts w:ascii="Times New Roman" w:eastAsia="Times New Roman" w:hAnsi="Times New Roman" w:cs="Times New Roman"/>
          <w:sz w:val="24"/>
          <w:szCs w:val="24"/>
        </w:rPr>
        <w:t>.</w:t>
      </w:r>
      <w:r w:rsidR="007426C1" w:rsidRPr="00A9570A">
        <w:rPr>
          <w:rFonts w:ascii="Times New Roman" w:eastAsia="Times New Roman" w:hAnsi="Times New Roman" w:cs="Times New Roman"/>
          <w:sz w:val="24"/>
          <w:szCs w:val="24"/>
        </w:rPr>
        <w:t>0</w:t>
      </w:r>
      <w:r w:rsidR="00416A93" w:rsidRPr="00A9570A">
        <w:rPr>
          <w:rFonts w:ascii="Times New Roman" w:eastAsia="Times New Roman" w:hAnsi="Times New Roman" w:cs="Times New Roman"/>
          <w:sz w:val="24"/>
          <w:szCs w:val="24"/>
        </w:rPr>
        <w:t xml:space="preserve">4 °C higher </w:t>
      </w:r>
      <w:r w:rsidR="00072741" w:rsidRPr="00A9570A">
        <w:rPr>
          <w:rFonts w:ascii="Times New Roman" w:eastAsia="Times New Roman" w:hAnsi="Times New Roman" w:cs="Times New Roman"/>
          <w:sz w:val="24"/>
          <w:szCs w:val="24"/>
        </w:rPr>
        <w:t xml:space="preserve">for </w:t>
      </w:r>
      <w:r w:rsidR="00416A93" w:rsidRPr="00A9570A">
        <w:rPr>
          <w:rFonts w:ascii="Times New Roman" w:eastAsia="Times New Roman" w:hAnsi="Times New Roman" w:cs="Times New Roman"/>
          <w:sz w:val="24"/>
          <w:szCs w:val="24"/>
        </w:rPr>
        <w:t xml:space="preserve">annuals </w:t>
      </w:r>
      <w:r w:rsidR="00072741" w:rsidRPr="00A9570A">
        <w:rPr>
          <w:rFonts w:ascii="Times New Roman" w:eastAsia="Times New Roman" w:hAnsi="Times New Roman" w:cs="Times New Roman"/>
          <w:sz w:val="24"/>
          <w:szCs w:val="24"/>
        </w:rPr>
        <w:t xml:space="preserve">in </w:t>
      </w:r>
      <w:proofErr w:type="spellStart"/>
      <w:r w:rsidR="007426C1" w:rsidRPr="00A9570A">
        <w:rPr>
          <w:rFonts w:ascii="Times New Roman" w:eastAsia="Times New Roman" w:hAnsi="Times New Roman" w:cs="Times New Roman"/>
          <w:sz w:val="24"/>
          <w:szCs w:val="24"/>
        </w:rPr>
        <w:t>Euclidieae</w:t>
      </w:r>
      <w:proofErr w:type="spellEnd"/>
      <w:r w:rsidR="007426C1" w:rsidRPr="00A9570A">
        <w:rPr>
          <w:rFonts w:ascii="Times New Roman" w:eastAsia="Times New Roman" w:hAnsi="Times New Roman" w:cs="Times New Roman"/>
          <w:sz w:val="24"/>
          <w:szCs w:val="24"/>
        </w:rPr>
        <w:t xml:space="preserve"> </w:t>
      </w:r>
      <w:r w:rsidR="00416A93" w:rsidRPr="00A9570A">
        <w:rPr>
          <w:rFonts w:ascii="Times New Roman" w:eastAsia="Times New Roman" w:hAnsi="Times New Roman" w:cs="Times New Roman"/>
          <w:sz w:val="24"/>
          <w:szCs w:val="24"/>
        </w:rPr>
        <w:t xml:space="preserve">to </w:t>
      </w:r>
      <w:r w:rsidR="00A919AD" w:rsidRPr="00A9570A">
        <w:rPr>
          <w:rFonts w:ascii="Times New Roman" w:eastAsia="Times New Roman" w:hAnsi="Times New Roman" w:cs="Times New Roman"/>
          <w:sz w:val="24"/>
          <w:szCs w:val="24"/>
        </w:rPr>
        <w:t>4.7</w:t>
      </w:r>
      <w:r w:rsidR="00416A93" w:rsidRPr="00A9570A">
        <w:rPr>
          <w:rFonts w:ascii="Times New Roman" w:eastAsia="Times New Roman" w:hAnsi="Times New Roman" w:cs="Times New Roman"/>
          <w:sz w:val="24"/>
          <w:szCs w:val="24"/>
        </w:rPr>
        <w:t xml:space="preserve">°C higher </w:t>
      </w:r>
      <w:r w:rsidR="00072741" w:rsidRPr="00A9570A">
        <w:rPr>
          <w:rFonts w:ascii="Times New Roman" w:eastAsia="Times New Roman" w:hAnsi="Times New Roman" w:cs="Times New Roman"/>
          <w:sz w:val="24"/>
          <w:szCs w:val="24"/>
        </w:rPr>
        <w:t xml:space="preserve">for </w:t>
      </w:r>
      <w:r w:rsidR="00416A93" w:rsidRPr="00A9570A">
        <w:rPr>
          <w:rFonts w:ascii="Times New Roman" w:eastAsia="Times New Roman" w:hAnsi="Times New Roman" w:cs="Times New Roman"/>
          <w:sz w:val="24"/>
          <w:szCs w:val="24"/>
        </w:rPr>
        <w:t xml:space="preserve">perennials </w:t>
      </w:r>
      <w:r w:rsidR="00072741" w:rsidRPr="00A9570A">
        <w:rPr>
          <w:rFonts w:ascii="Times New Roman" w:eastAsia="Times New Roman" w:hAnsi="Times New Roman" w:cs="Times New Roman"/>
          <w:sz w:val="24"/>
          <w:szCs w:val="24"/>
        </w:rPr>
        <w:t xml:space="preserve">in </w:t>
      </w:r>
      <w:proofErr w:type="spellStart"/>
      <w:r w:rsidR="00A919AD" w:rsidRPr="00A9570A">
        <w:rPr>
          <w:rFonts w:ascii="Times New Roman" w:eastAsia="Times New Roman" w:hAnsi="Times New Roman" w:cs="Times New Roman"/>
          <w:sz w:val="24"/>
          <w:szCs w:val="24"/>
        </w:rPr>
        <w:t>Balsaminaceae</w:t>
      </w:r>
      <w:proofErr w:type="spellEnd"/>
      <w:r w:rsidR="00416A93" w:rsidRPr="00A9570A">
        <w:rPr>
          <w:rFonts w:ascii="Times New Roman" w:eastAsia="Times New Roman" w:hAnsi="Times New Roman" w:cs="Times New Roman"/>
          <w:sz w:val="24"/>
          <w:szCs w:val="24"/>
        </w:rPr>
        <w:t xml:space="preserve">. </w:t>
      </w:r>
      <w:r w:rsidR="00072741" w:rsidRPr="00A9570A">
        <w:rPr>
          <w:rFonts w:ascii="Times New Roman" w:eastAsia="Times New Roman" w:hAnsi="Times New Roman" w:cs="Times New Roman"/>
          <w:sz w:val="24"/>
          <w:szCs w:val="24"/>
        </w:rPr>
        <w:t xml:space="preserve">On average, the expected difference between annuals and perennials was a </w:t>
      </w:r>
      <w:r w:rsidR="00B604CF" w:rsidRPr="00A9570A">
        <w:rPr>
          <w:rFonts w:ascii="Times New Roman" w:eastAsia="Times New Roman" w:hAnsi="Times New Roman" w:cs="Times New Roman"/>
          <w:sz w:val="24"/>
          <w:szCs w:val="24"/>
        </w:rPr>
        <w:t>temperature optimum</w:t>
      </w:r>
      <w:r w:rsidR="00072741" w:rsidRPr="00A9570A">
        <w:rPr>
          <w:rFonts w:ascii="Times New Roman" w:eastAsia="Times New Roman" w:hAnsi="Times New Roman" w:cs="Times New Roman"/>
          <w:sz w:val="24"/>
          <w:szCs w:val="24"/>
        </w:rPr>
        <w:t xml:space="preserve"> 1.26</w:t>
      </w:r>
      <w:r w:rsidR="00072741" w:rsidRPr="00A9570A">
        <w:rPr>
          <w:rFonts w:ascii="Times New Roman" w:eastAsia="Times New Roman" w:hAnsi="Times New Roman" w:cs="Times New Roman"/>
          <w:sz w:val="24"/>
          <w:szCs w:val="24"/>
        </w:rPr>
        <w:t>°C</w:t>
      </w:r>
      <w:r w:rsidR="00072741" w:rsidRPr="00A9570A">
        <w:rPr>
          <w:rFonts w:ascii="Times New Roman" w:eastAsia="Times New Roman" w:hAnsi="Times New Roman" w:cs="Times New Roman"/>
          <w:sz w:val="24"/>
          <w:szCs w:val="24"/>
        </w:rPr>
        <w:t xml:space="preserve"> warmer in annuals. </w:t>
      </w:r>
      <w:r w:rsidR="00D74C9A" w:rsidRPr="00A9570A">
        <w:rPr>
          <w:rFonts w:ascii="Times New Roman" w:eastAsia="Times New Roman" w:hAnsi="Times New Roman" w:cs="Times New Roman"/>
          <w:sz w:val="24"/>
          <w:szCs w:val="24"/>
        </w:rPr>
        <w:t xml:space="preserve">All clades but </w:t>
      </w:r>
      <w:proofErr w:type="spellStart"/>
      <w:r w:rsidR="00DC5372" w:rsidRPr="00A9570A">
        <w:rPr>
          <w:rFonts w:ascii="Times New Roman" w:eastAsia="Times New Roman" w:hAnsi="Times New Roman" w:cs="Times New Roman"/>
          <w:sz w:val="24"/>
          <w:szCs w:val="24"/>
        </w:rPr>
        <w:t>Balsamiaceae</w:t>
      </w:r>
      <w:proofErr w:type="spellEnd"/>
      <w:r w:rsidR="00D74C9A" w:rsidRPr="00A9570A">
        <w:rPr>
          <w:rFonts w:ascii="Times New Roman" w:eastAsia="Times New Roman" w:hAnsi="Times New Roman" w:cs="Times New Roman"/>
          <w:sz w:val="24"/>
          <w:szCs w:val="24"/>
        </w:rPr>
        <w:t xml:space="preserve">, </w:t>
      </w:r>
      <w:r w:rsidR="00DC5372" w:rsidRPr="00A9570A">
        <w:rPr>
          <w:rFonts w:ascii="Times New Roman" w:eastAsia="Times New Roman" w:hAnsi="Times New Roman" w:cs="Times New Roman"/>
          <w:i/>
          <w:iCs/>
          <w:sz w:val="24"/>
          <w:szCs w:val="24"/>
        </w:rPr>
        <w:t>Croton</w:t>
      </w:r>
      <w:r w:rsidR="00D74C9A" w:rsidRPr="00A9570A">
        <w:rPr>
          <w:rFonts w:ascii="Times New Roman" w:eastAsia="Times New Roman" w:hAnsi="Times New Roman" w:cs="Times New Roman"/>
          <w:sz w:val="24"/>
          <w:szCs w:val="24"/>
        </w:rPr>
        <w:t xml:space="preserve">, </w:t>
      </w:r>
      <w:proofErr w:type="spellStart"/>
      <w:r w:rsidR="00DC5372" w:rsidRPr="00A9570A">
        <w:rPr>
          <w:rFonts w:ascii="Times New Roman" w:eastAsia="Times New Roman" w:hAnsi="Times New Roman" w:cs="Times New Roman"/>
          <w:sz w:val="24"/>
          <w:szCs w:val="24"/>
        </w:rPr>
        <w:t>Erysimeae</w:t>
      </w:r>
      <w:proofErr w:type="spellEnd"/>
      <w:r w:rsidR="00D74C9A" w:rsidRPr="00A9570A">
        <w:rPr>
          <w:rFonts w:ascii="Times New Roman" w:eastAsia="Times New Roman" w:hAnsi="Times New Roman" w:cs="Times New Roman"/>
          <w:sz w:val="24"/>
          <w:szCs w:val="24"/>
        </w:rPr>
        <w:t xml:space="preserve">, </w:t>
      </w:r>
      <w:proofErr w:type="spellStart"/>
      <w:r w:rsidR="00DC5372" w:rsidRPr="00A9570A">
        <w:rPr>
          <w:rFonts w:ascii="Times New Roman" w:eastAsia="Times New Roman" w:hAnsi="Times New Roman" w:cs="Times New Roman"/>
          <w:sz w:val="24"/>
          <w:szCs w:val="24"/>
        </w:rPr>
        <w:t>Eumalvoideae</w:t>
      </w:r>
      <w:proofErr w:type="spellEnd"/>
      <w:r w:rsidR="00D74C9A" w:rsidRPr="00A9570A">
        <w:rPr>
          <w:rFonts w:ascii="Times New Roman" w:eastAsia="Times New Roman" w:hAnsi="Times New Roman" w:cs="Times New Roman"/>
          <w:sz w:val="24"/>
          <w:szCs w:val="24"/>
        </w:rPr>
        <w:t xml:space="preserve">, </w:t>
      </w:r>
      <w:r w:rsidR="00DC5372" w:rsidRPr="00A9570A">
        <w:rPr>
          <w:rFonts w:ascii="Times New Roman" w:eastAsia="Times New Roman" w:hAnsi="Times New Roman" w:cs="Times New Roman"/>
          <w:i/>
          <w:iCs/>
          <w:sz w:val="24"/>
          <w:szCs w:val="24"/>
        </w:rPr>
        <w:t>Hypericum</w:t>
      </w:r>
      <w:r w:rsidR="00D74C9A" w:rsidRPr="00A9570A">
        <w:rPr>
          <w:rFonts w:ascii="Times New Roman" w:eastAsia="Times New Roman" w:hAnsi="Times New Roman" w:cs="Times New Roman"/>
          <w:sz w:val="24"/>
          <w:szCs w:val="24"/>
        </w:rPr>
        <w:t xml:space="preserve">, </w:t>
      </w:r>
      <w:proofErr w:type="spellStart"/>
      <w:r w:rsidR="00DC5372" w:rsidRPr="00A9570A">
        <w:rPr>
          <w:rFonts w:ascii="Times New Roman" w:eastAsia="Times New Roman" w:hAnsi="Times New Roman" w:cs="Times New Roman"/>
          <w:sz w:val="24"/>
          <w:szCs w:val="24"/>
        </w:rPr>
        <w:t>Onagraceae</w:t>
      </w:r>
      <w:proofErr w:type="spellEnd"/>
      <w:r w:rsidR="00DC5372" w:rsidRPr="00A9570A">
        <w:rPr>
          <w:rFonts w:ascii="Times New Roman" w:eastAsia="Times New Roman" w:hAnsi="Times New Roman" w:cs="Times New Roman"/>
          <w:sz w:val="24"/>
          <w:szCs w:val="24"/>
        </w:rPr>
        <w:t xml:space="preserve">, </w:t>
      </w:r>
      <w:proofErr w:type="spellStart"/>
      <w:r w:rsidR="00DC5372" w:rsidRPr="00A9570A">
        <w:rPr>
          <w:rFonts w:ascii="Times New Roman" w:eastAsia="Times New Roman" w:hAnsi="Times New Roman" w:cs="Times New Roman"/>
          <w:sz w:val="24"/>
          <w:szCs w:val="24"/>
        </w:rPr>
        <w:t>Primulaceae</w:t>
      </w:r>
      <w:proofErr w:type="spellEnd"/>
      <w:r w:rsidR="00DC5372" w:rsidRPr="00A9570A">
        <w:rPr>
          <w:rFonts w:ascii="Times New Roman" w:eastAsia="Times New Roman" w:hAnsi="Times New Roman" w:cs="Times New Roman"/>
          <w:sz w:val="24"/>
          <w:szCs w:val="24"/>
        </w:rPr>
        <w:t>, a</w:t>
      </w:r>
      <w:r w:rsidR="00D74C9A" w:rsidRPr="00A9570A">
        <w:rPr>
          <w:rFonts w:ascii="Times New Roman" w:eastAsia="Times New Roman" w:hAnsi="Times New Roman" w:cs="Times New Roman"/>
          <w:sz w:val="24"/>
          <w:szCs w:val="24"/>
        </w:rPr>
        <w:t xml:space="preserve">nd </w:t>
      </w:r>
      <w:r w:rsidR="00DC5372" w:rsidRPr="00A9570A">
        <w:rPr>
          <w:rFonts w:ascii="Times New Roman" w:eastAsia="Times New Roman" w:hAnsi="Times New Roman" w:cs="Times New Roman"/>
          <w:sz w:val="24"/>
          <w:szCs w:val="24"/>
        </w:rPr>
        <w:t>Solanaceae</w:t>
      </w:r>
      <w:r w:rsidR="00DC5372" w:rsidRPr="00A9570A">
        <w:rPr>
          <w:rFonts w:ascii="Times New Roman" w:eastAsia="Times New Roman" w:hAnsi="Times New Roman" w:cs="Times New Roman"/>
          <w:sz w:val="24"/>
          <w:szCs w:val="24"/>
        </w:rPr>
        <w:t xml:space="preserve"> </w:t>
      </w:r>
      <w:r w:rsidR="00D74C9A" w:rsidRPr="00A9570A">
        <w:rPr>
          <w:rFonts w:ascii="Times New Roman" w:eastAsia="Times New Roman" w:hAnsi="Times New Roman" w:cs="Times New Roman"/>
          <w:sz w:val="24"/>
          <w:szCs w:val="24"/>
        </w:rPr>
        <w:t>had a pattern of higher expected temperature optima</w:t>
      </w:r>
      <w:r w:rsidR="00D74C9A" w:rsidRPr="00A9570A">
        <w:rPr>
          <w:rFonts w:ascii="Times New Roman" w:eastAsia="Times New Roman" w:hAnsi="Times New Roman" w:cs="Times New Roman"/>
          <w:sz w:val="24"/>
          <w:szCs w:val="24"/>
        </w:rPr>
        <w:t xml:space="preserve"> </w:t>
      </w:r>
      <w:r w:rsidR="00F920FF" w:rsidRPr="00A9570A">
        <w:rPr>
          <w:rFonts w:ascii="Times New Roman" w:eastAsia="Times New Roman" w:hAnsi="Times New Roman" w:cs="Times New Roman"/>
          <w:sz w:val="24"/>
          <w:szCs w:val="24"/>
        </w:rPr>
        <w:t xml:space="preserve">for </w:t>
      </w:r>
      <w:r w:rsidR="00D74C9A" w:rsidRPr="00A9570A">
        <w:rPr>
          <w:rFonts w:ascii="Times New Roman" w:eastAsia="Times New Roman" w:hAnsi="Times New Roman" w:cs="Times New Roman"/>
          <w:sz w:val="24"/>
          <w:szCs w:val="24"/>
        </w:rPr>
        <w:t>annuals</w:t>
      </w:r>
      <w:r w:rsidR="00D74C9A" w:rsidRPr="00A9570A">
        <w:rPr>
          <w:rFonts w:ascii="Times New Roman" w:eastAsia="Times New Roman" w:hAnsi="Times New Roman" w:cs="Times New Roman"/>
          <w:sz w:val="24"/>
          <w:szCs w:val="24"/>
        </w:rPr>
        <w:t xml:space="preserve">. </w:t>
      </w:r>
      <w:r w:rsidR="00B604CF" w:rsidRPr="00A9570A">
        <w:rPr>
          <w:rFonts w:ascii="Times New Roman" w:eastAsia="Times New Roman" w:hAnsi="Times New Roman" w:cs="Times New Roman"/>
          <w:sz w:val="24"/>
          <w:szCs w:val="24"/>
        </w:rPr>
        <w:t>For BIO4 (</w:t>
      </w:r>
      <w:r w:rsidR="00692DAA" w:rsidRPr="00A9570A">
        <w:rPr>
          <w:rFonts w:ascii="Times New Roman" w:eastAsia="Times New Roman" w:hAnsi="Times New Roman" w:cs="Times New Roman"/>
          <w:sz w:val="24"/>
          <w:szCs w:val="24"/>
        </w:rPr>
        <w:t>t</w:t>
      </w:r>
      <w:r w:rsidR="00B604CF" w:rsidRPr="00A9570A">
        <w:rPr>
          <w:rFonts w:ascii="Times New Roman" w:eastAsia="Times New Roman" w:hAnsi="Times New Roman" w:cs="Times New Roman"/>
          <w:sz w:val="24"/>
          <w:szCs w:val="24"/>
        </w:rPr>
        <w:t xml:space="preserve">emperature </w:t>
      </w:r>
      <w:r w:rsidR="00692DAA" w:rsidRPr="00A9570A">
        <w:rPr>
          <w:rFonts w:ascii="Times New Roman" w:eastAsia="Times New Roman" w:hAnsi="Times New Roman" w:cs="Times New Roman"/>
          <w:sz w:val="24"/>
          <w:szCs w:val="24"/>
        </w:rPr>
        <w:t>s</w:t>
      </w:r>
      <w:r w:rsidR="00B604CF" w:rsidRPr="00A9570A">
        <w:rPr>
          <w:rFonts w:ascii="Times New Roman" w:eastAsia="Times New Roman" w:hAnsi="Times New Roman" w:cs="Times New Roman"/>
          <w:sz w:val="24"/>
          <w:szCs w:val="24"/>
        </w:rPr>
        <w:t xml:space="preserve">easonality; Table S2), </w:t>
      </w:r>
      <w:r w:rsidR="00B604CF" w:rsidRPr="00A9570A">
        <w:rPr>
          <w:rFonts w:ascii="Times New Roman" w:eastAsia="Times New Roman" w:hAnsi="Times New Roman" w:cs="Times New Roman"/>
          <w:sz w:val="24"/>
          <w:szCs w:val="24"/>
        </w:rPr>
        <w:t xml:space="preserve">the difference in expected </w:t>
      </w:r>
      <w:r w:rsidR="002A4226" w:rsidRPr="00A9570A">
        <w:rPr>
          <w:rFonts w:ascii="Times New Roman" w:eastAsia="Times New Roman" w:hAnsi="Times New Roman" w:cs="Times New Roman"/>
          <w:sz w:val="24"/>
          <w:szCs w:val="24"/>
        </w:rPr>
        <w:t>temperature seasonality</w:t>
      </w:r>
      <w:r w:rsidR="00B604CF" w:rsidRPr="00A9570A">
        <w:rPr>
          <w:rFonts w:ascii="Times New Roman" w:eastAsia="Times New Roman" w:hAnsi="Times New Roman" w:cs="Times New Roman"/>
          <w:sz w:val="24"/>
          <w:szCs w:val="24"/>
        </w:rPr>
        <w:t xml:space="preserve"> ranged from </w:t>
      </w:r>
      <w:r w:rsidR="002A4226" w:rsidRPr="00A9570A">
        <w:rPr>
          <w:rFonts w:ascii="Times New Roman" w:eastAsia="Times New Roman" w:hAnsi="Times New Roman" w:cs="Times New Roman"/>
          <w:sz w:val="24"/>
          <w:szCs w:val="24"/>
        </w:rPr>
        <w:t>4.31</w:t>
      </w:r>
      <w:r w:rsidR="002A4226" w:rsidRPr="00A9570A">
        <w:rPr>
          <w:rFonts w:ascii="Times New Roman" w:eastAsia="Times New Roman" w:hAnsi="Times New Roman" w:cs="Times New Roman"/>
          <w:sz w:val="24"/>
          <w:szCs w:val="24"/>
        </w:rPr>
        <w:t>°C</w:t>
      </w:r>
      <w:r w:rsidR="00B604CF" w:rsidRPr="00A9570A">
        <w:rPr>
          <w:rFonts w:ascii="Times New Roman" w:eastAsia="Times New Roman" w:hAnsi="Times New Roman" w:cs="Times New Roman"/>
          <w:sz w:val="24"/>
          <w:szCs w:val="24"/>
        </w:rPr>
        <w:t xml:space="preserve"> </w:t>
      </w:r>
      <w:r w:rsidR="002A4226" w:rsidRPr="00A9570A">
        <w:rPr>
          <w:rFonts w:ascii="Times New Roman" w:eastAsia="Times New Roman" w:hAnsi="Times New Roman" w:cs="Times New Roman"/>
          <w:sz w:val="24"/>
          <w:szCs w:val="24"/>
        </w:rPr>
        <w:t xml:space="preserve">standard deviations </w:t>
      </w:r>
      <w:r w:rsidR="00B604CF" w:rsidRPr="00A9570A">
        <w:rPr>
          <w:rFonts w:ascii="Times New Roman" w:eastAsia="Times New Roman" w:hAnsi="Times New Roman" w:cs="Times New Roman"/>
          <w:sz w:val="24"/>
          <w:szCs w:val="24"/>
        </w:rPr>
        <w:t xml:space="preserve">higher for annuals in </w:t>
      </w:r>
      <w:proofErr w:type="spellStart"/>
      <w:r w:rsidR="00D94375" w:rsidRPr="00A9570A">
        <w:rPr>
          <w:rFonts w:ascii="Times New Roman" w:eastAsia="Times New Roman" w:hAnsi="Times New Roman" w:cs="Times New Roman"/>
          <w:sz w:val="24"/>
          <w:szCs w:val="24"/>
        </w:rPr>
        <w:t>Balsamiaceae</w:t>
      </w:r>
      <w:proofErr w:type="spellEnd"/>
      <w:r w:rsidR="00D94375" w:rsidRPr="00A9570A">
        <w:rPr>
          <w:rFonts w:ascii="Times New Roman" w:eastAsia="Times New Roman" w:hAnsi="Times New Roman" w:cs="Times New Roman"/>
          <w:sz w:val="24"/>
          <w:szCs w:val="24"/>
        </w:rPr>
        <w:t xml:space="preserve"> </w:t>
      </w:r>
      <w:r w:rsidR="00B604CF" w:rsidRPr="00A9570A">
        <w:rPr>
          <w:rFonts w:ascii="Times New Roman" w:eastAsia="Times New Roman" w:hAnsi="Times New Roman" w:cs="Times New Roman"/>
          <w:sz w:val="24"/>
          <w:szCs w:val="24"/>
        </w:rPr>
        <w:t xml:space="preserve">to </w:t>
      </w:r>
      <w:r w:rsidR="00D94375" w:rsidRPr="00A9570A">
        <w:rPr>
          <w:rFonts w:ascii="Times New Roman" w:eastAsia="Times New Roman" w:hAnsi="Times New Roman" w:cs="Times New Roman"/>
          <w:sz w:val="24"/>
          <w:szCs w:val="24"/>
        </w:rPr>
        <w:t>0.39</w:t>
      </w:r>
      <w:r w:rsidR="00B604CF" w:rsidRPr="00A9570A">
        <w:rPr>
          <w:rFonts w:ascii="Times New Roman" w:eastAsia="Times New Roman" w:hAnsi="Times New Roman" w:cs="Times New Roman"/>
          <w:sz w:val="24"/>
          <w:szCs w:val="24"/>
        </w:rPr>
        <w:t xml:space="preserve">°C </w:t>
      </w:r>
      <w:r w:rsidR="00D94375" w:rsidRPr="00A9570A">
        <w:rPr>
          <w:rFonts w:ascii="Times New Roman" w:eastAsia="Times New Roman" w:hAnsi="Times New Roman" w:cs="Times New Roman"/>
          <w:sz w:val="24"/>
          <w:szCs w:val="24"/>
        </w:rPr>
        <w:t xml:space="preserve">standard deviations </w:t>
      </w:r>
      <w:r w:rsidR="00B604CF" w:rsidRPr="00A9570A">
        <w:rPr>
          <w:rFonts w:ascii="Times New Roman" w:eastAsia="Times New Roman" w:hAnsi="Times New Roman" w:cs="Times New Roman"/>
          <w:sz w:val="24"/>
          <w:szCs w:val="24"/>
        </w:rPr>
        <w:t xml:space="preserve">higher for perennials in </w:t>
      </w:r>
      <w:proofErr w:type="spellStart"/>
      <w:r w:rsidR="00D94375" w:rsidRPr="00A9570A">
        <w:rPr>
          <w:rFonts w:ascii="Times New Roman" w:eastAsia="Times New Roman" w:hAnsi="Times New Roman" w:cs="Times New Roman"/>
          <w:sz w:val="24"/>
          <w:szCs w:val="24"/>
        </w:rPr>
        <w:t>Spermacoceae</w:t>
      </w:r>
      <w:proofErr w:type="spellEnd"/>
      <w:r w:rsidR="00B604CF" w:rsidRPr="00A9570A">
        <w:rPr>
          <w:rFonts w:ascii="Times New Roman" w:eastAsia="Times New Roman" w:hAnsi="Times New Roman" w:cs="Times New Roman"/>
          <w:sz w:val="24"/>
          <w:szCs w:val="24"/>
        </w:rPr>
        <w:t xml:space="preserve">. On average, the expected difference between annuals and perennials was a temperature </w:t>
      </w:r>
      <w:r w:rsidR="001804C9" w:rsidRPr="00A9570A">
        <w:rPr>
          <w:rFonts w:ascii="Times New Roman" w:eastAsia="Times New Roman" w:hAnsi="Times New Roman" w:cs="Times New Roman"/>
          <w:sz w:val="24"/>
          <w:szCs w:val="24"/>
        </w:rPr>
        <w:t>seasonality</w:t>
      </w:r>
      <w:r w:rsidR="00B604CF" w:rsidRPr="00A9570A">
        <w:rPr>
          <w:rFonts w:ascii="Times New Roman" w:eastAsia="Times New Roman" w:hAnsi="Times New Roman" w:cs="Times New Roman"/>
          <w:sz w:val="24"/>
          <w:szCs w:val="24"/>
        </w:rPr>
        <w:t xml:space="preserve"> </w:t>
      </w:r>
      <w:r w:rsidR="001804C9" w:rsidRPr="00A9570A">
        <w:rPr>
          <w:rFonts w:ascii="Times New Roman" w:eastAsia="Times New Roman" w:hAnsi="Times New Roman" w:cs="Times New Roman"/>
          <w:sz w:val="24"/>
          <w:szCs w:val="24"/>
        </w:rPr>
        <w:t xml:space="preserve">of </w:t>
      </w:r>
      <w:r w:rsidR="001804C9" w:rsidRPr="00A9570A">
        <w:rPr>
          <w:rFonts w:ascii="Times New Roman" w:eastAsia="Times New Roman" w:hAnsi="Times New Roman" w:cs="Times New Roman"/>
          <w:sz w:val="24"/>
          <w:szCs w:val="24"/>
        </w:rPr>
        <w:t>42.</w:t>
      </w:r>
      <w:r w:rsidR="001804C9" w:rsidRPr="00A9570A">
        <w:rPr>
          <w:rFonts w:ascii="Times New Roman" w:eastAsia="Times New Roman" w:hAnsi="Times New Roman" w:cs="Times New Roman"/>
          <w:sz w:val="24"/>
          <w:szCs w:val="24"/>
        </w:rPr>
        <w:t>80</w:t>
      </w:r>
      <w:r w:rsidR="00B604CF" w:rsidRPr="00A9570A">
        <w:rPr>
          <w:rFonts w:ascii="Times New Roman" w:eastAsia="Times New Roman" w:hAnsi="Times New Roman" w:cs="Times New Roman"/>
          <w:sz w:val="24"/>
          <w:szCs w:val="24"/>
        </w:rPr>
        <w:t>°C</w:t>
      </w:r>
      <w:r w:rsidR="001804C9" w:rsidRPr="00A9570A">
        <w:rPr>
          <w:rFonts w:ascii="Times New Roman" w:eastAsia="Times New Roman" w:hAnsi="Times New Roman" w:cs="Times New Roman"/>
          <w:sz w:val="24"/>
          <w:szCs w:val="24"/>
        </w:rPr>
        <w:t xml:space="preserve"> standard deviations</w:t>
      </w:r>
      <w:r w:rsidR="00B604CF" w:rsidRPr="00A9570A">
        <w:rPr>
          <w:rFonts w:ascii="Times New Roman" w:eastAsia="Times New Roman" w:hAnsi="Times New Roman" w:cs="Times New Roman"/>
          <w:sz w:val="24"/>
          <w:szCs w:val="24"/>
        </w:rPr>
        <w:t xml:space="preserve"> </w:t>
      </w:r>
      <w:r w:rsidR="00782C8D" w:rsidRPr="00A9570A">
        <w:rPr>
          <w:rFonts w:ascii="Times New Roman" w:eastAsia="Times New Roman" w:hAnsi="Times New Roman" w:cs="Times New Roman"/>
          <w:sz w:val="24"/>
          <w:szCs w:val="24"/>
        </w:rPr>
        <w:t xml:space="preserve">greater </w:t>
      </w:r>
      <w:r w:rsidR="00B604CF" w:rsidRPr="00A9570A">
        <w:rPr>
          <w:rFonts w:ascii="Times New Roman" w:eastAsia="Times New Roman" w:hAnsi="Times New Roman" w:cs="Times New Roman"/>
          <w:sz w:val="24"/>
          <w:szCs w:val="24"/>
        </w:rPr>
        <w:t>in annuals.</w:t>
      </w:r>
      <w:r w:rsidR="00B604CF" w:rsidRPr="00A9570A">
        <w:rPr>
          <w:rFonts w:ascii="Times New Roman" w:eastAsia="Times New Roman" w:hAnsi="Times New Roman" w:cs="Times New Roman"/>
          <w:sz w:val="24"/>
          <w:szCs w:val="24"/>
        </w:rPr>
        <w:t xml:space="preserve"> </w:t>
      </w:r>
      <w:r w:rsidR="00F920FF" w:rsidRPr="00A9570A">
        <w:rPr>
          <w:rFonts w:ascii="Times New Roman" w:eastAsia="Times New Roman" w:hAnsi="Times New Roman" w:cs="Times New Roman"/>
          <w:sz w:val="24"/>
          <w:szCs w:val="24"/>
        </w:rPr>
        <w:t xml:space="preserve">All clades but </w:t>
      </w:r>
      <w:proofErr w:type="spellStart"/>
      <w:r w:rsidR="00F920FF" w:rsidRPr="00A9570A">
        <w:rPr>
          <w:rFonts w:ascii="Times New Roman" w:eastAsia="Times New Roman" w:hAnsi="Times New Roman" w:cs="Times New Roman"/>
          <w:sz w:val="24"/>
          <w:szCs w:val="24"/>
        </w:rPr>
        <w:t>Brassiceae</w:t>
      </w:r>
      <w:proofErr w:type="spellEnd"/>
      <w:r w:rsidR="00F920FF" w:rsidRPr="00A9570A">
        <w:rPr>
          <w:rFonts w:ascii="Times New Roman" w:eastAsia="Times New Roman" w:hAnsi="Times New Roman" w:cs="Times New Roman"/>
          <w:sz w:val="24"/>
          <w:szCs w:val="24"/>
        </w:rPr>
        <w:t xml:space="preserve">, </w:t>
      </w:r>
      <w:proofErr w:type="spellStart"/>
      <w:r w:rsidR="00F920FF" w:rsidRPr="00A9570A">
        <w:rPr>
          <w:rFonts w:ascii="Times New Roman" w:eastAsia="Times New Roman" w:hAnsi="Times New Roman" w:cs="Times New Roman"/>
          <w:sz w:val="24"/>
          <w:szCs w:val="24"/>
        </w:rPr>
        <w:t>Gesneriaceae</w:t>
      </w:r>
      <w:proofErr w:type="spellEnd"/>
      <w:r w:rsidR="00F920FF" w:rsidRPr="00A9570A">
        <w:rPr>
          <w:rFonts w:ascii="Times New Roman" w:eastAsia="Times New Roman" w:hAnsi="Times New Roman" w:cs="Times New Roman"/>
          <w:sz w:val="24"/>
          <w:szCs w:val="24"/>
        </w:rPr>
        <w:t xml:space="preserve">, </w:t>
      </w:r>
      <w:proofErr w:type="spellStart"/>
      <w:r w:rsidR="00F920FF" w:rsidRPr="00A9570A">
        <w:rPr>
          <w:rFonts w:ascii="Times New Roman" w:eastAsia="Times New Roman" w:hAnsi="Times New Roman" w:cs="Times New Roman"/>
          <w:sz w:val="24"/>
          <w:szCs w:val="24"/>
        </w:rPr>
        <w:t>Lysimachieae</w:t>
      </w:r>
      <w:proofErr w:type="spellEnd"/>
      <w:r w:rsidR="00F920FF" w:rsidRPr="00A9570A">
        <w:rPr>
          <w:rFonts w:ascii="Times New Roman" w:eastAsia="Times New Roman" w:hAnsi="Times New Roman" w:cs="Times New Roman"/>
          <w:sz w:val="24"/>
          <w:szCs w:val="24"/>
        </w:rPr>
        <w:t xml:space="preserve">, Orobanchaceae, </w:t>
      </w:r>
      <w:proofErr w:type="spellStart"/>
      <w:r w:rsidR="00F920FF" w:rsidRPr="00A9570A">
        <w:rPr>
          <w:rFonts w:ascii="Times New Roman" w:eastAsia="Times New Roman" w:hAnsi="Times New Roman" w:cs="Times New Roman"/>
          <w:sz w:val="24"/>
          <w:szCs w:val="24"/>
        </w:rPr>
        <w:t>Rubieae</w:t>
      </w:r>
      <w:proofErr w:type="spellEnd"/>
      <w:r w:rsidR="00F920FF" w:rsidRPr="00A9570A">
        <w:rPr>
          <w:rFonts w:ascii="Times New Roman" w:eastAsia="Times New Roman" w:hAnsi="Times New Roman" w:cs="Times New Roman"/>
          <w:sz w:val="24"/>
          <w:szCs w:val="24"/>
        </w:rPr>
        <w:t xml:space="preserve">, and </w:t>
      </w:r>
      <w:proofErr w:type="spellStart"/>
      <w:r w:rsidR="00F920FF" w:rsidRPr="00A9570A">
        <w:rPr>
          <w:rFonts w:ascii="Times New Roman" w:eastAsia="Times New Roman" w:hAnsi="Times New Roman" w:cs="Times New Roman"/>
          <w:sz w:val="24"/>
          <w:szCs w:val="24"/>
        </w:rPr>
        <w:t>Spermacoceae</w:t>
      </w:r>
      <w:proofErr w:type="spellEnd"/>
      <w:r w:rsidR="00F920FF" w:rsidRPr="00A9570A">
        <w:rPr>
          <w:rFonts w:ascii="Times New Roman" w:eastAsia="Times New Roman" w:hAnsi="Times New Roman" w:cs="Times New Roman"/>
          <w:sz w:val="24"/>
          <w:szCs w:val="24"/>
        </w:rPr>
        <w:t xml:space="preserve"> </w:t>
      </w:r>
      <w:r w:rsidR="00782C8D" w:rsidRPr="00A9570A">
        <w:rPr>
          <w:rFonts w:ascii="Times New Roman" w:eastAsia="Times New Roman" w:hAnsi="Times New Roman" w:cs="Times New Roman"/>
          <w:sz w:val="24"/>
          <w:szCs w:val="24"/>
        </w:rPr>
        <w:t>showed</w:t>
      </w:r>
      <w:r w:rsidR="00F920FF" w:rsidRPr="00A9570A">
        <w:rPr>
          <w:rFonts w:ascii="Times New Roman" w:eastAsia="Times New Roman" w:hAnsi="Times New Roman" w:cs="Times New Roman"/>
          <w:sz w:val="24"/>
          <w:szCs w:val="24"/>
        </w:rPr>
        <w:t xml:space="preserve"> </w:t>
      </w:r>
      <w:r w:rsidR="00782C8D" w:rsidRPr="00A9570A">
        <w:rPr>
          <w:rFonts w:ascii="Times New Roman" w:eastAsia="Times New Roman" w:hAnsi="Times New Roman" w:cs="Times New Roman"/>
          <w:sz w:val="24"/>
          <w:szCs w:val="24"/>
        </w:rPr>
        <w:t>the dominant</w:t>
      </w:r>
      <w:r w:rsidR="00F920FF" w:rsidRPr="00A9570A">
        <w:rPr>
          <w:rFonts w:ascii="Times New Roman" w:eastAsia="Times New Roman" w:hAnsi="Times New Roman" w:cs="Times New Roman"/>
          <w:sz w:val="24"/>
          <w:szCs w:val="24"/>
        </w:rPr>
        <w:t xml:space="preserve"> pattern of higher </w:t>
      </w:r>
      <w:r w:rsidR="00782C8D" w:rsidRPr="00A9570A">
        <w:rPr>
          <w:rFonts w:ascii="Times New Roman" w:eastAsia="Times New Roman" w:hAnsi="Times New Roman" w:cs="Times New Roman"/>
          <w:sz w:val="24"/>
          <w:szCs w:val="24"/>
        </w:rPr>
        <w:t xml:space="preserve">temperature seasonality </w:t>
      </w:r>
      <w:r w:rsidR="00F920FF" w:rsidRPr="00A9570A">
        <w:rPr>
          <w:rFonts w:ascii="Times New Roman" w:eastAsia="Times New Roman" w:hAnsi="Times New Roman" w:cs="Times New Roman"/>
          <w:sz w:val="24"/>
          <w:szCs w:val="24"/>
        </w:rPr>
        <w:t>for annuals.</w:t>
      </w:r>
      <w:r w:rsidR="00F920FF" w:rsidRPr="00A9570A">
        <w:rPr>
          <w:rFonts w:ascii="Times New Roman" w:eastAsia="Times New Roman" w:hAnsi="Times New Roman" w:cs="Times New Roman"/>
          <w:sz w:val="24"/>
          <w:szCs w:val="24"/>
        </w:rPr>
        <w:t xml:space="preserve"> </w:t>
      </w:r>
      <w:r w:rsidR="00692DAA" w:rsidRPr="00A9570A">
        <w:rPr>
          <w:rFonts w:ascii="Times New Roman" w:eastAsia="Times New Roman" w:hAnsi="Times New Roman" w:cs="Times New Roman"/>
          <w:sz w:val="24"/>
          <w:szCs w:val="24"/>
        </w:rPr>
        <w:t>For BIO</w:t>
      </w:r>
      <w:r w:rsidR="00692DAA" w:rsidRPr="00A9570A">
        <w:rPr>
          <w:rFonts w:ascii="Times New Roman" w:eastAsia="Times New Roman" w:hAnsi="Times New Roman" w:cs="Times New Roman"/>
          <w:sz w:val="24"/>
          <w:szCs w:val="24"/>
        </w:rPr>
        <w:t>5</w:t>
      </w:r>
      <w:r w:rsidR="00692DAA" w:rsidRPr="00A9570A">
        <w:rPr>
          <w:rFonts w:ascii="Times New Roman" w:eastAsia="Times New Roman" w:hAnsi="Times New Roman" w:cs="Times New Roman"/>
          <w:sz w:val="24"/>
          <w:szCs w:val="24"/>
        </w:rPr>
        <w:t xml:space="preserve"> (</w:t>
      </w:r>
      <w:r w:rsidR="00692DAA" w:rsidRPr="00A9570A">
        <w:rPr>
          <w:rFonts w:ascii="Times New Roman" w:eastAsia="Times New Roman" w:hAnsi="Times New Roman" w:cs="Times New Roman"/>
          <w:sz w:val="24"/>
          <w:szCs w:val="24"/>
        </w:rPr>
        <w:t>max</w:t>
      </w:r>
      <w:r w:rsidR="00F015FC" w:rsidRPr="00A9570A">
        <w:rPr>
          <w:rFonts w:ascii="Times New Roman" w:eastAsia="Times New Roman" w:hAnsi="Times New Roman" w:cs="Times New Roman"/>
          <w:sz w:val="24"/>
          <w:szCs w:val="24"/>
        </w:rPr>
        <w:t>imum</w:t>
      </w:r>
      <w:r w:rsidR="00692DAA" w:rsidRPr="00A9570A">
        <w:rPr>
          <w:rFonts w:ascii="Times New Roman" w:eastAsia="Times New Roman" w:hAnsi="Times New Roman" w:cs="Times New Roman"/>
          <w:sz w:val="24"/>
          <w:szCs w:val="24"/>
        </w:rPr>
        <w:t xml:space="preserve"> temperature of the warmest month</w:t>
      </w:r>
      <w:r w:rsidR="00692DAA" w:rsidRPr="00A9570A">
        <w:rPr>
          <w:rFonts w:ascii="Times New Roman" w:eastAsia="Times New Roman" w:hAnsi="Times New Roman" w:cs="Times New Roman"/>
          <w:sz w:val="24"/>
          <w:szCs w:val="24"/>
        </w:rPr>
        <w:t>; Table S</w:t>
      </w:r>
      <w:r w:rsidR="00692DAA" w:rsidRPr="00A9570A">
        <w:rPr>
          <w:rFonts w:ascii="Times New Roman" w:eastAsia="Times New Roman" w:hAnsi="Times New Roman" w:cs="Times New Roman"/>
          <w:sz w:val="24"/>
          <w:szCs w:val="24"/>
        </w:rPr>
        <w:t>3</w:t>
      </w:r>
      <w:r w:rsidR="00692DAA" w:rsidRPr="00A9570A">
        <w:rPr>
          <w:rFonts w:ascii="Times New Roman" w:eastAsia="Times New Roman" w:hAnsi="Times New Roman" w:cs="Times New Roman"/>
          <w:sz w:val="24"/>
          <w:szCs w:val="24"/>
        </w:rPr>
        <w:t xml:space="preserve">), the difference in expected </w:t>
      </w:r>
      <w:r w:rsidR="000E1327" w:rsidRPr="00A9570A">
        <w:rPr>
          <w:rFonts w:ascii="Times New Roman" w:eastAsia="Times New Roman" w:hAnsi="Times New Roman" w:cs="Times New Roman"/>
          <w:sz w:val="24"/>
          <w:szCs w:val="24"/>
        </w:rPr>
        <w:t xml:space="preserve">max </w:t>
      </w:r>
      <w:r w:rsidR="00692DAA" w:rsidRPr="00A9570A">
        <w:rPr>
          <w:rFonts w:ascii="Times New Roman" w:eastAsia="Times New Roman" w:hAnsi="Times New Roman" w:cs="Times New Roman"/>
          <w:sz w:val="24"/>
          <w:szCs w:val="24"/>
        </w:rPr>
        <w:t xml:space="preserve">temperature ranged from </w:t>
      </w:r>
      <w:r w:rsidR="000E1327" w:rsidRPr="00A9570A">
        <w:rPr>
          <w:rFonts w:ascii="Times New Roman" w:eastAsia="Times New Roman" w:hAnsi="Times New Roman" w:cs="Times New Roman"/>
          <w:sz w:val="24"/>
          <w:szCs w:val="24"/>
        </w:rPr>
        <w:t>1</w:t>
      </w:r>
      <w:r w:rsidR="00692DAA" w:rsidRPr="00A9570A">
        <w:rPr>
          <w:rFonts w:ascii="Times New Roman" w:eastAsia="Times New Roman" w:hAnsi="Times New Roman" w:cs="Times New Roman"/>
          <w:sz w:val="24"/>
          <w:szCs w:val="24"/>
        </w:rPr>
        <w:t>4.</w:t>
      </w:r>
      <w:r w:rsidR="000E1327" w:rsidRPr="00A9570A">
        <w:rPr>
          <w:rFonts w:ascii="Times New Roman" w:eastAsia="Times New Roman" w:hAnsi="Times New Roman" w:cs="Times New Roman"/>
          <w:sz w:val="24"/>
          <w:szCs w:val="24"/>
        </w:rPr>
        <w:t>85</w:t>
      </w:r>
      <w:r w:rsidR="00692DAA" w:rsidRPr="00A9570A">
        <w:rPr>
          <w:rFonts w:ascii="Times New Roman" w:eastAsia="Times New Roman" w:hAnsi="Times New Roman" w:cs="Times New Roman"/>
          <w:sz w:val="24"/>
          <w:szCs w:val="24"/>
        </w:rPr>
        <w:t xml:space="preserve">°C </w:t>
      </w:r>
      <w:r w:rsidR="000E1327" w:rsidRPr="00A9570A">
        <w:rPr>
          <w:rFonts w:ascii="Times New Roman" w:eastAsia="Times New Roman" w:hAnsi="Times New Roman" w:cs="Times New Roman"/>
          <w:sz w:val="24"/>
          <w:szCs w:val="24"/>
        </w:rPr>
        <w:t xml:space="preserve">greater </w:t>
      </w:r>
      <w:r w:rsidR="00692DAA" w:rsidRPr="00A9570A">
        <w:rPr>
          <w:rFonts w:ascii="Times New Roman" w:eastAsia="Times New Roman" w:hAnsi="Times New Roman" w:cs="Times New Roman"/>
          <w:sz w:val="24"/>
          <w:szCs w:val="24"/>
        </w:rPr>
        <w:t xml:space="preserve">for annuals in </w:t>
      </w:r>
      <w:proofErr w:type="spellStart"/>
      <w:r w:rsidR="000E1327" w:rsidRPr="00A9570A">
        <w:rPr>
          <w:rFonts w:ascii="Times New Roman" w:eastAsia="Times New Roman" w:hAnsi="Times New Roman" w:cs="Times New Roman"/>
          <w:sz w:val="24"/>
          <w:szCs w:val="24"/>
        </w:rPr>
        <w:t>Euclidieae</w:t>
      </w:r>
      <w:proofErr w:type="spellEnd"/>
      <w:r w:rsidR="000E1327" w:rsidRPr="00A9570A">
        <w:rPr>
          <w:rFonts w:ascii="Times New Roman" w:eastAsia="Times New Roman" w:hAnsi="Times New Roman" w:cs="Times New Roman"/>
          <w:sz w:val="24"/>
          <w:szCs w:val="24"/>
        </w:rPr>
        <w:t xml:space="preserve"> </w:t>
      </w:r>
      <w:r w:rsidR="00692DAA" w:rsidRPr="00A9570A">
        <w:rPr>
          <w:rFonts w:ascii="Times New Roman" w:eastAsia="Times New Roman" w:hAnsi="Times New Roman" w:cs="Times New Roman"/>
          <w:sz w:val="24"/>
          <w:szCs w:val="24"/>
        </w:rPr>
        <w:t>to 0.</w:t>
      </w:r>
      <w:r w:rsidR="000E1327" w:rsidRPr="00A9570A">
        <w:rPr>
          <w:rFonts w:ascii="Times New Roman" w:eastAsia="Times New Roman" w:hAnsi="Times New Roman" w:cs="Times New Roman"/>
          <w:sz w:val="24"/>
          <w:szCs w:val="24"/>
        </w:rPr>
        <w:t>17</w:t>
      </w:r>
      <w:r w:rsidR="00692DAA" w:rsidRPr="00A9570A">
        <w:rPr>
          <w:rFonts w:ascii="Times New Roman" w:eastAsia="Times New Roman" w:hAnsi="Times New Roman" w:cs="Times New Roman"/>
          <w:sz w:val="24"/>
          <w:szCs w:val="24"/>
        </w:rPr>
        <w:t xml:space="preserve">°C </w:t>
      </w:r>
      <w:r w:rsidR="000E1327" w:rsidRPr="00A9570A">
        <w:rPr>
          <w:rFonts w:ascii="Times New Roman" w:eastAsia="Times New Roman" w:hAnsi="Times New Roman" w:cs="Times New Roman"/>
          <w:sz w:val="24"/>
          <w:szCs w:val="24"/>
        </w:rPr>
        <w:t xml:space="preserve">greater </w:t>
      </w:r>
      <w:r w:rsidR="00692DAA" w:rsidRPr="00A9570A">
        <w:rPr>
          <w:rFonts w:ascii="Times New Roman" w:eastAsia="Times New Roman" w:hAnsi="Times New Roman" w:cs="Times New Roman"/>
          <w:sz w:val="24"/>
          <w:szCs w:val="24"/>
        </w:rPr>
        <w:t xml:space="preserve">for perennials in </w:t>
      </w:r>
      <w:proofErr w:type="spellStart"/>
      <w:r w:rsidR="000E1327" w:rsidRPr="00A9570A">
        <w:rPr>
          <w:rFonts w:ascii="Times New Roman" w:eastAsia="Times New Roman" w:hAnsi="Times New Roman" w:cs="Times New Roman"/>
          <w:sz w:val="24"/>
          <w:szCs w:val="24"/>
        </w:rPr>
        <w:t>Balsamiaceae</w:t>
      </w:r>
      <w:proofErr w:type="spellEnd"/>
      <w:r w:rsidR="00692DAA" w:rsidRPr="00A9570A">
        <w:rPr>
          <w:rFonts w:ascii="Times New Roman" w:eastAsia="Times New Roman" w:hAnsi="Times New Roman" w:cs="Times New Roman"/>
          <w:sz w:val="24"/>
          <w:szCs w:val="24"/>
        </w:rPr>
        <w:t xml:space="preserve">. On average, the expected difference between annuals and perennials was a </w:t>
      </w:r>
      <w:r w:rsidR="000E1327" w:rsidRPr="00A9570A">
        <w:rPr>
          <w:rFonts w:ascii="Times New Roman" w:eastAsia="Times New Roman" w:hAnsi="Times New Roman" w:cs="Times New Roman"/>
          <w:sz w:val="24"/>
          <w:szCs w:val="24"/>
        </w:rPr>
        <w:t xml:space="preserve">max </w:t>
      </w:r>
      <w:r w:rsidR="00692DAA" w:rsidRPr="00A9570A">
        <w:rPr>
          <w:rFonts w:ascii="Times New Roman" w:eastAsia="Times New Roman" w:hAnsi="Times New Roman" w:cs="Times New Roman"/>
          <w:sz w:val="24"/>
          <w:szCs w:val="24"/>
        </w:rPr>
        <w:t xml:space="preserve">temperature of </w:t>
      </w:r>
      <w:r w:rsidR="000E1327" w:rsidRPr="00A9570A">
        <w:rPr>
          <w:rFonts w:ascii="Times New Roman" w:eastAsia="Times New Roman" w:hAnsi="Times New Roman" w:cs="Times New Roman"/>
          <w:sz w:val="24"/>
          <w:szCs w:val="24"/>
        </w:rPr>
        <w:t>1</w:t>
      </w:r>
      <w:r w:rsidR="00692DAA" w:rsidRPr="00A9570A">
        <w:rPr>
          <w:rFonts w:ascii="Times New Roman" w:eastAsia="Times New Roman" w:hAnsi="Times New Roman" w:cs="Times New Roman"/>
          <w:sz w:val="24"/>
          <w:szCs w:val="24"/>
        </w:rPr>
        <w:t>.8</w:t>
      </w:r>
      <w:r w:rsidR="000E1327" w:rsidRPr="00A9570A">
        <w:rPr>
          <w:rFonts w:ascii="Times New Roman" w:eastAsia="Times New Roman" w:hAnsi="Times New Roman" w:cs="Times New Roman"/>
          <w:sz w:val="24"/>
          <w:szCs w:val="24"/>
        </w:rPr>
        <w:t>1</w:t>
      </w:r>
      <w:r w:rsidR="00692DAA" w:rsidRPr="00A9570A">
        <w:rPr>
          <w:rFonts w:ascii="Times New Roman" w:eastAsia="Times New Roman" w:hAnsi="Times New Roman" w:cs="Times New Roman"/>
          <w:sz w:val="24"/>
          <w:szCs w:val="24"/>
        </w:rPr>
        <w:t xml:space="preserve">°C </w:t>
      </w:r>
      <w:r w:rsidR="000E1327" w:rsidRPr="00A9570A">
        <w:rPr>
          <w:rFonts w:ascii="Times New Roman" w:eastAsia="Times New Roman" w:hAnsi="Times New Roman" w:cs="Times New Roman"/>
          <w:sz w:val="24"/>
          <w:szCs w:val="24"/>
        </w:rPr>
        <w:t>in the warmest month</w:t>
      </w:r>
      <w:r w:rsidR="00692DAA" w:rsidRPr="00A9570A">
        <w:rPr>
          <w:rFonts w:ascii="Times New Roman" w:eastAsia="Times New Roman" w:hAnsi="Times New Roman" w:cs="Times New Roman"/>
          <w:sz w:val="24"/>
          <w:szCs w:val="24"/>
        </w:rPr>
        <w:t xml:space="preserve">. All clades </w:t>
      </w:r>
      <w:r w:rsidR="000E1327" w:rsidRPr="00A9570A">
        <w:rPr>
          <w:rFonts w:ascii="Times New Roman" w:eastAsia="Times New Roman" w:hAnsi="Times New Roman" w:cs="Times New Roman"/>
          <w:sz w:val="24"/>
          <w:szCs w:val="24"/>
        </w:rPr>
        <w:t>except</w:t>
      </w:r>
      <w:r w:rsidR="00692DAA" w:rsidRPr="00A9570A">
        <w:rPr>
          <w:rFonts w:ascii="Times New Roman" w:eastAsia="Times New Roman" w:hAnsi="Times New Roman" w:cs="Times New Roman"/>
          <w:sz w:val="24"/>
          <w:szCs w:val="24"/>
        </w:rPr>
        <w:t xml:space="preserve"> </w:t>
      </w:r>
      <w:proofErr w:type="spellStart"/>
      <w:r w:rsidR="00F95147" w:rsidRPr="00A9570A">
        <w:rPr>
          <w:rFonts w:ascii="Times New Roman" w:eastAsia="Times New Roman" w:hAnsi="Times New Roman" w:cs="Times New Roman"/>
          <w:sz w:val="24"/>
          <w:szCs w:val="24"/>
        </w:rPr>
        <w:t>Balsamiaceae</w:t>
      </w:r>
      <w:proofErr w:type="spellEnd"/>
      <w:r w:rsidR="00F95147" w:rsidRPr="00A9570A">
        <w:rPr>
          <w:rFonts w:ascii="Times New Roman" w:eastAsia="Times New Roman" w:hAnsi="Times New Roman" w:cs="Times New Roman"/>
          <w:sz w:val="24"/>
          <w:szCs w:val="24"/>
        </w:rPr>
        <w:t xml:space="preserve"> </w:t>
      </w:r>
      <w:r w:rsidR="000E1327" w:rsidRPr="00A9570A">
        <w:rPr>
          <w:rFonts w:ascii="Times New Roman" w:eastAsia="Times New Roman" w:hAnsi="Times New Roman" w:cs="Times New Roman"/>
          <w:sz w:val="24"/>
          <w:szCs w:val="24"/>
        </w:rPr>
        <w:t>had</w:t>
      </w:r>
      <w:r w:rsidR="00692DAA" w:rsidRPr="00A9570A">
        <w:rPr>
          <w:rFonts w:ascii="Times New Roman" w:eastAsia="Times New Roman" w:hAnsi="Times New Roman" w:cs="Times New Roman"/>
          <w:sz w:val="24"/>
          <w:szCs w:val="24"/>
        </w:rPr>
        <w:t xml:space="preserve"> </w:t>
      </w:r>
      <w:r w:rsidR="000E1327" w:rsidRPr="00A9570A">
        <w:rPr>
          <w:rFonts w:ascii="Times New Roman" w:eastAsia="Times New Roman" w:hAnsi="Times New Roman" w:cs="Times New Roman"/>
          <w:sz w:val="24"/>
          <w:szCs w:val="24"/>
        </w:rPr>
        <w:t xml:space="preserve">this </w:t>
      </w:r>
      <w:r w:rsidR="00692DAA" w:rsidRPr="00A9570A">
        <w:rPr>
          <w:rFonts w:ascii="Times New Roman" w:eastAsia="Times New Roman" w:hAnsi="Times New Roman" w:cs="Times New Roman"/>
          <w:sz w:val="24"/>
          <w:szCs w:val="24"/>
        </w:rPr>
        <w:t>pattern.</w:t>
      </w:r>
      <w:r w:rsidR="00AA3E1D" w:rsidRPr="00A9570A">
        <w:rPr>
          <w:rFonts w:ascii="Times New Roman" w:eastAsia="Times New Roman" w:hAnsi="Times New Roman" w:cs="Times New Roman"/>
          <w:sz w:val="24"/>
          <w:szCs w:val="24"/>
        </w:rPr>
        <w:t xml:space="preserve"> Finally, f</w:t>
      </w:r>
      <w:r w:rsidR="00AA3E1D" w:rsidRPr="00A9570A">
        <w:rPr>
          <w:rFonts w:ascii="Times New Roman" w:eastAsia="Times New Roman" w:hAnsi="Times New Roman" w:cs="Times New Roman"/>
          <w:sz w:val="24"/>
          <w:szCs w:val="24"/>
        </w:rPr>
        <w:t>or BIO</w:t>
      </w:r>
      <w:r w:rsidR="00AA3E1D" w:rsidRPr="00A9570A">
        <w:rPr>
          <w:rFonts w:ascii="Times New Roman" w:eastAsia="Times New Roman" w:hAnsi="Times New Roman" w:cs="Times New Roman"/>
          <w:sz w:val="24"/>
          <w:szCs w:val="24"/>
        </w:rPr>
        <w:t>6</w:t>
      </w:r>
      <w:r w:rsidR="00AA3E1D" w:rsidRPr="00A9570A">
        <w:rPr>
          <w:rFonts w:ascii="Times New Roman" w:eastAsia="Times New Roman" w:hAnsi="Times New Roman" w:cs="Times New Roman"/>
          <w:sz w:val="24"/>
          <w:szCs w:val="24"/>
        </w:rPr>
        <w:t xml:space="preserve"> (</w:t>
      </w:r>
      <w:r w:rsidR="00AA3E1D" w:rsidRPr="00A9570A">
        <w:rPr>
          <w:rFonts w:ascii="Times New Roman" w:eastAsia="Times New Roman" w:hAnsi="Times New Roman" w:cs="Times New Roman"/>
          <w:sz w:val="24"/>
          <w:szCs w:val="24"/>
        </w:rPr>
        <w:t xml:space="preserve">minimum </w:t>
      </w:r>
      <w:r w:rsidR="00AA3E1D" w:rsidRPr="00A9570A">
        <w:rPr>
          <w:rFonts w:ascii="Times New Roman" w:eastAsia="Times New Roman" w:hAnsi="Times New Roman" w:cs="Times New Roman"/>
          <w:sz w:val="24"/>
          <w:szCs w:val="24"/>
        </w:rPr>
        <w:t xml:space="preserve">temperature of the </w:t>
      </w:r>
      <w:r w:rsidR="00AA3E1D" w:rsidRPr="00A9570A">
        <w:rPr>
          <w:rFonts w:ascii="Times New Roman" w:eastAsia="Times New Roman" w:hAnsi="Times New Roman" w:cs="Times New Roman"/>
          <w:sz w:val="24"/>
          <w:szCs w:val="24"/>
        </w:rPr>
        <w:t xml:space="preserve">coldest </w:t>
      </w:r>
      <w:r w:rsidR="00AA3E1D" w:rsidRPr="00A9570A">
        <w:rPr>
          <w:rFonts w:ascii="Times New Roman" w:eastAsia="Times New Roman" w:hAnsi="Times New Roman" w:cs="Times New Roman"/>
          <w:sz w:val="24"/>
          <w:szCs w:val="24"/>
        </w:rPr>
        <w:t>month; Table S</w:t>
      </w:r>
      <w:r w:rsidR="00923C37" w:rsidRPr="00A9570A">
        <w:rPr>
          <w:rFonts w:ascii="Times New Roman" w:eastAsia="Times New Roman" w:hAnsi="Times New Roman" w:cs="Times New Roman"/>
          <w:sz w:val="24"/>
          <w:szCs w:val="24"/>
        </w:rPr>
        <w:t>4</w:t>
      </w:r>
      <w:r w:rsidR="00AA3E1D" w:rsidRPr="00A9570A">
        <w:rPr>
          <w:rFonts w:ascii="Times New Roman" w:eastAsia="Times New Roman" w:hAnsi="Times New Roman" w:cs="Times New Roman"/>
          <w:sz w:val="24"/>
          <w:szCs w:val="24"/>
        </w:rPr>
        <w:t xml:space="preserve">), the difference in expected </w:t>
      </w:r>
      <w:r w:rsidR="00923C37" w:rsidRPr="00A9570A">
        <w:rPr>
          <w:rFonts w:ascii="Times New Roman" w:eastAsia="Times New Roman" w:hAnsi="Times New Roman" w:cs="Times New Roman"/>
          <w:sz w:val="24"/>
          <w:szCs w:val="24"/>
        </w:rPr>
        <w:t>minimum</w:t>
      </w:r>
      <w:r w:rsidR="00AA3E1D" w:rsidRPr="00A9570A">
        <w:rPr>
          <w:rFonts w:ascii="Times New Roman" w:eastAsia="Times New Roman" w:hAnsi="Times New Roman" w:cs="Times New Roman"/>
          <w:sz w:val="24"/>
          <w:szCs w:val="24"/>
        </w:rPr>
        <w:t xml:space="preserve"> temperature ranged from </w:t>
      </w:r>
      <w:r w:rsidR="00923C37" w:rsidRPr="00A9570A">
        <w:rPr>
          <w:rFonts w:ascii="Times New Roman" w:eastAsia="Times New Roman" w:hAnsi="Times New Roman" w:cs="Times New Roman"/>
          <w:sz w:val="24"/>
          <w:szCs w:val="24"/>
        </w:rPr>
        <w:t>9</w:t>
      </w:r>
      <w:r w:rsidR="00AA3E1D" w:rsidRPr="00A9570A">
        <w:rPr>
          <w:rFonts w:ascii="Times New Roman" w:eastAsia="Times New Roman" w:hAnsi="Times New Roman" w:cs="Times New Roman"/>
          <w:sz w:val="24"/>
          <w:szCs w:val="24"/>
        </w:rPr>
        <w:t>.</w:t>
      </w:r>
      <w:r w:rsidR="00923C37" w:rsidRPr="00A9570A">
        <w:rPr>
          <w:rFonts w:ascii="Times New Roman" w:eastAsia="Times New Roman" w:hAnsi="Times New Roman" w:cs="Times New Roman"/>
          <w:sz w:val="24"/>
          <w:szCs w:val="24"/>
        </w:rPr>
        <w:t>46</w:t>
      </w:r>
      <w:r w:rsidR="00AA3E1D" w:rsidRPr="00A9570A">
        <w:rPr>
          <w:rFonts w:ascii="Times New Roman" w:eastAsia="Times New Roman" w:hAnsi="Times New Roman" w:cs="Times New Roman"/>
          <w:sz w:val="24"/>
          <w:szCs w:val="24"/>
        </w:rPr>
        <w:t xml:space="preserve">°C </w:t>
      </w:r>
      <w:r w:rsidR="00923C37" w:rsidRPr="00A9570A">
        <w:rPr>
          <w:rFonts w:ascii="Times New Roman" w:eastAsia="Times New Roman" w:hAnsi="Times New Roman" w:cs="Times New Roman"/>
          <w:sz w:val="24"/>
          <w:szCs w:val="24"/>
        </w:rPr>
        <w:t xml:space="preserve">colder </w:t>
      </w:r>
      <w:r w:rsidR="00AA3E1D" w:rsidRPr="00A9570A">
        <w:rPr>
          <w:rFonts w:ascii="Times New Roman" w:eastAsia="Times New Roman" w:hAnsi="Times New Roman" w:cs="Times New Roman"/>
          <w:sz w:val="24"/>
          <w:szCs w:val="24"/>
        </w:rPr>
        <w:t xml:space="preserve">for annuals in </w:t>
      </w:r>
      <w:r w:rsidR="00923C37" w:rsidRPr="00A9570A">
        <w:rPr>
          <w:rFonts w:ascii="Times New Roman" w:eastAsia="Times New Roman" w:hAnsi="Times New Roman" w:cs="Times New Roman"/>
          <w:sz w:val="24"/>
          <w:szCs w:val="24"/>
        </w:rPr>
        <w:t>Croton</w:t>
      </w:r>
      <w:r w:rsidR="00923C37" w:rsidRPr="00A9570A">
        <w:rPr>
          <w:rFonts w:ascii="Times New Roman" w:eastAsia="Times New Roman" w:hAnsi="Times New Roman" w:cs="Times New Roman"/>
          <w:sz w:val="24"/>
          <w:szCs w:val="24"/>
        </w:rPr>
        <w:t xml:space="preserve"> </w:t>
      </w:r>
      <w:r w:rsidR="00AA3E1D" w:rsidRPr="00A9570A">
        <w:rPr>
          <w:rFonts w:ascii="Times New Roman" w:eastAsia="Times New Roman" w:hAnsi="Times New Roman" w:cs="Times New Roman"/>
          <w:sz w:val="24"/>
          <w:szCs w:val="24"/>
        </w:rPr>
        <w:t xml:space="preserve">to </w:t>
      </w:r>
      <w:r w:rsidR="00923C37" w:rsidRPr="00A9570A">
        <w:rPr>
          <w:rFonts w:ascii="Times New Roman" w:eastAsia="Times New Roman" w:hAnsi="Times New Roman" w:cs="Times New Roman"/>
          <w:sz w:val="24"/>
          <w:szCs w:val="24"/>
        </w:rPr>
        <w:t>6.79</w:t>
      </w:r>
      <w:r w:rsidR="00AA3E1D" w:rsidRPr="00A9570A">
        <w:rPr>
          <w:rFonts w:ascii="Times New Roman" w:eastAsia="Times New Roman" w:hAnsi="Times New Roman" w:cs="Times New Roman"/>
          <w:sz w:val="24"/>
          <w:szCs w:val="24"/>
        </w:rPr>
        <w:t xml:space="preserve">°C </w:t>
      </w:r>
      <w:r w:rsidR="00923C37" w:rsidRPr="00A9570A">
        <w:rPr>
          <w:rFonts w:ascii="Times New Roman" w:eastAsia="Times New Roman" w:hAnsi="Times New Roman" w:cs="Times New Roman"/>
          <w:sz w:val="24"/>
          <w:szCs w:val="24"/>
        </w:rPr>
        <w:t>colder</w:t>
      </w:r>
      <w:r w:rsidR="00AA3E1D" w:rsidRPr="00A9570A">
        <w:rPr>
          <w:rFonts w:ascii="Times New Roman" w:eastAsia="Times New Roman" w:hAnsi="Times New Roman" w:cs="Times New Roman"/>
          <w:sz w:val="24"/>
          <w:szCs w:val="24"/>
        </w:rPr>
        <w:t xml:space="preserve"> for perennials in </w:t>
      </w:r>
      <w:proofErr w:type="spellStart"/>
      <w:r w:rsidR="00923C37" w:rsidRPr="00A9570A">
        <w:rPr>
          <w:rFonts w:ascii="Times New Roman" w:eastAsia="Times New Roman" w:hAnsi="Times New Roman" w:cs="Times New Roman"/>
          <w:sz w:val="24"/>
          <w:szCs w:val="24"/>
        </w:rPr>
        <w:t>Pooideae</w:t>
      </w:r>
      <w:proofErr w:type="spellEnd"/>
      <w:r w:rsidR="00AA3E1D" w:rsidRPr="00A9570A">
        <w:rPr>
          <w:rFonts w:ascii="Times New Roman" w:eastAsia="Times New Roman" w:hAnsi="Times New Roman" w:cs="Times New Roman"/>
          <w:sz w:val="24"/>
          <w:szCs w:val="24"/>
        </w:rPr>
        <w:t xml:space="preserve">. On average, the expected difference between annuals and perennials was a </w:t>
      </w:r>
      <w:r w:rsidR="00ED1CDC" w:rsidRPr="00A9570A">
        <w:rPr>
          <w:rFonts w:ascii="Times New Roman" w:eastAsia="Times New Roman" w:hAnsi="Times New Roman" w:cs="Times New Roman"/>
          <w:sz w:val="24"/>
          <w:szCs w:val="24"/>
        </w:rPr>
        <w:t>minimum</w:t>
      </w:r>
      <w:r w:rsidR="00AA3E1D" w:rsidRPr="00A9570A">
        <w:rPr>
          <w:rFonts w:ascii="Times New Roman" w:eastAsia="Times New Roman" w:hAnsi="Times New Roman" w:cs="Times New Roman"/>
          <w:sz w:val="24"/>
          <w:szCs w:val="24"/>
        </w:rPr>
        <w:t xml:space="preserve"> temperature of </w:t>
      </w:r>
      <w:r w:rsidR="00ED1CDC" w:rsidRPr="00A9570A">
        <w:rPr>
          <w:rFonts w:ascii="Times New Roman" w:eastAsia="Times New Roman" w:hAnsi="Times New Roman" w:cs="Times New Roman"/>
          <w:sz w:val="24"/>
          <w:szCs w:val="24"/>
        </w:rPr>
        <w:t>0.98</w:t>
      </w:r>
      <w:r w:rsidR="00AA3E1D" w:rsidRPr="00A9570A">
        <w:rPr>
          <w:rFonts w:ascii="Times New Roman" w:eastAsia="Times New Roman" w:hAnsi="Times New Roman" w:cs="Times New Roman"/>
          <w:sz w:val="24"/>
          <w:szCs w:val="24"/>
        </w:rPr>
        <w:t xml:space="preserve">°C </w:t>
      </w:r>
      <w:r w:rsidR="00ED1CDC" w:rsidRPr="00A9570A">
        <w:rPr>
          <w:rFonts w:ascii="Times New Roman" w:eastAsia="Times New Roman" w:hAnsi="Times New Roman" w:cs="Times New Roman"/>
          <w:sz w:val="24"/>
          <w:szCs w:val="24"/>
        </w:rPr>
        <w:t xml:space="preserve">colder for </w:t>
      </w:r>
      <w:r w:rsidR="005C26D6" w:rsidRPr="00A9570A">
        <w:rPr>
          <w:rFonts w:ascii="Times New Roman" w:eastAsia="Times New Roman" w:hAnsi="Times New Roman" w:cs="Times New Roman"/>
          <w:sz w:val="24"/>
          <w:szCs w:val="24"/>
        </w:rPr>
        <w:t>perennials</w:t>
      </w:r>
      <w:r w:rsidR="00AA3E1D" w:rsidRPr="00A9570A">
        <w:rPr>
          <w:rFonts w:ascii="Times New Roman" w:eastAsia="Times New Roman" w:hAnsi="Times New Roman" w:cs="Times New Roman"/>
          <w:sz w:val="24"/>
          <w:szCs w:val="24"/>
        </w:rPr>
        <w:t xml:space="preserve">. All clades except </w:t>
      </w:r>
      <w:proofErr w:type="spellStart"/>
      <w:r w:rsidR="00AA3E1D" w:rsidRPr="00A9570A">
        <w:rPr>
          <w:rFonts w:ascii="Times New Roman" w:eastAsia="Times New Roman" w:hAnsi="Times New Roman" w:cs="Times New Roman"/>
          <w:sz w:val="24"/>
          <w:szCs w:val="24"/>
        </w:rPr>
        <w:t>Balsamiaceae</w:t>
      </w:r>
      <w:proofErr w:type="spellEnd"/>
      <w:r w:rsidR="005C26D6" w:rsidRPr="00A9570A">
        <w:rPr>
          <w:rFonts w:ascii="Times New Roman" w:eastAsia="Times New Roman" w:hAnsi="Times New Roman" w:cs="Times New Roman"/>
          <w:sz w:val="24"/>
          <w:szCs w:val="24"/>
        </w:rPr>
        <w:t xml:space="preserve">, </w:t>
      </w:r>
      <w:r w:rsidR="005C26D6" w:rsidRPr="00A9570A">
        <w:rPr>
          <w:rFonts w:ascii="Times New Roman" w:eastAsia="Times New Roman" w:hAnsi="Times New Roman" w:cs="Times New Roman"/>
          <w:i/>
          <w:iCs/>
          <w:sz w:val="24"/>
          <w:szCs w:val="24"/>
        </w:rPr>
        <w:t>Croton</w:t>
      </w:r>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Erysimeae</w:t>
      </w:r>
      <w:proofErr w:type="spellEnd"/>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Grewioideae</w:t>
      </w:r>
      <w:proofErr w:type="spellEnd"/>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Lepidieae</w:t>
      </w:r>
      <w:proofErr w:type="spellEnd"/>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Onagraceae</w:t>
      </w:r>
      <w:proofErr w:type="spellEnd"/>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Panicoideae</w:t>
      </w:r>
      <w:proofErr w:type="spellEnd"/>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Polemoniaceae</w:t>
      </w:r>
      <w:proofErr w:type="spellEnd"/>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Primulaceae</w:t>
      </w:r>
      <w:proofErr w:type="spellEnd"/>
      <w:r w:rsidR="005C26D6" w:rsidRPr="00A9570A">
        <w:rPr>
          <w:rFonts w:ascii="Times New Roman" w:eastAsia="Times New Roman" w:hAnsi="Times New Roman" w:cs="Times New Roman"/>
          <w:sz w:val="24"/>
          <w:szCs w:val="24"/>
        </w:rPr>
        <w:t xml:space="preserve">, and </w:t>
      </w:r>
      <w:r w:rsidR="005C26D6" w:rsidRPr="00A9570A">
        <w:rPr>
          <w:rFonts w:ascii="Times New Roman" w:eastAsia="Times New Roman" w:hAnsi="Times New Roman" w:cs="Times New Roman"/>
          <w:sz w:val="24"/>
          <w:szCs w:val="24"/>
        </w:rPr>
        <w:t>Solanaceae</w:t>
      </w:r>
      <w:r w:rsidR="005C26D6" w:rsidRPr="00A9570A">
        <w:rPr>
          <w:rFonts w:ascii="Times New Roman" w:eastAsia="Times New Roman" w:hAnsi="Times New Roman" w:cs="Times New Roman"/>
          <w:sz w:val="24"/>
          <w:szCs w:val="24"/>
        </w:rPr>
        <w:t xml:space="preserve"> </w:t>
      </w:r>
      <w:r w:rsidR="00AA3E1D" w:rsidRPr="00A9570A">
        <w:rPr>
          <w:rFonts w:ascii="Times New Roman" w:eastAsia="Times New Roman" w:hAnsi="Times New Roman" w:cs="Times New Roman"/>
          <w:sz w:val="24"/>
          <w:szCs w:val="24"/>
        </w:rPr>
        <w:t xml:space="preserve">had this pattern. </w:t>
      </w:r>
    </w:p>
    <w:p w14:paraId="47DF2FE4" w14:textId="77777777" w:rsidR="00AA3E1D" w:rsidRPr="00A9570A" w:rsidRDefault="00AA3E1D" w:rsidP="00AA3E1D">
      <w:pPr>
        <w:shd w:val="clear" w:color="auto" w:fill="FFFFFF"/>
        <w:spacing w:line="480" w:lineRule="auto"/>
        <w:ind w:firstLine="720"/>
        <w:rPr>
          <w:rFonts w:ascii="Times New Roman" w:eastAsia="Times New Roman" w:hAnsi="Times New Roman" w:cs="Times New Roman"/>
          <w:sz w:val="24"/>
          <w:szCs w:val="24"/>
        </w:rPr>
      </w:pPr>
    </w:p>
    <w:p w14:paraId="1C25E7B1" w14:textId="5750B037" w:rsidR="00435698" w:rsidRPr="00A9570A" w:rsidRDefault="000C37F8" w:rsidP="003B53F2">
      <w:pPr>
        <w:shd w:val="clear" w:color="auto" w:fill="FFFFFF"/>
        <w:spacing w:line="480" w:lineRule="auto"/>
        <w:ind w:firstLine="720"/>
        <w:rPr>
          <w:rFonts w:ascii="Times New Roman" w:eastAsia="Times New Roman" w:hAnsi="Times New Roman" w:cs="Times New Roman"/>
          <w:sz w:val="24"/>
          <w:szCs w:val="24"/>
        </w:rPr>
      </w:pPr>
      <w:r w:rsidRPr="00A9570A">
        <w:rPr>
          <w:rFonts w:ascii="Times New Roman" w:eastAsia="Times New Roman" w:hAnsi="Times New Roman" w:cs="Times New Roman"/>
          <w:sz w:val="24"/>
          <w:szCs w:val="24"/>
        </w:rPr>
        <w:t xml:space="preserve">We examined </w:t>
      </w:r>
      <w:r w:rsidRPr="00A9570A">
        <w:rPr>
          <w:rFonts w:ascii="Times New Roman" w:eastAsia="Times New Roman" w:hAnsi="Times New Roman" w:cs="Times New Roman"/>
          <w:sz w:val="24"/>
          <w:szCs w:val="24"/>
        </w:rPr>
        <w:t>three</w:t>
      </w:r>
      <w:r w:rsidRPr="00A9570A">
        <w:rPr>
          <w:rFonts w:ascii="Times New Roman" w:eastAsia="Times New Roman" w:hAnsi="Times New Roman" w:cs="Times New Roman"/>
          <w:sz w:val="24"/>
          <w:szCs w:val="24"/>
        </w:rPr>
        <w:t xml:space="preserve"> climatic variables related to </w:t>
      </w:r>
      <w:r w:rsidRPr="00A9570A">
        <w:rPr>
          <w:rFonts w:ascii="Times New Roman" w:eastAsia="Times New Roman" w:hAnsi="Times New Roman" w:cs="Times New Roman"/>
          <w:sz w:val="24"/>
          <w:szCs w:val="24"/>
        </w:rPr>
        <w:t>precipitation</w:t>
      </w:r>
      <w:r w:rsidRPr="00A9570A">
        <w:rPr>
          <w:rFonts w:ascii="Times New Roman" w:eastAsia="Times New Roman" w:hAnsi="Times New Roman" w:cs="Times New Roman"/>
          <w:sz w:val="24"/>
          <w:szCs w:val="24"/>
        </w:rPr>
        <w:t>. For BIO1</w:t>
      </w:r>
      <w:r w:rsidRPr="00A9570A">
        <w:rPr>
          <w:rFonts w:ascii="Times New Roman" w:eastAsia="Times New Roman" w:hAnsi="Times New Roman" w:cs="Times New Roman"/>
          <w:sz w:val="24"/>
          <w:szCs w:val="24"/>
        </w:rPr>
        <w:t>2</w:t>
      </w:r>
      <w:r w:rsidRPr="00A9570A">
        <w:rPr>
          <w:rFonts w:ascii="Times New Roman" w:eastAsia="Times New Roman" w:hAnsi="Times New Roman" w:cs="Times New Roman"/>
          <w:sz w:val="24"/>
          <w:szCs w:val="24"/>
        </w:rPr>
        <w:t xml:space="preserve"> (mean annual </w:t>
      </w:r>
      <w:r w:rsidRPr="00A9570A">
        <w:rPr>
          <w:rFonts w:ascii="Times New Roman" w:eastAsia="Times New Roman" w:hAnsi="Times New Roman" w:cs="Times New Roman"/>
          <w:sz w:val="24"/>
          <w:szCs w:val="24"/>
        </w:rPr>
        <w:t>precipitation</w:t>
      </w:r>
      <w:r w:rsidRPr="00A9570A">
        <w:rPr>
          <w:rFonts w:ascii="Times New Roman" w:eastAsia="Times New Roman" w:hAnsi="Times New Roman" w:cs="Times New Roman"/>
          <w:sz w:val="24"/>
          <w:szCs w:val="24"/>
        </w:rPr>
        <w:t>; Table S</w:t>
      </w:r>
      <w:r w:rsidRPr="00A9570A">
        <w:rPr>
          <w:rFonts w:ascii="Times New Roman" w:eastAsia="Times New Roman" w:hAnsi="Times New Roman" w:cs="Times New Roman"/>
          <w:sz w:val="24"/>
          <w:szCs w:val="24"/>
        </w:rPr>
        <w:t>5</w:t>
      </w:r>
      <w:r w:rsidRPr="00A9570A">
        <w:rPr>
          <w:rFonts w:ascii="Times New Roman" w:eastAsia="Times New Roman" w:hAnsi="Times New Roman" w:cs="Times New Roman"/>
          <w:sz w:val="24"/>
          <w:szCs w:val="24"/>
        </w:rPr>
        <w:t xml:space="preserve">), the difference in expected </w:t>
      </w:r>
      <w:r w:rsidR="00644C99" w:rsidRPr="00A9570A">
        <w:rPr>
          <w:rFonts w:ascii="Times New Roman" w:eastAsia="Times New Roman" w:hAnsi="Times New Roman" w:cs="Times New Roman"/>
          <w:sz w:val="24"/>
          <w:szCs w:val="24"/>
        </w:rPr>
        <w:t xml:space="preserve">precipitation </w:t>
      </w:r>
      <w:r w:rsidRPr="00A9570A">
        <w:rPr>
          <w:rFonts w:ascii="Times New Roman" w:eastAsia="Times New Roman" w:hAnsi="Times New Roman" w:cs="Times New Roman"/>
          <w:sz w:val="24"/>
          <w:szCs w:val="24"/>
        </w:rPr>
        <w:t xml:space="preserve">ranged from </w:t>
      </w:r>
      <w:r w:rsidR="00644C99" w:rsidRPr="00A9570A">
        <w:rPr>
          <w:rFonts w:ascii="Times New Roman" w:eastAsia="Times New Roman" w:hAnsi="Times New Roman" w:cs="Times New Roman"/>
          <w:sz w:val="24"/>
          <w:szCs w:val="24"/>
        </w:rPr>
        <w:t>198.46mm</w:t>
      </w:r>
      <w:r w:rsidRPr="00A9570A">
        <w:rPr>
          <w:rFonts w:ascii="Times New Roman" w:eastAsia="Times New Roman" w:hAnsi="Times New Roman" w:cs="Times New Roman"/>
          <w:sz w:val="24"/>
          <w:szCs w:val="24"/>
        </w:rPr>
        <w:t xml:space="preserve"> </w:t>
      </w:r>
      <w:r w:rsidR="00644C99" w:rsidRPr="00A9570A">
        <w:rPr>
          <w:rFonts w:ascii="Times New Roman" w:eastAsia="Times New Roman" w:hAnsi="Times New Roman" w:cs="Times New Roman"/>
          <w:sz w:val="24"/>
          <w:szCs w:val="24"/>
        </w:rPr>
        <w:t xml:space="preserve">greater </w:t>
      </w:r>
      <w:r w:rsidRPr="00A9570A">
        <w:rPr>
          <w:rFonts w:ascii="Times New Roman" w:eastAsia="Times New Roman" w:hAnsi="Times New Roman" w:cs="Times New Roman"/>
          <w:sz w:val="24"/>
          <w:szCs w:val="24"/>
        </w:rPr>
        <w:t xml:space="preserve">for annuals in </w:t>
      </w:r>
      <w:proofErr w:type="spellStart"/>
      <w:r w:rsidR="00644C99" w:rsidRPr="00A9570A">
        <w:rPr>
          <w:rFonts w:ascii="Times New Roman" w:eastAsia="Times New Roman" w:hAnsi="Times New Roman" w:cs="Times New Roman"/>
          <w:sz w:val="24"/>
          <w:szCs w:val="24"/>
        </w:rPr>
        <w:t>Thelypodieae</w:t>
      </w:r>
      <w:proofErr w:type="spellEnd"/>
      <w:r w:rsidR="00644C99" w:rsidRPr="00A9570A">
        <w:rPr>
          <w:rFonts w:ascii="Times New Roman" w:eastAsia="Times New Roman" w:hAnsi="Times New Roman" w:cs="Times New Roman"/>
          <w:sz w:val="24"/>
          <w:szCs w:val="24"/>
        </w:rPr>
        <w:t xml:space="preserve"> </w:t>
      </w:r>
      <w:r w:rsidR="00644C99" w:rsidRPr="00A9570A">
        <w:rPr>
          <w:rFonts w:ascii="Times New Roman" w:eastAsia="Times New Roman" w:hAnsi="Times New Roman" w:cs="Times New Roman"/>
          <w:sz w:val="24"/>
          <w:szCs w:val="24"/>
        </w:rPr>
        <w:t>618.7</w:t>
      </w:r>
      <w:r w:rsidR="00644C99" w:rsidRPr="00A9570A">
        <w:rPr>
          <w:rFonts w:ascii="Times New Roman" w:eastAsia="Times New Roman" w:hAnsi="Times New Roman" w:cs="Times New Roman"/>
          <w:sz w:val="24"/>
          <w:szCs w:val="24"/>
        </w:rPr>
        <w:t>1mm</w:t>
      </w:r>
      <w:r w:rsidRPr="00A9570A">
        <w:rPr>
          <w:rFonts w:ascii="Times New Roman" w:eastAsia="Times New Roman" w:hAnsi="Times New Roman" w:cs="Times New Roman"/>
          <w:sz w:val="24"/>
          <w:szCs w:val="24"/>
        </w:rPr>
        <w:t xml:space="preserve"> </w:t>
      </w:r>
      <w:r w:rsidR="00644C99" w:rsidRPr="00A9570A">
        <w:rPr>
          <w:rFonts w:ascii="Times New Roman" w:eastAsia="Times New Roman" w:hAnsi="Times New Roman" w:cs="Times New Roman"/>
          <w:sz w:val="24"/>
          <w:szCs w:val="24"/>
        </w:rPr>
        <w:t>greater</w:t>
      </w:r>
      <w:r w:rsidRPr="00A9570A">
        <w:rPr>
          <w:rFonts w:ascii="Times New Roman" w:eastAsia="Times New Roman" w:hAnsi="Times New Roman" w:cs="Times New Roman"/>
          <w:sz w:val="24"/>
          <w:szCs w:val="24"/>
        </w:rPr>
        <w:t xml:space="preserve"> for perennials in </w:t>
      </w:r>
      <w:proofErr w:type="spellStart"/>
      <w:r w:rsidR="00644C99" w:rsidRPr="00A9570A">
        <w:rPr>
          <w:rFonts w:ascii="Times New Roman" w:eastAsia="Times New Roman" w:hAnsi="Times New Roman" w:cs="Times New Roman"/>
          <w:sz w:val="24"/>
          <w:szCs w:val="24"/>
        </w:rPr>
        <w:t>Balsamiaceae</w:t>
      </w:r>
      <w:proofErr w:type="spellEnd"/>
      <w:r w:rsidRPr="00A9570A">
        <w:rPr>
          <w:rFonts w:ascii="Times New Roman" w:eastAsia="Times New Roman" w:hAnsi="Times New Roman" w:cs="Times New Roman"/>
          <w:sz w:val="24"/>
          <w:szCs w:val="24"/>
        </w:rPr>
        <w:t xml:space="preserve">. On average, the expected difference between annuals and perennials was </w:t>
      </w:r>
      <w:r w:rsidR="00644C99" w:rsidRPr="00A9570A">
        <w:rPr>
          <w:rFonts w:ascii="Times New Roman" w:eastAsia="Times New Roman" w:hAnsi="Times New Roman" w:cs="Times New Roman"/>
          <w:sz w:val="24"/>
          <w:szCs w:val="24"/>
        </w:rPr>
        <w:t>63.57</w:t>
      </w:r>
      <w:r w:rsidRPr="00A9570A">
        <w:rPr>
          <w:rFonts w:ascii="Times New Roman" w:eastAsia="Times New Roman" w:hAnsi="Times New Roman" w:cs="Times New Roman"/>
          <w:sz w:val="24"/>
          <w:szCs w:val="24"/>
        </w:rPr>
        <w:t xml:space="preserve">°C </w:t>
      </w:r>
      <w:r w:rsidR="00644C99" w:rsidRPr="00A9570A">
        <w:rPr>
          <w:rFonts w:ascii="Times New Roman" w:eastAsia="Times New Roman" w:hAnsi="Times New Roman" w:cs="Times New Roman"/>
          <w:sz w:val="24"/>
          <w:szCs w:val="24"/>
        </w:rPr>
        <w:t>mm more precipitation</w:t>
      </w:r>
      <w:r w:rsidRPr="00A9570A">
        <w:rPr>
          <w:rFonts w:ascii="Times New Roman" w:eastAsia="Times New Roman" w:hAnsi="Times New Roman" w:cs="Times New Roman"/>
          <w:sz w:val="24"/>
          <w:szCs w:val="24"/>
        </w:rPr>
        <w:t xml:space="preserve"> in </w:t>
      </w:r>
      <w:r w:rsidR="00644C99" w:rsidRPr="00A9570A">
        <w:rPr>
          <w:rFonts w:ascii="Times New Roman" w:eastAsia="Times New Roman" w:hAnsi="Times New Roman" w:cs="Times New Roman"/>
          <w:sz w:val="24"/>
          <w:szCs w:val="24"/>
        </w:rPr>
        <w:t>perennials</w:t>
      </w:r>
      <w:r w:rsidRPr="00A9570A">
        <w:rPr>
          <w:rFonts w:ascii="Times New Roman" w:eastAsia="Times New Roman" w:hAnsi="Times New Roman" w:cs="Times New Roman"/>
          <w:sz w:val="24"/>
          <w:szCs w:val="24"/>
        </w:rPr>
        <w:t xml:space="preserve">. </w:t>
      </w:r>
      <w:r w:rsidR="006D63A1" w:rsidRPr="00A9570A">
        <w:rPr>
          <w:rFonts w:ascii="Times New Roman" w:eastAsia="Times New Roman" w:hAnsi="Times New Roman" w:cs="Times New Roman"/>
          <w:sz w:val="24"/>
          <w:szCs w:val="24"/>
        </w:rPr>
        <w:t xml:space="preserve">Clades which had greater expected annual precipitation in annuals are </w:t>
      </w:r>
      <w:proofErr w:type="spellStart"/>
      <w:r w:rsidR="006D63A1" w:rsidRPr="00A9570A">
        <w:rPr>
          <w:rFonts w:ascii="Times New Roman" w:eastAsia="Times New Roman" w:hAnsi="Times New Roman" w:cs="Times New Roman"/>
          <w:sz w:val="24"/>
          <w:szCs w:val="24"/>
        </w:rPr>
        <w:t>Brassiceae</w:t>
      </w:r>
      <w:proofErr w:type="spellEnd"/>
      <w:r w:rsidRPr="00A9570A">
        <w:rPr>
          <w:rFonts w:ascii="Times New Roman" w:eastAsia="Times New Roman" w:hAnsi="Times New Roman" w:cs="Times New Roman"/>
          <w:sz w:val="24"/>
          <w:szCs w:val="24"/>
        </w:rPr>
        <w:t xml:space="preserve">, </w:t>
      </w:r>
      <w:proofErr w:type="spellStart"/>
      <w:r w:rsidR="006D63A1" w:rsidRPr="00A9570A">
        <w:rPr>
          <w:rFonts w:ascii="Times New Roman" w:eastAsia="Times New Roman" w:hAnsi="Times New Roman" w:cs="Times New Roman"/>
          <w:sz w:val="24"/>
          <w:szCs w:val="24"/>
        </w:rPr>
        <w:t>Cardamineae</w:t>
      </w:r>
      <w:proofErr w:type="spellEnd"/>
      <w:r w:rsidRPr="00A9570A">
        <w:rPr>
          <w:rFonts w:ascii="Times New Roman" w:eastAsia="Times New Roman" w:hAnsi="Times New Roman" w:cs="Times New Roman"/>
          <w:sz w:val="24"/>
          <w:szCs w:val="24"/>
        </w:rPr>
        <w:t xml:space="preserve">, </w:t>
      </w:r>
      <w:r w:rsidR="006D63A1" w:rsidRPr="00A9570A">
        <w:rPr>
          <w:rFonts w:ascii="Times New Roman" w:eastAsia="Times New Roman" w:hAnsi="Times New Roman" w:cs="Times New Roman"/>
          <w:sz w:val="24"/>
          <w:szCs w:val="24"/>
        </w:rPr>
        <w:t>CES</w:t>
      </w:r>
      <w:r w:rsidRPr="00A9570A">
        <w:rPr>
          <w:rFonts w:ascii="Times New Roman" w:eastAsia="Times New Roman" w:hAnsi="Times New Roman" w:cs="Times New Roman"/>
          <w:sz w:val="24"/>
          <w:szCs w:val="24"/>
        </w:rPr>
        <w:t xml:space="preserve">, </w:t>
      </w:r>
      <w:proofErr w:type="spellStart"/>
      <w:r w:rsidR="006D63A1" w:rsidRPr="00A9570A">
        <w:rPr>
          <w:rFonts w:ascii="Times New Roman" w:eastAsia="Times New Roman" w:hAnsi="Times New Roman" w:cs="Times New Roman"/>
          <w:sz w:val="24"/>
          <w:szCs w:val="24"/>
        </w:rPr>
        <w:t>Chamaecrista</w:t>
      </w:r>
      <w:proofErr w:type="spellEnd"/>
      <w:r w:rsidRPr="00A9570A">
        <w:rPr>
          <w:rFonts w:ascii="Times New Roman" w:eastAsia="Times New Roman" w:hAnsi="Times New Roman" w:cs="Times New Roman"/>
          <w:sz w:val="24"/>
          <w:szCs w:val="24"/>
        </w:rPr>
        <w:t xml:space="preserve">, </w:t>
      </w:r>
      <w:proofErr w:type="spellStart"/>
      <w:r w:rsidR="006D63A1" w:rsidRPr="00A9570A">
        <w:rPr>
          <w:rFonts w:ascii="Times New Roman" w:eastAsia="Times New Roman" w:hAnsi="Times New Roman" w:cs="Times New Roman"/>
          <w:sz w:val="24"/>
          <w:szCs w:val="24"/>
        </w:rPr>
        <w:t>Gesneriaceae</w:t>
      </w:r>
      <w:proofErr w:type="spellEnd"/>
      <w:r w:rsidRPr="00A9570A">
        <w:rPr>
          <w:rFonts w:ascii="Times New Roman" w:eastAsia="Times New Roman" w:hAnsi="Times New Roman" w:cs="Times New Roman"/>
          <w:sz w:val="24"/>
          <w:szCs w:val="24"/>
        </w:rPr>
        <w:t xml:space="preserve">, </w:t>
      </w:r>
      <w:proofErr w:type="spellStart"/>
      <w:r w:rsidR="006D63A1" w:rsidRPr="00A9570A">
        <w:rPr>
          <w:rFonts w:ascii="Times New Roman" w:eastAsia="Times New Roman" w:hAnsi="Times New Roman" w:cs="Times New Roman"/>
          <w:sz w:val="24"/>
          <w:szCs w:val="24"/>
        </w:rPr>
        <w:t>Lysimachieae</w:t>
      </w:r>
      <w:proofErr w:type="spellEnd"/>
      <w:r w:rsidRPr="00A9570A">
        <w:rPr>
          <w:rFonts w:ascii="Times New Roman" w:eastAsia="Times New Roman" w:hAnsi="Times New Roman" w:cs="Times New Roman"/>
          <w:sz w:val="24"/>
          <w:szCs w:val="24"/>
        </w:rPr>
        <w:t xml:space="preserve">, </w:t>
      </w:r>
      <w:r w:rsidR="006D63A1" w:rsidRPr="00A9570A">
        <w:rPr>
          <w:rFonts w:ascii="Times New Roman" w:eastAsia="Times New Roman" w:hAnsi="Times New Roman" w:cs="Times New Roman"/>
          <w:sz w:val="24"/>
          <w:szCs w:val="24"/>
        </w:rPr>
        <w:t>Orobanchaceae</w:t>
      </w:r>
      <w:r w:rsidRPr="00A9570A">
        <w:rPr>
          <w:rFonts w:ascii="Times New Roman" w:eastAsia="Times New Roman" w:hAnsi="Times New Roman" w:cs="Times New Roman"/>
          <w:sz w:val="24"/>
          <w:szCs w:val="24"/>
        </w:rPr>
        <w:t xml:space="preserve">, </w:t>
      </w:r>
      <w:proofErr w:type="spellStart"/>
      <w:r w:rsidR="006D63A1" w:rsidRPr="00A9570A">
        <w:rPr>
          <w:rFonts w:ascii="Times New Roman" w:eastAsia="Times New Roman" w:hAnsi="Times New Roman" w:cs="Times New Roman"/>
          <w:sz w:val="24"/>
          <w:szCs w:val="24"/>
        </w:rPr>
        <w:t>Spermacoceae</w:t>
      </w:r>
      <w:proofErr w:type="spellEnd"/>
      <w:r w:rsidR="006D63A1" w:rsidRPr="00A9570A">
        <w:rPr>
          <w:rFonts w:ascii="Times New Roman" w:eastAsia="Times New Roman" w:hAnsi="Times New Roman" w:cs="Times New Roman"/>
          <w:sz w:val="24"/>
          <w:szCs w:val="24"/>
        </w:rPr>
        <w:t xml:space="preserve">, </w:t>
      </w:r>
      <w:r w:rsidRPr="00A9570A">
        <w:rPr>
          <w:rFonts w:ascii="Times New Roman" w:eastAsia="Times New Roman" w:hAnsi="Times New Roman" w:cs="Times New Roman"/>
          <w:sz w:val="24"/>
          <w:szCs w:val="24"/>
        </w:rPr>
        <w:t xml:space="preserve">and </w:t>
      </w:r>
      <w:proofErr w:type="spellStart"/>
      <w:r w:rsidR="006D63A1" w:rsidRPr="00A9570A">
        <w:rPr>
          <w:rFonts w:ascii="Times New Roman" w:eastAsia="Times New Roman" w:hAnsi="Times New Roman" w:cs="Times New Roman"/>
          <w:sz w:val="24"/>
          <w:szCs w:val="24"/>
        </w:rPr>
        <w:t>Thelypodieae</w:t>
      </w:r>
      <w:proofErr w:type="spellEnd"/>
      <w:r w:rsidRPr="00A9570A">
        <w:rPr>
          <w:rFonts w:ascii="Times New Roman" w:eastAsia="Times New Roman" w:hAnsi="Times New Roman" w:cs="Times New Roman"/>
          <w:sz w:val="24"/>
          <w:szCs w:val="24"/>
        </w:rPr>
        <w:t>.</w:t>
      </w:r>
      <w:r w:rsidR="00435698" w:rsidRPr="00A9570A">
        <w:rPr>
          <w:rFonts w:ascii="Times New Roman" w:eastAsia="Times New Roman" w:hAnsi="Times New Roman" w:cs="Times New Roman"/>
          <w:sz w:val="24"/>
          <w:szCs w:val="24"/>
        </w:rPr>
        <w:t xml:space="preserve"> </w:t>
      </w:r>
      <w:r w:rsidR="00C22791" w:rsidRPr="00A9570A">
        <w:rPr>
          <w:rFonts w:ascii="Times New Roman" w:eastAsia="Times New Roman" w:hAnsi="Times New Roman" w:cs="Times New Roman"/>
          <w:sz w:val="24"/>
          <w:szCs w:val="24"/>
        </w:rPr>
        <w:t>For BIO1</w:t>
      </w:r>
      <w:r w:rsidR="00C22791" w:rsidRPr="00A9570A">
        <w:rPr>
          <w:rFonts w:ascii="Times New Roman" w:eastAsia="Times New Roman" w:hAnsi="Times New Roman" w:cs="Times New Roman"/>
          <w:sz w:val="24"/>
          <w:szCs w:val="24"/>
        </w:rPr>
        <w:t>4</w:t>
      </w:r>
      <w:r w:rsidR="00C22791" w:rsidRPr="00A9570A">
        <w:rPr>
          <w:rFonts w:ascii="Times New Roman" w:eastAsia="Times New Roman" w:hAnsi="Times New Roman" w:cs="Times New Roman"/>
          <w:sz w:val="24"/>
          <w:szCs w:val="24"/>
        </w:rPr>
        <w:t xml:space="preserve"> (</w:t>
      </w:r>
      <w:r w:rsidR="00C22791" w:rsidRPr="00A9570A">
        <w:rPr>
          <w:rFonts w:ascii="Times New Roman" w:eastAsia="Times New Roman" w:hAnsi="Times New Roman" w:cs="Times New Roman"/>
          <w:sz w:val="24"/>
          <w:szCs w:val="24"/>
        </w:rPr>
        <w:t>precipitation of the driest month</w:t>
      </w:r>
      <w:r w:rsidR="00C22791" w:rsidRPr="00A9570A">
        <w:rPr>
          <w:rFonts w:ascii="Times New Roman" w:eastAsia="Times New Roman" w:hAnsi="Times New Roman" w:cs="Times New Roman"/>
          <w:sz w:val="24"/>
          <w:szCs w:val="24"/>
        </w:rPr>
        <w:t>; Table S</w:t>
      </w:r>
      <w:r w:rsidR="00435698" w:rsidRPr="00A9570A">
        <w:rPr>
          <w:rFonts w:ascii="Times New Roman" w:eastAsia="Times New Roman" w:hAnsi="Times New Roman" w:cs="Times New Roman"/>
          <w:sz w:val="24"/>
          <w:szCs w:val="24"/>
        </w:rPr>
        <w:t>6</w:t>
      </w:r>
      <w:r w:rsidR="00C22791" w:rsidRPr="00A9570A">
        <w:rPr>
          <w:rFonts w:ascii="Times New Roman" w:eastAsia="Times New Roman" w:hAnsi="Times New Roman" w:cs="Times New Roman"/>
          <w:sz w:val="24"/>
          <w:szCs w:val="24"/>
        </w:rPr>
        <w:t>), the difference in expected precipitation</w:t>
      </w:r>
      <w:r w:rsidR="008F62BA" w:rsidRPr="00A9570A">
        <w:rPr>
          <w:rFonts w:ascii="Times New Roman" w:eastAsia="Times New Roman" w:hAnsi="Times New Roman" w:cs="Times New Roman"/>
          <w:sz w:val="24"/>
          <w:szCs w:val="24"/>
        </w:rPr>
        <w:t xml:space="preserve"> of the driest month</w:t>
      </w:r>
      <w:r w:rsidR="00C22791" w:rsidRPr="00A9570A">
        <w:rPr>
          <w:rFonts w:ascii="Times New Roman" w:eastAsia="Times New Roman" w:hAnsi="Times New Roman" w:cs="Times New Roman"/>
          <w:sz w:val="24"/>
          <w:szCs w:val="24"/>
        </w:rPr>
        <w:t xml:space="preserve"> ranged from </w:t>
      </w:r>
      <w:r w:rsidR="008F62BA" w:rsidRPr="00A9570A">
        <w:rPr>
          <w:rFonts w:ascii="Times New Roman" w:eastAsia="Times New Roman" w:hAnsi="Times New Roman" w:cs="Times New Roman"/>
          <w:sz w:val="24"/>
          <w:szCs w:val="24"/>
        </w:rPr>
        <w:t>1.49</w:t>
      </w:r>
      <w:r w:rsidR="00C22791" w:rsidRPr="00A9570A">
        <w:rPr>
          <w:rFonts w:ascii="Times New Roman" w:eastAsia="Times New Roman" w:hAnsi="Times New Roman" w:cs="Times New Roman"/>
          <w:sz w:val="24"/>
          <w:szCs w:val="24"/>
        </w:rPr>
        <w:t xml:space="preserve">mm greater for annuals in </w:t>
      </w:r>
      <w:proofErr w:type="spellStart"/>
      <w:r w:rsidR="008F62BA" w:rsidRPr="00A9570A">
        <w:rPr>
          <w:rFonts w:ascii="Times New Roman" w:eastAsia="Times New Roman" w:hAnsi="Times New Roman" w:cs="Times New Roman"/>
          <w:sz w:val="24"/>
          <w:szCs w:val="24"/>
        </w:rPr>
        <w:t>Brassiceae</w:t>
      </w:r>
      <w:proofErr w:type="spellEnd"/>
      <w:r w:rsidR="008F62BA" w:rsidRPr="00A9570A">
        <w:rPr>
          <w:rFonts w:ascii="Times New Roman" w:eastAsia="Times New Roman" w:hAnsi="Times New Roman" w:cs="Times New Roman"/>
          <w:sz w:val="24"/>
          <w:szCs w:val="24"/>
        </w:rPr>
        <w:t xml:space="preserve"> to 28</w:t>
      </w:r>
      <w:r w:rsidR="00C22791" w:rsidRPr="00A9570A">
        <w:rPr>
          <w:rFonts w:ascii="Times New Roman" w:eastAsia="Times New Roman" w:hAnsi="Times New Roman" w:cs="Times New Roman"/>
          <w:sz w:val="24"/>
          <w:szCs w:val="24"/>
        </w:rPr>
        <w:t>.</w:t>
      </w:r>
      <w:r w:rsidR="008F62BA" w:rsidRPr="00A9570A">
        <w:rPr>
          <w:rFonts w:ascii="Times New Roman" w:eastAsia="Times New Roman" w:hAnsi="Times New Roman" w:cs="Times New Roman"/>
          <w:sz w:val="24"/>
          <w:szCs w:val="24"/>
        </w:rPr>
        <w:t>90</w:t>
      </w:r>
      <w:r w:rsidR="00C22791" w:rsidRPr="00A9570A">
        <w:rPr>
          <w:rFonts w:ascii="Times New Roman" w:eastAsia="Times New Roman" w:hAnsi="Times New Roman" w:cs="Times New Roman"/>
          <w:sz w:val="24"/>
          <w:szCs w:val="24"/>
        </w:rPr>
        <w:t xml:space="preserve">mm greater for perennials in </w:t>
      </w:r>
      <w:r w:rsidR="008F62BA" w:rsidRPr="00A9570A">
        <w:rPr>
          <w:rFonts w:ascii="Times New Roman" w:eastAsia="Times New Roman" w:hAnsi="Times New Roman" w:cs="Times New Roman"/>
          <w:sz w:val="24"/>
          <w:szCs w:val="24"/>
        </w:rPr>
        <w:t>Hypericum</w:t>
      </w:r>
      <w:r w:rsidR="00C22791" w:rsidRPr="00A9570A">
        <w:rPr>
          <w:rFonts w:ascii="Times New Roman" w:eastAsia="Times New Roman" w:hAnsi="Times New Roman" w:cs="Times New Roman"/>
          <w:sz w:val="24"/>
          <w:szCs w:val="24"/>
        </w:rPr>
        <w:t xml:space="preserve">. On average, the expected difference between annuals and perennials was </w:t>
      </w:r>
      <w:r w:rsidR="00BA7B97" w:rsidRPr="00A9570A">
        <w:rPr>
          <w:rFonts w:ascii="Times New Roman" w:eastAsia="Times New Roman" w:hAnsi="Times New Roman" w:cs="Times New Roman"/>
          <w:sz w:val="24"/>
          <w:szCs w:val="24"/>
        </w:rPr>
        <w:t>3.66</w:t>
      </w:r>
      <w:r w:rsidR="00C22791" w:rsidRPr="00A9570A">
        <w:rPr>
          <w:rFonts w:ascii="Times New Roman" w:eastAsia="Times New Roman" w:hAnsi="Times New Roman" w:cs="Times New Roman"/>
          <w:sz w:val="24"/>
          <w:szCs w:val="24"/>
        </w:rPr>
        <w:t xml:space="preserve"> mm more precipitation </w:t>
      </w:r>
      <w:r w:rsidR="00BA7B97" w:rsidRPr="00A9570A">
        <w:rPr>
          <w:rFonts w:ascii="Times New Roman" w:eastAsia="Times New Roman" w:hAnsi="Times New Roman" w:cs="Times New Roman"/>
          <w:sz w:val="24"/>
          <w:szCs w:val="24"/>
        </w:rPr>
        <w:t xml:space="preserve">during the driest month </w:t>
      </w:r>
      <w:r w:rsidR="00C22791" w:rsidRPr="00A9570A">
        <w:rPr>
          <w:rFonts w:ascii="Times New Roman" w:eastAsia="Times New Roman" w:hAnsi="Times New Roman" w:cs="Times New Roman"/>
          <w:sz w:val="24"/>
          <w:szCs w:val="24"/>
        </w:rPr>
        <w:t xml:space="preserve">in perennials. Clades which had greater expected annual precipitation </w:t>
      </w:r>
      <w:r w:rsidR="00BA7B97" w:rsidRPr="00A9570A">
        <w:rPr>
          <w:rFonts w:ascii="Times New Roman" w:eastAsia="Times New Roman" w:hAnsi="Times New Roman" w:cs="Times New Roman"/>
          <w:sz w:val="24"/>
          <w:szCs w:val="24"/>
        </w:rPr>
        <w:t xml:space="preserve">during the direst month </w:t>
      </w:r>
      <w:r w:rsidR="00C22791" w:rsidRPr="00A9570A">
        <w:rPr>
          <w:rFonts w:ascii="Times New Roman" w:eastAsia="Times New Roman" w:hAnsi="Times New Roman" w:cs="Times New Roman"/>
          <w:sz w:val="24"/>
          <w:szCs w:val="24"/>
        </w:rPr>
        <w:t xml:space="preserve">in annuals are </w:t>
      </w:r>
      <w:proofErr w:type="spellStart"/>
      <w:r w:rsidR="003908C7" w:rsidRPr="00A9570A">
        <w:rPr>
          <w:rFonts w:ascii="Times New Roman" w:eastAsia="Times New Roman" w:hAnsi="Times New Roman" w:cs="Times New Roman"/>
          <w:sz w:val="24"/>
          <w:szCs w:val="24"/>
        </w:rPr>
        <w:t>Apioideae</w:t>
      </w:r>
      <w:proofErr w:type="spellEnd"/>
      <w:r w:rsidR="00C22791" w:rsidRPr="00A9570A">
        <w:rPr>
          <w:rFonts w:ascii="Times New Roman" w:eastAsia="Times New Roman" w:hAnsi="Times New Roman" w:cs="Times New Roman"/>
          <w:sz w:val="24"/>
          <w:szCs w:val="24"/>
        </w:rPr>
        <w:t xml:space="preserve">, </w:t>
      </w:r>
      <w:proofErr w:type="spellStart"/>
      <w:r w:rsidR="003908C7" w:rsidRPr="00A9570A">
        <w:rPr>
          <w:rFonts w:ascii="Times New Roman" w:eastAsia="Times New Roman" w:hAnsi="Times New Roman" w:cs="Times New Roman"/>
          <w:sz w:val="24"/>
          <w:szCs w:val="24"/>
        </w:rPr>
        <w:t>Brassiceae</w:t>
      </w:r>
      <w:proofErr w:type="spellEnd"/>
      <w:r w:rsidR="00C22791" w:rsidRPr="00A9570A">
        <w:rPr>
          <w:rFonts w:ascii="Times New Roman" w:eastAsia="Times New Roman" w:hAnsi="Times New Roman" w:cs="Times New Roman"/>
          <w:sz w:val="24"/>
          <w:szCs w:val="24"/>
        </w:rPr>
        <w:t xml:space="preserve">, </w:t>
      </w:r>
      <w:proofErr w:type="spellStart"/>
      <w:r w:rsidR="003908C7" w:rsidRPr="00A9570A">
        <w:rPr>
          <w:rFonts w:ascii="Times New Roman" w:eastAsia="Times New Roman" w:hAnsi="Times New Roman" w:cs="Times New Roman"/>
          <w:sz w:val="24"/>
          <w:szCs w:val="24"/>
        </w:rPr>
        <w:t>Cardamineae</w:t>
      </w:r>
      <w:proofErr w:type="spellEnd"/>
      <w:r w:rsidR="00C22791" w:rsidRPr="00A9570A">
        <w:rPr>
          <w:rFonts w:ascii="Times New Roman" w:eastAsia="Times New Roman" w:hAnsi="Times New Roman" w:cs="Times New Roman"/>
          <w:sz w:val="24"/>
          <w:szCs w:val="24"/>
        </w:rPr>
        <w:t xml:space="preserve">, </w:t>
      </w:r>
      <w:r w:rsidR="003908C7" w:rsidRPr="00A9570A">
        <w:rPr>
          <w:rFonts w:ascii="Times New Roman" w:eastAsia="Times New Roman" w:hAnsi="Times New Roman" w:cs="Times New Roman"/>
          <w:sz w:val="24"/>
          <w:szCs w:val="24"/>
        </w:rPr>
        <w:t>CES</w:t>
      </w:r>
      <w:r w:rsidR="00C22791" w:rsidRPr="00A9570A">
        <w:rPr>
          <w:rFonts w:ascii="Times New Roman" w:eastAsia="Times New Roman" w:hAnsi="Times New Roman" w:cs="Times New Roman"/>
          <w:sz w:val="24"/>
          <w:szCs w:val="24"/>
        </w:rPr>
        <w:t xml:space="preserve">, </w:t>
      </w:r>
      <w:proofErr w:type="spellStart"/>
      <w:r w:rsidR="003908C7" w:rsidRPr="00A9570A">
        <w:rPr>
          <w:rFonts w:ascii="Times New Roman" w:eastAsia="Times New Roman" w:hAnsi="Times New Roman" w:cs="Times New Roman"/>
          <w:sz w:val="24"/>
          <w:szCs w:val="24"/>
        </w:rPr>
        <w:t>Chamaecrista</w:t>
      </w:r>
      <w:proofErr w:type="spellEnd"/>
      <w:r w:rsidR="00C22791" w:rsidRPr="00A9570A">
        <w:rPr>
          <w:rFonts w:ascii="Times New Roman" w:eastAsia="Times New Roman" w:hAnsi="Times New Roman" w:cs="Times New Roman"/>
          <w:sz w:val="24"/>
          <w:szCs w:val="24"/>
        </w:rPr>
        <w:t xml:space="preserve">, </w:t>
      </w:r>
      <w:r w:rsidR="003908C7" w:rsidRPr="00A9570A">
        <w:rPr>
          <w:rFonts w:ascii="Times New Roman" w:eastAsia="Times New Roman" w:hAnsi="Times New Roman" w:cs="Times New Roman"/>
          <w:i/>
          <w:iCs/>
          <w:sz w:val="24"/>
          <w:szCs w:val="24"/>
        </w:rPr>
        <w:t>Croton</w:t>
      </w:r>
      <w:r w:rsidR="00C22791" w:rsidRPr="00A9570A">
        <w:rPr>
          <w:rFonts w:ascii="Times New Roman" w:eastAsia="Times New Roman" w:hAnsi="Times New Roman" w:cs="Times New Roman"/>
          <w:sz w:val="24"/>
          <w:szCs w:val="24"/>
        </w:rPr>
        <w:t xml:space="preserve">, </w:t>
      </w:r>
      <w:proofErr w:type="spellStart"/>
      <w:r w:rsidR="003908C7" w:rsidRPr="00A9570A">
        <w:rPr>
          <w:rFonts w:ascii="Times New Roman" w:eastAsia="Times New Roman" w:hAnsi="Times New Roman" w:cs="Times New Roman"/>
          <w:sz w:val="24"/>
          <w:szCs w:val="24"/>
        </w:rPr>
        <w:t>Erysimeae</w:t>
      </w:r>
      <w:proofErr w:type="spellEnd"/>
      <w:r w:rsidR="00C22791" w:rsidRPr="00A9570A">
        <w:rPr>
          <w:rFonts w:ascii="Times New Roman" w:eastAsia="Times New Roman" w:hAnsi="Times New Roman" w:cs="Times New Roman"/>
          <w:sz w:val="24"/>
          <w:szCs w:val="24"/>
        </w:rPr>
        <w:t xml:space="preserve">, </w:t>
      </w:r>
      <w:r w:rsidR="003908C7" w:rsidRPr="00A9570A">
        <w:rPr>
          <w:rFonts w:ascii="Times New Roman" w:eastAsia="Times New Roman" w:hAnsi="Times New Roman" w:cs="Times New Roman"/>
          <w:sz w:val="24"/>
          <w:szCs w:val="24"/>
        </w:rPr>
        <w:t>Orobanchaceae</w:t>
      </w:r>
      <w:r w:rsidR="00C22791" w:rsidRPr="00A9570A">
        <w:rPr>
          <w:rFonts w:ascii="Times New Roman" w:eastAsia="Times New Roman" w:hAnsi="Times New Roman" w:cs="Times New Roman"/>
          <w:sz w:val="24"/>
          <w:szCs w:val="24"/>
        </w:rPr>
        <w:t xml:space="preserve">, </w:t>
      </w:r>
      <w:r w:rsidR="003908C7" w:rsidRPr="00A9570A">
        <w:rPr>
          <w:rFonts w:ascii="Times New Roman" w:eastAsia="Times New Roman" w:hAnsi="Times New Roman" w:cs="Times New Roman"/>
          <w:i/>
          <w:iCs/>
          <w:sz w:val="24"/>
          <w:szCs w:val="24"/>
        </w:rPr>
        <w:t>Salvia</w:t>
      </w:r>
      <w:r w:rsidR="003908C7" w:rsidRPr="00A9570A">
        <w:rPr>
          <w:rFonts w:ascii="Times New Roman" w:eastAsia="Times New Roman" w:hAnsi="Times New Roman" w:cs="Times New Roman"/>
          <w:sz w:val="24"/>
          <w:szCs w:val="24"/>
        </w:rPr>
        <w:t xml:space="preserve">, </w:t>
      </w:r>
      <w:r w:rsidR="00C22791" w:rsidRPr="00A9570A">
        <w:rPr>
          <w:rFonts w:ascii="Times New Roman" w:eastAsia="Times New Roman" w:hAnsi="Times New Roman" w:cs="Times New Roman"/>
          <w:sz w:val="24"/>
          <w:szCs w:val="24"/>
        </w:rPr>
        <w:t xml:space="preserve">and </w:t>
      </w:r>
      <w:proofErr w:type="spellStart"/>
      <w:r w:rsidR="003908C7" w:rsidRPr="00A9570A">
        <w:rPr>
          <w:rFonts w:ascii="Times New Roman" w:eastAsia="Times New Roman" w:hAnsi="Times New Roman" w:cs="Times New Roman"/>
          <w:sz w:val="24"/>
          <w:szCs w:val="24"/>
        </w:rPr>
        <w:t>Thelypodieae</w:t>
      </w:r>
      <w:proofErr w:type="spellEnd"/>
      <w:r w:rsidR="00C22791" w:rsidRPr="00A9570A">
        <w:rPr>
          <w:rFonts w:ascii="Times New Roman" w:eastAsia="Times New Roman" w:hAnsi="Times New Roman" w:cs="Times New Roman"/>
          <w:sz w:val="24"/>
          <w:szCs w:val="24"/>
        </w:rPr>
        <w:t>.</w:t>
      </w:r>
      <w:r w:rsidR="003B53F2" w:rsidRPr="00A9570A">
        <w:rPr>
          <w:rFonts w:ascii="Times New Roman" w:eastAsia="Times New Roman" w:hAnsi="Times New Roman" w:cs="Times New Roman"/>
          <w:sz w:val="24"/>
          <w:szCs w:val="24"/>
        </w:rPr>
        <w:t xml:space="preserve"> </w:t>
      </w:r>
      <w:r w:rsidR="00435698" w:rsidRPr="00A9570A">
        <w:rPr>
          <w:rFonts w:ascii="Times New Roman" w:eastAsia="Times New Roman" w:hAnsi="Times New Roman" w:cs="Times New Roman"/>
          <w:sz w:val="24"/>
          <w:szCs w:val="24"/>
        </w:rPr>
        <w:t>For BIO1</w:t>
      </w:r>
      <w:r w:rsidR="00435698" w:rsidRPr="00A9570A">
        <w:rPr>
          <w:rFonts w:ascii="Times New Roman" w:eastAsia="Times New Roman" w:hAnsi="Times New Roman" w:cs="Times New Roman"/>
          <w:sz w:val="24"/>
          <w:szCs w:val="24"/>
        </w:rPr>
        <w:t>5</w:t>
      </w:r>
      <w:r w:rsidR="00435698" w:rsidRPr="00A9570A">
        <w:rPr>
          <w:rFonts w:ascii="Times New Roman" w:eastAsia="Times New Roman" w:hAnsi="Times New Roman" w:cs="Times New Roman"/>
          <w:sz w:val="24"/>
          <w:szCs w:val="24"/>
        </w:rPr>
        <w:t xml:space="preserve"> (precipitation </w:t>
      </w:r>
      <w:r w:rsidR="00435698" w:rsidRPr="00A9570A">
        <w:rPr>
          <w:rFonts w:ascii="Times New Roman" w:eastAsia="Times New Roman" w:hAnsi="Times New Roman" w:cs="Times New Roman"/>
          <w:sz w:val="24"/>
          <w:szCs w:val="24"/>
        </w:rPr>
        <w:t>seasonality</w:t>
      </w:r>
      <w:r w:rsidR="00435698" w:rsidRPr="00A9570A">
        <w:rPr>
          <w:rFonts w:ascii="Times New Roman" w:eastAsia="Times New Roman" w:hAnsi="Times New Roman" w:cs="Times New Roman"/>
          <w:sz w:val="24"/>
          <w:szCs w:val="24"/>
        </w:rPr>
        <w:t>; Table S</w:t>
      </w:r>
      <w:r w:rsidR="00435698" w:rsidRPr="00A9570A">
        <w:rPr>
          <w:rFonts w:ascii="Times New Roman" w:eastAsia="Times New Roman" w:hAnsi="Times New Roman" w:cs="Times New Roman"/>
          <w:sz w:val="24"/>
          <w:szCs w:val="24"/>
        </w:rPr>
        <w:t>7</w:t>
      </w:r>
      <w:r w:rsidR="00435698" w:rsidRPr="00A9570A">
        <w:rPr>
          <w:rFonts w:ascii="Times New Roman" w:eastAsia="Times New Roman" w:hAnsi="Times New Roman" w:cs="Times New Roman"/>
          <w:sz w:val="24"/>
          <w:szCs w:val="24"/>
        </w:rPr>
        <w:t xml:space="preserve">), the difference in expected precipitation </w:t>
      </w:r>
      <w:r w:rsidR="00435698" w:rsidRPr="00A9570A">
        <w:rPr>
          <w:rFonts w:ascii="Times New Roman" w:eastAsia="Times New Roman" w:hAnsi="Times New Roman" w:cs="Times New Roman"/>
          <w:sz w:val="24"/>
          <w:szCs w:val="24"/>
        </w:rPr>
        <w:t>seasonality</w:t>
      </w:r>
      <w:r w:rsidR="00435698" w:rsidRPr="00A9570A">
        <w:rPr>
          <w:rFonts w:ascii="Times New Roman" w:eastAsia="Times New Roman" w:hAnsi="Times New Roman" w:cs="Times New Roman"/>
          <w:sz w:val="24"/>
          <w:szCs w:val="24"/>
        </w:rPr>
        <w:t xml:space="preserve"> ranged from 21.27 </w:t>
      </w:r>
      <w:r w:rsidR="00435698" w:rsidRPr="00A9570A">
        <w:rPr>
          <w:rFonts w:ascii="Times New Roman" w:eastAsia="Times New Roman" w:hAnsi="Times New Roman" w:cs="Times New Roman"/>
          <w:sz w:val="24"/>
          <w:szCs w:val="24"/>
        </w:rPr>
        <w:t xml:space="preserve">CV </w:t>
      </w:r>
      <w:r w:rsidR="00435698" w:rsidRPr="00A9570A">
        <w:rPr>
          <w:rFonts w:ascii="Times New Roman" w:eastAsia="Times New Roman" w:hAnsi="Times New Roman" w:cs="Times New Roman"/>
          <w:sz w:val="24"/>
          <w:szCs w:val="24"/>
        </w:rPr>
        <w:t xml:space="preserve">greater for annuals in </w:t>
      </w:r>
      <w:proofErr w:type="spellStart"/>
      <w:r w:rsidR="00435698" w:rsidRPr="00A9570A">
        <w:rPr>
          <w:rFonts w:ascii="Times New Roman" w:eastAsia="Times New Roman" w:hAnsi="Times New Roman" w:cs="Times New Roman"/>
          <w:sz w:val="24"/>
          <w:szCs w:val="24"/>
        </w:rPr>
        <w:t>Grewioideae</w:t>
      </w:r>
      <w:proofErr w:type="spellEnd"/>
      <w:r w:rsidR="00435698" w:rsidRPr="00A9570A">
        <w:rPr>
          <w:rFonts w:ascii="Times New Roman" w:eastAsia="Times New Roman" w:hAnsi="Times New Roman" w:cs="Times New Roman"/>
          <w:sz w:val="24"/>
          <w:szCs w:val="24"/>
        </w:rPr>
        <w:t xml:space="preserve"> </w:t>
      </w:r>
      <w:r w:rsidR="00435698" w:rsidRPr="00A9570A">
        <w:rPr>
          <w:rFonts w:ascii="Times New Roman" w:eastAsia="Times New Roman" w:hAnsi="Times New Roman" w:cs="Times New Roman"/>
          <w:sz w:val="24"/>
          <w:szCs w:val="24"/>
        </w:rPr>
        <w:t>to 18.4</w:t>
      </w:r>
      <w:r w:rsidR="00435698" w:rsidRPr="00A9570A">
        <w:rPr>
          <w:rFonts w:ascii="Times New Roman" w:eastAsia="Times New Roman" w:hAnsi="Times New Roman" w:cs="Times New Roman"/>
          <w:sz w:val="24"/>
          <w:szCs w:val="24"/>
        </w:rPr>
        <w:t xml:space="preserve">6 CV </w:t>
      </w:r>
      <w:r w:rsidR="00435698" w:rsidRPr="00A9570A">
        <w:rPr>
          <w:rFonts w:ascii="Times New Roman" w:eastAsia="Times New Roman" w:hAnsi="Times New Roman" w:cs="Times New Roman"/>
          <w:sz w:val="24"/>
          <w:szCs w:val="24"/>
        </w:rPr>
        <w:t xml:space="preserve">greater for perennials in Croton. On average, </w:t>
      </w:r>
      <w:r w:rsidR="005E629A" w:rsidRPr="00A9570A">
        <w:rPr>
          <w:rFonts w:ascii="Times New Roman" w:eastAsia="Times New Roman" w:hAnsi="Times New Roman" w:cs="Times New Roman"/>
          <w:sz w:val="24"/>
          <w:szCs w:val="24"/>
        </w:rPr>
        <w:t xml:space="preserve">precipitation </w:t>
      </w:r>
      <w:r w:rsidR="00435698" w:rsidRPr="00A9570A">
        <w:rPr>
          <w:rFonts w:ascii="Times New Roman" w:eastAsia="Times New Roman" w:hAnsi="Times New Roman" w:cs="Times New Roman"/>
          <w:sz w:val="24"/>
          <w:szCs w:val="24"/>
        </w:rPr>
        <w:t xml:space="preserve">was </w:t>
      </w:r>
      <w:r w:rsidR="003C53D0" w:rsidRPr="00A9570A">
        <w:rPr>
          <w:rFonts w:ascii="Times New Roman" w:eastAsia="Times New Roman" w:hAnsi="Times New Roman" w:cs="Times New Roman"/>
          <w:sz w:val="24"/>
          <w:szCs w:val="24"/>
        </w:rPr>
        <w:t>1.2</w:t>
      </w:r>
      <w:r w:rsidR="003C53D0" w:rsidRPr="00A9570A">
        <w:rPr>
          <w:rFonts w:ascii="Times New Roman" w:eastAsia="Times New Roman" w:hAnsi="Times New Roman" w:cs="Times New Roman"/>
          <w:sz w:val="24"/>
          <w:szCs w:val="24"/>
        </w:rPr>
        <w:t xml:space="preserve">4 CV </w:t>
      </w:r>
      <w:r w:rsidR="00435698" w:rsidRPr="00A9570A">
        <w:rPr>
          <w:rFonts w:ascii="Times New Roman" w:eastAsia="Times New Roman" w:hAnsi="Times New Roman" w:cs="Times New Roman"/>
          <w:sz w:val="24"/>
          <w:szCs w:val="24"/>
        </w:rPr>
        <w:t xml:space="preserve">more </w:t>
      </w:r>
      <w:r w:rsidR="003C53D0" w:rsidRPr="00A9570A">
        <w:rPr>
          <w:rFonts w:ascii="Times New Roman" w:eastAsia="Times New Roman" w:hAnsi="Times New Roman" w:cs="Times New Roman"/>
          <w:sz w:val="24"/>
          <w:szCs w:val="24"/>
        </w:rPr>
        <w:t xml:space="preserve">seasonal </w:t>
      </w:r>
      <w:r w:rsidR="00435698" w:rsidRPr="00A9570A">
        <w:rPr>
          <w:rFonts w:ascii="Times New Roman" w:eastAsia="Times New Roman" w:hAnsi="Times New Roman" w:cs="Times New Roman"/>
          <w:sz w:val="24"/>
          <w:szCs w:val="24"/>
        </w:rPr>
        <w:t xml:space="preserve">in </w:t>
      </w:r>
      <w:r w:rsidR="00BF0D9A" w:rsidRPr="00A9570A">
        <w:rPr>
          <w:rFonts w:ascii="Times New Roman" w:eastAsia="Times New Roman" w:hAnsi="Times New Roman" w:cs="Times New Roman"/>
          <w:sz w:val="24"/>
          <w:szCs w:val="24"/>
        </w:rPr>
        <w:t>annuals</w:t>
      </w:r>
      <w:r w:rsidR="005E629A" w:rsidRPr="00A9570A">
        <w:rPr>
          <w:rFonts w:ascii="Times New Roman" w:eastAsia="Times New Roman" w:hAnsi="Times New Roman" w:cs="Times New Roman"/>
          <w:sz w:val="24"/>
          <w:szCs w:val="24"/>
        </w:rPr>
        <w:t xml:space="preserve"> than perennials</w:t>
      </w:r>
      <w:r w:rsidR="00435698" w:rsidRPr="00A9570A">
        <w:rPr>
          <w:rFonts w:ascii="Times New Roman" w:eastAsia="Times New Roman" w:hAnsi="Times New Roman" w:cs="Times New Roman"/>
          <w:sz w:val="24"/>
          <w:szCs w:val="24"/>
        </w:rPr>
        <w:t xml:space="preserve">. Clades which had greater precipitation </w:t>
      </w:r>
      <w:r w:rsidR="005464AF" w:rsidRPr="00A9570A">
        <w:rPr>
          <w:rFonts w:ascii="Times New Roman" w:eastAsia="Times New Roman" w:hAnsi="Times New Roman" w:cs="Times New Roman"/>
          <w:sz w:val="24"/>
          <w:szCs w:val="24"/>
        </w:rPr>
        <w:t xml:space="preserve">seasonality </w:t>
      </w:r>
      <w:r w:rsidR="00435698" w:rsidRPr="00A9570A">
        <w:rPr>
          <w:rFonts w:ascii="Times New Roman" w:eastAsia="Times New Roman" w:hAnsi="Times New Roman" w:cs="Times New Roman"/>
          <w:sz w:val="24"/>
          <w:szCs w:val="24"/>
        </w:rPr>
        <w:t xml:space="preserve">in </w:t>
      </w:r>
      <w:r w:rsidR="00AD04EA" w:rsidRPr="00A9570A">
        <w:rPr>
          <w:rFonts w:ascii="Times New Roman" w:eastAsia="Times New Roman" w:hAnsi="Times New Roman" w:cs="Times New Roman"/>
          <w:sz w:val="24"/>
          <w:szCs w:val="24"/>
        </w:rPr>
        <w:t>perennials</w:t>
      </w:r>
      <w:r w:rsidR="005464AF" w:rsidRPr="00A9570A">
        <w:rPr>
          <w:rFonts w:ascii="Times New Roman" w:eastAsia="Times New Roman" w:hAnsi="Times New Roman" w:cs="Times New Roman"/>
          <w:sz w:val="24"/>
          <w:szCs w:val="24"/>
        </w:rPr>
        <w:t xml:space="preserve"> </w:t>
      </w:r>
      <w:r w:rsidR="00435698" w:rsidRPr="00A9570A">
        <w:rPr>
          <w:rFonts w:ascii="Times New Roman" w:eastAsia="Times New Roman" w:hAnsi="Times New Roman" w:cs="Times New Roman"/>
          <w:sz w:val="24"/>
          <w:szCs w:val="24"/>
        </w:rPr>
        <w:t xml:space="preserve">are </w:t>
      </w:r>
      <w:proofErr w:type="spellStart"/>
      <w:r w:rsidR="005464AF" w:rsidRPr="00A9570A">
        <w:rPr>
          <w:rFonts w:ascii="Times New Roman" w:eastAsia="Times New Roman" w:hAnsi="Times New Roman" w:cs="Times New Roman"/>
          <w:sz w:val="24"/>
          <w:szCs w:val="24"/>
        </w:rPr>
        <w:t>Antirrhineae</w:t>
      </w:r>
      <w:proofErr w:type="spellEnd"/>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Apioideae</w:t>
      </w:r>
      <w:proofErr w:type="spellEnd"/>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Brassiceae</w:t>
      </w:r>
      <w:proofErr w:type="spellEnd"/>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Cardamineae</w:t>
      </w:r>
      <w:proofErr w:type="spellEnd"/>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Cardueae</w:t>
      </w:r>
      <w:proofErr w:type="spellEnd"/>
      <w:r w:rsidR="00435698" w:rsidRPr="00A9570A">
        <w:rPr>
          <w:rFonts w:ascii="Times New Roman" w:eastAsia="Times New Roman" w:hAnsi="Times New Roman" w:cs="Times New Roman"/>
          <w:sz w:val="24"/>
          <w:szCs w:val="24"/>
        </w:rPr>
        <w:t xml:space="preserve">, </w:t>
      </w:r>
      <w:r w:rsidR="005464AF" w:rsidRPr="00A9570A">
        <w:rPr>
          <w:rFonts w:ascii="Times New Roman" w:eastAsia="Times New Roman" w:hAnsi="Times New Roman" w:cs="Times New Roman"/>
          <w:sz w:val="24"/>
          <w:szCs w:val="24"/>
        </w:rPr>
        <w:t>CES</w:t>
      </w:r>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Chamaecrista</w:t>
      </w:r>
      <w:proofErr w:type="spellEnd"/>
      <w:r w:rsidR="00435698" w:rsidRPr="00A9570A">
        <w:rPr>
          <w:rFonts w:ascii="Times New Roman" w:eastAsia="Times New Roman" w:hAnsi="Times New Roman" w:cs="Times New Roman"/>
          <w:sz w:val="24"/>
          <w:szCs w:val="24"/>
        </w:rPr>
        <w:t xml:space="preserve">, </w:t>
      </w:r>
      <w:r w:rsidR="005464AF" w:rsidRPr="00D822DA">
        <w:rPr>
          <w:rFonts w:ascii="Times New Roman" w:eastAsia="Times New Roman" w:hAnsi="Times New Roman" w:cs="Times New Roman"/>
          <w:i/>
          <w:iCs/>
          <w:sz w:val="24"/>
          <w:szCs w:val="24"/>
        </w:rPr>
        <w:t>Croton</w:t>
      </w:r>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Erysimeae</w:t>
      </w:r>
      <w:proofErr w:type="spellEnd"/>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Euclidieae</w:t>
      </w:r>
      <w:proofErr w:type="spellEnd"/>
      <w:r w:rsidR="005464AF" w:rsidRPr="00A9570A">
        <w:rPr>
          <w:rFonts w:ascii="Times New Roman" w:eastAsia="Times New Roman" w:hAnsi="Times New Roman" w:cs="Times New Roman"/>
          <w:sz w:val="24"/>
          <w:szCs w:val="24"/>
        </w:rPr>
        <w:t xml:space="preserve">, </w:t>
      </w:r>
      <w:r w:rsidR="00435698" w:rsidRPr="00A9570A">
        <w:rPr>
          <w:rFonts w:ascii="Times New Roman" w:eastAsia="Times New Roman" w:hAnsi="Times New Roman" w:cs="Times New Roman"/>
          <w:sz w:val="24"/>
          <w:szCs w:val="24"/>
        </w:rPr>
        <w:t xml:space="preserve">and </w:t>
      </w:r>
      <w:r w:rsidR="005464AF" w:rsidRPr="00A9570A">
        <w:rPr>
          <w:rFonts w:ascii="Times New Roman" w:eastAsia="Times New Roman" w:hAnsi="Times New Roman" w:cs="Times New Roman"/>
          <w:sz w:val="24"/>
          <w:szCs w:val="24"/>
        </w:rPr>
        <w:t>Orobanchaceae</w:t>
      </w:r>
      <w:r w:rsidR="00435698" w:rsidRPr="00A9570A">
        <w:rPr>
          <w:rFonts w:ascii="Times New Roman" w:eastAsia="Times New Roman" w:hAnsi="Times New Roman" w:cs="Times New Roman"/>
          <w:sz w:val="24"/>
          <w:szCs w:val="24"/>
        </w:rPr>
        <w:t>.</w:t>
      </w:r>
    </w:p>
    <w:p w14:paraId="6D2CFC18" w14:textId="16368A23" w:rsidR="00481BFA" w:rsidRPr="00A9570A" w:rsidRDefault="00416A93" w:rsidP="00481BFA">
      <w:pPr>
        <w:shd w:val="clear" w:color="auto" w:fill="FFFFFF"/>
        <w:spacing w:line="480" w:lineRule="auto"/>
        <w:ind w:firstLine="720"/>
        <w:rPr>
          <w:rFonts w:ascii="Times New Roman" w:eastAsia="Times New Roman" w:hAnsi="Times New Roman" w:cs="Times New Roman"/>
          <w:sz w:val="24"/>
          <w:szCs w:val="24"/>
        </w:rPr>
      </w:pPr>
      <w:r w:rsidRPr="00A9570A">
        <w:rPr>
          <w:rFonts w:ascii="Times New Roman" w:eastAsia="Times New Roman" w:hAnsi="Times New Roman" w:cs="Times New Roman"/>
          <w:sz w:val="24"/>
          <w:szCs w:val="24"/>
        </w:rPr>
        <w:t xml:space="preserve">Finally, for AI (Table S8), the difference in </w:t>
      </w:r>
      <w:r w:rsidR="000A424E" w:rsidRPr="00A9570A">
        <w:rPr>
          <w:rFonts w:ascii="Times New Roman" w:eastAsia="Times New Roman" w:hAnsi="Times New Roman" w:cs="Times New Roman"/>
          <w:sz w:val="24"/>
          <w:szCs w:val="24"/>
        </w:rPr>
        <w:t xml:space="preserve">expected </w:t>
      </w:r>
      <w:r w:rsidRPr="00A9570A">
        <w:rPr>
          <w:rFonts w:ascii="Times New Roman" w:eastAsia="Times New Roman" w:hAnsi="Times New Roman" w:cs="Times New Roman"/>
          <w:sz w:val="24"/>
          <w:szCs w:val="24"/>
        </w:rPr>
        <w:t xml:space="preserve">climatic </w:t>
      </w:r>
      <w:r w:rsidR="000A424E" w:rsidRPr="00A9570A">
        <w:rPr>
          <w:rFonts w:ascii="Times New Roman" w:eastAsia="Times New Roman" w:hAnsi="Times New Roman" w:cs="Times New Roman"/>
          <w:sz w:val="24"/>
          <w:szCs w:val="24"/>
        </w:rPr>
        <w:t xml:space="preserve">value </w:t>
      </w:r>
      <w:r w:rsidRPr="00A9570A">
        <w:rPr>
          <w:rFonts w:ascii="Times New Roman" w:eastAsia="Times New Roman" w:hAnsi="Times New Roman" w:cs="Times New Roman"/>
          <w:sz w:val="24"/>
          <w:szCs w:val="24"/>
        </w:rPr>
        <w:t xml:space="preserve">ranged from </w:t>
      </w:r>
      <w:r w:rsidR="00481BFA" w:rsidRPr="00A9570A">
        <w:rPr>
          <w:rFonts w:ascii="Times New Roman" w:eastAsia="Times New Roman" w:hAnsi="Times New Roman" w:cs="Times New Roman"/>
          <w:sz w:val="24"/>
          <w:szCs w:val="24"/>
        </w:rPr>
        <w:t xml:space="preserve">0.14 </w:t>
      </w:r>
      <w:r w:rsidRPr="00A9570A">
        <w:rPr>
          <w:rFonts w:ascii="Times New Roman" w:eastAsia="Times New Roman" w:hAnsi="Times New Roman" w:cs="Times New Roman"/>
          <w:sz w:val="24"/>
          <w:szCs w:val="24"/>
        </w:rPr>
        <w:t xml:space="preserve">AI more humid </w:t>
      </w:r>
      <w:r w:rsidR="00481BFA" w:rsidRPr="00A9570A">
        <w:rPr>
          <w:rFonts w:ascii="Times New Roman" w:eastAsia="Times New Roman" w:hAnsi="Times New Roman" w:cs="Times New Roman"/>
          <w:sz w:val="24"/>
          <w:szCs w:val="24"/>
        </w:rPr>
        <w:t xml:space="preserve">for </w:t>
      </w:r>
      <w:r w:rsidRPr="00A9570A">
        <w:rPr>
          <w:rFonts w:ascii="Times New Roman" w:eastAsia="Times New Roman" w:hAnsi="Times New Roman" w:cs="Times New Roman"/>
          <w:sz w:val="24"/>
          <w:szCs w:val="24"/>
        </w:rPr>
        <w:t>annual</w:t>
      </w:r>
      <w:r w:rsidR="00481BFA" w:rsidRPr="00A9570A">
        <w:rPr>
          <w:rFonts w:ascii="Times New Roman" w:eastAsia="Times New Roman" w:hAnsi="Times New Roman" w:cs="Times New Roman"/>
          <w:sz w:val="24"/>
          <w:szCs w:val="24"/>
        </w:rPr>
        <w:t>s</w:t>
      </w:r>
      <w:r w:rsidRPr="00A9570A">
        <w:rPr>
          <w:rFonts w:ascii="Times New Roman" w:eastAsia="Times New Roman" w:hAnsi="Times New Roman" w:cs="Times New Roman"/>
          <w:sz w:val="24"/>
          <w:szCs w:val="24"/>
        </w:rPr>
        <w:t xml:space="preserve"> in </w:t>
      </w:r>
      <w:proofErr w:type="spellStart"/>
      <w:r w:rsidR="00481BFA" w:rsidRPr="00A9570A">
        <w:rPr>
          <w:rFonts w:ascii="Times New Roman" w:eastAsia="Times New Roman" w:hAnsi="Times New Roman" w:cs="Times New Roman"/>
          <w:sz w:val="24"/>
          <w:szCs w:val="24"/>
        </w:rPr>
        <w:t>Gesneriaceae</w:t>
      </w:r>
      <w:proofErr w:type="spellEnd"/>
      <w:r w:rsidR="00481BFA" w:rsidRPr="00A9570A">
        <w:rPr>
          <w:rFonts w:ascii="Times New Roman" w:eastAsia="Times New Roman" w:hAnsi="Times New Roman" w:cs="Times New Roman"/>
          <w:sz w:val="24"/>
          <w:szCs w:val="24"/>
        </w:rPr>
        <w:t xml:space="preserve"> </w:t>
      </w:r>
      <w:r w:rsidRPr="00A9570A">
        <w:rPr>
          <w:rFonts w:ascii="Times New Roman" w:eastAsia="Times New Roman" w:hAnsi="Times New Roman" w:cs="Times New Roman"/>
          <w:sz w:val="24"/>
          <w:szCs w:val="24"/>
        </w:rPr>
        <w:t xml:space="preserve">to </w:t>
      </w:r>
      <w:r w:rsidR="00481BFA" w:rsidRPr="00A9570A">
        <w:rPr>
          <w:rFonts w:ascii="Times New Roman" w:eastAsia="Times New Roman" w:hAnsi="Times New Roman" w:cs="Times New Roman"/>
          <w:sz w:val="24"/>
          <w:szCs w:val="24"/>
        </w:rPr>
        <w:t>0</w:t>
      </w:r>
      <w:r w:rsidR="00481BFA" w:rsidRPr="00A9570A">
        <w:rPr>
          <w:rFonts w:ascii="Times New Roman" w:eastAsia="Times New Roman" w:hAnsi="Times New Roman" w:cs="Times New Roman"/>
          <w:sz w:val="24"/>
          <w:szCs w:val="24"/>
        </w:rPr>
        <w:t>.34</w:t>
      </w:r>
      <w:r w:rsidRPr="00A9570A">
        <w:rPr>
          <w:rFonts w:ascii="Times New Roman" w:eastAsia="Times New Roman" w:hAnsi="Times New Roman" w:cs="Times New Roman"/>
          <w:sz w:val="24"/>
          <w:szCs w:val="24"/>
        </w:rPr>
        <w:t>AI more humid in perennial</w:t>
      </w:r>
      <w:r w:rsidR="00481BFA" w:rsidRPr="00A9570A">
        <w:rPr>
          <w:rFonts w:ascii="Times New Roman" w:eastAsia="Times New Roman" w:hAnsi="Times New Roman" w:cs="Times New Roman"/>
          <w:sz w:val="24"/>
          <w:szCs w:val="24"/>
        </w:rPr>
        <w:t>s for</w:t>
      </w:r>
      <w:r w:rsidRPr="00A9570A">
        <w:rPr>
          <w:rFonts w:ascii="Times New Roman" w:eastAsia="Times New Roman" w:hAnsi="Times New Roman" w:cs="Times New Roman"/>
          <w:sz w:val="24"/>
          <w:szCs w:val="24"/>
        </w:rPr>
        <w:t xml:space="preserve"> Lupinus. </w:t>
      </w:r>
      <w:r w:rsidR="00481BFA" w:rsidRPr="00A9570A">
        <w:rPr>
          <w:rFonts w:ascii="Times New Roman" w:eastAsia="Times New Roman" w:hAnsi="Times New Roman" w:cs="Times New Roman"/>
          <w:sz w:val="24"/>
          <w:szCs w:val="24"/>
        </w:rPr>
        <w:t xml:space="preserve">On average, </w:t>
      </w:r>
      <w:r w:rsidR="00456088" w:rsidRPr="00A9570A">
        <w:rPr>
          <w:rFonts w:ascii="Times New Roman" w:eastAsia="Times New Roman" w:hAnsi="Times New Roman" w:cs="Times New Roman"/>
          <w:sz w:val="24"/>
          <w:szCs w:val="24"/>
        </w:rPr>
        <w:t>humidity</w:t>
      </w:r>
      <w:r w:rsidR="00481BFA" w:rsidRPr="00A9570A">
        <w:rPr>
          <w:rFonts w:ascii="Times New Roman" w:eastAsia="Times New Roman" w:hAnsi="Times New Roman" w:cs="Times New Roman"/>
          <w:sz w:val="24"/>
          <w:szCs w:val="24"/>
        </w:rPr>
        <w:t xml:space="preserve"> was </w:t>
      </w:r>
      <w:r w:rsidR="00456088" w:rsidRPr="00A9570A">
        <w:rPr>
          <w:rFonts w:ascii="Times New Roman" w:eastAsia="Times New Roman" w:hAnsi="Times New Roman" w:cs="Times New Roman"/>
          <w:sz w:val="24"/>
          <w:szCs w:val="24"/>
        </w:rPr>
        <w:t>greater by 0.069AI</w:t>
      </w:r>
      <w:r w:rsidR="00456088" w:rsidRPr="00A9570A">
        <w:rPr>
          <w:rFonts w:ascii="Times New Roman" w:eastAsia="Times New Roman" w:hAnsi="Times New Roman" w:cs="Times New Roman"/>
          <w:sz w:val="24"/>
          <w:szCs w:val="24"/>
        </w:rPr>
        <w:t xml:space="preserve"> </w:t>
      </w:r>
      <w:r w:rsidR="00456088" w:rsidRPr="00A9570A">
        <w:rPr>
          <w:rFonts w:ascii="Times New Roman" w:eastAsia="Times New Roman" w:hAnsi="Times New Roman" w:cs="Times New Roman"/>
          <w:sz w:val="24"/>
          <w:szCs w:val="24"/>
        </w:rPr>
        <w:t>for perennials</w:t>
      </w:r>
      <w:r w:rsidR="00481BFA" w:rsidRPr="00A9570A">
        <w:rPr>
          <w:rFonts w:ascii="Times New Roman" w:eastAsia="Times New Roman" w:hAnsi="Times New Roman" w:cs="Times New Roman"/>
          <w:sz w:val="24"/>
          <w:szCs w:val="24"/>
        </w:rPr>
        <w:t xml:space="preserve">. Clades which </w:t>
      </w:r>
      <w:r w:rsidR="00456088" w:rsidRPr="00A9570A">
        <w:rPr>
          <w:rFonts w:ascii="Times New Roman" w:eastAsia="Times New Roman" w:hAnsi="Times New Roman" w:cs="Times New Roman"/>
          <w:sz w:val="24"/>
          <w:szCs w:val="24"/>
        </w:rPr>
        <w:t>showed</w:t>
      </w:r>
      <w:r w:rsidR="00481BFA" w:rsidRPr="00A9570A">
        <w:rPr>
          <w:rFonts w:ascii="Times New Roman" w:eastAsia="Times New Roman" w:hAnsi="Times New Roman" w:cs="Times New Roman"/>
          <w:sz w:val="24"/>
          <w:szCs w:val="24"/>
        </w:rPr>
        <w:t xml:space="preserve"> </w:t>
      </w:r>
      <w:r w:rsidR="00456088" w:rsidRPr="00A9570A">
        <w:rPr>
          <w:rFonts w:ascii="Times New Roman" w:eastAsia="Times New Roman" w:hAnsi="Times New Roman" w:cs="Times New Roman"/>
          <w:sz w:val="24"/>
          <w:szCs w:val="24"/>
        </w:rPr>
        <w:t xml:space="preserve">a greater climatic preference for humidity in annuals are </w:t>
      </w:r>
      <w:proofErr w:type="spellStart"/>
      <w:r w:rsidR="00456088" w:rsidRPr="00A9570A">
        <w:rPr>
          <w:rFonts w:ascii="Times New Roman" w:eastAsia="Times New Roman" w:hAnsi="Times New Roman" w:cs="Times New Roman"/>
          <w:sz w:val="24"/>
          <w:szCs w:val="24"/>
        </w:rPr>
        <w:t>Brassiceae</w:t>
      </w:r>
      <w:proofErr w:type="spellEnd"/>
      <w:r w:rsidR="00481BFA" w:rsidRPr="00A9570A">
        <w:rPr>
          <w:rFonts w:ascii="Times New Roman" w:eastAsia="Times New Roman" w:hAnsi="Times New Roman" w:cs="Times New Roman"/>
          <w:sz w:val="24"/>
          <w:szCs w:val="24"/>
        </w:rPr>
        <w:t xml:space="preserve">, </w:t>
      </w:r>
      <w:proofErr w:type="spellStart"/>
      <w:r w:rsidR="00456088" w:rsidRPr="00A9570A">
        <w:rPr>
          <w:rFonts w:ascii="Times New Roman" w:eastAsia="Times New Roman" w:hAnsi="Times New Roman" w:cs="Times New Roman"/>
          <w:sz w:val="24"/>
          <w:szCs w:val="24"/>
        </w:rPr>
        <w:t>Gesneriaceae</w:t>
      </w:r>
      <w:proofErr w:type="spellEnd"/>
      <w:r w:rsidR="00481BFA" w:rsidRPr="00A9570A">
        <w:rPr>
          <w:rFonts w:ascii="Times New Roman" w:eastAsia="Times New Roman" w:hAnsi="Times New Roman" w:cs="Times New Roman"/>
          <w:sz w:val="24"/>
          <w:szCs w:val="24"/>
        </w:rPr>
        <w:t xml:space="preserve">, </w:t>
      </w:r>
      <w:proofErr w:type="spellStart"/>
      <w:r w:rsidR="00456088" w:rsidRPr="00A9570A">
        <w:rPr>
          <w:rFonts w:ascii="Times New Roman" w:eastAsia="Times New Roman" w:hAnsi="Times New Roman" w:cs="Times New Roman"/>
          <w:sz w:val="24"/>
          <w:szCs w:val="24"/>
        </w:rPr>
        <w:t>Onagraceae</w:t>
      </w:r>
      <w:proofErr w:type="spellEnd"/>
      <w:r w:rsidR="00481BFA" w:rsidRPr="00A9570A">
        <w:rPr>
          <w:rFonts w:ascii="Times New Roman" w:eastAsia="Times New Roman" w:hAnsi="Times New Roman" w:cs="Times New Roman"/>
          <w:sz w:val="24"/>
          <w:szCs w:val="24"/>
        </w:rPr>
        <w:t xml:space="preserve">, </w:t>
      </w:r>
      <w:r w:rsidR="00456088" w:rsidRPr="00A9570A">
        <w:rPr>
          <w:rFonts w:ascii="Times New Roman" w:eastAsia="Times New Roman" w:hAnsi="Times New Roman" w:cs="Times New Roman"/>
          <w:sz w:val="24"/>
          <w:szCs w:val="24"/>
        </w:rPr>
        <w:t>Orobanchaceae</w:t>
      </w:r>
      <w:r w:rsidR="00481BFA" w:rsidRPr="00A9570A">
        <w:rPr>
          <w:rFonts w:ascii="Times New Roman" w:eastAsia="Times New Roman" w:hAnsi="Times New Roman" w:cs="Times New Roman"/>
          <w:sz w:val="24"/>
          <w:szCs w:val="24"/>
        </w:rPr>
        <w:t xml:space="preserve">, </w:t>
      </w:r>
      <w:proofErr w:type="spellStart"/>
      <w:r w:rsidR="00456088" w:rsidRPr="00A9570A">
        <w:rPr>
          <w:rFonts w:ascii="Times New Roman" w:eastAsia="Times New Roman" w:hAnsi="Times New Roman" w:cs="Times New Roman"/>
          <w:sz w:val="24"/>
          <w:szCs w:val="24"/>
        </w:rPr>
        <w:t>Spermacoceae</w:t>
      </w:r>
      <w:proofErr w:type="spellEnd"/>
      <w:r w:rsidR="00481BFA" w:rsidRPr="00A9570A">
        <w:rPr>
          <w:rFonts w:ascii="Times New Roman" w:eastAsia="Times New Roman" w:hAnsi="Times New Roman" w:cs="Times New Roman"/>
          <w:sz w:val="24"/>
          <w:szCs w:val="24"/>
        </w:rPr>
        <w:t xml:space="preserve">, and </w:t>
      </w:r>
      <w:proofErr w:type="spellStart"/>
      <w:r w:rsidR="00456088" w:rsidRPr="00A9570A">
        <w:rPr>
          <w:rFonts w:ascii="Times New Roman" w:eastAsia="Times New Roman" w:hAnsi="Times New Roman" w:cs="Times New Roman"/>
          <w:sz w:val="24"/>
          <w:szCs w:val="24"/>
        </w:rPr>
        <w:t>Thelypodieae</w:t>
      </w:r>
      <w:proofErr w:type="spellEnd"/>
      <w:r w:rsidR="00481BFA" w:rsidRPr="00A9570A">
        <w:rPr>
          <w:rFonts w:ascii="Times New Roman" w:eastAsia="Times New Roman" w:hAnsi="Times New Roman" w:cs="Times New Roman"/>
          <w:sz w:val="24"/>
          <w:szCs w:val="24"/>
        </w:rPr>
        <w:t>.</w:t>
      </w:r>
    </w:p>
    <w:p w14:paraId="7C671D81" w14:textId="4B9B0D74" w:rsidR="00DC165B" w:rsidRPr="002B0243" w:rsidRDefault="00000000" w:rsidP="004C7D04">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i/>
          <w:sz w:val="24"/>
          <w:szCs w:val="24"/>
        </w:rPr>
        <w:lastRenderedPageBreak/>
        <w:t>General patterns</w:t>
      </w:r>
      <w:r w:rsidR="00185A83">
        <w:rPr>
          <w:rFonts w:ascii="Times New Roman" w:eastAsia="Times New Roman" w:hAnsi="Times New Roman" w:cs="Times New Roman"/>
          <w:i/>
          <w:sz w:val="24"/>
          <w:szCs w:val="24"/>
        </w:rPr>
        <w:t xml:space="preserve"> in climatic preferences</w:t>
      </w:r>
    </w:p>
    <w:p w14:paraId="01E337AD" w14:textId="7D2AFF17" w:rsidR="007D223D" w:rsidRDefault="007D223D" w:rsidP="00E9630C">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few consistently significant differences across several clades in terms of the expected variance (Figure 3). Although there were clade specific differences in the evolutionary rates of climatic niche evolution for several of the climatic variables, only one showed a significant difference when accounting for all clades. Specifically, the minimum temperature of the coldest month was significantly more variable for perennials than annuals (Figure 3d; p &lt; 0.05). This points to higher macroevolutionary rates of minimum temperature evolution for annual lineages in general. </w:t>
      </w:r>
    </w:p>
    <w:p w14:paraId="758923B7" w14:textId="41C0F8CA" w:rsidR="00D02068" w:rsidRDefault="00D02068" w:rsidP="00D02068">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expected values of several climatic variables showed consistent differences between annuals and perennials across several clades</w:t>
      </w:r>
      <w:r w:rsidR="009F5DFF">
        <w:rPr>
          <w:rFonts w:ascii="Times New Roman" w:eastAsia="Times New Roman" w:hAnsi="Times New Roman" w:cs="Times New Roman"/>
          <w:sz w:val="24"/>
          <w:szCs w:val="24"/>
        </w:rPr>
        <w:t xml:space="preserve"> (Figure 4)</w:t>
      </w:r>
      <w:r>
        <w:rPr>
          <w:rFonts w:ascii="Times New Roman" w:eastAsia="Times New Roman" w:hAnsi="Times New Roman" w:cs="Times New Roman"/>
          <w:sz w:val="24"/>
          <w:szCs w:val="24"/>
        </w:rPr>
        <w:t xml:space="preserve">. </w:t>
      </w:r>
      <w:r w:rsidR="00B45D88">
        <w:rPr>
          <w:rFonts w:ascii="Times New Roman" w:eastAsia="Times New Roman" w:hAnsi="Times New Roman" w:cs="Times New Roman"/>
          <w:sz w:val="24"/>
          <w:szCs w:val="24"/>
        </w:rPr>
        <w:t>Mean annual temperature, maximum temperature of the warmest month, minimum temperature of the coldest month, precipitation of the driest month, and aridity index all showed significant differences at a significance value of p &lt; 0.05</w:t>
      </w:r>
      <w:r w:rsidR="002D3571">
        <w:rPr>
          <w:rFonts w:ascii="Times New Roman" w:eastAsia="Times New Roman" w:hAnsi="Times New Roman" w:cs="Times New Roman"/>
          <w:sz w:val="24"/>
          <w:szCs w:val="24"/>
        </w:rPr>
        <w:t xml:space="preserve"> when conducting phylogenetic t-tests (ref.)</w:t>
      </w:r>
      <w:r w:rsidR="00B45D88">
        <w:rPr>
          <w:rFonts w:ascii="Times New Roman" w:eastAsia="Times New Roman" w:hAnsi="Times New Roman" w:cs="Times New Roman"/>
          <w:sz w:val="24"/>
          <w:szCs w:val="24"/>
        </w:rPr>
        <w:t xml:space="preserve">. </w:t>
      </w:r>
      <w:r w:rsidR="009F5DFF">
        <w:rPr>
          <w:rFonts w:ascii="Times New Roman" w:eastAsia="Times New Roman" w:hAnsi="Times New Roman" w:cs="Times New Roman"/>
          <w:sz w:val="24"/>
          <w:szCs w:val="24"/>
        </w:rPr>
        <w:t>In general</w:t>
      </w:r>
      <w:r w:rsidR="008D2740">
        <w:rPr>
          <w:rFonts w:ascii="Times New Roman" w:eastAsia="Times New Roman" w:hAnsi="Times New Roman" w:cs="Times New Roman"/>
          <w:sz w:val="24"/>
          <w:szCs w:val="24"/>
        </w:rPr>
        <w:t>,</w:t>
      </w:r>
      <w:r w:rsidR="009F5DFF">
        <w:rPr>
          <w:rFonts w:ascii="Times New Roman" w:eastAsia="Times New Roman" w:hAnsi="Times New Roman" w:cs="Times New Roman"/>
          <w:sz w:val="24"/>
          <w:szCs w:val="24"/>
        </w:rPr>
        <w:t xml:space="preserve"> annuals</w:t>
      </w:r>
      <w:r w:rsidR="008D2740">
        <w:rPr>
          <w:rFonts w:ascii="Times New Roman" w:eastAsia="Times New Roman" w:hAnsi="Times New Roman" w:cs="Times New Roman"/>
          <w:sz w:val="24"/>
          <w:szCs w:val="24"/>
        </w:rPr>
        <w:t xml:space="preserve"> tended to prefer warmer and drier habitats than perennials. The most consistent pattern was that of max temperature of the warmest month, in which all but one clade showed a pattern of annuals preferentially being distributed in hotter climates (Figure 4c). </w:t>
      </w:r>
    </w:p>
    <w:p w14:paraId="57C09E96" w14:textId="6602343A" w:rsidR="00DC165B" w:rsidRPr="002B0243" w:rsidRDefault="00000000" w:rsidP="00E9630C">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Transition rates tended to be higher for annuals to perennials (0.0</w:t>
      </w:r>
      <w:r w:rsidR="00004581">
        <w:rPr>
          <w:rFonts w:ascii="Times New Roman" w:eastAsia="Times New Roman" w:hAnsi="Times New Roman" w:cs="Times New Roman"/>
          <w:sz w:val="24"/>
          <w:szCs w:val="24"/>
        </w:rPr>
        <w:t xml:space="preserve">82 </w:t>
      </w:r>
      <w:r w:rsidR="00004581" w:rsidRPr="00004581">
        <w:rPr>
          <w:rFonts w:ascii="Times New Roman" w:eastAsia="Times New Roman" w:hAnsi="Times New Roman" w:cs="Times New Roman"/>
          <w:sz w:val="24"/>
          <w:szCs w:val="24"/>
        </w:rPr>
        <w:t>±</w:t>
      </w:r>
      <w:r w:rsidR="00004581">
        <w:rPr>
          <w:rFonts w:ascii="Times New Roman" w:eastAsia="Times New Roman" w:hAnsi="Times New Roman" w:cs="Times New Roman"/>
          <w:sz w:val="24"/>
          <w:szCs w:val="24"/>
        </w:rPr>
        <w:t xml:space="preserve"> 0.50 </w:t>
      </w:r>
      <w:r w:rsidRPr="002B0243">
        <w:rPr>
          <w:rFonts w:ascii="Times New Roman" w:eastAsia="Times New Roman" w:hAnsi="Times New Roman" w:cs="Times New Roman"/>
          <w:sz w:val="24"/>
          <w:szCs w:val="24"/>
        </w:rPr>
        <w:t>transitions per million years) than perennials to annuals (</w:t>
      </w:r>
      <w:r w:rsidR="00004581">
        <w:rPr>
          <w:rFonts w:ascii="Times New Roman" w:eastAsia="Times New Roman" w:hAnsi="Times New Roman" w:cs="Times New Roman"/>
          <w:sz w:val="24"/>
          <w:szCs w:val="24"/>
        </w:rPr>
        <w:t>0</w:t>
      </w:r>
      <w:r w:rsidR="00004581" w:rsidRPr="00004581">
        <w:rPr>
          <w:rFonts w:ascii="Times New Roman" w:eastAsia="Times New Roman" w:hAnsi="Times New Roman" w:cs="Times New Roman"/>
          <w:sz w:val="24"/>
          <w:szCs w:val="24"/>
        </w:rPr>
        <w:t>.040</w:t>
      </w:r>
      <w:r w:rsidR="00004581">
        <w:rPr>
          <w:rFonts w:ascii="Times New Roman" w:eastAsia="Times New Roman" w:hAnsi="Times New Roman" w:cs="Times New Roman"/>
          <w:sz w:val="24"/>
          <w:szCs w:val="24"/>
        </w:rPr>
        <w:t xml:space="preserve"> </w:t>
      </w:r>
      <w:r w:rsidR="00004581" w:rsidRPr="00004581">
        <w:rPr>
          <w:rFonts w:ascii="Times New Roman" w:eastAsia="Times New Roman" w:hAnsi="Times New Roman" w:cs="Times New Roman"/>
          <w:sz w:val="24"/>
          <w:szCs w:val="24"/>
        </w:rPr>
        <w:t>±</w:t>
      </w:r>
      <w:r w:rsidR="00004581">
        <w:rPr>
          <w:rFonts w:ascii="Times New Roman" w:eastAsia="Times New Roman" w:hAnsi="Times New Roman" w:cs="Times New Roman"/>
          <w:sz w:val="24"/>
          <w:szCs w:val="24"/>
        </w:rPr>
        <w:t xml:space="preserve"> 0.87 </w:t>
      </w:r>
      <w:r w:rsidRPr="002B0243">
        <w:rPr>
          <w:rFonts w:ascii="Times New Roman" w:eastAsia="Times New Roman" w:hAnsi="Times New Roman" w:cs="Times New Roman"/>
          <w:sz w:val="24"/>
          <w:szCs w:val="24"/>
        </w:rPr>
        <w:t xml:space="preserve">transitions per million years). We note that in cases where the discrete character was influenced by the continuous character (character dependent models), there is the potential for a great deal of variation in the ancestral state (Figure </w:t>
      </w:r>
      <w:r w:rsidR="004C69DF">
        <w:rPr>
          <w:rFonts w:ascii="Times New Roman" w:eastAsia="Times New Roman" w:hAnsi="Times New Roman" w:cs="Times New Roman"/>
          <w:sz w:val="24"/>
          <w:szCs w:val="24"/>
        </w:rPr>
        <w:t>5</w:t>
      </w:r>
      <w:r w:rsidRPr="002B0243">
        <w:rPr>
          <w:rFonts w:ascii="Times New Roman" w:eastAsia="Times New Roman" w:hAnsi="Times New Roman" w:cs="Times New Roman"/>
          <w:sz w:val="24"/>
          <w:szCs w:val="24"/>
        </w:rPr>
        <w:t xml:space="preserve">). This is because, even though a purely discrete process may favor an entirely annual or perennial life history, when accounting for a reconstruction of the climatic niche, the most probable discrete state will </w:t>
      </w:r>
      <w:r w:rsidR="0078768E">
        <w:rPr>
          <w:rFonts w:ascii="Times New Roman" w:eastAsia="Times New Roman" w:hAnsi="Times New Roman" w:cs="Times New Roman"/>
          <w:sz w:val="24"/>
          <w:szCs w:val="24"/>
        </w:rPr>
        <w:t xml:space="preserve">also </w:t>
      </w:r>
      <w:r w:rsidRPr="002B0243">
        <w:rPr>
          <w:rFonts w:ascii="Times New Roman" w:eastAsia="Times New Roman" w:hAnsi="Times New Roman" w:cs="Times New Roman"/>
          <w:sz w:val="24"/>
          <w:szCs w:val="24"/>
        </w:rPr>
        <w:t xml:space="preserve">depend on the continuous character distribution. For example, the ancestral state </w:t>
      </w:r>
      <w:r w:rsidR="0078768E">
        <w:rPr>
          <w:rFonts w:ascii="Times New Roman" w:eastAsia="Times New Roman" w:hAnsi="Times New Roman" w:cs="Times New Roman"/>
          <w:sz w:val="24"/>
          <w:szCs w:val="24"/>
        </w:rPr>
        <w:t>of</w:t>
      </w:r>
      <w:r w:rsidRPr="002B0243">
        <w:rPr>
          <w:rFonts w:ascii="Times New Roman" w:eastAsia="Times New Roman" w:hAnsi="Times New Roman" w:cs="Times New Roman"/>
          <w:sz w:val="24"/>
          <w:szCs w:val="24"/>
        </w:rPr>
        <w:t xml:space="preserve"> </w:t>
      </w:r>
      <w:proofErr w:type="spellStart"/>
      <w:r w:rsidR="0078768E" w:rsidRPr="0078768E">
        <w:rPr>
          <w:rFonts w:ascii="Times New Roman" w:eastAsia="Times New Roman" w:hAnsi="Times New Roman" w:cs="Times New Roman"/>
          <w:sz w:val="24"/>
          <w:szCs w:val="24"/>
        </w:rPr>
        <w:t>Primulaceae</w:t>
      </w:r>
      <w:proofErr w:type="spellEnd"/>
      <w:r w:rsidR="0078768E">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 xml:space="preserve">had a marginal probability of </w:t>
      </w:r>
      <w:r w:rsidR="0078768E">
        <w:rPr>
          <w:rFonts w:ascii="Times New Roman" w:eastAsia="Times New Roman" w:hAnsi="Times New Roman" w:cs="Times New Roman"/>
          <w:sz w:val="24"/>
          <w:szCs w:val="24"/>
        </w:rPr>
        <w:lastRenderedPageBreak/>
        <w:t>65</w:t>
      </w:r>
      <w:r w:rsidRPr="002B0243">
        <w:rPr>
          <w:rFonts w:ascii="Times New Roman" w:eastAsia="Times New Roman" w:hAnsi="Times New Roman" w:cs="Times New Roman"/>
          <w:sz w:val="24"/>
          <w:szCs w:val="24"/>
        </w:rPr>
        <w:t xml:space="preserve">% annual </w:t>
      </w:r>
      <w:r w:rsidR="0078768E" w:rsidRPr="002B0243">
        <w:rPr>
          <w:rFonts w:ascii="Times New Roman" w:eastAsia="Times New Roman" w:hAnsi="Times New Roman" w:cs="Times New Roman"/>
          <w:sz w:val="24"/>
          <w:szCs w:val="24"/>
        </w:rPr>
        <w:t xml:space="preserve">life history </w:t>
      </w:r>
      <w:r w:rsidRPr="002B0243">
        <w:rPr>
          <w:rFonts w:ascii="Times New Roman" w:eastAsia="Times New Roman" w:hAnsi="Times New Roman" w:cs="Times New Roman"/>
          <w:sz w:val="24"/>
          <w:szCs w:val="24"/>
        </w:rPr>
        <w:t xml:space="preserve">when </w:t>
      </w:r>
      <w:r w:rsidR="0078768E">
        <w:rPr>
          <w:rFonts w:ascii="Times New Roman" w:eastAsia="Times New Roman" w:hAnsi="Times New Roman" w:cs="Times New Roman"/>
          <w:sz w:val="24"/>
          <w:szCs w:val="24"/>
        </w:rPr>
        <w:t xml:space="preserve">being modeled alongside annual </w:t>
      </w:r>
      <w:proofErr w:type="gramStart"/>
      <w:r w:rsidR="0078768E">
        <w:rPr>
          <w:rFonts w:ascii="Times New Roman" w:eastAsia="Times New Roman" w:hAnsi="Times New Roman" w:cs="Times New Roman"/>
          <w:sz w:val="24"/>
          <w:szCs w:val="24"/>
        </w:rPr>
        <w:t>precipitation, but</w:t>
      </w:r>
      <w:proofErr w:type="gramEnd"/>
      <w:r w:rsidR="0078768E">
        <w:rPr>
          <w:rFonts w:ascii="Times New Roman" w:eastAsia="Times New Roman" w:hAnsi="Times New Roman" w:cs="Times New Roman"/>
          <w:sz w:val="24"/>
          <w:szCs w:val="24"/>
        </w:rPr>
        <w:t xml:space="preserve"> can have a marginal probability of 65% perennial life history when modeled </w:t>
      </w:r>
      <w:r w:rsidRPr="002B0243">
        <w:rPr>
          <w:rFonts w:ascii="Times New Roman" w:eastAsia="Times New Roman" w:hAnsi="Times New Roman" w:cs="Times New Roman"/>
          <w:sz w:val="24"/>
          <w:szCs w:val="24"/>
        </w:rPr>
        <w:t xml:space="preserve">alongside </w:t>
      </w:r>
      <w:r w:rsidR="0078768E">
        <w:rPr>
          <w:rFonts w:ascii="Times New Roman" w:eastAsia="Times New Roman" w:hAnsi="Times New Roman" w:cs="Times New Roman"/>
          <w:sz w:val="24"/>
          <w:szCs w:val="24"/>
        </w:rPr>
        <w:t>aridity index</w:t>
      </w:r>
      <w:r w:rsidRPr="002B0243">
        <w:rPr>
          <w:rFonts w:ascii="Times New Roman" w:eastAsia="Times New Roman" w:hAnsi="Times New Roman" w:cs="Times New Roman"/>
          <w:sz w:val="24"/>
          <w:szCs w:val="24"/>
        </w:rPr>
        <w:t xml:space="preserve">. </w:t>
      </w:r>
    </w:p>
    <w:p w14:paraId="1A6FDF34" w14:textId="77777777" w:rsidR="00DC165B" w:rsidRPr="002B0243" w:rsidRDefault="00DC165B" w:rsidP="004C7D04">
      <w:pPr>
        <w:shd w:val="clear" w:color="auto" w:fill="FFFFFF"/>
        <w:spacing w:line="480" w:lineRule="auto"/>
        <w:rPr>
          <w:rFonts w:ascii="Times New Roman" w:eastAsia="Times New Roman" w:hAnsi="Times New Roman" w:cs="Times New Roman"/>
          <w:b/>
          <w:sz w:val="24"/>
          <w:szCs w:val="24"/>
        </w:rPr>
      </w:pPr>
    </w:p>
    <w:p w14:paraId="3896EF5A" w14:textId="607DF3C2" w:rsidR="00DC165B" w:rsidRPr="002B0243" w:rsidRDefault="00000000" w:rsidP="004C7D04">
      <w:pPr>
        <w:shd w:val="clear" w:color="auto" w:fill="FFFFFF"/>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t>Discussion</w:t>
      </w:r>
    </w:p>
    <w:p w14:paraId="0B513419" w14:textId="1D77F89A" w:rsidR="00DC165B" w:rsidRPr="002B0243" w:rsidRDefault="00000000" w:rsidP="004C7D04">
      <w:pPr>
        <w:shd w:val="clear" w:color="auto" w:fill="FFFFFF"/>
        <w:spacing w:line="480" w:lineRule="auto"/>
        <w:rPr>
          <w:rFonts w:ascii="Times New Roman" w:eastAsia="Times New Roman" w:hAnsi="Times New Roman" w:cs="Times New Roman"/>
          <w:i/>
          <w:sz w:val="24"/>
          <w:szCs w:val="24"/>
        </w:rPr>
      </w:pPr>
      <w:r w:rsidRPr="002B0243">
        <w:rPr>
          <w:rFonts w:ascii="Times New Roman" w:eastAsia="Times New Roman" w:hAnsi="Times New Roman" w:cs="Times New Roman"/>
          <w:i/>
          <w:sz w:val="24"/>
          <w:szCs w:val="24"/>
        </w:rPr>
        <w:t>Ancestral state reconstruction can be sensitive to climatic associations</w:t>
      </w:r>
    </w:p>
    <w:p w14:paraId="454865B1" w14:textId="0EEAB982" w:rsidR="00DC165B" w:rsidRPr="002B0243" w:rsidRDefault="00000000" w:rsidP="00E9630C">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Although not directly related to our main hypotheses, our results challenge, as others have </w:t>
      </w:r>
      <w:r w:rsidR="003B6BAD"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{"citationID":"B6ViGOQj","properties":{"custom":"(e.g., Carlquist 1974; Baldwin 2007)","formattedCitation":"(e.g., Carlquist 1974; Baldwin 2007)","plainCitation":"(e.g., Carlquist 1974; Baldwin 2007)","noteIndex":0},"citationItems":[{"id":9213,"uris":["http://zotero.org/users/local/X8CzRyu0/items/5SB2LGJZ"],"itemData":{"id":9213,"type":"book","ISBN":"0-231-03562-4","publisher":"Columbia University Press","title":"Island biology","author":[{"family":"Carlquist","given":"Sherwin John"}],"issued":{"date-parts":[["1974"]]}},"label":"page"},{"id":9214,"uris":["http://zotero.org/users/local/X8CzRyu0/items/9YXINWDV"],"itemData":{"id":9214,"type":"article-journal","abstract":"Phylogenetic analyses of nuclear rDNA transcribed spacers and cytogenetic studies of interspecific hybrids reported here uphold Carlquist's hypothesis (1965, Island Biology) that shrubby tarweeds (Deinandra) of Guadalupe Island, Mexico, are products of in situ radiation in the California Islands, where evidence of plant diversification has been equivocal. Based on the rDNA findings, the Guadalupe Island endemics (D. frutescens, D. greeneana subsp. greeneana, and D. palmeri) constitute a clade that arose since the late Pliocene, well after the origin of Guadalupe Island and diversification of annual, mainland Californian lineages of Deinandra. High interfertility and normal meiosis in F1 hybrids between the three endemics contrast with reduced interfertility (to complete intersterility) and meiotic irregularities in F1 hybrids between other, mostly mainland species of Deinandra. Cloned rDNA sequences provided no convincing evidence of introgression among the Guadalupe Island deinandras; morphological, phenological, and/or habitat differences among those taxa indicate ecological barriers to gene flow and a probable role for ecological divergence in diversification. Biosystematic and molecular phylogenetic data for shrubby tarweeds of Guadalupe Island and another secondarily woody, oceanic-island tarweed lineage, the Hawaiian silversword alliance, reveal strikingly similar evolutionary histories. Both groups violate Baker's Rule by stemming from self-incompatible ancestors in western North America, and each has undergone within-island diversification without evolution of strong sterility barriers among lineages. Evolutionary parallels between these Hawaiian and California Island lineages of Madiinae, first suggested by Carlquist, may reflect characteristics of tarweeds that facilitate insular colonization and adaptive radiation.","container-title":"American Journal of Botany","DOI":"10.3732/ajb.94.2.237","ISSN":"1537-2197","issue":"2","language":"en","license":"© 2007 Botanical Society of America","note":"_eprint: https://onlinelibrary.wiley.com/doi/pdf/10.3732/ajb.94.2.237","page":"237-248","source":"Wiley Online Library","title":"Adaptive radiation of shrubby tarweeds (Deinandra) in the California Islands parallels diversification of the Hawaiian silversword alliance (Compositae–Madiinae)","volume":"94","author":[{"family":"Baldwin","given":"Bruce G."}],"issued":{"date-parts":[["2007"]]}},"label":"page"}],"schema":"https://github.com/citation-style-language/schema/raw/master/csl-citation.json"} </w:instrText>
      </w:r>
      <w:r w:rsidR="003B6BAD" w:rsidRPr="002B0243">
        <w:rPr>
          <w:rFonts w:ascii="Times New Roman" w:eastAsia="Times New Roman" w:hAnsi="Times New Roman" w:cs="Times New Roman"/>
          <w:sz w:val="24"/>
          <w:szCs w:val="24"/>
        </w:rPr>
        <w:fldChar w:fldCharType="separate"/>
      </w:r>
      <w:r w:rsidR="003B6BAD" w:rsidRPr="002B0243">
        <w:rPr>
          <w:rFonts w:ascii="Times New Roman" w:eastAsia="Times New Roman" w:hAnsi="Times New Roman" w:cs="Times New Roman"/>
          <w:noProof/>
          <w:sz w:val="24"/>
          <w:szCs w:val="24"/>
        </w:rPr>
        <w:t>(e.g., Carlquist 1974; Baldwin 2007)</w:t>
      </w:r>
      <w:r w:rsidR="003B6BAD"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traditional idea that </w:t>
      </w:r>
      <w:proofErr w:type="spellStart"/>
      <w:r w:rsidRPr="002B0243">
        <w:rPr>
          <w:rFonts w:ascii="Times New Roman" w:eastAsia="Times New Roman" w:hAnsi="Times New Roman" w:cs="Times New Roman"/>
          <w:sz w:val="24"/>
          <w:szCs w:val="24"/>
        </w:rPr>
        <w:t>annuality</w:t>
      </w:r>
      <w:proofErr w:type="spellEnd"/>
      <w:r w:rsidRPr="002B0243">
        <w:rPr>
          <w:rFonts w:ascii="Times New Roman" w:eastAsia="Times New Roman" w:hAnsi="Times New Roman" w:cs="Times New Roman"/>
          <w:sz w:val="24"/>
          <w:szCs w:val="24"/>
        </w:rPr>
        <w:t xml:space="preserve"> is always a “derived” condition in flowering plants. In fact, for </w:t>
      </w:r>
      <w:r w:rsidR="002F712F">
        <w:rPr>
          <w:rFonts w:ascii="Times New Roman" w:eastAsia="Times New Roman" w:hAnsi="Times New Roman" w:cs="Times New Roman"/>
          <w:sz w:val="24"/>
          <w:szCs w:val="24"/>
        </w:rPr>
        <w:t>9</w:t>
      </w:r>
      <w:r w:rsidRPr="002B0243">
        <w:rPr>
          <w:rFonts w:ascii="Times New Roman" w:eastAsia="Times New Roman" w:hAnsi="Times New Roman" w:cs="Times New Roman"/>
          <w:sz w:val="24"/>
          <w:szCs w:val="24"/>
        </w:rPr>
        <w:t xml:space="preserve"> out of 3</w:t>
      </w:r>
      <w:r w:rsidR="002F712F">
        <w:rPr>
          <w:rFonts w:ascii="Times New Roman" w:eastAsia="Times New Roman" w:hAnsi="Times New Roman" w:cs="Times New Roman"/>
          <w:sz w:val="24"/>
          <w:szCs w:val="24"/>
        </w:rPr>
        <w:t>2</w:t>
      </w:r>
      <w:r w:rsidRPr="002B0243">
        <w:rPr>
          <w:rFonts w:ascii="Times New Roman" w:eastAsia="Times New Roman" w:hAnsi="Times New Roman" w:cs="Times New Roman"/>
          <w:sz w:val="24"/>
          <w:szCs w:val="24"/>
        </w:rPr>
        <w:t xml:space="preserve"> clades we analyzed, the root state was recovered as an “annual” life form with greater than 50% certainty and several transitions to perennial life form</w:t>
      </w:r>
      <w:r w:rsidR="007614BF">
        <w:rPr>
          <w:rFonts w:ascii="Times New Roman" w:eastAsia="Times New Roman" w:hAnsi="Times New Roman" w:cs="Times New Roman"/>
          <w:sz w:val="24"/>
          <w:szCs w:val="24"/>
        </w:rPr>
        <w:t>, albeit with a great deal of uncertainty</w:t>
      </w:r>
      <w:r w:rsidRPr="002B0243">
        <w:rPr>
          <w:rFonts w:ascii="Times New Roman" w:eastAsia="Times New Roman" w:hAnsi="Times New Roman" w:cs="Times New Roman"/>
          <w:sz w:val="24"/>
          <w:szCs w:val="24"/>
        </w:rPr>
        <w:t xml:space="preserve">. This in itself is interesting, but we note that there was a great deal of variation in the ancestral state reconstruction depending on the particular climatic variable. Some clades such as </w:t>
      </w:r>
      <w:proofErr w:type="spellStart"/>
      <w:r w:rsidR="00F4050C" w:rsidRPr="00F4050C">
        <w:rPr>
          <w:rFonts w:ascii="Times New Roman" w:eastAsia="Times New Roman" w:hAnsi="Times New Roman" w:cs="Times New Roman"/>
          <w:sz w:val="24"/>
          <w:szCs w:val="24"/>
        </w:rPr>
        <w:t>Spermacoceae</w:t>
      </w:r>
      <w:proofErr w:type="spellEnd"/>
      <w:r w:rsidR="00F4050C" w:rsidRPr="00F4050C">
        <w:rPr>
          <w:rFonts w:ascii="Times New Roman" w:eastAsia="Times New Roman" w:hAnsi="Times New Roman" w:cs="Times New Roman"/>
          <w:sz w:val="24"/>
          <w:szCs w:val="24"/>
        </w:rPr>
        <w:t xml:space="preserve">, </w:t>
      </w:r>
      <w:proofErr w:type="spellStart"/>
      <w:r w:rsidR="00F4050C" w:rsidRPr="00F4050C">
        <w:rPr>
          <w:rFonts w:ascii="Times New Roman" w:eastAsia="Times New Roman" w:hAnsi="Times New Roman" w:cs="Times New Roman"/>
          <w:sz w:val="24"/>
          <w:szCs w:val="24"/>
        </w:rPr>
        <w:t>Polemoniaceae</w:t>
      </w:r>
      <w:proofErr w:type="spellEnd"/>
      <w:r w:rsidR="00F4050C" w:rsidRPr="00F4050C">
        <w:rPr>
          <w:rFonts w:ascii="Times New Roman" w:eastAsia="Times New Roman" w:hAnsi="Times New Roman" w:cs="Times New Roman"/>
          <w:sz w:val="24"/>
          <w:szCs w:val="24"/>
        </w:rPr>
        <w:t>,</w:t>
      </w:r>
      <w:r w:rsidR="00F4050C">
        <w:rPr>
          <w:rFonts w:ascii="Times New Roman" w:eastAsia="Times New Roman" w:hAnsi="Times New Roman" w:cs="Times New Roman"/>
          <w:sz w:val="24"/>
          <w:szCs w:val="24"/>
        </w:rPr>
        <w:t xml:space="preserve"> </w:t>
      </w:r>
      <w:proofErr w:type="spellStart"/>
      <w:r w:rsidR="00F4050C" w:rsidRPr="00F4050C">
        <w:rPr>
          <w:rFonts w:ascii="Times New Roman" w:eastAsia="Times New Roman" w:hAnsi="Times New Roman" w:cs="Times New Roman"/>
          <w:sz w:val="24"/>
          <w:szCs w:val="24"/>
        </w:rPr>
        <w:t>Cardueae</w:t>
      </w:r>
      <w:proofErr w:type="spellEnd"/>
      <w:r w:rsidR="00F4050C" w:rsidRPr="00F4050C">
        <w:rPr>
          <w:rFonts w:ascii="Times New Roman" w:eastAsia="Times New Roman" w:hAnsi="Times New Roman" w:cs="Times New Roman"/>
          <w:sz w:val="24"/>
          <w:szCs w:val="24"/>
        </w:rPr>
        <w:t xml:space="preserve">, </w:t>
      </w:r>
      <w:proofErr w:type="spellStart"/>
      <w:r w:rsidR="00F4050C" w:rsidRPr="00F4050C">
        <w:rPr>
          <w:rFonts w:ascii="Times New Roman" w:eastAsia="Times New Roman" w:hAnsi="Times New Roman" w:cs="Times New Roman"/>
          <w:sz w:val="24"/>
          <w:szCs w:val="24"/>
        </w:rPr>
        <w:t>Balsamiaceae</w:t>
      </w:r>
      <w:proofErr w:type="spellEnd"/>
      <w:r w:rsidR="00F4050C" w:rsidRPr="00F4050C">
        <w:rPr>
          <w:rFonts w:ascii="Times New Roman" w:eastAsia="Times New Roman" w:hAnsi="Times New Roman" w:cs="Times New Roman"/>
          <w:sz w:val="24"/>
          <w:szCs w:val="24"/>
        </w:rPr>
        <w:t xml:space="preserve">, or </w:t>
      </w:r>
      <w:proofErr w:type="spellStart"/>
      <w:r w:rsidR="00F4050C" w:rsidRPr="00F4050C">
        <w:rPr>
          <w:rFonts w:ascii="Times New Roman" w:eastAsia="Times New Roman" w:hAnsi="Times New Roman" w:cs="Times New Roman"/>
          <w:sz w:val="24"/>
          <w:szCs w:val="24"/>
        </w:rPr>
        <w:t>Rubieae</w:t>
      </w:r>
      <w:proofErr w:type="spellEnd"/>
      <w:r w:rsidR="00F4050C" w:rsidRPr="00F4050C">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could be reconstructed with a highly certain annual state or highly certain perennial state depending on the climatic variable being modeled. This highlights both the importance of joint modeling and the inherent uncertainty of reconstructing ancestral states. In cases where uncertainty was highest, the best supported model was often a character dependent model in which the phenotypic optima was allowed to vary (OUM). This stark difference occurs because the probability of the OU model can be quite sensitive to root states</w:t>
      </w:r>
      <w:r w:rsidR="003B6BAD" w:rsidRPr="002B0243">
        <w:rPr>
          <w:rFonts w:ascii="Times New Roman" w:eastAsia="Times New Roman" w:hAnsi="Times New Roman" w:cs="Times New Roman"/>
          <w:sz w:val="24"/>
          <w:szCs w:val="24"/>
        </w:rPr>
        <w:t xml:space="preserve"> </w:t>
      </w:r>
      <w:r w:rsidR="003B6BAD" w:rsidRPr="002B0243">
        <w:rPr>
          <w:rFonts w:ascii="Times New Roman" w:eastAsia="Times New Roman" w:hAnsi="Times New Roman" w:cs="Times New Roman"/>
          <w:sz w:val="24"/>
          <w:szCs w:val="24"/>
        </w:rPr>
        <w:fldChar w:fldCharType="begin"/>
      </w:r>
      <w:r w:rsidR="003B6BAD" w:rsidRPr="002B0243">
        <w:rPr>
          <w:rFonts w:ascii="Times New Roman" w:eastAsia="Times New Roman" w:hAnsi="Times New Roman" w:cs="Times New Roman"/>
          <w:sz w:val="24"/>
          <w:szCs w:val="24"/>
        </w:rPr>
        <w:instrText xml:space="preserve"> ADDIN ZOTERO_ITEM CSL_CITATION {"citationID":"HcIo0W84","properties":{"formattedCitation":"(Butler and King 2004; Ho and An\\uc0\\u233{} 2014)","plainCitation":"(Butler and King 2004; Ho and Ané 2014)","noteIndex":0},"citationItems":[{"id":8553,"uris":["http://zotero.org/users/local/X8CzRyu0/items/ANWDPLAU"],"itemData":{"id":8553,"type":"article-journal","abstract":"Biologists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Tung"},{"family":"Ané","given":"Cécile"}],"issued":{"date-parts":[["2014"]]}},"label":"page"}],"schema":"https://github.com/citation-style-language/schema/raw/master/csl-citation.json"} </w:instrText>
      </w:r>
      <w:r w:rsidR="003B6BAD" w:rsidRPr="002B0243">
        <w:rPr>
          <w:rFonts w:ascii="Times New Roman" w:eastAsia="Times New Roman" w:hAnsi="Times New Roman" w:cs="Times New Roman"/>
          <w:sz w:val="24"/>
          <w:szCs w:val="24"/>
        </w:rPr>
        <w:fldChar w:fldCharType="separate"/>
      </w:r>
      <w:r w:rsidR="003B6BAD" w:rsidRPr="002B0243">
        <w:rPr>
          <w:rFonts w:ascii="Times New Roman" w:hAnsi="Times New Roman" w:cs="Times New Roman"/>
          <w:sz w:val="24"/>
          <w:lang w:val="en-US"/>
        </w:rPr>
        <w:t>(Butler and King 2004; Ho and Ané 2014)</w:t>
      </w:r>
      <w:r w:rsidR="003B6BAD"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Under an OU model, the influence of the root state decays through time in proportion to the strength of selection </w:t>
      </w:r>
      <w:r w:rsidR="003B6BAD" w:rsidRPr="002B0243">
        <w:rPr>
          <w:rFonts w:ascii="Times New Roman" w:eastAsia="Times New Roman" w:hAnsi="Times New Roman" w:cs="Times New Roman"/>
          <w:sz w:val="24"/>
          <w:szCs w:val="24"/>
        </w:rPr>
        <w:fldChar w:fldCharType="begin"/>
      </w:r>
      <w:r w:rsidR="003B6BAD" w:rsidRPr="002B0243">
        <w:rPr>
          <w:rFonts w:ascii="Times New Roman" w:eastAsia="Times New Roman" w:hAnsi="Times New Roman" w:cs="Times New Roman"/>
          <w:sz w:val="24"/>
          <w:szCs w:val="24"/>
        </w:rPr>
        <w:instrText xml:space="preserve"> ADDIN ZOTERO_ITEM CSL_CITATION {"citationID":"x1Ot5wKJ","properties":{"formattedCitation":"(Hansen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3B6BAD" w:rsidRPr="002B0243">
        <w:rPr>
          <w:rFonts w:ascii="Times New Roman" w:eastAsia="Times New Roman" w:hAnsi="Times New Roman" w:cs="Times New Roman"/>
          <w:sz w:val="24"/>
          <w:szCs w:val="24"/>
        </w:rPr>
        <w:fldChar w:fldCharType="separate"/>
      </w:r>
      <w:r w:rsidR="003B6BAD" w:rsidRPr="002B0243">
        <w:rPr>
          <w:rFonts w:ascii="Times New Roman" w:eastAsia="Times New Roman" w:hAnsi="Times New Roman" w:cs="Times New Roman"/>
          <w:noProof/>
          <w:sz w:val="24"/>
          <w:szCs w:val="24"/>
        </w:rPr>
        <w:t>(Hansen 1997)</w:t>
      </w:r>
      <w:r w:rsidR="003B6BAD"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thus the selection of the root state can have a large impact on the model’s fit to the data. </w:t>
      </w:r>
    </w:p>
    <w:p w14:paraId="06C8A412" w14:textId="4343AB25" w:rsidR="00DC165B" w:rsidRPr="002B0243" w:rsidRDefault="00000000" w:rsidP="00E9630C">
      <w:pPr>
        <w:shd w:val="clear" w:color="auto" w:fill="FFFFFF"/>
        <w:spacing w:line="480" w:lineRule="auto"/>
        <w:ind w:firstLine="720"/>
        <w:rPr>
          <w:rFonts w:ascii="Times New Roman" w:eastAsia="Times New Roman" w:hAnsi="Times New Roman" w:cs="Times New Roman"/>
          <w:b/>
          <w:sz w:val="24"/>
          <w:szCs w:val="24"/>
        </w:rPr>
      </w:pPr>
      <w:r w:rsidRPr="002B0243">
        <w:rPr>
          <w:rFonts w:ascii="Times New Roman" w:eastAsia="Times New Roman" w:hAnsi="Times New Roman" w:cs="Times New Roman"/>
          <w:sz w:val="24"/>
          <w:szCs w:val="24"/>
        </w:rPr>
        <w:t xml:space="preserve">This also highlights the sensitivity of ancestral state reconstruction to the particular model and dataset being fit, especially when conducted independently of factors that may influence the evolution of a discrete character. Climate, for example, has been found to be an </w:t>
      </w:r>
      <w:r w:rsidRPr="002B0243">
        <w:rPr>
          <w:rFonts w:ascii="Times New Roman" w:eastAsia="Times New Roman" w:hAnsi="Times New Roman" w:cs="Times New Roman"/>
          <w:sz w:val="24"/>
          <w:szCs w:val="24"/>
        </w:rPr>
        <w:lastRenderedPageBreak/>
        <w:t xml:space="preserve">important factor influencing the evolution of many different discrete traits in plants, such as fruit type (Vasconcelos et al. 2021) and underground storage organs </w:t>
      </w:r>
      <w:r w:rsidR="008C1AB4" w:rsidRPr="002B0243">
        <w:rPr>
          <w:rFonts w:ascii="Times New Roman" w:eastAsia="Times New Roman" w:hAnsi="Times New Roman" w:cs="Times New Roman"/>
          <w:sz w:val="24"/>
          <w:szCs w:val="24"/>
        </w:rPr>
        <w:fldChar w:fldCharType="begin"/>
      </w:r>
      <w:r w:rsidR="008C1AB4" w:rsidRPr="002B0243">
        <w:rPr>
          <w:rFonts w:ascii="Times New Roman" w:eastAsia="Times New Roman" w:hAnsi="Times New Roman" w:cs="Times New Roman"/>
          <w:sz w:val="24"/>
          <w:szCs w:val="24"/>
        </w:rPr>
        <w:instrText xml:space="preserve"> ADDIN ZOTERO_ITEM CSL_CITATION {"citationID":"dTyzOo6m","properties":{"formattedCitation":"(Tribble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8C1AB4" w:rsidRPr="002B0243">
        <w:rPr>
          <w:rFonts w:ascii="Times New Roman" w:eastAsia="Times New Roman" w:hAnsi="Times New Roman" w:cs="Times New Roman"/>
          <w:sz w:val="24"/>
          <w:szCs w:val="24"/>
        </w:rPr>
        <w:fldChar w:fldCharType="separate"/>
      </w:r>
      <w:r w:rsidR="008C1AB4" w:rsidRPr="002B0243">
        <w:rPr>
          <w:rFonts w:ascii="Times New Roman" w:eastAsia="Times New Roman" w:hAnsi="Times New Roman" w:cs="Times New Roman"/>
          <w:noProof/>
          <w:sz w:val="24"/>
          <w:szCs w:val="24"/>
        </w:rPr>
        <w:t>(Tribble et al. 2021)</w:t>
      </w:r>
      <w:r w:rsidR="008C1AB4"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In that way, we show the importance of joint modeling to understand the evolution of discrete traits that respond to climate. Finally, the high amount of uncertainty depending on the bioclimatic variable was not the case for all character dependent models. </w:t>
      </w:r>
      <w:r w:rsidRPr="002B0243">
        <w:rPr>
          <w:rFonts w:ascii="Times New Roman" w:eastAsia="Times New Roman" w:hAnsi="Times New Roman" w:cs="Times New Roman"/>
          <w:i/>
          <w:sz w:val="24"/>
          <w:szCs w:val="24"/>
        </w:rPr>
        <w:t>Lupinus</w:t>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Heilophileae</w:t>
      </w:r>
      <w:proofErr w:type="spellEnd"/>
      <w:r w:rsidRPr="002B0243">
        <w:rPr>
          <w:rFonts w:ascii="Times New Roman" w:eastAsia="Times New Roman" w:hAnsi="Times New Roman" w:cs="Times New Roman"/>
          <w:sz w:val="24"/>
          <w:szCs w:val="24"/>
        </w:rPr>
        <w:t xml:space="preserve">, Solanaceae, </w:t>
      </w:r>
      <w:proofErr w:type="spellStart"/>
      <w:r w:rsidRPr="002B0243">
        <w:rPr>
          <w:rFonts w:ascii="Times New Roman" w:eastAsia="Times New Roman" w:hAnsi="Times New Roman" w:cs="Times New Roman"/>
          <w:sz w:val="24"/>
          <w:szCs w:val="24"/>
        </w:rPr>
        <w:t>Pooideae</w:t>
      </w:r>
      <w:proofErr w:type="spellEnd"/>
      <w:r w:rsidRPr="002B0243">
        <w:rPr>
          <w:rFonts w:ascii="Times New Roman" w:eastAsia="Times New Roman" w:hAnsi="Times New Roman" w:cs="Times New Roman"/>
          <w:sz w:val="24"/>
          <w:szCs w:val="24"/>
        </w:rPr>
        <w:t xml:space="preserve"> and other clades showed high amounts of support for character dependence and highly certain ancestral state reconstructions across all </w:t>
      </w:r>
      <w:proofErr w:type="spellStart"/>
      <w:r w:rsidRPr="002B0243">
        <w:rPr>
          <w:rFonts w:ascii="Times New Roman" w:eastAsia="Times New Roman" w:hAnsi="Times New Roman" w:cs="Times New Roman"/>
          <w:sz w:val="24"/>
          <w:szCs w:val="24"/>
        </w:rPr>
        <w:t>climiatic</w:t>
      </w:r>
      <w:proofErr w:type="spellEnd"/>
      <w:r w:rsidRPr="002B0243">
        <w:rPr>
          <w:rFonts w:ascii="Times New Roman" w:eastAsia="Times New Roman" w:hAnsi="Times New Roman" w:cs="Times New Roman"/>
          <w:sz w:val="24"/>
          <w:szCs w:val="24"/>
        </w:rPr>
        <w:t xml:space="preserve"> variables. This shows that there is also the potential of increasing the overall certainty of the reconstruction if both the discrete and continuous character had the same likely regime reconstructed at the root. </w:t>
      </w:r>
    </w:p>
    <w:p w14:paraId="078072FC" w14:textId="60506EE3" w:rsidR="00DC165B" w:rsidRPr="002B0243" w:rsidRDefault="00000000" w:rsidP="004C7D04">
      <w:pPr>
        <w:shd w:val="clear" w:color="auto" w:fill="FFFFFF"/>
        <w:spacing w:line="480" w:lineRule="auto"/>
        <w:rPr>
          <w:rFonts w:ascii="Times New Roman" w:eastAsia="Times New Roman" w:hAnsi="Times New Roman" w:cs="Times New Roman"/>
          <w:i/>
          <w:sz w:val="24"/>
          <w:szCs w:val="24"/>
        </w:rPr>
      </w:pPr>
      <w:r w:rsidRPr="002B0243">
        <w:rPr>
          <w:rFonts w:ascii="Times New Roman" w:eastAsia="Times New Roman" w:hAnsi="Times New Roman" w:cs="Times New Roman"/>
          <w:i/>
          <w:sz w:val="24"/>
          <w:szCs w:val="24"/>
        </w:rPr>
        <w:t xml:space="preserve">Annuals do not have faster rates of climatic niche evolution </w:t>
      </w:r>
    </w:p>
    <w:p w14:paraId="65C7E67E" w14:textId="76E5962C" w:rsidR="00DC165B" w:rsidRPr="002B0243" w:rsidRDefault="00000000" w:rsidP="00E9630C">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Previous literature point towards lineages with shorter generation times having faster rates of evolution </w:t>
      </w:r>
      <w:r w:rsidR="001D6307" w:rsidRPr="002B0243">
        <w:rPr>
          <w:rFonts w:ascii="Times New Roman" w:eastAsia="Times New Roman" w:hAnsi="Times New Roman" w:cs="Times New Roman"/>
          <w:sz w:val="24"/>
          <w:szCs w:val="24"/>
        </w:rPr>
        <w:fldChar w:fldCharType="begin"/>
      </w:r>
      <w:r w:rsidR="001D6307" w:rsidRPr="002B0243">
        <w:rPr>
          <w:rFonts w:ascii="Times New Roman" w:eastAsia="Times New Roman" w:hAnsi="Times New Roman" w:cs="Times New Roman"/>
          <w:sz w:val="24"/>
          <w:szCs w:val="24"/>
        </w:rPr>
        <w:instrText xml:space="preserve"> ADDIN ZOTERO_ITEM CSL_CITATION {"citationID":"7xSp5AM6","properties":{"custom":"(e.g., Mooers and Harvey 1994; Smith and Beaulieu 2009)","formattedCitation":"(e.g., Mooers and Harvey 1994; Smith and Beaulieu 2009)","plainCitation":"(e.g., Mooers and Harvey 1994; Smith and Beaulieu 2009)","noteIndex":0},"citationItems":[{"id":9217,"uris":["http://zotero.org/users/local/X8CzRyu0/items/SMYZVVJG"],"itemData":{"id":9217,"type":"article-journal","container-title":"Molecular phylogenetics and evolution","issue":"4","note":"ISBN: 1055-7903\npublisher: Elsevier","page":"344-350","title":"Metabolic rate, generation time, and the rate of molecular evolution in birds","volume":"3","author":[{"family":"Mooers","given":"Arne Ø"},{"family":"Harvey","given":"Paul H."}],"issued":{"date-parts":[["1994"]]}},"label":"page"},{"id":9140,"uris":["http://zotero.org/users/local/X8CzRyu0/items/ZUDIRYVQ"],"itemData":{"id":9140,"type":"article-journal","abstract":"Across angiosperms, variable rates of molecular substitution are linked with life-history attributes associated with woody and herbaceous growth forms. As the number of generations per unit time is correlated with molecular substitution rates, it is expected that rates of phenotypic evolution would also be influenced by differences in generation times. Here, we make the first broad-scale comparison of growth-form-dependent rates of niche evolution. We examined the climatic niches of species on large time-calibrated phylogenies of five angiosperm clades and found that woody lineages have accumulated fewer changes per million years in climatic niche space than related herbaceous lineages. Also, climate space explored by woody lineages is consistently smaller than sister lineages composed mainly of herbaceous taxa. This pattern is probably linked to differences in the rate of climatic niche evolution. These results have implications for niche conservatism; in particular, the role of niche conservatism in the distribution of plant biodiversity. The consistent differences in the rate of climatic niche evolution also emphasize the need to incorporate models of phenotypic evolution that allow for rate heterogeneity when examining large datasets.","container-title":"Proceedings of the Royal Society B: Biological Sciences","DOI":"10.1098/rspb.2009.1176","issue":"1677","note":"publisher: Royal Society","page":"4345-4352","source":"royalsocietypublishing.org (Atypon)","title":"Life history influences rates of climatic niche evolution in flowering plants","volume":"276","author":[{"family":"Smith","given":"Stephen A."},{"family":"Beaulieu","given":"Jeremy M."}],"issued":{"date-parts":[["2009",12,22]]}},"label":"page"}],"schema":"https://github.com/citation-style-language/schema/raw/master/csl-citation.json"} </w:instrText>
      </w:r>
      <w:r w:rsidR="001D6307" w:rsidRPr="002B0243">
        <w:rPr>
          <w:rFonts w:ascii="Times New Roman" w:eastAsia="Times New Roman" w:hAnsi="Times New Roman" w:cs="Times New Roman"/>
          <w:sz w:val="24"/>
          <w:szCs w:val="24"/>
        </w:rPr>
        <w:fldChar w:fldCharType="separate"/>
      </w:r>
      <w:r w:rsidR="001D6307" w:rsidRPr="002B0243">
        <w:rPr>
          <w:rFonts w:ascii="Times New Roman" w:eastAsia="Times New Roman" w:hAnsi="Times New Roman" w:cs="Times New Roman"/>
          <w:noProof/>
          <w:sz w:val="24"/>
          <w:szCs w:val="24"/>
        </w:rPr>
        <w:t>(e.g., Mooers and Harvey 1994; Smith and Beaulieu 2009)</w:t>
      </w:r>
      <w:r w:rsidR="001D630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We found that this is not the case for annuals, and there are some possible reasons for this. First, although annuals do tend to have a faster development in their post-germination phase (Grime, 1977; Friedman 2020), their generations are not necessarily shorter because annuals can also have relatively longer seed dormancy and can remain in the form of seeds for many years</w:t>
      </w:r>
      <w:r w:rsidR="00965611" w:rsidRPr="002B0243">
        <w:rPr>
          <w:rFonts w:ascii="Times New Roman" w:eastAsia="Times New Roman" w:hAnsi="Times New Roman" w:cs="Times New Roman"/>
          <w:sz w:val="24"/>
          <w:szCs w:val="24"/>
        </w:rPr>
        <w:t xml:space="preserve"> </w:t>
      </w:r>
      <w:r w:rsidR="00965611" w:rsidRPr="002B0243">
        <w:rPr>
          <w:rFonts w:ascii="Times New Roman" w:eastAsia="Times New Roman" w:hAnsi="Times New Roman" w:cs="Times New Roman"/>
          <w:sz w:val="24"/>
          <w:szCs w:val="24"/>
        </w:rPr>
        <w:fldChar w:fldCharType="begin"/>
      </w:r>
      <w:r w:rsidR="00965611" w:rsidRPr="002B0243">
        <w:rPr>
          <w:rFonts w:ascii="Times New Roman" w:eastAsia="Times New Roman" w:hAnsi="Times New Roman" w:cs="Times New Roman"/>
          <w:sz w:val="24"/>
          <w:szCs w:val="24"/>
        </w:rPr>
        <w:instrText xml:space="preserve"> ADDIN ZOTERO_ITEM CSL_CITATION {"citationID":"494ABOcS","properties":{"formattedCitation":"(Venable and Lawlor 1980; Nunney 2002; Kooyers 2015)","plainCitation":"(Venable and Lawlor 1980; Nunney 2002; Kooyers 2015)","noteIndex":0},"citationItems":[{"id":9218,"uris":["http://zotero.org/users/local/X8CzRyu0/items/LACAVBBI"],"itemData":{"id":9218,"type":"article-journal","abstract":"A model is developed to consider the interplay between dispersibility and delayed germination in desert annuals. The model explores the effect of low levels of dispersal, considered realistic for annual plants, on optimal germination fraction. The model also demonstrates the effect of the amount and accuracy of “predictive” (responsive to the environment) dormancy on the optimal innate germination fraction (not responsive to environmental conditions).","container-title":"Oecologia","DOI":"10.1007/BF00540137","ISSN":"1432-1939","issue":"2","journalAbbreviation":"Oecologia","language":"en","page":"272-282","source":"Springer Link","title":"Delayed germination and dispersal in desert annuals: Escape in space and time","title-short":"Delayed germination and dispersal in desert annuals","volume":"46","author":[{"family":"Venable","given":"D. Lawrence"},{"family":"Lawlor","given":"Lawrence"}],"issued":{"date-parts":[["1980",1,1]]}},"label":"page"},{"id":9219,"uris":["http://zotero.org/users/local/X8CzRyu0/items/ADL6XCBC"],"itemData":{"id":9219,"type":"article-journal","abstract":"Many annual plant populations undergo dramatic fluctuations in size. Such fluctuations can result in the loss of genetic variability. Here I formalize the potential for a seed bank to buffer against such genetic loss. The average time to seed germination (T) defines the generation time of “annuals” with a seed bank, and assuming random seed germination, I show that, under otherwise ideal conditions, a population’s effective size (Ne) equals NT, where N is the number of adult plants. This result supports the general principle that lengthening the prereproductive period increases Ne. When adult numbers vary, Ne at any time depends on N and on the numbers contributing to the seed bank in previous seasons. Averaging these effects over time gives \n</w:instrText>
      </w:r>
      <w:r w:rsidR="00965611" w:rsidRPr="002B0243">
        <w:rPr>
          <w:rFonts w:ascii="Cambria Math" w:eastAsia="Times New Roman" w:hAnsi="Cambria Math" w:cs="Cambria Math"/>
          <w:sz w:val="24"/>
          <w:szCs w:val="24"/>
        </w:rPr>
        <w:instrText>𝑁</w:instrText>
      </w:r>
      <w:r w:rsidR="00965611" w:rsidRPr="002B0243">
        <w:rPr>
          <w:rFonts w:ascii="Times New Roman" w:eastAsia="Times New Roman" w:hAnsi="Times New Roman" w:cs="Times New Roman"/>
          <w:sz w:val="24"/>
          <w:szCs w:val="24"/>
        </w:rPr>
        <w:instrText>\ne\n≈\n</w:instrText>
      </w:r>
      <w:r w:rsidR="00965611" w:rsidRPr="002B0243">
        <w:rPr>
          <w:rFonts w:ascii="Cambria Math" w:eastAsia="Times New Roman" w:hAnsi="Cambria Math" w:cs="Cambria Math"/>
          <w:sz w:val="24"/>
          <w:szCs w:val="24"/>
        </w:rPr>
        <w:instrText>𝑁</w:instrText>
      </w:r>
      <w:r w:rsidR="00965611" w:rsidRPr="002B0243">
        <w:rPr>
          <w:rFonts w:ascii="Times New Roman" w:eastAsia="Times New Roman" w:hAnsi="Times New Roman" w:cs="Times New Roman"/>
          <w:sz w:val="24"/>
          <w:szCs w:val="24"/>
        </w:rPr>
        <w:instrText>\nh\n+(</w:instrText>
      </w:r>
      <w:r w:rsidR="00965611" w:rsidRPr="002B0243">
        <w:rPr>
          <w:rFonts w:ascii="Cambria Math" w:eastAsia="Times New Roman" w:hAnsi="Cambria Math" w:cs="Cambria Math"/>
          <w:sz w:val="24"/>
          <w:szCs w:val="24"/>
        </w:rPr>
        <w:instrText>𝑇</w:instrText>
      </w:r>
      <w:r w:rsidR="00965611" w:rsidRPr="002B0243">
        <w:rPr>
          <w:rFonts w:ascii="Times New Roman" w:eastAsia="Times New Roman" w:hAnsi="Times New Roman" w:cs="Times New Roman"/>
          <w:sz w:val="24"/>
          <w:szCs w:val="24"/>
        </w:rPr>
        <w:instrText>−1)\n</w:instrText>
      </w:r>
      <w:r w:rsidR="00965611" w:rsidRPr="002B0243">
        <w:rPr>
          <w:rFonts w:ascii="Cambria Math" w:eastAsia="Times New Roman" w:hAnsi="Cambria Math" w:cs="Cambria Math"/>
          <w:sz w:val="24"/>
          <w:szCs w:val="24"/>
        </w:rPr>
        <w:instrText>𝑁</w:instrText>
      </w:r>
      <w:r w:rsidR="00965611" w:rsidRPr="002B0243">
        <w:rPr>
          <w:rFonts w:ascii="Times New Roman" w:eastAsia="Times New Roman" w:hAnsi="Times New Roman" w:cs="Times New Roman"/>
          <w:sz w:val="24"/>
          <w:szCs w:val="24"/>
        </w:rPr>
        <w:instrText>\na\nNe≈Nh+(T−1)Na\n, where Nh and Na are the harmonic and arithmetic means of the adult population. Thus if \n</w:instrText>
      </w:r>
      <w:r w:rsidR="00965611" w:rsidRPr="002B0243">
        <w:rPr>
          <w:rFonts w:ascii="Cambria Math" w:eastAsia="Times New Roman" w:hAnsi="Cambria Math" w:cs="Cambria Math"/>
          <w:sz w:val="24"/>
          <w:szCs w:val="24"/>
        </w:rPr>
        <w:instrText>𝑇≫</w:instrText>
      </w:r>
      <w:r w:rsidR="00965611" w:rsidRPr="002B0243">
        <w:rPr>
          <w:rFonts w:ascii="Times New Roman" w:eastAsia="Times New Roman" w:hAnsi="Times New Roman" w:cs="Times New Roman"/>
          <w:sz w:val="24"/>
          <w:szCs w:val="24"/>
        </w:rPr>
        <w:instrText>1\nT</w:instrText>
      </w:r>
      <w:r w:rsidR="00965611" w:rsidRPr="002B0243">
        <w:rPr>
          <w:rFonts w:ascii="Cambria Math" w:eastAsia="Times New Roman" w:hAnsi="Cambria Math" w:cs="Cambria Math"/>
          <w:sz w:val="24"/>
          <w:szCs w:val="24"/>
        </w:rPr>
        <w:instrText>≫</w:instrText>
      </w:r>
      <w:r w:rsidR="00965611" w:rsidRPr="002B0243">
        <w:rPr>
          <w:rFonts w:ascii="Times New Roman" w:eastAsia="Times New Roman" w:hAnsi="Times New Roman" w:cs="Times New Roman"/>
          <w:sz w:val="24"/>
          <w:szCs w:val="24"/>
        </w:rPr>
        <w:instrText>1\n, Ne is determined primarily by Na. Simulations showed that until fluctuations in N are large (&gt;25×) this relationship is accurate. I extended the theory to incorporate a selfing rate (S) and reproductive variance (I) through seed production (k), outcrossed pollen (m), and variation in selfing rate: \n</w:instrText>
      </w:r>
      <w:r w:rsidR="00965611" w:rsidRPr="002B0243">
        <w:rPr>
          <w:rFonts w:ascii="Cambria Math" w:eastAsia="Times New Roman" w:hAnsi="Cambria Math" w:cs="Cambria Math"/>
          <w:sz w:val="24"/>
          <w:szCs w:val="24"/>
        </w:rPr>
        <w:instrText>𝑁</w:instrText>
      </w:r>
      <w:r w:rsidR="00965611" w:rsidRPr="002B0243">
        <w:rPr>
          <w:rFonts w:ascii="Times New Roman" w:eastAsia="Times New Roman" w:hAnsi="Times New Roman" w:cs="Times New Roman"/>
          <w:sz w:val="24"/>
          <w:szCs w:val="24"/>
        </w:rPr>
        <w:instrText>\ne\n=</w:instrText>
      </w:r>
      <w:r w:rsidR="00965611" w:rsidRPr="002B0243">
        <w:rPr>
          <w:rFonts w:ascii="Cambria Math" w:eastAsia="Times New Roman" w:hAnsi="Cambria Math" w:cs="Cambria Math"/>
          <w:sz w:val="24"/>
          <w:szCs w:val="24"/>
        </w:rPr>
        <w:instrText>𝑁𝑇</w:instrText>
      </w:r>
      <w:r w:rsidR="00965611" w:rsidRPr="002B0243">
        <w:rPr>
          <w:rFonts w:ascii="Times New Roman" w:eastAsia="Times New Roman" w:hAnsi="Times New Roman" w:cs="Times New Roman"/>
          <w:sz w:val="24"/>
          <w:szCs w:val="24"/>
        </w:rPr>
        <w:instrText>(1−</w:instrText>
      </w:r>
      <w:r w:rsidR="00965611" w:rsidRPr="002B0243">
        <w:rPr>
          <w:rFonts w:ascii="Cambria Math" w:eastAsia="Times New Roman" w:hAnsi="Cambria Math" w:cs="Cambria Math"/>
          <w:sz w:val="24"/>
          <w:szCs w:val="24"/>
        </w:rPr>
        <w:instrText>𝑆</w:instrText>
      </w:r>
      <w:r w:rsidR="00965611" w:rsidRPr="002B0243">
        <w:rPr>
          <w:rFonts w:ascii="Times New Roman" w:eastAsia="Times New Roman" w:hAnsi="Times New Roman" w:cs="Times New Roman"/>
          <w:sz w:val="24"/>
          <w:szCs w:val="24"/>
        </w:rPr>
        <w:instrText>/2)/(1+</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w:instrText>
      </w:r>
      <w:r w:rsidR="00965611" w:rsidRPr="002B0243">
        <w:rPr>
          <w:rFonts w:ascii="Cambria Math" w:eastAsia="Times New Roman" w:hAnsi="Cambria Math" w:cs="Cambria Math"/>
          <w:sz w:val="24"/>
          <w:szCs w:val="24"/>
        </w:rPr>
        <w:instrText>𝑁𝑇</w:instrText>
      </w:r>
      <w:r w:rsidR="00965611" w:rsidRPr="002B0243">
        <w:rPr>
          <w:rFonts w:ascii="Times New Roman" w:eastAsia="Times New Roman" w:hAnsi="Times New Roman" w:cs="Times New Roman"/>
          <w:sz w:val="24"/>
          <w:szCs w:val="24"/>
        </w:rPr>
        <w:instrText>/[(1+\n</w:instrText>
      </w:r>
      <w:r w:rsidR="00965611" w:rsidRPr="002B0243">
        <w:rPr>
          <w:rFonts w:ascii="Cambria Math" w:eastAsia="Times New Roman" w:hAnsi="Cambria Math" w:cs="Cambria Math"/>
          <w:sz w:val="24"/>
          <w:szCs w:val="24"/>
        </w:rPr>
        <w:instrText>𝐹</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𝐼𝑆</w:instrText>
      </w:r>
      <w:r w:rsidR="00965611" w:rsidRPr="002B0243">
        <w:rPr>
          <w:rFonts w:ascii="Times New Roman" w:eastAsia="Times New Roman" w:hAnsi="Times New Roman" w:cs="Times New Roman"/>
          <w:sz w:val="24"/>
          <w:szCs w:val="24"/>
        </w:rPr>
        <w:instrText>\n)(1+</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)]\nNe=NT(1−S/2)/(1+I)=NT/[(1+FIS)(1+I)]\n. Reproductive variance (I) equals \n[\n</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𝑘</w:instrText>
      </w:r>
      <w:r w:rsidR="00965611" w:rsidRPr="002B0243">
        <w:rPr>
          <w:rFonts w:ascii="Times New Roman" w:eastAsia="Times New Roman" w:hAnsi="Times New Roman" w:cs="Times New Roman"/>
          <w:sz w:val="24"/>
          <w:szCs w:val="24"/>
        </w:rPr>
        <w:instrText>\n(1+</w:instrText>
      </w:r>
      <w:r w:rsidR="00965611" w:rsidRPr="002B0243">
        <w:rPr>
          <w:rFonts w:ascii="Cambria Math" w:eastAsia="Times New Roman" w:hAnsi="Cambria Math" w:cs="Cambria Math"/>
          <w:sz w:val="24"/>
          <w:szCs w:val="24"/>
        </w:rPr>
        <w:instrText>𝑆</w:instrText>
      </w:r>
      <w:r w:rsidR="00965611" w:rsidRPr="002B0243">
        <w:rPr>
          <w:rFonts w:ascii="Times New Roman" w:eastAsia="Times New Roman" w:hAnsi="Times New Roman" w:cs="Times New Roman"/>
          <w:sz w:val="24"/>
          <w:szCs w:val="24"/>
        </w:rPr>
        <w:instrText>\n)\n2\n+\n</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𝑚</w:instrText>
      </w:r>
      <w:r w:rsidR="00965611" w:rsidRPr="002B0243">
        <w:rPr>
          <w:rFonts w:ascii="Times New Roman" w:eastAsia="Times New Roman" w:hAnsi="Times New Roman" w:cs="Times New Roman"/>
          <w:sz w:val="24"/>
          <w:szCs w:val="24"/>
        </w:rPr>
        <w:instrText>\n(1−</w:instrText>
      </w:r>
      <w:r w:rsidR="00965611" w:rsidRPr="002B0243">
        <w:rPr>
          <w:rFonts w:ascii="Cambria Math" w:eastAsia="Times New Roman" w:hAnsi="Cambria Math" w:cs="Cambria Math"/>
          <w:sz w:val="24"/>
          <w:szCs w:val="24"/>
        </w:rPr>
        <w:instrText>𝑆</w:instrText>
      </w:r>
      <w:r w:rsidR="00965611" w:rsidRPr="002B0243">
        <w:rPr>
          <w:rFonts w:ascii="Times New Roman" w:eastAsia="Times New Roman" w:hAnsi="Times New Roman" w:cs="Times New Roman"/>
          <w:sz w:val="24"/>
          <w:szCs w:val="24"/>
        </w:rPr>
        <w:instrText>\n)\n2\n+2(1−\n</w:instrText>
      </w:r>
      <w:r w:rsidR="00965611" w:rsidRPr="002B0243">
        <w:rPr>
          <w:rFonts w:ascii="Cambria Math" w:eastAsia="Times New Roman" w:hAnsi="Cambria Math" w:cs="Cambria Math"/>
          <w:sz w:val="24"/>
          <w:szCs w:val="24"/>
        </w:rPr>
        <w:instrText>𝑆</w:instrText>
      </w:r>
      <w:r w:rsidR="00965611" w:rsidRPr="002B0243">
        <w:rPr>
          <w:rFonts w:ascii="Times New Roman" w:eastAsia="Times New Roman" w:hAnsi="Times New Roman" w:cs="Times New Roman"/>
          <w:sz w:val="24"/>
          <w:szCs w:val="24"/>
        </w:rPr>
        <w:instrText>\n2\n)\n</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𝑘𝑚</w:instrText>
      </w:r>
      <w:r w:rsidR="00965611" w:rsidRPr="002B0243">
        <w:rPr>
          <w:rFonts w:ascii="Times New Roman" w:eastAsia="Times New Roman" w:hAnsi="Times New Roman" w:cs="Times New Roman"/>
          <w:sz w:val="24"/>
          <w:szCs w:val="24"/>
        </w:rPr>
        <w:instrText>\n+\n</w:instrText>
      </w:r>
      <w:r w:rsidR="00965611" w:rsidRPr="002B0243">
        <w:rPr>
          <w:rFonts w:ascii="Cambria Math" w:eastAsia="Times New Roman" w:hAnsi="Cambria Math" w:cs="Cambria Math"/>
          <w:sz w:val="24"/>
          <w:szCs w:val="24"/>
        </w:rPr>
        <w:instrText>𝑆</w:instrText>
      </w:r>
      <w:r w:rsidR="00965611" w:rsidRPr="002B0243">
        <w:rPr>
          <w:rFonts w:ascii="Times New Roman" w:eastAsia="Times New Roman" w:hAnsi="Times New Roman" w:cs="Times New Roman"/>
          <w:sz w:val="24"/>
          <w:szCs w:val="24"/>
        </w:rPr>
        <w:instrText>\n2\n</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𝑆</w:instrText>
      </w:r>
      <w:r w:rsidR="00965611" w:rsidRPr="002B0243">
        <w:rPr>
          <w:rFonts w:ascii="Times New Roman" w:eastAsia="Times New Roman" w:hAnsi="Times New Roman" w:cs="Times New Roman"/>
          <w:sz w:val="24"/>
          <w:szCs w:val="24"/>
        </w:rPr>
        <w:instrText>\n(1+\n</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𝑘</w:instrText>
      </w:r>
      <w:r w:rsidR="00965611" w:rsidRPr="002B0243">
        <w:rPr>
          <w:rFonts w:ascii="Times New Roman" w:eastAsia="Times New Roman" w:hAnsi="Times New Roman" w:cs="Times New Roman"/>
          <w:sz w:val="24"/>
          <w:szCs w:val="24"/>
        </w:rPr>
        <w:instrText>\n)]/4\n[Ik(1+S)2+Im(1−S)2+2(1−S2)Ikm+S2IS(1+Ik)]/4\n, where Ij is the standardized variance (\n</w:instrText>
      </w:r>
      <w:r w:rsidR="00965611" w:rsidRPr="002B0243">
        <w:rPr>
          <w:rFonts w:ascii="Cambria Math" w:eastAsia="Times New Roman" w:hAnsi="Cambria Math" w:cs="Cambria Math"/>
          <w:sz w:val="24"/>
          <w:szCs w:val="24"/>
        </w:rPr>
        <w:instrText>𝑉</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𝑗</w:instrText>
      </w:r>
      <w:r w:rsidR="00965611" w:rsidRPr="002B0243">
        <w:rPr>
          <w:rFonts w:ascii="Times New Roman" w:eastAsia="Times New Roman" w:hAnsi="Times New Roman" w:cs="Times New Roman"/>
          <w:sz w:val="24"/>
          <w:szCs w:val="24"/>
        </w:rPr>
        <w:instrText>\n/\n</w:instrText>
      </w:r>
      <w:r w:rsidR="00965611" w:rsidRPr="002B0243">
        <w:rPr>
          <w:rFonts w:ascii="Cambria Math" w:eastAsia="Times New Roman" w:hAnsi="Cambria Math" w:cs="Cambria Math"/>
          <w:sz w:val="24"/>
          <w:szCs w:val="24"/>
        </w:rPr>
        <w:instrText>𝑗</w:instrText>
      </w:r>
      <w:r w:rsidR="00965611" w:rsidRPr="002B0243">
        <w:rPr>
          <w:rFonts w:ascii="Times New Roman" w:eastAsia="Times New Roman" w:hAnsi="Times New Roman" w:cs="Times New Roman"/>
          <w:sz w:val="24"/>
          <w:szCs w:val="24"/>
        </w:rPr>
        <w:instrText xml:space="preserve">\n2\nVj/j2\n) of factor j and Ikm is the standardized covariance between k and m. These results are applicable to other organisms with a similar life history, such as freshwater crustaceans with diapausing eggs (e.g., tadpole shrimp, clam shrimp, and fairy shrimp) and other semelparous species with discrete breeding seasons and a variable maturation time (e.g., Pacific salmon).","container-title":"The American Naturalist","DOI":"10.1086/341017","ISSN":"0003-0147","issue":"2","note":"publisher: The University of Chicago Press","page":"195-204","source":"journals.uchicago.edu (Atypon)","title":"The Effective Size of Annual Plant Populations: The Interaction of a Seed Bank with Fluctuating Population Size in Maintaining Genetic Variation.","title-short":"The Effective Size of Annual Plant Populations","volume":"160","author":[{"family":"Nunney","given":"Leonard"}],"issued":{"date-parts":[["2002",8]]}}},{"id":9221,"uris":["http://zotero.org/users/local/X8CzRyu0/items/NT3MJXBR"],"itemData":{"id":9221,"type":"article-journal","abstract":"While the functional genetics and physiological mechanisms controlling drought resistance in crop plants have been intensely studied, less research has examined the genetic basis of adaptation to drought stress in natural populations. Drought resistance adaptations in nature reflect natural rather than human-mediated selection and may identify novel mechanisms for stress tolerance. Adaptations conferring drought resistance have historically been divided into alternative strategies including drought escape (rapid development to complete a life cycle before drought) and drought avoidance (reducing water loss to prevent dehydration). Recent studies in genetic model systems such as Arabidopsis, Mimulus, and Panicum have begun to elucidate the genes, expression profiles, and physiological changes responsible for ecologically important variation in drought resistance. Similar to most crop plants, variation in drought escape and avoidance is complex, underlain by many QTL of small effect, and pervasive gene by environment interactions. Recently identified major-effect alleles point to a significant role for genetic constraints in limiting the concurrent evolution of both drought escape and avoidance strategies, although these constraints are not universally found. This progress suggests that understanding the mechanistic basic and fitness consequences of gene by environment interactions will be critical for crop improvement and forecasting population persistence in unpredictable environments.","container-title":"Plant Science","DOI":"10.1016/j.plantsci.2015.02.012","ISSN":"0168-9452","journalAbbreviation":"Plant Science","language":"en","page":"155-162","source":"ScienceDirect","title":"The evolution of drought escape and avoidance in natural herbaceous populations","volume":"234","author":[{"family":"Kooyers","given":"Nicholas J."}],"issued":{"date-parts":[["2015",5,1]]}}}],"schema":"https://github.com/citation-style-language/schema/raw/master/csl-citation.json"} </w:instrText>
      </w:r>
      <w:r w:rsidR="00965611" w:rsidRPr="002B0243">
        <w:rPr>
          <w:rFonts w:ascii="Times New Roman" w:eastAsia="Times New Roman" w:hAnsi="Times New Roman" w:cs="Times New Roman"/>
          <w:sz w:val="24"/>
          <w:szCs w:val="24"/>
        </w:rPr>
        <w:fldChar w:fldCharType="separate"/>
      </w:r>
      <w:r w:rsidR="00965611" w:rsidRPr="002B0243">
        <w:rPr>
          <w:rFonts w:ascii="Times New Roman" w:eastAsia="Times New Roman" w:hAnsi="Times New Roman" w:cs="Times New Roman"/>
          <w:noProof/>
          <w:sz w:val="24"/>
          <w:szCs w:val="24"/>
        </w:rPr>
        <w:t>(Venable and Lawlor 1980; Nunney 2002; Kooyers 2015)</w:t>
      </w:r>
      <w:r w:rsidR="0096561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In that way, their generation times can be in fact much longer in the pre-germination phase, leading to the incorrect assumption that the visible aboveground, post-germination phase represents the whole life cycle. </w:t>
      </w:r>
    </w:p>
    <w:p w14:paraId="4473DA9A" w14:textId="63063B29" w:rsidR="00DC165B" w:rsidRPr="002B0243" w:rsidRDefault="00000000" w:rsidP="00C25C92">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Second, many annuals are self-compatible due to the necessity of guaranteed fertilization in a single reproductive event (</w:t>
      </w:r>
      <w:proofErr w:type="spellStart"/>
      <w:r w:rsidRPr="002B0243">
        <w:rPr>
          <w:rFonts w:ascii="Times New Roman" w:eastAsia="Times New Roman" w:hAnsi="Times New Roman" w:cs="Times New Roman"/>
          <w:sz w:val="24"/>
          <w:szCs w:val="24"/>
        </w:rPr>
        <w:t>Aarssen</w:t>
      </w:r>
      <w:proofErr w:type="spellEnd"/>
      <w:r w:rsidRPr="002B0243">
        <w:rPr>
          <w:rFonts w:ascii="Times New Roman" w:eastAsia="Times New Roman" w:hAnsi="Times New Roman" w:cs="Times New Roman"/>
          <w:sz w:val="24"/>
          <w:szCs w:val="24"/>
        </w:rPr>
        <w:t xml:space="preserve">, 2000). </w:t>
      </w:r>
      <w:proofErr w:type="spellStart"/>
      <w:r w:rsidRPr="002B0243">
        <w:rPr>
          <w:rFonts w:ascii="Times New Roman" w:eastAsia="Times New Roman" w:hAnsi="Times New Roman" w:cs="Times New Roman"/>
          <w:sz w:val="24"/>
          <w:szCs w:val="24"/>
        </w:rPr>
        <w:t>Selfing</w:t>
      </w:r>
      <w:proofErr w:type="spellEnd"/>
      <w:r w:rsidRPr="002B0243">
        <w:rPr>
          <w:rFonts w:ascii="Times New Roman" w:eastAsia="Times New Roman" w:hAnsi="Times New Roman" w:cs="Times New Roman"/>
          <w:sz w:val="24"/>
          <w:szCs w:val="24"/>
        </w:rPr>
        <w:t xml:space="preserve"> has long been considered an evolutionary dead-end in plants (Stebbins, 1950) because inbreeding depression reduces genetic diversity of </w:t>
      </w:r>
      <w:proofErr w:type="spellStart"/>
      <w:r w:rsidRPr="002B0243">
        <w:rPr>
          <w:rFonts w:ascii="Times New Roman" w:eastAsia="Times New Roman" w:hAnsi="Times New Roman" w:cs="Times New Roman"/>
          <w:sz w:val="24"/>
          <w:szCs w:val="24"/>
        </w:rPr>
        <w:t>selfing</w:t>
      </w:r>
      <w:proofErr w:type="spellEnd"/>
      <w:r w:rsidRPr="002B0243">
        <w:rPr>
          <w:rFonts w:ascii="Times New Roman" w:eastAsia="Times New Roman" w:hAnsi="Times New Roman" w:cs="Times New Roman"/>
          <w:sz w:val="24"/>
          <w:szCs w:val="24"/>
        </w:rPr>
        <w:t xml:space="preserve"> populations, precluding adaptation to changing environments </w:t>
      </w:r>
      <w:r w:rsidR="007E0145"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{"citationID":"ZIMjNyjS","properties":{"custom":"(Takebayashi and Morrell 2001; Escobar et al. 2010; Shimizu and Tsuchimatsu 2015; but see Igic and Busch 2013)","formattedCitation":"(Takebayashi and Morrell 2001; Escobar et al. 2010; Shimizu and Tsuchimatsu 2015; but see Igic and Busch 2013)","plainCitation":"(Takebayashi and Morrell 2001; Escobar et al. 2010; Shimizu and Tsuchimatsu 2015; but see Igic and Busch 2013)","noteIndex":0},"citationItems":[{"id":9226,"uris":["http://zotero.org/users/local/X8CzRyu0/items/FYGVEYM5"],"itemData":{"id":9226,"type":"article-journal","abstract":"G. Ledyard Stebbins suggested that self-fertilization (selfing) may be an evolutionary dead end because it may result in the loss of genetic diversity and consequently preclude adaptation to changing environments. While the basic premise of selfing as a dead end is widely accepted, there have been few rigorous evaluations of the hypothesis. We examine the foundations of the dead-end hypothesis by considering theoretical advances in the study of mating-system evolution. We discuss theories predicting the irreversibility of self-fertilization and the extinction of selfing lineages through the loss of adaptive potential and genetic degradation. In the second portion of the review, focusing on the irreversibility of selfing, we summarize the contribution of phylogenetic studies of mating-system evolution to determine if evolutionary history supports this well-established hypothesis. Most studies are in accord with the hypothesis; no single study unequivocally demonstrates the transition from highly selfing to outcrossing lineages. Finally, we discuss the problems encountered when phylogenetic studies rely on reconstruction of ancestral mating systems. To avoid some of these problems, we applied likelihood ratio tests of irreversibility of mating-system evolution to several data sets and found that current data sets are probably too small for this test.","container-title":"American Journal of Botany","DOI":"10.2307/3558325","ISSN":"1537-2197","issue":"7","language":"en","license":"© 2001 Botanical Society of America","note":"_eprint: https://onlinelibrary.wiley.com/doi/pdf/10.2307/3558325","page":"1143-1150","source":"Wiley Online Library","title":"Is self-fertilization an evolutionary dead end? Revisiting an old hypothesis with genetic theories and a macroevolutionary approach","title-short":"Is self-fertilization an evolutionary dead end?","volume":"88","author":[{"family":"Takebayashi","given":"Naoki"},{"family":"Morrell","given":"Peter L."}],"issued":{"date-parts":[["2001"]]}},"label":"page"},{"id":9227,"uris":["http://zotero.org/users/local/X8CzRyu0/items/B2RIJ637"],"itemData":{"id":9227,"type":"article-journal","abstract":"Self-fertilization is hypothesized to be an evolutionary dead end because reversion to outcrossing can rarely happen, and selfing lineages are thought to rapidly become extinct because of limited potential for adaptation and/or accumulation of deleterious mutations. We tested these two assumptions by combining morphological characters and molecular-evolution analyses in a tribe of hermaphroditic grasses (Triticeae). First, we determined the mating system of the 19 studied species. Then, we sequenced 27 protein-coding loci and compared base composition and substitution patterns between selfers and outcrossers. We found that the evolution of the mating system is best described by a model including outcrossing-to-selfing transitions only. At the molecular level, we showed that regions of low recombination exhibit signatures of relaxed selection. However, we did not detect any evidence of accumulation of nonsynonymous substitutions in selfers compared to outcrossers. Additionally, we tested for the potential deleterious effects of GC-biased gene conversion in outcrossing species. We found that recombination and not the mating system affected substitution patterns and base composition. We suggest that, in Triticeae, although recombination patterns have remained stable, selfing lineages are of recent origin and inbreeding may have persisted for insufficient time for differences between the two mating systems to evolve.","container-title":"Evolution","DOI":"10.1111/j.1558-5646.2010.01045.x","ISSN":"1558-5646","issue":"10","language":"en","note":"_eprint: https://onlinelibrary.wiley.com/doi/pdf/10.1111/j.1558-5646.2010.01045.x","page":"2855-2872","source":"Wiley Online Library","title":"An Integrative Test of the Dead-End Hypothesis of Selfing Evolution in Triticeae (poaceae)","volume":"64","author":[{"family":"Escobar","given":"Juan S."},{"family":"Cenci","given":"Alberto"},{"family":"Bolognini","given":"Jeremy"},{"family":"Haudry","given":"Annabelle"},{"family":"Laurent","given":"Stefan"},{"family":"David","given":"Jacques"},{"family":"Glémin","given":"Sylvain"}],"issued":{"date-parts":[["2010"]]}}},{"id":9092,"uris":["http://zotero.org/users/local/X8CzRyu0/items/CFLHLIIV"],"itemData":{"id":9092,"type":"article-journal","abstract":"A compound hypothesis positing that self-fertilization is an evolutionary dead end conflates two distinct claims: the transition from outcrossing to selfing is unidirectional; and the diversification rate, or the balance of the speciation and extinction rate, is negative for selfing species. Both claims have enjoyed widespread informal support for decades, but have recently come under suspicion. Sources of data that apparently contradict strongly asymmetric mating system transitions often rely on statistical phylogenetic tests plagued by profound flaws. Although recently developed models mend preceding approaches, they have been employed sparingly, and many problems remain. Theoretical investigations, genetic data and applications of new phylogenetic methods provide indirect support for an association of selfing with negative diversification rates. We lack direct tests of reversals from selfing to outcrossing, and require data concerning the genetic basis and complexity of independently evolved outcrossing adaptations. The identification of the mechanisms that limit the longevity of selfing lineages has been difficult. Limitations may include brief and variable durations of selfing lineages, as well as ongoing difficulties in relating additive genetic and nucleotide variation. Furthermore, a common line of evidence for the stability of mixed mating – based simply on its frequent occurrence – is misleading. We make specific suggestions for research programs that aim to provide a richer understanding of mating system evolution and seriously challenge Stebbins’ venerable hypothesis. Contents Summary 386 I. Introduction 387 II. Microevolutionary perspectives on SEDE 388 III. Macroevolutionary perspectives on SEDE 390 IV. SEDE and the distribution of outcrossing rates in angiosperms 393 V. Redirection of study to challenge Stebbins’ claims 394 Acknowledgements 395 References 395","container-title":"New Phytologist","DOI":"10.1111/nph.12182","ISSN":"1469-8137","issue":"2","language":"en","note":"_eprint: https://onlinelibrary.wiley.com/doi/pdf/10.1111/nph.12182","page":"386-397","source":"Wiley Online Library","title":"Is self-fertilization an evolutionary dead end?","volume":"198","author":[{"family":"Igic","given":"Boris"},{"family":"Busch","given":"Jeremiah W."}],"issued":{"date-parts":[["2013"]]}},"label":"page"},{"id":7623,"uris":["http://zotero.org/users/local/X8CzRyu0/items/Y9N57B3R"],"itemData":{"id":7623,"type":"article-journal","abstract":"Selfing has evolved in animals, fungi, and plants, and since Darwin's pioneering study, it is considered one of the most frequent evolutionary trends in flowering plants. Generally, the evolution of selfing is characterized by a loss of self-incompatibility, the selfing syndrome, and changes in genome-wide polymorphism patterns. Recent interdisciplinary studies involving molecular functional experiments, genome-wide data, experimental evolution, and evolutionary ecology using Arabidopsis thaliana, Caenorhabditis elegans, and other species show that the evolution of selfing is not merely a degradation of outcrossing traits but a model for studying the recurrent patterns underlying adaptive molecular evolution. For example, in wild Arabidopsis relatives, self-compatibility evolved from mutations in the male specificity gene, S-LOCUS CYSTEINE-RICH PROTEIN/S-LOCUS PROTEIN 11 (SCR/SP11), rather than the female specificity gene, S-LOCUS RECEPTOR KINASE (SRK), supporting the theoretical prediction of sexual asymmetry. Prevalence of dominant self-compatible mutations is consistent with Haldane's sieve, which acts against recessive adaptive mutations. Time estimates based on genome-wide polymorphisms and self-incompatibility genes generally support the recent origin of selfing.","container-title":"Annual Review of Ecology, Evolution, and Systematics","DOI":"10.1146/annurev-ecolsys-112414-054249","issue":"1","note":"_eprint: https://doi.org/10.1146/annurev-ecolsys-112414-054249","page":"593-622","source":"Annual Reviews","title":"Evolution of Selfing: Recurrent Patterns in Molecular Adaptation","title-short":"Evolution of Selfing","volume":"46","author":[{"family":"Shimizu","given":"Kentaro K."},{"family":"Tsuchimatsu","given":"Takashi"}],"issued":{"date-parts":[["2015"]]}}}],"schema":"https://github.com/citation-style-language/schema/raw/master/csl-citation.json"} </w:instrText>
      </w:r>
      <w:r w:rsidR="007E0145" w:rsidRPr="002B0243">
        <w:rPr>
          <w:rFonts w:ascii="Times New Roman" w:eastAsia="Times New Roman" w:hAnsi="Times New Roman" w:cs="Times New Roman"/>
          <w:sz w:val="24"/>
          <w:szCs w:val="24"/>
        </w:rPr>
        <w:fldChar w:fldCharType="separate"/>
      </w:r>
      <w:r w:rsidR="007E0145" w:rsidRPr="002B0243">
        <w:rPr>
          <w:rFonts w:ascii="Times New Roman" w:eastAsia="Times New Roman" w:hAnsi="Times New Roman" w:cs="Times New Roman"/>
          <w:noProof/>
          <w:sz w:val="24"/>
          <w:szCs w:val="24"/>
        </w:rPr>
        <w:t xml:space="preserve">(Takebayashi and Morrell 2001; Escobar et al. 2010; Shimizu and Tsuchimatsu 2015; but see </w:t>
      </w:r>
      <w:r w:rsidR="007E0145" w:rsidRPr="002B0243">
        <w:rPr>
          <w:rFonts w:ascii="Times New Roman" w:eastAsia="Times New Roman" w:hAnsi="Times New Roman" w:cs="Times New Roman"/>
          <w:noProof/>
          <w:sz w:val="24"/>
          <w:szCs w:val="24"/>
        </w:rPr>
        <w:lastRenderedPageBreak/>
        <w:t>Igic and Busch 2013)</w:t>
      </w:r>
      <w:r w:rsidR="007E014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which may constraint rates of niche evolution in annuals despite their generally higher vagility. In areas of constant disturbance, such as in areas of anthropogenic influence, annuals will be favored due to their higher vagility and their short reproductive window between germination and seed dispersal (Grime, 1977). Though this may make them look like they are generally better invaders, they are poor competitors against perennials in more stable environments and thus are “confined” to habitats where heat is very extreme (Grime, 1977).</w:t>
      </w:r>
    </w:p>
    <w:p w14:paraId="3BA9D889" w14:textId="08BAD3A2" w:rsidR="00DC165B" w:rsidRPr="002B0243" w:rsidRDefault="00000000" w:rsidP="004C7D04">
      <w:pPr>
        <w:shd w:val="clear" w:color="auto" w:fill="FFFFFF"/>
        <w:spacing w:line="480" w:lineRule="auto"/>
        <w:rPr>
          <w:rFonts w:ascii="Times New Roman" w:eastAsia="Times New Roman" w:hAnsi="Times New Roman" w:cs="Times New Roman"/>
          <w:i/>
          <w:sz w:val="24"/>
          <w:szCs w:val="24"/>
        </w:rPr>
      </w:pPr>
      <w:r w:rsidRPr="002B0243">
        <w:rPr>
          <w:rFonts w:ascii="Times New Roman" w:eastAsia="Times New Roman" w:hAnsi="Times New Roman" w:cs="Times New Roman"/>
          <w:i/>
          <w:sz w:val="24"/>
          <w:szCs w:val="24"/>
        </w:rPr>
        <w:t>Lack of general rules for most variables, including seasonality and precipitation</w:t>
      </w:r>
    </w:p>
    <w:p w14:paraId="7DE4C3BA" w14:textId="25AACB2B" w:rsidR="00DC165B" w:rsidRPr="002B0243" w:rsidRDefault="00000000" w:rsidP="00E9630C">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As the accessibility of data and methods to test trait evolution hypotheses using phylogenetic comparative frameworks increased, multiple studies found that temperature, precipitation and seasonality variables are relevant in explaining the evolution of different life history strategies in plants </w:t>
      </w:r>
      <w:r w:rsidR="007E0145"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{"citationID":"N9DF0ee4","properties":{"formattedCitation":"(Fiz et al. 2002; Evans et al. 2005; Humphreys and Linder 2013; Ogburn and Edwards 2015; Monroe et al. 2019)","plainCitation":"(Fiz et al. 2002; Evans et al. 2005; Humphreys and Linder 2013; Ogburn and Edwards 2015; Monroe et al. 2019)","noteIndex":0},"citationItems":[{"id":9121,"uris":["http://zotero.org/users/local/X8CzRyu0/items/LXZVIVM8"],"itemData":{"id":9121,"type":"article-journal","abstract":"Phylogenetic analyses of nrITS sequences of Asteraceae revealed that the Bellis group is a natural assemblage comprising all the species of Bellis and Bellium, but not Rhynchospermum. In contrast, we propose to include the genera Bellis, Bellium, and Bellidastrum in the subtribe Bellidinae in the interest of circumscribing natural groups. Our results also suggest an early diversification in the western Mediterranean Basin of two monophyletic lineages, Bellis and Bellium. Three major groups can be distinguished within Bellis: (1) the B. perennis group, containing five annual and perennial species with three ploidy levels (diploid, octoploid, and decaploid), which are distributed throughout the Mediterranean Basin despite lack of pappus; (2) the Bellis sylvestris group, with five annual and perennial species primarily from the western Mediterranean, in which there are five ploidy levels (diploid, tetraploid, hexaploid, octoploid, and decaploid); and (3) a basal grade consisting of three diploid, perennial species which displays remarkable diversification of morphologies. Striking characteristics, such as an annual life form, polyploidy, and loss of pappus, seem to have occurred in parallel several times and in different geographical areas during the early diversification of Bellis species in the western Mediterranean. Character evolution reconstructions allow us to describe a putative ancestor of the genus Bellis (proto-Bellis).","container-title":"Molecular Phylogenetics and Evolution","DOI":"10.1016/S1055-7903(02)00228-2","ISSN":"1055-7903","issue":"1","journalAbbreviation":"Molecular Phylogenetics and Evolution","language":"en","page":"157-171","source":"ScienceDirect","title":"Phylogenetic position of Mediterranean Astereae and character evolution of daisies (Bellis, Asteraceae) inferred from nrDNA ITS sequences","volume":"25","author":[{"family":"Fiz","given":"Omar"},{"family":"Valcárcel","given":"Virginia"},{"family":"Vargas","given":"Pablo"}],"issued":{"date-parts":[["2002",10,1]]}},"label":"page"},{"id":8345,"uris":["http://zotero.org/users/local/X8CzRyu0/items/YMS7G7NW"],"itemData":{"id":8345,"type":"article-journal","abstract":"Evolutionary ecologists have long sought to understand the conditions under which perennial (iteroparous) versus annual (semelparous) plant life histories are favored. We evaluated the idea that aridity and variation in the length of droughts should favor the evolution of an annual life history, both by decreasing adult survival and by increasing the potential for high seedling survival via reduced plant cover. We calculated phylogenetically independent contrasts of climate with respect to life history in a clade of winter-establishing evening primroses (sections Anogra and Kleinia; Oenothera; Onagraceae), which includes seven annuals, 12 perennials, and two variable taxa. Climate variables were quantified from long-term records at weather stations near collection localities. To explicitly account for phylogenetic uncertainty, contrasts were calculated on a random sample of phylogenetic trees from the posterior distribution of a Bayesian analysis of DNA sequence data. Statements of association are based on comparing the pertree mean contrast, which has a null expectation of zero, to a set of per-tree mean contrasts calculated on the same trees, after randomizing the climate data. As predicted, increased annual aridity, increased annual potential evapotranspiration, and decreased annual precipitation were associated with transitions to the annual habit, but these trends were not significantly different from the null pattern. Transitions to the annual habit were not significantly associated with increases in one measure of aridity in summer nor with increased summer drought, but they were associated with significantly increased maximum summer temperatures. In winter, increased aridity and decreased precipitation were significantly associated with transitions to the annual habit. Changes in life history were not significantly associated with changes in the coefficient of variation of precipitation, either on an annual or seasonal (summer vs. winter) basis. Though we cannot attribute causality on the basis of a correlational, historical study, our results are consistent with the idea that increased heat and drought at certain times of the year favor the evolution of the annual habit. Increased heat in summer may cause adult survival to decline, while increased aridity and decreased precipitation in the season of seedling recruitment (winter) may favor a drought-avoiding, short-lived annual strategy. Not all of the predicted patterns were observed: the capability for drought-induced dormancy may preclude change in habit in response to summer drought in our study group.","container-title":"Evolution","DOI":"10.1111/j.0014-3820.2005.tb01061.x","ISSN":"1558-5646","issue":"9","language":"en","note":"_eprint: https://onlinelibrary.wiley.com/doi/pdf/10.1111/j.0014-3820.2005.tb01061.x","page":"1914-1927","source":"Wiley Online Library","title":"Climate and Life-History Evolution in Evening Primroses (oenothera, Onagraceae): A Phylogenetic Comparative Analysis","title-short":"Climate and Life-History Evolution in Evening Primroses (oenothera, Onagraceae)","volume":"59","author":[{"family":"Evans","given":"Margaret E. K."},{"family":"Hearn","given":"David J."},{"family":"Hahn","given":"William J."},{"family":"Spangle","given":"Jennifer M."},{"family":"Venable","given":"D. Lawrence"}],"issued":{"date-parts":[["2005"]]}},"label":"page"},{"id":9123,"uris":["http://zotero.org/users/local/X8CzRyu0/items/IXFASRXD"],"itemData":{"id":9123,"type":"article-journal","abstract":"Temperature is considered an important determinant of biodiversity distribution patterns. Grasses (Poaceae) occupy among the warmest and coldest environments on earth but the role of cold tolerance evolution in generating this distribution is understudied. We studied cold tolerance of Danthonioideae (c. 280 species), a major constituent of the austral temperate grass flora. We determined differences in cold tolerance among species from different continents grown in a common winter garden and assessed the relationship between measured cold tolerance and that predicted by species ranges. We then used temperatures in current ranges and a phylogeny of 81% of the species to study the timing and mode of cold tolerance evolution across the subfamily. Species ranges generally underestimate cold tolerance but are still a meaningful representation of differences in cold tolerance among species. We infer cold tolerance evolution to have commenced at the onset of danthonioid diversification, subsequently increasing in both pace and extent in certain lineages. Interspecific variation in cold tolerance is better accounted for by spatial than phylogenetic distance. Contrary to expectations, temperature – low temperature in particular – appears not to limit the distribution of this temperate clade. Competition, time or dispersal limitation could explain its relative absence from northern temperate regions.","container-title":"New Phytologist","DOI":"10.1111/nph.12244","ISSN":"1469-8137","issue":"4","language":"en","note":"_eprint: https://onlinelibrary.wiley.com/doi/pdf/10.1111/nph.12244","page":"1261-1273","source":"Wiley Online Library","title":"Evidence for recent evolution of cold tolerance in grasses suggests current distribution is not limited by (low) temperature","volume":"198","author":[{"family":"Humphreys","given":"Aelys M."},{"family":"Linder","given":"H. Peter"}],"issued":{"date-parts":[["2013"]]}},"label":"page"},{"id":8343,"uris":["http://zotero.org/users/local/X8CzRyu0/items/CREYSD8Q"],"itemData":{"id":8343,"type":"article-journal","abstract":"Despite the recent focus on phylogenetic niche conservatism in macroevolutionary studies, many clades have diversified widely along multiple niche dimensions. The factors underlying lineage-specific niche lability are still not well understood. We examined morphological and climate niche evolution in Montiaceae (Caryophyllales), an ecologically variable plant lineage distributed primarily along the mountain chains of the western Americas. Montiaceae inhabit a broader range of temperatures than their relatives, with an increase in the evolutionary rate of temperature niche diversification at the node subtending this clade. Within Montiaceae, life history is highly labile and significantly correlated with temperature, with perennials consistently occurring in cooler environments. This elevated evolutionary lability facilitated repeated shifts between habitats as new environments were created by post-Eocene orogenic events and aridification in the western Americas. The shifts between annual and perennial forms are elaborations of an underlying rosette body plan in most cases, and may involve simple alterations in biomass allocation. Montiaceae stand as another clear counterexample to phylogenetic niche conservatism, and demonstrate a mechanism by which pronounced ecological shifts may occur frequently and rapidly among closely related species.","container-title":"Molecular Phylogenetics and Evolution","DOI":"10.1016/j.ympev.2015.06.006","ISSN":"1055-7903","journalAbbreviation":"Mol. Phylogenet. Evol","language":"en","page":"181-192","source":"ScienceDirect","title":"Life history lability underlies rapid climate niche evolution in the angiosperm clade Montiaceae","volume":"92","author":[{"family":"Ogburn","given":"Matthew R."},{"family":"Edwards","given":"Erika J."}],"issued":{"date-parts":[["2015",11,1]]}},"label":"page"},{"id":8351,"uris":["http://zotero.org/users/local/X8CzRyu0/items/X624GCJ6"],"itemData":{"id":8351,"type":"article-journal","abstract":"Explaining variation in life history strategies is an enduring goal of evolutionary biology and ecology. Early theory predicted that for plants, annual and perennial life histories reflect adaptations to environments that experience alternative drought regimens. Nevertheless, empirical support for this hypothesis from comparative analyses remains lacking. Here, we test classic life history theory in Heliophila L. (Brassicaceae), a diverse genus of flowering plants native to Africa, controlling for phylogeny and integrating 34 yr of satellite-based drought detection with 2192 herbaria occurrence records. We find that the common ancestor of these species was likely to be an annual, and that perenniality and annuality have repeatedly evolved, an estimated seven and five times, respectively. By comparing historical drought regimens, we show that annuals rather than perennial species occur in environments where droughts are significantly more frequent. We also find evidence that annual plants adapt to predictable drought regimens by escaping drought-prone seasons as seeds. These results yield compelling support for longstanding theoretical predictions by revealing the importance of drought frequency and predictability to explain plant life history. More broadly, this work highlights scalable approaches, integrating herbaria records and remote sensing to address outstanding questions in evolutionary ecology.","container-title":"New Phytologist","DOI":"10.1111/nph.15919","ISSN":"1469-8137","issue":"4","language":"en","note":"_eprint: https://onlinelibrary.wiley.com/doi/pdf/10.1111/nph.15919","page":"2054-2062","source":"Wiley Online Library","title":"Drought regimens predict life history strategies in Heliophila","volume":"223","author":[{"family":"Monroe","given":"J. Grey"},{"family":"Gill","given":"Brian"},{"family":"Turner","given":"Kathryn G."},{"family":"McKay","given":"John K."}],"issued":{"date-parts":[["2019"]]}},"label":"page"}],"schema":"https://github.com/citation-style-language/schema/raw/master/csl-citation.json"} </w:instrText>
      </w:r>
      <w:r w:rsidR="007E0145" w:rsidRPr="002B0243">
        <w:rPr>
          <w:rFonts w:ascii="Times New Roman" w:eastAsia="Times New Roman" w:hAnsi="Times New Roman" w:cs="Times New Roman"/>
          <w:sz w:val="24"/>
          <w:szCs w:val="24"/>
        </w:rPr>
        <w:fldChar w:fldCharType="separate"/>
      </w:r>
      <w:r w:rsidR="007E0145" w:rsidRPr="002B0243">
        <w:rPr>
          <w:rFonts w:ascii="Times New Roman" w:eastAsia="Times New Roman" w:hAnsi="Times New Roman" w:cs="Times New Roman"/>
          <w:noProof/>
          <w:sz w:val="24"/>
          <w:szCs w:val="24"/>
        </w:rPr>
        <w:t>(Fiz et al. 2002; Evans et al. 2005; Humphreys and Linder 2013; Ogburn and Edwards 2015; Monroe et al. 2019)</w:t>
      </w:r>
      <w:r w:rsidR="007E014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Our results show that some of these previously documented patterns are clade or area specific and do not hold as a generality across all flowering plants when multiple clades are considered in the same analytical framework. For instance, we found no significant difference in optima values for </w:t>
      </w:r>
      <w:commentRangeStart w:id="3"/>
      <w:r w:rsidRPr="002B0243">
        <w:rPr>
          <w:rFonts w:ascii="Times New Roman" w:eastAsia="Times New Roman" w:hAnsi="Times New Roman" w:cs="Times New Roman"/>
          <w:sz w:val="24"/>
          <w:szCs w:val="24"/>
        </w:rPr>
        <w:t xml:space="preserve">mean annual precipitation </w:t>
      </w:r>
      <w:commentRangeEnd w:id="3"/>
      <w:r w:rsidR="004B5D34">
        <w:rPr>
          <w:rStyle w:val="CommentReference"/>
        </w:rPr>
        <w:commentReference w:id="3"/>
      </w:r>
      <w:r w:rsidRPr="002B0243">
        <w:rPr>
          <w:rFonts w:ascii="Times New Roman" w:eastAsia="Times New Roman" w:hAnsi="Times New Roman" w:cs="Times New Roman"/>
          <w:sz w:val="24"/>
          <w:szCs w:val="24"/>
        </w:rPr>
        <w:t xml:space="preserve">and </w:t>
      </w:r>
      <w:commentRangeStart w:id="4"/>
      <w:r w:rsidRPr="002B0243">
        <w:rPr>
          <w:rFonts w:ascii="Times New Roman" w:eastAsia="Times New Roman" w:hAnsi="Times New Roman" w:cs="Times New Roman"/>
          <w:sz w:val="24"/>
          <w:szCs w:val="24"/>
        </w:rPr>
        <w:t xml:space="preserve">aridity index </w:t>
      </w:r>
      <w:commentRangeEnd w:id="4"/>
      <w:r w:rsidR="004B5D34">
        <w:rPr>
          <w:rStyle w:val="CommentReference"/>
        </w:rPr>
        <w:commentReference w:id="4"/>
      </w:r>
      <w:r w:rsidRPr="002B0243">
        <w:rPr>
          <w:rFonts w:ascii="Times New Roman" w:eastAsia="Times New Roman" w:hAnsi="Times New Roman" w:cs="Times New Roman"/>
          <w:sz w:val="24"/>
          <w:szCs w:val="24"/>
        </w:rPr>
        <w:t xml:space="preserve">across all clades, and the lack of strong signal for drought as an important factor in the evolution of annual strategy was unanticipated. We did recover a significant difference between </w:t>
      </w:r>
      <w:proofErr w:type="spellStart"/>
      <w:r w:rsidRPr="002B0243">
        <w:rPr>
          <w:rFonts w:ascii="Times New Roman" w:eastAsia="Times New Roman" w:hAnsi="Times New Roman" w:cs="Times New Roman"/>
          <w:sz w:val="24"/>
          <w:szCs w:val="24"/>
        </w:rPr>
        <w:t>θ</w:t>
      </w:r>
      <w:r w:rsidRPr="002B0243">
        <w:rPr>
          <w:rFonts w:ascii="Times New Roman" w:eastAsia="Times New Roman" w:hAnsi="Times New Roman" w:cs="Times New Roman"/>
          <w:sz w:val="24"/>
          <w:szCs w:val="24"/>
          <w:vertAlign w:val="subscript"/>
        </w:rPr>
        <w:t>annuals</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θ</w:t>
      </w:r>
      <w:r w:rsidR="00ED3D09" w:rsidRPr="002B0243">
        <w:rPr>
          <w:rFonts w:ascii="Times New Roman" w:eastAsia="Times New Roman" w:hAnsi="Times New Roman" w:cs="Times New Roman"/>
          <w:sz w:val="24"/>
          <w:szCs w:val="24"/>
          <w:vertAlign w:val="subscript"/>
        </w:rPr>
        <w:t>perennials</w:t>
      </w:r>
      <w:proofErr w:type="spellEnd"/>
      <w:r w:rsidR="00ED3D09" w:rsidRPr="002B0243">
        <w:rPr>
          <w:rFonts w:ascii="Times New Roman" w:eastAsia="Times New Roman" w:hAnsi="Times New Roman" w:cs="Times New Roman"/>
          <w:sz w:val="24"/>
          <w:szCs w:val="24"/>
        </w:rPr>
        <w:t xml:space="preserve"> for</w:t>
      </w:r>
      <w:r w:rsidRPr="002B0243">
        <w:rPr>
          <w:rFonts w:ascii="Times New Roman" w:eastAsia="Times New Roman" w:hAnsi="Times New Roman" w:cs="Times New Roman"/>
          <w:sz w:val="24"/>
          <w:szCs w:val="24"/>
        </w:rPr>
        <w:t xml:space="preserve"> precipitation of the driest month (p &lt; 0.05) with annuals tending to have a </w:t>
      </w:r>
      <w:proofErr w:type="gramStart"/>
      <w:r w:rsidRPr="002B0243">
        <w:rPr>
          <w:rFonts w:ascii="Times New Roman" w:eastAsia="Times New Roman" w:hAnsi="Times New Roman" w:cs="Times New Roman"/>
          <w:sz w:val="24"/>
          <w:szCs w:val="24"/>
        </w:rPr>
        <w:t>drier optima</w:t>
      </w:r>
      <w:proofErr w:type="gramEnd"/>
      <w:r w:rsidRPr="002B0243">
        <w:rPr>
          <w:rFonts w:ascii="Times New Roman" w:eastAsia="Times New Roman" w:hAnsi="Times New Roman" w:cs="Times New Roman"/>
          <w:sz w:val="24"/>
          <w:szCs w:val="24"/>
        </w:rPr>
        <w:t xml:space="preserve">, but this pattern was not observed in </w:t>
      </w:r>
      <w:del w:id="5" w:author="James Boyko" w:date="2022-09-15T13:42:00Z">
        <w:r w:rsidRPr="002B0243" w:rsidDel="004B5D34">
          <w:rPr>
            <w:rFonts w:ascii="Times New Roman" w:eastAsia="Times New Roman" w:hAnsi="Times New Roman" w:cs="Times New Roman"/>
            <w:sz w:val="24"/>
            <w:szCs w:val="24"/>
          </w:rPr>
          <w:delText xml:space="preserve">11 </w:delText>
        </w:r>
      </w:del>
      <w:ins w:id="6" w:author="James Boyko" w:date="2022-09-15T13:42:00Z">
        <w:r w:rsidR="004B5D34">
          <w:rPr>
            <w:rFonts w:ascii="Times New Roman" w:eastAsia="Times New Roman" w:hAnsi="Times New Roman" w:cs="Times New Roman"/>
            <w:sz w:val="24"/>
            <w:szCs w:val="24"/>
          </w:rPr>
          <w:t>9</w:t>
        </w:r>
        <w:r w:rsidR="004B5D34" w:rsidRPr="002B0243">
          <w:rPr>
            <w:rFonts w:ascii="Times New Roman" w:eastAsia="Times New Roman" w:hAnsi="Times New Roman" w:cs="Times New Roman"/>
            <w:sz w:val="24"/>
            <w:szCs w:val="24"/>
          </w:rPr>
          <w:t xml:space="preserve"> </w:t>
        </w:r>
      </w:ins>
      <w:r w:rsidRPr="002B0243">
        <w:rPr>
          <w:rFonts w:ascii="Times New Roman" w:eastAsia="Times New Roman" w:hAnsi="Times New Roman" w:cs="Times New Roman"/>
          <w:sz w:val="24"/>
          <w:szCs w:val="24"/>
        </w:rPr>
        <w:t>out of 33 clades analyzed; in one third of the clades, perennials, not annuals, tend to have a lower optimum for this variable. The reason for this lack of strong correlation with precipitation may be the existence of other forms of compensatory mechanisms to deal with extreme drought in perennial plants. Several mechanisms of vegetative tolerance to desiccation have evolved in perennials, including, but not restricted to, changes in photosynthesis pathways</w:t>
      </w:r>
      <w:r w:rsidR="007E0145" w:rsidRPr="002B0243">
        <w:rPr>
          <w:rFonts w:ascii="Times New Roman" w:eastAsia="Times New Roman" w:hAnsi="Times New Roman" w:cs="Times New Roman"/>
          <w:sz w:val="24"/>
          <w:szCs w:val="24"/>
        </w:rPr>
        <w:t xml:space="preserve"> </w:t>
      </w:r>
      <w:r w:rsidR="007E0145" w:rsidRPr="002B0243">
        <w:rPr>
          <w:rFonts w:ascii="Times New Roman" w:eastAsia="Times New Roman" w:hAnsi="Times New Roman" w:cs="Times New Roman"/>
          <w:sz w:val="24"/>
          <w:szCs w:val="24"/>
        </w:rPr>
        <w:fldChar w:fldCharType="begin"/>
      </w:r>
      <w:r w:rsidR="007E0145" w:rsidRPr="002B0243">
        <w:rPr>
          <w:rFonts w:ascii="Times New Roman" w:eastAsia="Times New Roman" w:hAnsi="Times New Roman" w:cs="Times New Roman"/>
          <w:sz w:val="24"/>
          <w:szCs w:val="24"/>
        </w:rPr>
        <w:instrText xml:space="preserve"> ADDIN ZOTERO_ITEM CSL_CITATION {"citationID":"3R2bCi3x","properties":{"formattedCitation":"(Ehleringer et al. 1991)","plainCitation":"(Ehleringer et al. 1991)","noteIndex":0},"citationItems":[{"id":9234,"uris":["http://zotero.org/users/local/X8CzRyu0/items/3SFI4FAL"],"itemData":{"id":9234,"type":"article-journal","abstract":"Plants assimilate carbon by one of three photosynthetic pathways, commonly called the C3, C4, and CAM pathways. The C4 photosynthetic pathway, found only among the angiosperms, represents a modification of C3 metabolism that is most effective at low concentrations of CO2. Today, C4 plants are most common in hot, open ecosystems, and it is commonly felt that they evolved under these conditions. However, high light and high temperature, by themselves, are not sufficient to favor the evolution of C4 photosynthesis at atmospheric CO2 levels significantly above the current ambient values. A review of evidence suggests that C4 plants evolved in response to a reduction in atmospheric CO2 levels that began during the Cretaceous and continued until the Miocene.","container-title":"Trends in Ecology &amp; Evolution","DOI":"10.1016/0169-5347(91)90183-X","ISSN":"0169-5347","issue":"3","journalAbbreviation":"Trends in Ecology &amp; Evolution","language":"en","page":"95-99","source":"ScienceDirect","title":"Climate change and the evolution of C4 photosynthesis","volume":"6","author":[{"family":"Ehleringer","given":"James R."},{"family":"Sage","given":"Rowan F."},{"family":"Flanagan","given":"Lawrence B."},{"family":"Pearcy","given":"Robert W."}],"issued":{"date-parts":[["1991",3,1]]}}}],"schema":"https://github.com/citation-style-language/schema/raw/master/csl-citation.json"} </w:instrText>
      </w:r>
      <w:r w:rsidR="007E0145" w:rsidRPr="002B0243">
        <w:rPr>
          <w:rFonts w:ascii="Times New Roman" w:eastAsia="Times New Roman" w:hAnsi="Times New Roman" w:cs="Times New Roman"/>
          <w:sz w:val="24"/>
          <w:szCs w:val="24"/>
        </w:rPr>
        <w:fldChar w:fldCharType="separate"/>
      </w:r>
      <w:r w:rsidR="007E0145" w:rsidRPr="002B0243">
        <w:rPr>
          <w:rFonts w:ascii="Times New Roman" w:eastAsia="Times New Roman" w:hAnsi="Times New Roman" w:cs="Times New Roman"/>
          <w:noProof/>
          <w:sz w:val="24"/>
          <w:szCs w:val="24"/>
        </w:rPr>
        <w:t xml:space="preserve">(Ehleringer et </w:t>
      </w:r>
      <w:r w:rsidR="007E0145" w:rsidRPr="002B0243">
        <w:rPr>
          <w:rFonts w:ascii="Times New Roman" w:eastAsia="Times New Roman" w:hAnsi="Times New Roman" w:cs="Times New Roman"/>
          <w:noProof/>
          <w:sz w:val="24"/>
          <w:szCs w:val="24"/>
        </w:rPr>
        <w:lastRenderedPageBreak/>
        <w:t>al. 1991)</w:t>
      </w:r>
      <w:r w:rsidR="007E014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presence of subterraneous structures (Howard et al., 2019), succulence of leaves and stems (Ogburn and Edwards, 2010), and senescence of photosynthesis structures during dry seasons </w:t>
      </w:r>
      <w:r w:rsidR="007E0145" w:rsidRPr="002B0243">
        <w:rPr>
          <w:rFonts w:ascii="Times New Roman" w:eastAsia="Times New Roman" w:hAnsi="Times New Roman" w:cs="Times New Roman"/>
          <w:sz w:val="24"/>
          <w:szCs w:val="24"/>
        </w:rPr>
        <w:fldChar w:fldCharType="begin"/>
      </w:r>
      <w:r w:rsidR="007E0145" w:rsidRPr="002B0243">
        <w:rPr>
          <w:rFonts w:ascii="Times New Roman" w:eastAsia="Times New Roman" w:hAnsi="Times New Roman" w:cs="Times New Roman"/>
          <w:sz w:val="24"/>
          <w:szCs w:val="24"/>
        </w:rPr>
        <w:instrText xml:space="preserve"> ADDIN ZOTERO_ITEM CSL_CITATION {"citationID":"Jz2UeWNg","properties":{"formattedCitation":"(Munn\\uc0\\u233{}-Bosch and Alegre 2004)","plainCitation":"(Munné-Bosch and Alegre 2004)","noteIndex":0},"citationItems":[{"id":9236,"uris":["http://zotero.org/users/local/X8CzRyu0/items/E6TEC8PA"],"itemData":{"id":9236,"type":"article-journal","abstract":"Leaf senescence is a highly regulated physiological process that leads to leaf death and is, as such, the last developmental stage of the leaf. Plant aging and environmental stresses may induce the process of senescence. Here we will focus on the role of leaf senescence in field-grown plants as a response to adverse climatic conditions and, more specifically, on how it contributes to plant survival under drought stress. Drought induces several responses in plants including leaf senescence, which plays a major role in the survival of several species. Drought-induced leaf senescence contributes to nutrient remobilisation during stress, thus allowing the rest of the plant (i.e. the youngest leaves, fruits or flowers) to benefit from the nutrients accumulated during the life span of the leaf. In addition, drought-induced leaf senescence, especially when accompanied by leaf abscission, avoids large losses through transpiration, thus contributing to the maintenance of a favourable water balance of the whole plant. Drought-induced leaf senescence occurs gradually and is characterised by specific macroscopic, cellular, biochemical and molecular changes. Leaf yellowing (i.e. chlorophyll degradation) and specific changes in cell ultrastructure (e.g. chromatin condensation, thylakoid swelling, plastoglobuli accumulation), metabolism (e.g. protein degradation, lipid peroxidation) and gene expression occur during leaf senescence in drought-stressed plants. Cytokinins and ABA have been shown to be involved in the regulation of drought-induced leaf senescence, although the possible role of other plant hormones should not be excluded. Reactive oxygen species, whose concentrations increase during drought-induced leaf senescence, are also known to be regulators of this process. The complex mechanisms of regulation of leaf senescence in drought-stressed plants are discussed, and attention is drawn to those aspects that still require investigation.","container-title":"Functional Plant Biology","DOI":"10.1071/fp03236","ISSN":"1445-4416","issue":"3","journalAbbreviation":"Functional Plant Biol.","language":"en","note":"publisher: CSIRO PUBLISHING","page":"203-216","source":"www.publish.csiro.au","title":"Die and let live: leaf senescence contributes to plant survival under drought stress","title-short":"Die and let live","volume":"31","author":[{"family":"Munné-Bosch","given":"Sergi"},{"family":"Alegre","given":"Leonor"}],"issued":{"date-parts":[["2004"]]}}}],"schema":"https://github.com/citation-style-language/schema/raw/master/csl-citation.json"} </w:instrText>
      </w:r>
      <w:r w:rsidR="007E0145" w:rsidRPr="002B0243">
        <w:rPr>
          <w:rFonts w:ascii="Times New Roman" w:eastAsia="Times New Roman" w:hAnsi="Times New Roman" w:cs="Times New Roman"/>
          <w:sz w:val="24"/>
          <w:szCs w:val="24"/>
        </w:rPr>
        <w:fldChar w:fldCharType="separate"/>
      </w:r>
      <w:r w:rsidR="007E0145" w:rsidRPr="002B0243">
        <w:rPr>
          <w:rFonts w:ascii="Times New Roman" w:hAnsi="Times New Roman" w:cs="Times New Roman"/>
          <w:sz w:val="24"/>
          <w:lang w:val="en-US"/>
        </w:rPr>
        <w:t>(Munné-Bosch and Alegre 2004)</w:t>
      </w:r>
      <w:r w:rsidR="007E014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In that way, evolutionary pathways to survive drought are diverse and evolving an annual lifestyle is not the sole mechanism to escape drought available for plants. </w:t>
      </w:r>
    </w:p>
    <w:p w14:paraId="423ECC6F" w14:textId="75FDCA24" w:rsidR="00DC165B" w:rsidRPr="002B0243" w:rsidRDefault="00000000" w:rsidP="004C7D04">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A similar lack of significant association was found for all variables related to </w:t>
      </w:r>
      <w:commentRangeStart w:id="7"/>
      <w:r w:rsidRPr="002B0243">
        <w:rPr>
          <w:rFonts w:ascii="Times New Roman" w:eastAsia="Times New Roman" w:hAnsi="Times New Roman" w:cs="Times New Roman"/>
          <w:sz w:val="24"/>
          <w:szCs w:val="24"/>
        </w:rPr>
        <w:t>seasonality</w:t>
      </w:r>
      <w:commentRangeEnd w:id="7"/>
      <w:r w:rsidR="00E67CF5">
        <w:rPr>
          <w:rStyle w:val="CommentReference"/>
        </w:rPr>
        <w:commentReference w:id="7"/>
      </w:r>
      <w:r w:rsidRPr="002B0243">
        <w:rPr>
          <w:rFonts w:ascii="Times New Roman" w:eastAsia="Times New Roman" w:hAnsi="Times New Roman" w:cs="Times New Roman"/>
          <w:sz w:val="24"/>
          <w:szCs w:val="24"/>
        </w:rPr>
        <w:t xml:space="preserve">, and for minimum temperature of the coldest month, a variable associated with freezing temperatures. In those cases, </w:t>
      </w:r>
      <w:proofErr w:type="spellStart"/>
      <w:r w:rsidRPr="002B0243">
        <w:rPr>
          <w:rFonts w:ascii="Times New Roman" w:eastAsia="Times New Roman" w:hAnsi="Times New Roman" w:cs="Times New Roman"/>
          <w:sz w:val="24"/>
          <w:szCs w:val="24"/>
        </w:rPr>
        <w:t>θ</w:t>
      </w:r>
      <w:r w:rsidRPr="002B0243">
        <w:rPr>
          <w:rFonts w:ascii="Times New Roman" w:eastAsia="Times New Roman" w:hAnsi="Times New Roman" w:cs="Times New Roman"/>
          <w:sz w:val="24"/>
          <w:szCs w:val="24"/>
          <w:vertAlign w:val="subscript"/>
        </w:rPr>
        <w:t>annuals</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θ</w:t>
      </w:r>
      <w:r w:rsidRPr="002B0243">
        <w:rPr>
          <w:rFonts w:ascii="Times New Roman" w:eastAsia="Times New Roman" w:hAnsi="Times New Roman" w:cs="Times New Roman"/>
          <w:sz w:val="24"/>
          <w:szCs w:val="24"/>
          <w:vertAlign w:val="subscript"/>
        </w:rPr>
        <w:t>perennials</w:t>
      </w:r>
      <w:proofErr w:type="spellEnd"/>
      <w:r w:rsidRPr="002B0243">
        <w:rPr>
          <w:rFonts w:ascii="Times New Roman" w:eastAsia="Times New Roman" w:hAnsi="Times New Roman" w:cs="Times New Roman"/>
          <w:sz w:val="24"/>
          <w:szCs w:val="24"/>
        </w:rPr>
        <w:t xml:space="preserve"> are not significantly different from each other across all clades, meaning that there is little support for the role of these climatic variables as general rules governing how life history strategies evolve in plants. Here, the relevance of these variables </w:t>
      </w:r>
      <w:proofErr w:type="gramStart"/>
      <w:r w:rsidRPr="002B0243">
        <w:rPr>
          <w:rFonts w:ascii="Times New Roman" w:eastAsia="Times New Roman" w:hAnsi="Times New Roman" w:cs="Times New Roman"/>
          <w:sz w:val="24"/>
          <w:szCs w:val="24"/>
        </w:rPr>
        <w:t>are</w:t>
      </w:r>
      <w:proofErr w:type="gramEnd"/>
      <w:r w:rsidRPr="002B0243">
        <w:rPr>
          <w:rFonts w:ascii="Times New Roman" w:eastAsia="Times New Roman" w:hAnsi="Times New Roman" w:cs="Times New Roman"/>
          <w:sz w:val="24"/>
          <w:szCs w:val="24"/>
        </w:rPr>
        <w:t xml:space="preserve"> probably clade specific and related to particularities of their geographical distributions. For example, in groups where species distribution varies from dry lowland to humid alpine environments, such as </w:t>
      </w:r>
      <w:r w:rsidRPr="002B0243">
        <w:rPr>
          <w:rFonts w:ascii="Times New Roman" w:eastAsia="Times New Roman" w:hAnsi="Times New Roman" w:cs="Times New Roman"/>
          <w:i/>
          <w:sz w:val="24"/>
          <w:szCs w:val="24"/>
        </w:rPr>
        <w:t>Lupinus</w:t>
      </w:r>
      <w:r w:rsidRPr="002B0243">
        <w:rPr>
          <w:rFonts w:ascii="Times New Roman" w:eastAsia="Times New Roman" w:hAnsi="Times New Roman" w:cs="Times New Roman"/>
          <w:sz w:val="24"/>
          <w:szCs w:val="24"/>
        </w:rPr>
        <w:t xml:space="preserve"> (Drummond et al., 2012; </w:t>
      </w:r>
      <w:proofErr w:type="spellStart"/>
      <w:r w:rsidRPr="002B0243">
        <w:rPr>
          <w:rFonts w:ascii="Times New Roman" w:eastAsia="Times New Roman" w:hAnsi="Times New Roman" w:cs="Times New Roman"/>
          <w:sz w:val="24"/>
          <w:szCs w:val="24"/>
        </w:rPr>
        <w:t>Givnish</w:t>
      </w:r>
      <w:proofErr w:type="spellEnd"/>
      <w:r w:rsidRPr="002B0243">
        <w:rPr>
          <w:rFonts w:ascii="Times New Roman" w:eastAsia="Times New Roman" w:hAnsi="Times New Roman" w:cs="Times New Roman"/>
          <w:sz w:val="24"/>
          <w:szCs w:val="24"/>
        </w:rPr>
        <w:t xml:space="preserve">, 2015) and the </w:t>
      </w:r>
      <w:proofErr w:type="spellStart"/>
      <w:r w:rsidRPr="002B0243">
        <w:rPr>
          <w:rFonts w:ascii="Times New Roman" w:eastAsia="Times New Roman" w:hAnsi="Times New Roman" w:cs="Times New Roman"/>
          <w:sz w:val="24"/>
          <w:szCs w:val="24"/>
        </w:rPr>
        <w:t>Brassicaeae</w:t>
      </w:r>
      <w:proofErr w:type="spellEnd"/>
      <w:r w:rsidRPr="002B0243">
        <w:rPr>
          <w:rFonts w:ascii="Times New Roman" w:eastAsia="Times New Roman" w:hAnsi="Times New Roman" w:cs="Times New Roman"/>
          <w:sz w:val="24"/>
          <w:szCs w:val="24"/>
        </w:rPr>
        <w:t xml:space="preserve"> tribe </w:t>
      </w:r>
      <w:proofErr w:type="spellStart"/>
      <w:r w:rsidRPr="002B0243">
        <w:rPr>
          <w:rFonts w:ascii="Times New Roman" w:eastAsia="Times New Roman" w:hAnsi="Times New Roman" w:cs="Times New Roman"/>
          <w:sz w:val="24"/>
          <w:szCs w:val="24"/>
        </w:rPr>
        <w:t>Arabideae</w:t>
      </w:r>
      <w:proofErr w:type="spellEnd"/>
      <w:r w:rsidRPr="002B0243">
        <w:rPr>
          <w:rFonts w:ascii="Times New Roman" w:eastAsia="Times New Roman" w:hAnsi="Times New Roman" w:cs="Times New Roman"/>
          <w:sz w:val="24"/>
          <w:szCs w:val="24"/>
        </w:rPr>
        <w:t xml:space="preserve"> </w:t>
      </w:r>
      <w:r w:rsidR="007E0145" w:rsidRPr="002B0243">
        <w:rPr>
          <w:rFonts w:ascii="Times New Roman" w:eastAsia="Times New Roman" w:hAnsi="Times New Roman" w:cs="Times New Roman"/>
          <w:sz w:val="24"/>
          <w:szCs w:val="24"/>
        </w:rPr>
        <w:fldChar w:fldCharType="begin"/>
      </w:r>
      <w:r w:rsidR="007E0145" w:rsidRPr="002B0243">
        <w:rPr>
          <w:rFonts w:ascii="Times New Roman" w:eastAsia="Times New Roman" w:hAnsi="Times New Roman" w:cs="Times New Roman"/>
          <w:sz w:val="24"/>
          <w:szCs w:val="24"/>
        </w:rPr>
        <w:instrText xml:space="preserve"> ADDIN ZOTERO_ITEM CSL_CITATION {"citationID":"oShIO9gk","properties":{"formattedCitation":"(Koch et al. 2012)","plainCitation":"(Koch et al. 2012)","noteIndex":0},"citationItems":[{"id":9239,"uris":["http://zotero.org/users/local/X8CzRyu0/items/DVF2SPR9"],"itemData":{"id":9239,"type":"article-journal","abstract":"Based on extensive molecular studies and critical evaluation of morphology, tribe Arabideae has recently been split into two tribes with the newly introduced tribe Stevenieae sister to the remaining members of tribe Arabideae. Tribe Stevenieae includes 11 species belonging to Pseudoturritis (1 sp.), Macropodium (2 spp.), and Stevenia (8 spp.). Tribe Arabideae includes about 488 species in 17 genera, and its taxonomy is highly affected by the previous para­ and polyphyletic circumscription of Arabis. Here we segregate three morphologically similar but phylogenetically distinct new genera, Scapiarabis, Borodiniopsis, and Sinoarabis from Arabis (tribe Arabideae) and provide keys to the genera of Arabideae as currently delimited and to the four species of Scapiarabis. Four new combinations in Scapiarabis (S. ariana, S. karategina, S. popovii, S. saxícola), one in Borodiniopsis (B. alaschanica), and one in Sinoarabis (S. setosifolia) are proposed. Arabis kamelinii and A. kokanika are reduced to synonymy of Scapiarabis ariana and S. saxicola, respectively. It is shown that Scapiarabis forms a clade with the monotypic genera Botschantzevia, Arcyosperma, Parryodes, and Borodiniopsis. Biogeographically the whole clade forms a circle around the Asian high mountain system, which is interrupted and separated by genetically distinct members of the sister clade that includes Baimashania, Pseudodraba and Sinoarabis. The whole biogeographic scenario predates the Pleistocene, and the genera are of Pliocene origin.","container-title":"TAXON","DOI":"10.1002/tax.615003","ISSN":"1996-8175","issue":"5","language":"en","note":"_eprint: https://onlinelibrary.wiley.com/doi/pdf/10.1002/tax.615003","page":"955-969","source":"Wiley Online Library","title":"Systematics, taxonomy and biogeography of three new Asian genera of Brassicaceae tribe Arabideae: An ancient distribution circle around the Asian high mountains","title-short":"Systematics, taxonomy and biogeography of three new Asian genera of Brassicaceae tribe Arabideae","volume":"61","author":[{"family":"Koch","given":"Marcus A."},{"family":"Karl","given":"Robert"},{"family":"German","given":"Dmitry A."},{"family":"Al-Shehbaz","given":"Ihsan A."}],"issued":{"date-parts":[["2012"]]}}}],"schema":"https://github.com/citation-style-language/schema/raw/master/csl-citation.json"} </w:instrText>
      </w:r>
      <w:r w:rsidR="007E0145" w:rsidRPr="002B0243">
        <w:rPr>
          <w:rFonts w:ascii="Times New Roman" w:eastAsia="Times New Roman" w:hAnsi="Times New Roman" w:cs="Times New Roman"/>
          <w:sz w:val="24"/>
          <w:szCs w:val="24"/>
        </w:rPr>
        <w:fldChar w:fldCharType="separate"/>
      </w:r>
      <w:r w:rsidR="007E0145" w:rsidRPr="002B0243">
        <w:rPr>
          <w:rFonts w:ascii="Times New Roman" w:eastAsia="Times New Roman" w:hAnsi="Times New Roman" w:cs="Times New Roman"/>
          <w:noProof/>
          <w:sz w:val="24"/>
          <w:szCs w:val="24"/>
        </w:rPr>
        <w:t>(Koch et al. 2012)</w:t>
      </w:r>
      <w:r w:rsidR="007E014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θ</w:t>
      </w:r>
      <w:r w:rsidRPr="002B0243">
        <w:rPr>
          <w:rFonts w:ascii="Times New Roman" w:eastAsia="Times New Roman" w:hAnsi="Times New Roman" w:cs="Times New Roman"/>
          <w:sz w:val="24"/>
          <w:szCs w:val="24"/>
          <w:vertAlign w:val="subscript"/>
        </w:rPr>
        <w:t>perennials</w:t>
      </w:r>
      <w:proofErr w:type="spellEnd"/>
      <w:r w:rsidRPr="002B0243">
        <w:rPr>
          <w:rFonts w:ascii="Times New Roman" w:eastAsia="Times New Roman" w:hAnsi="Times New Roman" w:cs="Times New Roman"/>
          <w:sz w:val="24"/>
          <w:szCs w:val="24"/>
          <w:vertAlign w:val="subscript"/>
        </w:rPr>
        <w:t xml:space="preserve"> </w:t>
      </w:r>
      <w:r w:rsidRPr="002B0243">
        <w:rPr>
          <w:rFonts w:ascii="Times New Roman" w:eastAsia="Times New Roman" w:hAnsi="Times New Roman" w:cs="Times New Roman"/>
          <w:sz w:val="24"/>
          <w:szCs w:val="24"/>
        </w:rPr>
        <w:t xml:space="preserve">was found to be lower. In those cases, perennials may indeed be associated with a frost tolerance strategy, due to somewhat well distributed events of frost in mountains that lead to high seedling mortality in annuals (“winter by night and summer by day”; </w:t>
      </w:r>
      <w:proofErr w:type="spellStart"/>
      <w:r w:rsidRPr="002B0243">
        <w:rPr>
          <w:rFonts w:ascii="Times New Roman" w:eastAsia="Times New Roman" w:hAnsi="Times New Roman" w:cs="Times New Roman"/>
          <w:sz w:val="24"/>
          <w:szCs w:val="24"/>
        </w:rPr>
        <w:t>Givnish</w:t>
      </w:r>
      <w:proofErr w:type="spellEnd"/>
      <w:r w:rsidRPr="002B0243">
        <w:rPr>
          <w:rFonts w:ascii="Times New Roman" w:eastAsia="Times New Roman" w:hAnsi="Times New Roman" w:cs="Times New Roman"/>
          <w:sz w:val="24"/>
          <w:szCs w:val="24"/>
        </w:rPr>
        <w:t xml:space="preserve">, 2015). However, in groups such as </w:t>
      </w:r>
      <w:proofErr w:type="spellStart"/>
      <w:r w:rsidRPr="002B0243">
        <w:rPr>
          <w:rFonts w:ascii="Times New Roman" w:eastAsia="Times New Roman" w:hAnsi="Times New Roman" w:cs="Times New Roman"/>
          <w:sz w:val="24"/>
          <w:szCs w:val="24"/>
        </w:rPr>
        <w:t>Balsaminaceae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Onagraceae</w:t>
      </w:r>
      <w:proofErr w:type="spellEnd"/>
      <w:r w:rsidRPr="002B0243">
        <w:rPr>
          <w:rFonts w:ascii="Times New Roman" w:eastAsia="Times New Roman" w:hAnsi="Times New Roman" w:cs="Times New Roman"/>
          <w:sz w:val="24"/>
          <w:szCs w:val="24"/>
        </w:rPr>
        <w:t xml:space="preserve">, and Solanaceae, where their distribution ranges from tropical to temperate biomes </w:t>
      </w:r>
      <w:r w:rsidR="007E0145" w:rsidRPr="002B0243">
        <w:rPr>
          <w:rFonts w:ascii="Times New Roman" w:eastAsia="Times New Roman" w:hAnsi="Times New Roman" w:cs="Times New Roman"/>
          <w:sz w:val="24"/>
          <w:szCs w:val="24"/>
        </w:rPr>
        <w:fldChar w:fldCharType="begin"/>
      </w:r>
      <w:r w:rsidR="007E0145" w:rsidRPr="002B0243">
        <w:rPr>
          <w:rFonts w:ascii="Times New Roman" w:eastAsia="Times New Roman" w:hAnsi="Times New Roman" w:cs="Times New Roman"/>
          <w:sz w:val="24"/>
          <w:szCs w:val="24"/>
        </w:rPr>
        <w:instrText xml:space="preserve"> ADDIN ZOTERO_ITEM CSL_CITATION {"citationID":"gdydBqIL","properties":{"formattedCitation":"(Wagner et al. 2007)","plainCitation":"(Wagner et al. 2007)","noteIndex":0},"citationItems":[{"id":9242,"uris":["http://zotero.org/users/local/X8CzRyu0/items/2NJCYJTD"],"itemData":{"id":9242,"type":"article-journal","container-title":"Systematic Botany Monographs","title":"Revised classification of the Onagraceae","author":[{"family":"Wagner","given":"Warren L."},{"family":"Hoch","given":"Peter C."},{"family":"Raven","given":"Peter H."}],"issued":{"date-parts":[["2007"]]}}}],"schema":"https://github.com/citation-style-language/schema/raw/master/csl-citation.json"} </w:instrText>
      </w:r>
      <w:r w:rsidR="007E0145" w:rsidRPr="002B0243">
        <w:rPr>
          <w:rFonts w:ascii="Times New Roman" w:eastAsia="Times New Roman" w:hAnsi="Times New Roman" w:cs="Times New Roman"/>
          <w:sz w:val="24"/>
          <w:szCs w:val="24"/>
        </w:rPr>
        <w:fldChar w:fldCharType="separate"/>
      </w:r>
      <w:r w:rsidR="007E0145" w:rsidRPr="002B0243">
        <w:rPr>
          <w:rFonts w:ascii="Times New Roman" w:eastAsia="Times New Roman" w:hAnsi="Times New Roman" w:cs="Times New Roman"/>
          <w:noProof/>
          <w:sz w:val="24"/>
          <w:szCs w:val="24"/>
        </w:rPr>
        <w:t>(Wagner et al. 2007)</w:t>
      </w:r>
      <w:r w:rsidR="007E014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most perennial species are restricted to humid tropical forests where frost does not occur, annuals are the strategy found in areas where occasional events of frost are present, such as </w:t>
      </w:r>
      <w:proofErr w:type="spellStart"/>
      <w:r w:rsidRPr="002B0243">
        <w:rPr>
          <w:rFonts w:ascii="Times New Roman" w:eastAsia="Times New Roman" w:hAnsi="Times New Roman" w:cs="Times New Roman"/>
          <w:sz w:val="24"/>
          <w:szCs w:val="24"/>
        </w:rPr>
        <w:t>mediterranean</w:t>
      </w:r>
      <w:proofErr w:type="spellEnd"/>
      <w:r w:rsidRPr="002B0243">
        <w:rPr>
          <w:rFonts w:ascii="Times New Roman" w:eastAsia="Times New Roman" w:hAnsi="Times New Roman" w:cs="Times New Roman"/>
          <w:sz w:val="24"/>
          <w:szCs w:val="24"/>
        </w:rPr>
        <w:t xml:space="preserve"> habitats</w:t>
      </w:r>
      <w:r w:rsidR="003F7713" w:rsidRPr="002B0243">
        <w:rPr>
          <w:rFonts w:ascii="Times New Roman" w:eastAsia="Times New Roman" w:hAnsi="Times New Roman" w:cs="Times New Roman"/>
          <w:sz w:val="24"/>
          <w:szCs w:val="24"/>
        </w:rPr>
        <w:t xml:space="preserve"> </w:t>
      </w:r>
      <w:r w:rsidR="003F7713" w:rsidRPr="002B0243">
        <w:rPr>
          <w:rFonts w:ascii="Times New Roman" w:eastAsia="Times New Roman" w:hAnsi="Times New Roman" w:cs="Times New Roman"/>
          <w:sz w:val="24"/>
          <w:szCs w:val="24"/>
        </w:rPr>
        <w:fldChar w:fldCharType="begin"/>
      </w:r>
      <w:r w:rsidR="003F7713" w:rsidRPr="002B0243">
        <w:rPr>
          <w:rFonts w:ascii="Times New Roman" w:eastAsia="Times New Roman" w:hAnsi="Times New Roman" w:cs="Times New Roman"/>
          <w:sz w:val="24"/>
          <w:szCs w:val="24"/>
        </w:rPr>
        <w:instrText xml:space="preserve"> ADDIN ZOTERO_ITEM CSL_CITATION {"citationID":"SFixLYy8","properties":{"formattedCitation":"(Pescador et al. 2018)","plainCitation":"(Pescador et al. 2018)","noteIndex":0},"citationItems":[{"id":9243,"uris":["http://zotero.org/users/local/X8CzRyu0/items/GPHXVH49"],"itemData":{"id":9243,"type":"article-journal","abstract":"In Mediterranean annual plants, germination mainly occurs during the autumn and only those seedlings that survive winter freezing can flower and produce seedlings in spring. Surprisingly, the effect of freezing events as an abiotic determinant of these communities remains unexplored. The present study aimed to investigate how freezing events affect annual Mediterranean communities and whether their functional structure as related to freezing resistance is linked to the main biotic and abiotic determinants of these communities.In 120 plots located on a semi-arid Mediterranean steppe (Spain), the community functional structure related to the lethal temperature causing 50 % frost damage (LT50 trait) in seedlings was estimated and summarized as the community-weighted mean (CWM-LT50) and its functional diversity (FD-LT50). Plots were stratified according to distance to rabbit shelters and latrines as a proxy for rabbit density, proximity to Stipa tenacissima and spring water availability, where annual species abundance was recorded in all plots over three consecutive years.Annual species were able to resist a threshold temperature of –4 °C and most had LT50 values around the absolute minimum temperature (–9.5 °C) in the three years. Higher rabbit densities led to lower CWM-LT50 and higher FD-LT50 values. Plots close to Stipa tussocks had higher CWM-LT50 values whereas water availability had no effects.High freezing resistance was extended among winter annual species, suggesting the presence of an association between historical environmental filtering and low winter temperatures. However, the community functional structure related to freezing resistance remained variable among scenarios with differences in herbivory pressure and distance to perennial vegetation. The trends observed indicate that traits that allow plants to deal with herbivory may also promote freezing resistance, and that tussocks can act as nurses via microclimatic amelioration of harsher winter conditions.","container-title":"Annals of Botany","DOI":"10.1093/aob/mcx166","ISSN":"0305-7364","issue":"2","journalAbbreviation":"Annals of Botany","page":"335-344","source":"Silverchair","title":"Winter is coming: plant freezing resistance as a key functional trait for the assembly of annual Mediterranean communities","title-short":"Winter is coming","volume":"121","author":[{"family":"Pescador","given":"David S"},{"family":"Sánchez","given":"Ana M"},{"family":"Luzuriaga","given":"Arantzazu L"},{"family":"Sierra-Almeida","given":"Angela"},{"family":"Escudero","given":"Adrián"}],"issued":{"date-parts":[["2018",2,12]]}}}],"schema":"https://github.com/citation-style-language/schema/raw/master/csl-citation.json"} </w:instrText>
      </w:r>
      <w:r w:rsidR="003F7713" w:rsidRPr="002B0243">
        <w:rPr>
          <w:rFonts w:ascii="Times New Roman" w:eastAsia="Times New Roman" w:hAnsi="Times New Roman" w:cs="Times New Roman"/>
          <w:sz w:val="24"/>
          <w:szCs w:val="24"/>
        </w:rPr>
        <w:fldChar w:fldCharType="separate"/>
      </w:r>
      <w:r w:rsidR="003F7713" w:rsidRPr="002B0243">
        <w:rPr>
          <w:rFonts w:ascii="Times New Roman" w:eastAsia="Times New Roman" w:hAnsi="Times New Roman" w:cs="Times New Roman"/>
          <w:noProof/>
          <w:sz w:val="24"/>
          <w:szCs w:val="24"/>
        </w:rPr>
        <w:t>(Pescador et al. 2018)</w:t>
      </w:r>
      <w:r w:rsidR="003F7713" w:rsidRPr="002B0243">
        <w:rPr>
          <w:rFonts w:ascii="Times New Roman" w:eastAsia="Times New Roman" w:hAnsi="Times New Roman" w:cs="Times New Roman"/>
          <w:sz w:val="24"/>
          <w:szCs w:val="24"/>
        </w:rPr>
        <w:fldChar w:fldCharType="end"/>
      </w:r>
      <w:r w:rsidR="003F7713"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In that way, our results do not support these variables as strong generalities for the whole of flowering plants, but we also do not discard their importance in some groups, depending on their geographical distribution.</w:t>
      </w:r>
    </w:p>
    <w:p w14:paraId="6A4EE717" w14:textId="18BA4BE1" w:rsidR="00DC165B" w:rsidRPr="002B0243" w:rsidRDefault="00000000" w:rsidP="004C7D04">
      <w:pPr>
        <w:shd w:val="clear" w:color="auto" w:fill="FFFFFF"/>
        <w:spacing w:line="480" w:lineRule="auto"/>
        <w:rPr>
          <w:rFonts w:ascii="Times New Roman" w:eastAsia="Times New Roman" w:hAnsi="Times New Roman" w:cs="Times New Roman"/>
          <w:i/>
          <w:sz w:val="24"/>
          <w:szCs w:val="24"/>
        </w:rPr>
      </w:pPr>
      <w:r w:rsidRPr="002B0243">
        <w:rPr>
          <w:rFonts w:ascii="Times New Roman" w:eastAsia="Times New Roman" w:hAnsi="Times New Roman" w:cs="Times New Roman"/>
          <w:i/>
          <w:sz w:val="24"/>
          <w:szCs w:val="24"/>
        </w:rPr>
        <w:t>Annual strategy as a heat avoidance mechanism</w:t>
      </w:r>
    </w:p>
    <w:p w14:paraId="70044A39" w14:textId="41127F5B" w:rsidR="00DC165B" w:rsidRPr="002B0243" w:rsidRDefault="00000000" w:rsidP="00E9630C">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lastRenderedPageBreak/>
        <w:t xml:space="preserve">The one constant pattern we found across almost all analyzed clades relates to their response to extreme heat. In </w:t>
      </w:r>
      <w:del w:id="8" w:author="James Boyko" w:date="2022-09-15T13:43:00Z">
        <w:r w:rsidRPr="002B0243" w:rsidDel="00E67CF5">
          <w:rPr>
            <w:rFonts w:ascii="Times New Roman" w:eastAsia="Times New Roman" w:hAnsi="Times New Roman" w:cs="Times New Roman"/>
            <w:sz w:val="24"/>
            <w:szCs w:val="24"/>
          </w:rPr>
          <w:delText xml:space="preserve">32 </w:delText>
        </w:r>
      </w:del>
      <w:ins w:id="9" w:author="James Boyko" w:date="2022-09-15T13:43:00Z">
        <w:r w:rsidR="00E67CF5" w:rsidRPr="002B0243">
          <w:rPr>
            <w:rFonts w:ascii="Times New Roman" w:eastAsia="Times New Roman" w:hAnsi="Times New Roman" w:cs="Times New Roman"/>
            <w:sz w:val="24"/>
            <w:szCs w:val="24"/>
          </w:rPr>
          <w:t>3</w:t>
        </w:r>
        <w:r w:rsidR="00E67CF5">
          <w:rPr>
            <w:rFonts w:ascii="Times New Roman" w:eastAsia="Times New Roman" w:hAnsi="Times New Roman" w:cs="Times New Roman"/>
            <w:sz w:val="24"/>
            <w:szCs w:val="24"/>
          </w:rPr>
          <w:t>1</w:t>
        </w:r>
        <w:r w:rsidR="00E67CF5" w:rsidRPr="002B0243">
          <w:rPr>
            <w:rFonts w:ascii="Times New Roman" w:eastAsia="Times New Roman" w:hAnsi="Times New Roman" w:cs="Times New Roman"/>
            <w:sz w:val="24"/>
            <w:szCs w:val="24"/>
          </w:rPr>
          <w:t xml:space="preserve"> </w:t>
        </w:r>
      </w:ins>
      <w:r w:rsidRPr="002B0243">
        <w:rPr>
          <w:rFonts w:ascii="Times New Roman" w:eastAsia="Times New Roman" w:hAnsi="Times New Roman" w:cs="Times New Roman"/>
          <w:sz w:val="24"/>
          <w:szCs w:val="24"/>
        </w:rPr>
        <w:t>out of the 3</w:t>
      </w:r>
      <w:r w:rsidR="00F00ECE">
        <w:rPr>
          <w:rFonts w:ascii="Times New Roman" w:eastAsia="Times New Roman" w:hAnsi="Times New Roman" w:cs="Times New Roman"/>
          <w:sz w:val="24"/>
          <w:szCs w:val="24"/>
        </w:rPr>
        <w:t>2</w:t>
      </w:r>
      <w:r w:rsidRPr="002B0243">
        <w:rPr>
          <w:rFonts w:ascii="Times New Roman" w:eastAsia="Times New Roman" w:hAnsi="Times New Roman" w:cs="Times New Roman"/>
          <w:sz w:val="24"/>
          <w:szCs w:val="24"/>
        </w:rPr>
        <w:t xml:space="preserve"> clades, we found </w:t>
      </w:r>
      <w:proofErr w:type="spellStart"/>
      <w:r w:rsidRPr="002B0243">
        <w:rPr>
          <w:rFonts w:ascii="Times New Roman" w:eastAsia="Times New Roman" w:hAnsi="Times New Roman" w:cs="Times New Roman"/>
          <w:sz w:val="24"/>
          <w:szCs w:val="24"/>
        </w:rPr>
        <w:t>θ</w:t>
      </w:r>
      <w:r w:rsidRPr="002B0243">
        <w:rPr>
          <w:rFonts w:ascii="Times New Roman" w:eastAsia="Times New Roman" w:hAnsi="Times New Roman" w:cs="Times New Roman"/>
          <w:sz w:val="24"/>
          <w:szCs w:val="24"/>
          <w:vertAlign w:val="subscript"/>
        </w:rPr>
        <w:t>annuals</w:t>
      </w:r>
      <w:proofErr w:type="spellEnd"/>
      <w:r w:rsidRPr="002B0243">
        <w:rPr>
          <w:rFonts w:ascii="Times New Roman" w:eastAsia="Times New Roman" w:hAnsi="Times New Roman" w:cs="Times New Roman"/>
          <w:sz w:val="24"/>
          <w:szCs w:val="24"/>
        </w:rPr>
        <w:t xml:space="preserve"> to be consistently higher for maximum temperature of the warmest month. This points towards a generality in the way flowering plants evolve in response to survival in areas subject to extreme heat, where adult mortality is high and surviving as a seed through the hottest seasons may be an option</w:t>
      </w:r>
      <w:r w:rsidR="00EF6538" w:rsidRPr="002B0243">
        <w:rPr>
          <w:rFonts w:ascii="Times New Roman" w:eastAsia="Times New Roman" w:hAnsi="Times New Roman" w:cs="Times New Roman"/>
          <w:sz w:val="24"/>
          <w:szCs w:val="24"/>
        </w:rPr>
        <w:t xml:space="preserve"> </w:t>
      </w:r>
      <w:r w:rsidR="00EF6538" w:rsidRPr="002B0243">
        <w:rPr>
          <w:rFonts w:ascii="Times New Roman" w:eastAsia="Times New Roman" w:hAnsi="Times New Roman" w:cs="Times New Roman"/>
          <w:sz w:val="24"/>
          <w:szCs w:val="24"/>
        </w:rPr>
        <w:fldChar w:fldCharType="begin"/>
      </w:r>
      <w:r w:rsidR="00EF6538" w:rsidRPr="002B0243">
        <w:rPr>
          <w:rFonts w:ascii="Times New Roman" w:eastAsia="Times New Roman" w:hAnsi="Times New Roman" w:cs="Times New Roman"/>
          <w:sz w:val="24"/>
          <w:szCs w:val="24"/>
        </w:rPr>
        <w:instrText xml:space="preserve"> ADDIN ZOTERO_ITEM CSL_CITATION {"citationID":"kwTtqN5t","properties":{"formattedCitation":"(Angert et al. 2007; Venable 2007)","plainCitation":"(Angert et al. 2007; Venable 2007)","noteIndex":0},"citationItems":[{"id":9246,"uris":["http://zotero.org/users/local/X8CzRyu0/items/R48WKQY8"],"itemData":{"id":9246,"type":"article-journal","abstract":"1 Combining long-term observational studies with comparative physiological ecology can yield a deeper understanding of the contribution of individual function to population and community dynamics. Sonoran Desert winter annuals exhibit striking year-to-year variation in population dynamics that is driven by variable precipitation, but species differ in the strength of demographic response to precipitation and hence in the degree of temporal variance in population dynamics. To understand the physiological mechanisms of differing population dynamic responses to environmental variation, we investigated interspecific differences in functional traits that mediate responsiveness to precipitation. 2 We conducted sequential harvests throughout the growing season to examine relative growth rate and biomass allocation patterns. We then related growth parameters to leaf-level carbon isotope discrimination (a time-integrated measure of water-use efficiency) and long-term demographic variation. 3 We hypothesized that water-use efficiency should trade-off with rapid growth rates. Furthermore, we hypothesized that species having efficient water use should have buffered population dynamics in dry years but sacrifice high growth and fecundity in wet years, resulting in low long-term variance in demographic success. Conversely, species with high growth capacity should be very responsive to infrequent periods of high precipitation and thus exhibit high temporal variance. 4 Species differed in seasonal relative growth rate and allocation patterns. Species with the highest relative growth rates rapidly deployed large leaf area displays following mid-season rainfall. Species with intermediate relative growth rates exhibited high biomass assimilation rates per unit leaf area. Species with low relative growth rates exhibited low leaf area ratios and low assimilation rates per unit leaf area. 5 Relative growth rate was positively related to leaf carbon isotope discrimination, consistent with a trade-off between growth rate and water-use efficiency. 6 Seasonal relative growth rate did not predict long-term demographic variance. However, leaf area plasticity in response to precipitation was positively related to long-term demographic variance. Our results illustrate how morphological and physiological traits influence demographic tracking of environmental variability and demonstrate how species differences in functional strategies determine population and community dynamics.","container-title":"Journal of Ecology","DOI":"10.1111/j.1365-2745.2006.01203.x","ISSN":"1365-2745","issue":"2","language":"en","note":"_eprint: https://onlinelibrary.wiley.com/doi/pdf/10.1111/j.1365-2745.2006.01203.x","page":"321-331","source":"Wiley Online Library","title":"Linking growth strategies to long-term population dynamics in a guild of desert annuals","volume":"95","author":[{"family":"Angert","given":"A. L."},{"family":"Huxman","given":"T. E."},{"family":"Barron-Gafford","given":"G. A."},{"family":"Gerst","given":"K. L."},{"family":"Venable","given":"D. L."}],"issued":{"date-parts":[["2007"]]}},"label":"page"},{"id":9249,"uris":["http://zotero.org/users/local/X8CzRyu0/items/C7DCBDFW"],"itemData":{"id":9249,"type":"article-journal","abstract":"Evolutionary bet hedging encapsulates the counterintuitive idea that organisms evolve traits that reduce short-term reproductive success in favor of longer-term risk reduction. It has been widely investigated theoretically, and many putative examples have been cited including practical ones such as the dormancy involved in microbe and weed persistence. However, long-term data on demographic variation from the actual evolutionarily relevant environments have been unavailable to test for its mechanistic relationship to alleged bet hedging traits. I report an association between delayed germination (a bet hedging trait) and risk using a 22-year data set on demographic variation for 10 species of desert annual plants. Species with greater variation in reproductive success (per capita survival from germination to reproduction × per capita fecundity of survivors) were found to have lower average germination fractions. This provides a definitive test using realistic data on demographic variance that confirms the life history prediction for bet hedging. I also showed that the species with greater long-term demographic variation tended to be the ones with greater sensitivity of reproductive success to variation among years in growing-season precipitation.","container-title":"Ecology","DOI":"10.1890/06-1495","ISSN":"1939-9170","issue":"5","language":"en","note":"_eprint: https://onlinelibrary.wiley.com/doi/pdf/10.1890/06-1495","page":"1086-1090","source":"Wiley Online Library","title":"Bet Hedging in a Guild of Desert Annuals","volume":"88","author":[{"family":"Venable","given":"D. Lawrence"}],"issued":{"date-parts":[["2007"]]}}}],"schema":"https://github.com/citation-style-language/schema/raw/master/csl-citation.json"} </w:instrText>
      </w:r>
      <w:r w:rsidR="00EF6538" w:rsidRPr="002B0243">
        <w:rPr>
          <w:rFonts w:ascii="Times New Roman" w:eastAsia="Times New Roman" w:hAnsi="Times New Roman" w:cs="Times New Roman"/>
          <w:sz w:val="24"/>
          <w:szCs w:val="24"/>
        </w:rPr>
        <w:fldChar w:fldCharType="separate"/>
      </w:r>
      <w:r w:rsidR="00EF6538" w:rsidRPr="002B0243">
        <w:rPr>
          <w:rFonts w:ascii="Times New Roman" w:eastAsia="Times New Roman" w:hAnsi="Times New Roman" w:cs="Times New Roman"/>
          <w:noProof/>
          <w:sz w:val="24"/>
          <w:szCs w:val="24"/>
        </w:rPr>
        <w:t>(Angert et al. 2007; Venable 2007)</w:t>
      </w:r>
      <w:r w:rsidR="00EF653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Both annuals and perennials are probably equally sensitive to heat stress in their adult form</w:t>
      </w:r>
      <w:r w:rsidR="00EF6538" w:rsidRPr="002B0243">
        <w:rPr>
          <w:rFonts w:ascii="Times New Roman" w:eastAsia="Times New Roman" w:hAnsi="Times New Roman" w:cs="Times New Roman"/>
          <w:sz w:val="24"/>
          <w:szCs w:val="24"/>
        </w:rPr>
        <w:t xml:space="preserve"> </w:t>
      </w:r>
      <w:r w:rsidR="00EF6538" w:rsidRPr="002B0243">
        <w:rPr>
          <w:rFonts w:ascii="Times New Roman" w:eastAsia="Times New Roman" w:hAnsi="Times New Roman" w:cs="Times New Roman"/>
          <w:sz w:val="24"/>
          <w:szCs w:val="24"/>
        </w:rPr>
        <w:fldChar w:fldCharType="begin"/>
      </w:r>
      <w:r w:rsidR="00EF6538" w:rsidRPr="002B0243">
        <w:rPr>
          <w:rFonts w:ascii="Times New Roman" w:eastAsia="Times New Roman" w:hAnsi="Times New Roman" w:cs="Times New Roman"/>
          <w:sz w:val="24"/>
          <w:szCs w:val="24"/>
        </w:rPr>
        <w:instrText xml:space="preserve"> ADDIN ZOTERO_ITEM CSL_CITATION {"citationID":"jJhd2vP1","properties":{"formattedCitation":"(Raunkiaer 1934; Teskey et al. 2015)","plainCitation":"(Raunkiaer 1934; Teskey et al. 2015)","noteIndex":0},"citationItems":[{"id":9103,"uris":["http://zotero.org/users/local/X8CzRyu0/items/ZQKGR8IV"],"itemData":{"id":9103,"type":"article-journal","container-title":"The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Raunkiaer.","author":[{"family":"Raunkiaer","given":"Christen"}],"issued":{"date-parts":[["1934"]]}},"label":"page"},{"id":9253,"uris":["http://zotero.org/users/local/X8CzRyu0/items/BSUEDIYZ"],"itemData":{"id":9253,"type":"article-journal","abstract":"The number and intensity of heat waves has increased, and this trend is likely to continue throughout the 21st century. Often, heat waves are accompanied by drought conditions. It is projected that the global land area experiencing heat waves will double by 2020, and quadruple by 2040. Extreme heat events can impact a wide variety of tree functions. At the leaf level, photosynthesis is reduced, photooxidative stress increases, leaves abscise and the growth rate of remaining leaves decreases. In some species, stomatal conductance increases at high temperatures, which may be a mechanism for leaf cooling. At the whole plant level, heat stress can decrease growth and shift biomass allocation. When drought stress accompanies heat waves, the negative effects of heat stress are exacerbated and can lead to tree mortality. However, some species exhibit remarkable tolerance to thermal stress. Responses include changes that minimize stress on photosynthesis and reductions in dark respiration. Although there have been few studies to date, there is evidence of within-species genetic variation in thermal tolerance, which could be important to exploit in production forestry systems. Understanding the mechanisms of differing tree responses to extreme temperature events may be critically important for understanding how tree species will be affected by climate change.","container-title":"Plant, Cell &amp; Environment","DOI":"10.1111/pce.12417","ISSN":"1365-3040","issue":"9","language":"en","note":"_eprint: https://onlinelibrary.wiley.com/doi/pdf/10.1111/pce.12417","page":"1699-1712","source":"Wiley Online Library","title":"Responses of tree species to heat waves and extreme heat events","volume":"38","author":[{"family":"Teskey","given":"Robert"},{"family":"Wertin","given":"Timothy"},{"family":"Bauweraerts","given":"Ingvar"},{"family":"Ameye","given":"Maarten"},{"family":"Mcguire","given":"Mary Anne"},{"family":"Steppe","given":"Kathy"}],"issued":{"date-parts":[["2015"]]}},"label":"page"}],"schema":"https://github.com/citation-style-language/schema/raw/master/csl-citation.json"} </w:instrText>
      </w:r>
      <w:r w:rsidR="00EF6538" w:rsidRPr="002B0243">
        <w:rPr>
          <w:rFonts w:ascii="Times New Roman" w:eastAsia="Times New Roman" w:hAnsi="Times New Roman" w:cs="Times New Roman"/>
          <w:sz w:val="24"/>
          <w:szCs w:val="24"/>
        </w:rPr>
        <w:fldChar w:fldCharType="separate"/>
      </w:r>
      <w:r w:rsidR="00EF6538" w:rsidRPr="002B0243">
        <w:rPr>
          <w:rFonts w:ascii="Times New Roman" w:eastAsia="Times New Roman" w:hAnsi="Times New Roman" w:cs="Times New Roman"/>
          <w:noProof/>
          <w:sz w:val="24"/>
          <w:szCs w:val="24"/>
        </w:rPr>
        <w:t>(Raunkiaer 1934; Teskey et al. 2015)</w:t>
      </w:r>
      <w:r w:rsidR="00EF653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but annuals can evade the hottest season in the form of seed, which is one of the most resistant plant structures </w:t>
      </w:r>
      <w:r w:rsidR="00EF6538" w:rsidRPr="002B0243">
        <w:rPr>
          <w:rFonts w:ascii="Times New Roman" w:eastAsia="Times New Roman" w:hAnsi="Times New Roman" w:cs="Times New Roman"/>
          <w:sz w:val="24"/>
          <w:szCs w:val="24"/>
        </w:rPr>
        <w:fldChar w:fldCharType="begin"/>
      </w:r>
      <w:r w:rsidR="00EF6538" w:rsidRPr="002B0243">
        <w:rPr>
          <w:rFonts w:ascii="Times New Roman" w:eastAsia="Times New Roman" w:hAnsi="Times New Roman" w:cs="Times New Roman"/>
          <w:sz w:val="24"/>
          <w:szCs w:val="24"/>
        </w:rPr>
        <w:instrText xml:space="preserve"> ADDIN ZOTERO_ITEM CSL_CITATION {"citationID":"BWjNErTK","properties":{"custom":"(e.g., Janzen 1984)","formattedCitation":"(e.g., Janzen 1984)","plainCitation":"(e.g., Janzen 1984)","noteIndex":0},"citationItems":[{"id":9258,"uris":["http://zotero.org/users/local/X8CzRyu0/items/EDWAHPA2"],"itemData":{"id":9258,"type":"article-journal","abstract":"Many species of herbs (including grasses) have some of their seeds dispersed by the large grazing mammals that consume the seeds along with foliage. This is an interaction that has probably been occurring for many millions of years. It should result in a very effective kind of seed dispersal to sites newly open for colonization in a wide variety of habitat types. It should select not only for seeds with the traits that enhance survival percentage or amount during the trip though the animal (small size, large numbers, resistant seed coats), but for edibility of the plant's vegetation either at the time of ripening of seeds or throughout the vegetative life of the plant. Such a view of the vegetative structure of a herb as the functional fruit (\"bait\" for the dispersal agent) confounds attempts at understanding leaf defensive chemistry and seed coat traits solely in the context of fitness-depressing herbivory or seed dormancy.","container-title":"The American Naturalist","DOI":"10.1086/284208","ISSN":"0003-0147","issue":"3","note":"publisher: The University of Chicago Press","page":"338-353","source":"journals.uchicago.edu (Atypon)","title":"Dispersal of Small Seeds by Big Herbivores: Foliage is the Fruit","title-short":"Dispersal of Small Seeds by Big Herbivores","volume":"123","author":[{"family":"Janzen","given":"Daniel H."}],"issued":{"date-parts":[["1984",3]]}}}],"schema":"https://github.com/citation-style-language/schema/raw/master/csl-citation.json"} </w:instrText>
      </w:r>
      <w:r w:rsidR="00EF6538" w:rsidRPr="002B0243">
        <w:rPr>
          <w:rFonts w:ascii="Times New Roman" w:eastAsia="Times New Roman" w:hAnsi="Times New Roman" w:cs="Times New Roman"/>
          <w:sz w:val="24"/>
          <w:szCs w:val="24"/>
        </w:rPr>
        <w:fldChar w:fldCharType="separate"/>
      </w:r>
      <w:r w:rsidR="00EF6538" w:rsidRPr="002B0243">
        <w:rPr>
          <w:rFonts w:ascii="Times New Roman" w:eastAsia="Times New Roman" w:hAnsi="Times New Roman" w:cs="Times New Roman"/>
          <w:noProof/>
          <w:sz w:val="24"/>
          <w:szCs w:val="24"/>
        </w:rPr>
        <w:t>(e.g., Janzen 1984)</w:t>
      </w:r>
      <w:r w:rsidR="00EF653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Annuality</w:t>
      </w:r>
      <w:proofErr w:type="spellEnd"/>
      <w:r w:rsidRPr="002B0243">
        <w:rPr>
          <w:rFonts w:ascii="Times New Roman" w:eastAsia="Times New Roman" w:hAnsi="Times New Roman" w:cs="Times New Roman"/>
          <w:sz w:val="24"/>
          <w:szCs w:val="24"/>
        </w:rPr>
        <w:t xml:space="preserve"> then becomes a type of heat avoidance mechanism.</w:t>
      </w:r>
    </w:p>
    <w:p w14:paraId="6FA069FC" w14:textId="362CEA65" w:rsidR="00DC165B" w:rsidRPr="002B0243" w:rsidRDefault="00000000" w:rsidP="004C7D04">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In </w:t>
      </w:r>
      <w:r w:rsidRPr="002B0243">
        <w:rPr>
          <w:rFonts w:ascii="Times New Roman" w:eastAsia="Times New Roman" w:hAnsi="Times New Roman" w:cs="Times New Roman"/>
          <w:i/>
          <w:sz w:val="24"/>
          <w:szCs w:val="24"/>
        </w:rPr>
        <w:t>Impatiens</w:t>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Balsaminaceae</w:t>
      </w:r>
      <w:proofErr w:type="spellEnd"/>
      <w:r w:rsidRPr="002B0243">
        <w:rPr>
          <w:rFonts w:ascii="Times New Roman" w:eastAsia="Times New Roman" w:hAnsi="Times New Roman" w:cs="Times New Roman"/>
          <w:sz w:val="24"/>
          <w:szCs w:val="24"/>
        </w:rPr>
        <w:t xml:space="preserve">), the group that was constantly found to go against this general pattern, many of the annuals occur in temperate regions of North America, Europe, and Asia, whereas many perennials are native to the warmer tropical areas </w:t>
      </w:r>
      <w:r w:rsidR="00BC2AA7" w:rsidRPr="002B0243">
        <w:rPr>
          <w:rFonts w:ascii="Times New Roman" w:eastAsia="Times New Roman" w:hAnsi="Times New Roman" w:cs="Times New Roman"/>
          <w:sz w:val="24"/>
          <w:szCs w:val="24"/>
        </w:rPr>
        <w:fldChar w:fldCharType="begin"/>
      </w:r>
      <w:r w:rsidR="00BC2AA7" w:rsidRPr="002B0243">
        <w:rPr>
          <w:rFonts w:ascii="Times New Roman" w:eastAsia="Times New Roman" w:hAnsi="Times New Roman" w:cs="Times New Roman"/>
          <w:sz w:val="24"/>
          <w:szCs w:val="24"/>
        </w:rPr>
        <w:instrText xml:space="preserve"> ADDIN ZOTERO_ITEM CSL_CITATION {"citationID":"gZeLg0fS","properties":{"formattedCitation":"(Grey-Wilson 1980; Ruchisansakun et al. 2016)","plainCitation":"(Grey-Wilson 1980; Ruchisansakun et al. 2016)","noteIndex":0},"citationItems":[{"id":9260,"uris":["http://zotero.org/users/local/X8CzRyu0/items/PPCSFFMF"],"itemData":{"id":9260,"type":"book","ISBN":"90-6191-041-2","publisher":"CRC Press","title":"Impatiens of Africa","author":[{"family":"Grey-Wilson","given":"Christopher"}],"issued":{"date-parts":[["1980"]]}},"label":"page"},{"id":9261,"uris":["http://zotero.org/users/local/X8CzRyu0/items/67EY9KTH"],"itemData":{"id":9261,"type":"article-journal","abstract":"Abstract—\nPhylogenetic analyses have revealed extensive evolutionary lability of morphological characters in the large genus Impatiens. This potentially complicates taxonomic classifications, especially if these are based on analyses which include a limited number\nof characters and taxa. In this study we focus on the systematics of previously poorly represented Impatiens from Southeast Asia, a hotspot of species diversity, using an expanded taxon sampling. Specifically we implement phylogenetic analyses of DNA sequences from the nuclear ITS and\nplastid atpB-rbcL intergenic spacer and reconstruct the evolution of several morphological characters to study Semeiocardium, a taxon which has been recognized as a distinct genus, subgenus, and section in previous taxonomic treatments. Both Bayesian and Parsimony analyses demonstrated\nthat Impatiens subg. Semeiocardium is not monophyletic. Thirteen representatives are part of a large clade, which also includes many other Southeast Asian taxa. Connate lateral united petals are a synapomorphy of this clade, while a four-locular ovary and connate outer lateral\nsepals are not. Impatiens muscicola and I. santisukii, which were previously classified under I. subg. Semeiocardium, do not belong to the clade with connate lateral united petals or to I. sect. Semeiocardium. Due to ambiguous combinations of morphological\ncharacters we could not determine whether sampled species belonged to I. sect. Semeiocardium. In addition to the characters that were used to diagnose I. sect. Semeiocardium, we identify connate lateral united petals as a taxonomically useful character to distinguish\nan additional monophyletic clade in I. sect. Semeiocardium. Further research is needed to identify diagnostic characters for the sister clade comprising I. stenosepala and its allies.","container-title":"Systematic Botany","DOI":"10.1600/036364415X690102","issue":"4","journalAbbreviation":"Systematic Botany","page":"1063-1074","source":"IngentaConnect","title":"Phylogenetic Analyses of Molecular Data and Reconstruction of Morphological Character Evolution in Asian Impatiens section Semeiocardium (Balsaminaceae)","volume":"40","author":[{"family":"Ruchisansakun","given":"Saroj"},{"family":"Niet","given":"Timotheüs","non-dropping-particle":"van der"},{"family":"Janssens","given":"Steven B."},{"family":"Triboun","given":"Pramote"},{"family":"Techaprasan","given":"Jiranan"},{"family":"Jenjittikul","given":"Thaya"},{"family":"Suksathan","given":"Piyakaset"}],"issued":{"date-parts":[["2016",1,1]]}}}],"schema":"https://github.com/citation-style-language/schema/raw/master/csl-citation.json"} </w:instrText>
      </w:r>
      <w:r w:rsidR="00BC2AA7" w:rsidRPr="002B0243">
        <w:rPr>
          <w:rFonts w:ascii="Times New Roman" w:eastAsia="Times New Roman" w:hAnsi="Times New Roman" w:cs="Times New Roman"/>
          <w:sz w:val="24"/>
          <w:szCs w:val="24"/>
        </w:rPr>
        <w:fldChar w:fldCharType="separate"/>
      </w:r>
      <w:r w:rsidR="00BC2AA7" w:rsidRPr="002B0243">
        <w:rPr>
          <w:rFonts w:ascii="Times New Roman" w:eastAsia="Times New Roman" w:hAnsi="Times New Roman" w:cs="Times New Roman"/>
          <w:noProof/>
          <w:sz w:val="24"/>
          <w:szCs w:val="24"/>
        </w:rPr>
        <w:t>(Grey-Wilson 1980; Ruchisansakun et al. 2016)</w:t>
      </w:r>
      <w:r w:rsidR="00BC2AA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They are mainly summer annuals (</w:t>
      </w:r>
      <w:proofErr w:type="gramStart"/>
      <w:r w:rsidRPr="002B0243">
        <w:rPr>
          <w:rFonts w:ascii="Times New Roman" w:eastAsia="Times New Roman" w:hAnsi="Times New Roman" w:cs="Times New Roman"/>
          <w:sz w:val="24"/>
          <w:szCs w:val="24"/>
        </w:rPr>
        <w:t>i.e.</w:t>
      </w:r>
      <w:proofErr w:type="gramEnd"/>
      <w:r w:rsidRPr="002B0243">
        <w:rPr>
          <w:rFonts w:ascii="Times New Roman" w:eastAsia="Times New Roman" w:hAnsi="Times New Roman" w:cs="Times New Roman"/>
          <w:sz w:val="24"/>
          <w:szCs w:val="24"/>
        </w:rPr>
        <w:t xml:space="preserve"> complete their life cycle during the summer), in contrast to other species in our dataset which are winter annuals (complete life cycle during winter; e.g. </w:t>
      </w:r>
      <w:proofErr w:type="spellStart"/>
      <w:r w:rsidRPr="002B0243">
        <w:rPr>
          <w:rFonts w:ascii="Times New Roman" w:eastAsia="Times New Roman" w:hAnsi="Times New Roman" w:cs="Times New Roman"/>
          <w:sz w:val="24"/>
          <w:szCs w:val="24"/>
        </w:rPr>
        <w:t>Mulroy</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Rundel</w:t>
      </w:r>
      <w:proofErr w:type="spellEnd"/>
      <w:r w:rsidRPr="002B0243">
        <w:rPr>
          <w:rFonts w:ascii="Times New Roman" w:eastAsia="Times New Roman" w:hAnsi="Times New Roman" w:cs="Times New Roman"/>
          <w:sz w:val="24"/>
          <w:szCs w:val="24"/>
        </w:rPr>
        <w:t xml:space="preserve">, 1977). Though to our knowledge there is no list of species at a global scale that distinguish winter from summer annuals, nor there are any evolutionary studies comparing these two different types of life history strategies, we suspect that the fact that we find a strong support for maximum temperature of the warmest month as an important variable means that most annuals, at least in our dataset, are probably summer annuals. That would be also consistent with the idea of </w:t>
      </w:r>
      <w:proofErr w:type="spellStart"/>
      <w:r w:rsidRPr="002B0243">
        <w:rPr>
          <w:rFonts w:ascii="Times New Roman" w:eastAsia="Times New Roman" w:hAnsi="Times New Roman" w:cs="Times New Roman"/>
          <w:sz w:val="24"/>
          <w:szCs w:val="24"/>
        </w:rPr>
        <w:t>mediterranean</w:t>
      </w:r>
      <w:proofErr w:type="spellEnd"/>
      <w:r w:rsidRPr="002B0243">
        <w:rPr>
          <w:rFonts w:ascii="Times New Roman" w:eastAsia="Times New Roman" w:hAnsi="Times New Roman" w:cs="Times New Roman"/>
          <w:sz w:val="24"/>
          <w:szCs w:val="24"/>
        </w:rPr>
        <w:t xml:space="preserve"> and subtropical deserts, where summers are the most unfavorable season for plants, generally favor the evolution of annuals. On an evolutionary </w:t>
      </w:r>
      <w:proofErr w:type="gramStart"/>
      <w:r w:rsidRPr="002B0243">
        <w:rPr>
          <w:rFonts w:ascii="Times New Roman" w:eastAsia="Times New Roman" w:hAnsi="Times New Roman" w:cs="Times New Roman"/>
          <w:sz w:val="24"/>
          <w:szCs w:val="24"/>
        </w:rPr>
        <w:t>stand-point</w:t>
      </w:r>
      <w:proofErr w:type="gramEnd"/>
      <w:r w:rsidRPr="002B0243">
        <w:rPr>
          <w:rFonts w:ascii="Times New Roman" w:eastAsia="Times New Roman" w:hAnsi="Times New Roman" w:cs="Times New Roman"/>
          <w:sz w:val="24"/>
          <w:szCs w:val="24"/>
        </w:rPr>
        <w:t>, this further supports the lack of alternative pathways for heat tolerance in vegetative structures in plants. This is a worrying scenario for most environments dominated by perennials, given that extreme heat and heat waves tend to become increasingly frequent (</w:t>
      </w:r>
      <w:proofErr w:type="spellStart"/>
      <w:r w:rsidRPr="002B0243">
        <w:rPr>
          <w:rFonts w:ascii="Times New Roman" w:eastAsia="Times New Roman" w:hAnsi="Times New Roman" w:cs="Times New Roman"/>
          <w:sz w:val="24"/>
          <w:szCs w:val="24"/>
        </w:rPr>
        <w:t>Teskey</w:t>
      </w:r>
      <w:proofErr w:type="spellEnd"/>
      <w:r w:rsidRPr="002B0243">
        <w:rPr>
          <w:rFonts w:ascii="Times New Roman" w:eastAsia="Times New Roman" w:hAnsi="Times New Roman" w:cs="Times New Roman"/>
          <w:sz w:val="24"/>
          <w:szCs w:val="24"/>
        </w:rPr>
        <w:t xml:space="preserve"> et al., 2015). </w:t>
      </w:r>
    </w:p>
    <w:p w14:paraId="780EDD5B" w14:textId="77777777" w:rsidR="00DC165B" w:rsidRPr="002B0243" w:rsidRDefault="00DC165B" w:rsidP="004C7D04">
      <w:pPr>
        <w:shd w:val="clear" w:color="auto" w:fill="FFFFFF"/>
        <w:spacing w:line="480" w:lineRule="auto"/>
        <w:rPr>
          <w:rFonts w:ascii="Times New Roman" w:eastAsia="Times New Roman" w:hAnsi="Times New Roman" w:cs="Times New Roman"/>
          <w:sz w:val="24"/>
          <w:szCs w:val="24"/>
        </w:rPr>
      </w:pPr>
    </w:p>
    <w:p w14:paraId="412940CF" w14:textId="2E46D245" w:rsidR="00E9630C" w:rsidRPr="002B0243" w:rsidRDefault="0035515B" w:rsidP="004C7D04">
      <w:pPr>
        <w:shd w:val="clear" w:color="auto" w:fill="FFFFFF"/>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t>Conclusions</w:t>
      </w:r>
    </w:p>
    <w:p w14:paraId="2387725E" w14:textId="77777777" w:rsidR="00DC165B" w:rsidRPr="002B0243" w:rsidRDefault="00000000" w:rsidP="00E9630C">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This study provides the first broad scale analysis of life history strategy evolution in flowering plants in relation to their distribution across a climatic gradient. We show how multi-clade analyses can change previous ideas based on a few groups. As predicted, we found mixed support for most climatic variables tested, due to clade specific evolutionary patterns. However, this approach also allowed us to find at least one generality in the long term responses of life history evolution in relation to climate. Temperature variables, and specifically extreme heat, were found to have a consistent effect in all clades, pointing towards a generality that annual semelparous strategy probably often evolves as a heat avoidance mechanism, possibly due to the lack of alternative evolutionary pathways to survive heat stress in plants. Finally, we also show how climatic variables have a huge influence in the evolution of correlated discrete traits once a joint modeling approach is considered. Besides answering our research questions, this analysis also provides an example of how to use hOUwie for future users. </w:t>
      </w:r>
    </w:p>
    <w:p w14:paraId="1E3B4D54" w14:textId="77777777" w:rsidR="00DC165B" w:rsidRPr="002B0243" w:rsidRDefault="00DC165B" w:rsidP="004C7D04">
      <w:pPr>
        <w:shd w:val="clear" w:color="auto" w:fill="FFFFFF"/>
        <w:spacing w:line="480" w:lineRule="auto"/>
        <w:ind w:firstLine="720"/>
        <w:rPr>
          <w:rFonts w:ascii="Times New Roman" w:eastAsia="Times New Roman" w:hAnsi="Times New Roman" w:cs="Times New Roman"/>
          <w:sz w:val="24"/>
          <w:szCs w:val="24"/>
        </w:rPr>
      </w:pPr>
    </w:p>
    <w:p w14:paraId="21979ABD" w14:textId="77777777" w:rsidR="00A21488" w:rsidRPr="002B0243" w:rsidRDefault="00A21488" w:rsidP="004C7D04">
      <w:pPr>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br w:type="page"/>
      </w:r>
    </w:p>
    <w:p w14:paraId="4E652146" w14:textId="4AAF155A" w:rsidR="00A21488" w:rsidRPr="002B0243" w:rsidRDefault="00000000" w:rsidP="004C7D04">
      <w:pPr>
        <w:shd w:val="clear" w:color="auto" w:fill="FFFFFF"/>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lastRenderedPageBreak/>
        <w:t>References</w:t>
      </w:r>
    </w:p>
    <w:p w14:paraId="5BF92BD8" w14:textId="77777777" w:rsidR="00BE3773" w:rsidRPr="00BE3773" w:rsidRDefault="00E81204" w:rsidP="00BE3773">
      <w:pPr>
        <w:pStyle w:val="Bibliography"/>
        <w:rPr>
          <w:lang w:val="en-US"/>
        </w:rPr>
      </w:pPr>
      <w:r w:rsidRPr="002B0243">
        <w:rPr>
          <w:rFonts w:eastAsia="Times New Roman"/>
          <w:sz w:val="24"/>
          <w:szCs w:val="24"/>
        </w:rPr>
        <w:fldChar w:fldCharType="begin"/>
      </w:r>
      <w:r w:rsidRPr="002B0243">
        <w:rPr>
          <w:rFonts w:eastAsia="Times New Roman"/>
          <w:sz w:val="24"/>
          <w:szCs w:val="24"/>
        </w:rPr>
        <w:instrText xml:space="preserve"> ADDIN ZOTERO_BIBL {"uncited":[],"omitted":[],"custom":[]} CSL_BIBLIOGRAPHY </w:instrText>
      </w:r>
      <w:r w:rsidRPr="002B0243">
        <w:rPr>
          <w:rFonts w:eastAsia="Times New Roman"/>
          <w:sz w:val="24"/>
          <w:szCs w:val="24"/>
        </w:rPr>
        <w:fldChar w:fldCharType="separate"/>
      </w:r>
      <w:proofErr w:type="spellStart"/>
      <w:r w:rsidR="00BE3773" w:rsidRPr="00BE3773">
        <w:rPr>
          <w:lang w:val="en-US"/>
        </w:rPr>
        <w:t>Aarssen</w:t>
      </w:r>
      <w:proofErr w:type="spellEnd"/>
      <w:r w:rsidR="00BE3773" w:rsidRPr="00BE3773">
        <w:rPr>
          <w:lang w:val="en-US"/>
        </w:rPr>
        <w:t xml:space="preserve"> L.W. 2000. Why Are Most </w:t>
      </w:r>
      <w:proofErr w:type="spellStart"/>
      <w:r w:rsidR="00BE3773" w:rsidRPr="00BE3773">
        <w:rPr>
          <w:lang w:val="en-US"/>
        </w:rPr>
        <w:t>Selfers</w:t>
      </w:r>
      <w:proofErr w:type="spellEnd"/>
      <w:r w:rsidR="00BE3773" w:rsidRPr="00BE3773">
        <w:rPr>
          <w:lang w:val="en-US"/>
        </w:rPr>
        <w:t xml:space="preserve"> Annuals? A New Hypothesis for the Fitness Benefit of </w:t>
      </w:r>
      <w:proofErr w:type="spellStart"/>
      <w:r w:rsidR="00BE3773" w:rsidRPr="00BE3773">
        <w:rPr>
          <w:lang w:val="en-US"/>
        </w:rPr>
        <w:t>Selfing</w:t>
      </w:r>
      <w:proofErr w:type="spellEnd"/>
      <w:r w:rsidR="00BE3773" w:rsidRPr="00BE3773">
        <w:rPr>
          <w:lang w:val="en-US"/>
        </w:rPr>
        <w:t>. Oikos. 89:606–612.</w:t>
      </w:r>
    </w:p>
    <w:p w14:paraId="0113EB9E" w14:textId="77777777" w:rsidR="00BE3773" w:rsidRPr="00BE3773" w:rsidRDefault="00BE3773" w:rsidP="00BE3773">
      <w:pPr>
        <w:pStyle w:val="Bibliography"/>
        <w:rPr>
          <w:lang w:val="en-US"/>
        </w:rPr>
      </w:pPr>
      <w:r w:rsidRPr="00BE3773">
        <w:rPr>
          <w:lang w:val="en-US"/>
        </w:rPr>
        <w:t>Andreasen K., Baldwin B.G. 2001. Unequal Evolutionary Rates Between Annual and Perennial Lineages of Checker Mallows (</w:t>
      </w:r>
      <w:proofErr w:type="spellStart"/>
      <w:r w:rsidRPr="00BE3773">
        <w:rPr>
          <w:lang w:val="en-US"/>
        </w:rPr>
        <w:t>Sidalcea</w:t>
      </w:r>
      <w:proofErr w:type="spellEnd"/>
      <w:r w:rsidRPr="00BE3773">
        <w:rPr>
          <w:lang w:val="en-US"/>
        </w:rPr>
        <w:t xml:space="preserve">, </w:t>
      </w:r>
      <w:proofErr w:type="spellStart"/>
      <w:r w:rsidRPr="00BE3773">
        <w:rPr>
          <w:lang w:val="en-US"/>
        </w:rPr>
        <w:t>Malvaceae</w:t>
      </w:r>
      <w:proofErr w:type="spellEnd"/>
      <w:r w:rsidRPr="00BE3773">
        <w:rPr>
          <w:lang w:val="en-US"/>
        </w:rPr>
        <w:t>): Evidence from 18S–26S rDNA Internal and External Transcribed Spacers. Molecular Biology and Evolution. 18:936–944.</w:t>
      </w:r>
    </w:p>
    <w:p w14:paraId="7442C052" w14:textId="77777777" w:rsidR="00BE3773" w:rsidRPr="00BE3773" w:rsidRDefault="00BE3773" w:rsidP="00BE3773">
      <w:pPr>
        <w:pStyle w:val="Bibliography"/>
        <w:rPr>
          <w:lang w:val="en-US"/>
        </w:rPr>
      </w:pPr>
      <w:proofErr w:type="spellStart"/>
      <w:r w:rsidRPr="00BE3773">
        <w:rPr>
          <w:lang w:val="en-US"/>
        </w:rPr>
        <w:t>Angert</w:t>
      </w:r>
      <w:proofErr w:type="spellEnd"/>
      <w:r w:rsidRPr="00BE3773">
        <w:rPr>
          <w:lang w:val="en-US"/>
        </w:rPr>
        <w:t xml:space="preserve"> A.L., </w:t>
      </w:r>
      <w:proofErr w:type="spellStart"/>
      <w:r w:rsidRPr="00BE3773">
        <w:rPr>
          <w:lang w:val="en-US"/>
        </w:rPr>
        <w:t>Huxman</w:t>
      </w:r>
      <w:proofErr w:type="spellEnd"/>
      <w:r w:rsidRPr="00BE3773">
        <w:rPr>
          <w:lang w:val="en-US"/>
        </w:rPr>
        <w:t xml:space="preserve"> T.E., Barron-Gafford G.A., </w:t>
      </w:r>
      <w:proofErr w:type="spellStart"/>
      <w:r w:rsidRPr="00BE3773">
        <w:rPr>
          <w:lang w:val="en-US"/>
        </w:rPr>
        <w:t>Gerst</w:t>
      </w:r>
      <w:proofErr w:type="spellEnd"/>
      <w:r w:rsidRPr="00BE3773">
        <w:rPr>
          <w:lang w:val="en-US"/>
        </w:rPr>
        <w:t xml:space="preserve"> K.L., Venable D.L. 2007. Linking growth strategies to long-term population dynamics in a guild of desert annuals. Journal of Ecology. 95:321–331.</w:t>
      </w:r>
    </w:p>
    <w:p w14:paraId="3FD90546" w14:textId="77777777" w:rsidR="00BE3773" w:rsidRPr="00BE3773" w:rsidRDefault="00BE3773" w:rsidP="00BE3773">
      <w:pPr>
        <w:pStyle w:val="Bibliography"/>
        <w:rPr>
          <w:lang w:val="en-US"/>
        </w:rPr>
      </w:pPr>
      <w:proofErr w:type="spellStart"/>
      <w:r w:rsidRPr="00BE3773">
        <w:rPr>
          <w:lang w:val="en-US"/>
        </w:rPr>
        <w:t>Arévalo</w:t>
      </w:r>
      <w:proofErr w:type="spellEnd"/>
      <w:r w:rsidRPr="00BE3773">
        <w:rPr>
          <w:lang w:val="en-US"/>
        </w:rPr>
        <w:t xml:space="preserve"> R., van </w:t>
      </w:r>
      <w:proofErr w:type="spellStart"/>
      <w:r w:rsidRPr="00BE3773">
        <w:rPr>
          <w:lang w:val="en-US"/>
        </w:rPr>
        <w:t>Ee</w:t>
      </w:r>
      <w:proofErr w:type="spellEnd"/>
      <w:r w:rsidRPr="00BE3773">
        <w:rPr>
          <w:lang w:val="en-US"/>
        </w:rPr>
        <w:t xml:space="preserve"> B.W., Riina R., Berry P.E., </w:t>
      </w:r>
      <w:proofErr w:type="spellStart"/>
      <w:r w:rsidRPr="00BE3773">
        <w:rPr>
          <w:lang w:val="en-US"/>
        </w:rPr>
        <w:t>Wiedenhoeft</w:t>
      </w:r>
      <w:proofErr w:type="spellEnd"/>
      <w:r w:rsidRPr="00BE3773">
        <w:rPr>
          <w:lang w:val="en-US"/>
        </w:rPr>
        <w:t xml:space="preserve"> A.C. 2017. Force of habit: shrubs, trees and contingent evolution of wood anatomical diversity using Croton (</w:t>
      </w:r>
      <w:proofErr w:type="spellStart"/>
      <w:r w:rsidRPr="00BE3773">
        <w:rPr>
          <w:lang w:val="en-US"/>
        </w:rPr>
        <w:t>Euphorbiaceae</w:t>
      </w:r>
      <w:proofErr w:type="spellEnd"/>
      <w:r w:rsidRPr="00BE3773">
        <w:rPr>
          <w:lang w:val="en-US"/>
        </w:rPr>
        <w:t>) as a model system. Annals of Botany. 119:563–579.</w:t>
      </w:r>
    </w:p>
    <w:p w14:paraId="03AC1AA3" w14:textId="77777777" w:rsidR="00BE3773" w:rsidRPr="00BE3773" w:rsidRDefault="00BE3773" w:rsidP="00BE3773">
      <w:pPr>
        <w:pStyle w:val="Bibliography"/>
        <w:rPr>
          <w:lang w:val="en-US"/>
        </w:rPr>
      </w:pPr>
      <w:r w:rsidRPr="00BE3773">
        <w:rPr>
          <w:lang w:val="en-US"/>
        </w:rPr>
        <w:t>Baldwin B.G. 2007. Adaptive radiation of shrubby tarweeds (</w:t>
      </w:r>
      <w:proofErr w:type="spellStart"/>
      <w:r w:rsidRPr="00BE3773">
        <w:rPr>
          <w:lang w:val="en-US"/>
        </w:rPr>
        <w:t>Deinandra</w:t>
      </w:r>
      <w:proofErr w:type="spellEnd"/>
      <w:r w:rsidRPr="00BE3773">
        <w:rPr>
          <w:lang w:val="en-US"/>
        </w:rPr>
        <w:t xml:space="preserve">) in the California Islands parallels diversification of the Hawaiian </w:t>
      </w:r>
      <w:proofErr w:type="spellStart"/>
      <w:r w:rsidRPr="00BE3773">
        <w:rPr>
          <w:lang w:val="en-US"/>
        </w:rPr>
        <w:t>silversword</w:t>
      </w:r>
      <w:proofErr w:type="spellEnd"/>
      <w:r w:rsidRPr="00BE3773">
        <w:rPr>
          <w:lang w:val="en-US"/>
        </w:rPr>
        <w:t xml:space="preserve"> alliance (Compositae–</w:t>
      </w:r>
      <w:proofErr w:type="spellStart"/>
      <w:r w:rsidRPr="00BE3773">
        <w:rPr>
          <w:lang w:val="en-US"/>
        </w:rPr>
        <w:t>Madiinae</w:t>
      </w:r>
      <w:proofErr w:type="spellEnd"/>
      <w:r w:rsidRPr="00BE3773">
        <w:rPr>
          <w:lang w:val="en-US"/>
        </w:rPr>
        <w:t>). American Journal of Botany. 94:237–248.</w:t>
      </w:r>
    </w:p>
    <w:p w14:paraId="7C868846" w14:textId="77777777" w:rsidR="00BE3773" w:rsidRPr="00BE3773" w:rsidRDefault="00BE3773" w:rsidP="00BE3773">
      <w:pPr>
        <w:pStyle w:val="Bibliography"/>
        <w:rPr>
          <w:lang w:val="en-US"/>
        </w:rPr>
      </w:pPr>
      <w:proofErr w:type="spellStart"/>
      <w:r w:rsidRPr="00BE3773">
        <w:rPr>
          <w:lang w:val="en-US"/>
        </w:rPr>
        <w:t>Banasiak</w:t>
      </w:r>
      <w:proofErr w:type="spellEnd"/>
      <w:r w:rsidRPr="00BE3773">
        <w:rPr>
          <w:lang w:val="en-US"/>
        </w:rPr>
        <w:t xml:space="preserve"> Ł., </w:t>
      </w:r>
      <w:proofErr w:type="spellStart"/>
      <w:r w:rsidRPr="00BE3773">
        <w:rPr>
          <w:lang w:val="en-US"/>
        </w:rPr>
        <w:t>Piwczyński</w:t>
      </w:r>
      <w:proofErr w:type="spellEnd"/>
      <w:r w:rsidRPr="00BE3773">
        <w:rPr>
          <w:lang w:val="en-US"/>
        </w:rPr>
        <w:t xml:space="preserve"> M., </w:t>
      </w:r>
      <w:proofErr w:type="spellStart"/>
      <w:r w:rsidRPr="00BE3773">
        <w:rPr>
          <w:lang w:val="en-US"/>
        </w:rPr>
        <w:t>Uliński</w:t>
      </w:r>
      <w:proofErr w:type="spellEnd"/>
      <w:r w:rsidRPr="00BE3773">
        <w:rPr>
          <w:lang w:val="en-US"/>
        </w:rPr>
        <w:t xml:space="preserve"> T., </w:t>
      </w:r>
      <w:proofErr w:type="spellStart"/>
      <w:r w:rsidRPr="00BE3773">
        <w:rPr>
          <w:lang w:val="en-US"/>
        </w:rPr>
        <w:t>Downie</w:t>
      </w:r>
      <w:proofErr w:type="spellEnd"/>
      <w:r w:rsidRPr="00BE3773">
        <w:rPr>
          <w:lang w:val="en-US"/>
        </w:rPr>
        <w:t xml:space="preserve"> S.R., Watson M.F., Shakya B., </w:t>
      </w:r>
      <w:proofErr w:type="spellStart"/>
      <w:r w:rsidRPr="00BE3773">
        <w:rPr>
          <w:lang w:val="en-US"/>
        </w:rPr>
        <w:t>Spalik</w:t>
      </w:r>
      <w:proofErr w:type="spellEnd"/>
      <w:r w:rsidRPr="00BE3773">
        <w:rPr>
          <w:lang w:val="en-US"/>
        </w:rPr>
        <w:t xml:space="preserve"> K. 2013. Dispersal patterns in space and time: a case study of </w:t>
      </w:r>
      <w:proofErr w:type="spellStart"/>
      <w:r w:rsidRPr="00BE3773">
        <w:rPr>
          <w:lang w:val="en-US"/>
        </w:rPr>
        <w:t>Apiaceae</w:t>
      </w:r>
      <w:proofErr w:type="spellEnd"/>
      <w:r w:rsidRPr="00BE3773">
        <w:rPr>
          <w:lang w:val="en-US"/>
        </w:rPr>
        <w:t xml:space="preserve"> subfamily </w:t>
      </w:r>
      <w:proofErr w:type="spellStart"/>
      <w:r w:rsidRPr="00BE3773">
        <w:rPr>
          <w:lang w:val="en-US"/>
        </w:rPr>
        <w:t>Apioideae</w:t>
      </w:r>
      <w:proofErr w:type="spellEnd"/>
      <w:r w:rsidRPr="00BE3773">
        <w:rPr>
          <w:lang w:val="en-US"/>
        </w:rPr>
        <w:t>. Journal of Biogeography. 40:1324–1335.</w:t>
      </w:r>
    </w:p>
    <w:p w14:paraId="5026D3F3" w14:textId="77777777" w:rsidR="00BE3773" w:rsidRPr="00BE3773" w:rsidRDefault="00BE3773" w:rsidP="00BE3773">
      <w:pPr>
        <w:pStyle w:val="Bibliography"/>
        <w:rPr>
          <w:lang w:val="en-US"/>
        </w:rPr>
      </w:pPr>
      <w:r w:rsidRPr="00BE3773">
        <w:rPr>
          <w:lang w:val="en-US"/>
        </w:rPr>
        <w:t xml:space="preserve">Beaulieu J.M., </w:t>
      </w:r>
      <w:proofErr w:type="spellStart"/>
      <w:r w:rsidRPr="00BE3773">
        <w:rPr>
          <w:lang w:val="en-US"/>
        </w:rPr>
        <w:t>Jhwueng</w:t>
      </w:r>
      <w:proofErr w:type="spellEnd"/>
      <w:r w:rsidRPr="00BE3773">
        <w:rPr>
          <w:lang w:val="en-US"/>
        </w:rPr>
        <w:t xml:space="preserve"> D.-C., Boettiger C., O’Meara B.C. 2012. Modeling Stabilizing Selection: Expanding the Ornstein–</w:t>
      </w:r>
      <w:proofErr w:type="spellStart"/>
      <w:r w:rsidRPr="00BE3773">
        <w:rPr>
          <w:lang w:val="en-US"/>
        </w:rPr>
        <w:t>Uhlenbeck</w:t>
      </w:r>
      <w:proofErr w:type="spellEnd"/>
      <w:r w:rsidRPr="00BE3773">
        <w:rPr>
          <w:lang w:val="en-US"/>
        </w:rPr>
        <w:t xml:space="preserve"> Model of Adaptive Evolution. Evolution. 66:2369–2383.</w:t>
      </w:r>
    </w:p>
    <w:p w14:paraId="7C9DE81E" w14:textId="77777777" w:rsidR="00BE3773" w:rsidRPr="00BE3773" w:rsidRDefault="00BE3773" w:rsidP="00BE3773">
      <w:pPr>
        <w:pStyle w:val="Bibliography"/>
        <w:rPr>
          <w:lang w:val="en-US"/>
        </w:rPr>
      </w:pPr>
      <w:r w:rsidRPr="00BE3773">
        <w:rPr>
          <w:lang w:val="en-US"/>
        </w:rPr>
        <w:t>Billings W.D., Mooney H.A. 1968. The Ecology of Arctic and Alpine Plants. Biological Reviews. 43:481–529.</w:t>
      </w:r>
    </w:p>
    <w:p w14:paraId="50DEB4BE" w14:textId="77777777" w:rsidR="00BE3773" w:rsidRPr="00BE3773" w:rsidRDefault="00BE3773" w:rsidP="00BE3773">
      <w:pPr>
        <w:pStyle w:val="Bibliography"/>
        <w:rPr>
          <w:lang w:val="en-US"/>
        </w:rPr>
      </w:pPr>
      <w:proofErr w:type="spellStart"/>
      <w:r w:rsidRPr="00BE3773">
        <w:rPr>
          <w:lang w:val="en-US"/>
        </w:rPr>
        <w:t>Bivand</w:t>
      </w:r>
      <w:proofErr w:type="spellEnd"/>
      <w:r w:rsidRPr="00BE3773">
        <w:rPr>
          <w:lang w:val="en-US"/>
        </w:rPr>
        <w:t xml:space="preserve"> R.S., </w:t>
      </w:r>
      <w:proofErr w:type="spellStart"/>
      <w:r w:rsidRPr="00BE3773">
        <w:rPr>
          <w:lang w:val="en-US"/>
        </w:rPr>
        <w:t>Pebesma</w:t>
      </w:r>
      <w:proofErr w:type="spellEnd"/>
      <w:r w:rsidRPr="00BE3773">
        <w:rPr>
          <w:lang w:val="en-US"/>
        </w:rPr>
        <w:t xml:space="preserve"> E.J., Gómez-Rubio V., </w:t>
      </w:r>
      <w:proofErr w:type="spellStart"/>
      <w:r w:rsidRPr="00BE3773">
        <w:rPr>
          <w:lang w:val="en-US"/>
        </w:rPr>
        <w:t>Pebesma</w:t>
      </w:r>
      <w:proofErr w:type="spellEnd"/>
      <w:r w:rsidRPr="00BE3773">
        <w:rPr>
          <w:lang w:val="en-US"/>
        </w:rPr>
        <w:t xml:space="preserve"> E.J. 2008. Applied spatial data analysis with R. Springer.</w:t>
      </w:r>
    </w:p>
    <w:p w14:paraId="0AC8C1F5" w14:textId="77777777" w:rsidR="00BE3773" w:rsidRPr="00BE3773" w:rsidRDefault="00BE3773" w:rsidP="00BE3773">
      <w:pPr>
        <w:pStyle w:val="Bibliography"/>
        <w:rPr>
          <w:lang w:val="en-US"/>
        </w:rPr>
      </w:pPr>
      <w:r w:rsidRPr="00BE3773">
        <w:rPr>
          <w:lang w:val="en-US"/>
        </w:rPr>
        <w:t>Boyko J., Beaulieu J. 2022. Reducing the biases in false correlations between discrete characters</w:t>
      </w:r>
      <w:proofErr w:type="gramStart"/>
      <w:r w:rsidRPr="00BE3773">
        <w:rPr>
          <w:lang w:val="en-US"/>
        </w:rPr>
        <w:t>. .</w:t>
      </w:r>
      <w:proofErr w:type="gramEnd"/>
    </w:p>
    <w:p w14:paraId="52C57AD1" w14:textId="77777777" w:rsidR="00BE3773" w:rsidRPr="00BE3773" w:rsidRDefault="00BE3773" w:rsidP="00BE3773">
      <w:pPr>
        <w:pStyle w:val="Bibliography"/>
        <w:rPr>
          <w:lang w:val="en-US"/>
        </w:rPr>
      </w:pPr>
      <w:r w:rsidRPr="00BE3773">
        <w:rPr>
          <w:lang w:val="en-US"/>
        </w:rPr>
        <w:t>Boyko J., O’Meara B., Beaulieu J. 2022. Jointly Modeling the Evolution of Discrete and Continuous Traits</w:t>
      </w:r>
      <w:proofErr w:type="gramStart"/>
      <w:r w:rsidRPr="00BE3773">
        <w:rPr>
          <w:lang w:val="en-US"/>
        </w:rPr>
        <w:t>. .</w:t>
      </w:r>
      <w:proofErr w:type="gramEnd"/>
    </w:p>
    <w:p w14:paraId="7D058135" w14:textId="77777777" w:rsidR="00BE3773" w:rsidRPr="00BE3773" w:rsidRDefault="00BE3773" w:rsidP="00BE3773">
      <w:pPr>
        <w:pStyle w:val="Bibliography"/>
        <w:rPr>
          <w:lang w:val="en-US"/>
        </w:rPr>
      </w:pPr>
      <w:proofErr w:type="spellStart"/>
      <w:r w:rsidRPr="00BE3773">
        <w:rPr>
          <w:lang w:val="en-US"/>
        </w:rPr>
        <w:t>Brummitt</w:t>
      </w:r>
      <w:proofErr w:type="spellEnd"/>
      <w:r w:rsidRPr="00BE3773">
        <w:rPr>
          <w:lang w:val="en-US"/>
        </w:rPr>
        <w:t xml:space="preserve"> R.K., Pando F., Hollis S., </w:t>
      </w:r>
      <w:proofErr w:type="spellStart"/>
      <w:r w:rsidRPr="00BE3773">
        <w:rPr>
          <w:lang w:val="en-US"/>
        </w:rPr>
        <w:t>Brummitt</w:t>
      </w:r>
      <w:proofErr w:type="spellEnd"/>
      <w:r w:rsidRPr="00BE3773">
        <w:rPr>
          <w:lang w:val="en-US"/>
        </w:rPr>
        <w:t xml:space="preserve"> N.A. 2001. World geographical scheme for recording plant distributions. International working group on taxonomic databases for plant sciences (TDWG ….</w:t>
      </w:r>
    </w:p>
    <w:p w14:paraId="573AD3ED" w14:textId="77777777" w:rsidR="00BE3773" w:rsidRPr="00BE3773" w:rsidRDefault="00BE3773" w:rsidP="00BE3773">
      <w:pPr>
        <w:pStyle w:val="Bibliography"/>
        <w:rPr>
          <w:lang w:val="en-US"/>
        </w:rPr>
      </w:pPr>
      <w:r w:rsidRPr="00BE3773">
        <w:rPr>
          <w:lang w:val="en-US"/>
        </w:rPr>
        <w:t>Butler M.A., King A.A. 2004. Phylogenetic Comparative Analysis: A Modeling Approach for                         Adaptive Evolution. The American Naturalist. 164:683–695.</w:t>
      </w:r>
    </w:p>
    <w:p w14:paraId="06E106BD" w14:textId="77777777" w:rsidR="00BE3773" w:rsidRPr="00BE3773" w:rsidRDefault="00BE3773" w:rsidP="00BE3773">
      <w:pPr>
        <w:pStyle w:val="Bibliography"/>
        <w:rPr>
          <w:lang w:val="en-US"/>
        </w:rPr>
      </w:pPr>
      <w:proofErr w:type="spellStart"/>
      <w:r w:rsidRPr="00BE3773">
        <w:rPr>
          <w:lang w:val="en-US"/>
        </w:rPr>
        <w:t>Carlquist</w:t>
      </w:r>
      <w:proofErr w:type="spellEnd"/>
      <w:r w:rsidRPr="00BE3773">
        <w:rPr>
          <w:lang w:val="en-US"/>
        </w:rPr>
        <w:t xml:space="preserve"> S.J. 1974. Island biology. Columbia University Press.</w:t>
      </w:r>
    </w:p>
    <w:p w14:paraId="01CC39C2" w14:textId="77777777" w:rsidR="00BE3773" w:rsidRPr="00BE3773" w:rsidRDefault="00BE3773" w:rsidP="00BE3773">
      <w:pPr>
        <w:pStyle w:val="Bibliography"/>
        <w:rPr>
          <w:lang w:val="en-US"/>
        </w:rPr>
      </w:pPr>
      <w:r w:rsidRPr="00BE3773">
        <w:rPr>
          <w:lang w:val="en-US"/>
        </w:rPr>
        <w:t>Chamberlain S.A., Boettiger C. 2017. R Python, and Ruby clients for GBIF species occurrence data</w:t>
      </w:r>
      <w:proofErr w:type="gramStart"/>
      <w:r w:rsidRPr="00BE3773">
        <w:rPr>
          <w:lang w:val="en-US"/>
        </w:rPr>
        <w:t>. .</w:t>
      </w:r>
      <w:proofErr w:type="gramEnd"/>
    </w:p>
    <w:p w14:paraId="12D08AB1" w14:textId="77777777" w:rsidR="00BE3773" w:rsidRPr="00BE3773" w:rsidRDefault="00BE3773" w:rsidP="00BE3773">
      <w:pPr>
        <w:pStyle w:val="Bibliography"/>
        <w:rPr>
          <w:lang w:val="en-US"/>
        </w:rPr>
      </w:pPr>
      <w:r w:rsidRPr="00BE3773">
        <w:rPr>
          <w:lang w:val="en-US"/>
        </w:rPr>
        <w:lastRenderedPageBreak/>
        <w:t xml:space="preserve">Chamberlain S.A., </w:t>
      </w:r>
      <w:proofErr w:type="spellStart"/>
      <w:r w:rsidRPr="00BE3773">
        <w:rPr>
          <w:lang w:val="en-US"/>
        </w:rPr>
        <w:t>Szöcs</w:t>
      </w:r>
      <w:proofErr w:type="spellEnd"/>
      <w:r w:rsidRPr="00BE3773">
        <w:rPr>
          <w:lang w:val="en-US"/>
        </w:rPr>
        <w:t xml:space="preserve"> E. 2013. </w:t>
      </w:r>
      <w:proofErr w:type="spellStart"/>
      <w:r w:rsidRPr="00BE3773">
        <w:rPr>
          <w:lang w:val="en-US"/>
        </w:rPr>
        <w:t>taxize</w:t>
      </w:r>
      <w:proofErr w:type="spellEnd"/>
      <w:r w:rsidRPr="00BE3773">
        <w:rPr>
          <w:lang w:val="en-US"/>
        </w:rPr>
        <w:t>: taxonomic search and retrieval in R. F1000Research. 2.</w:t>
      </w:r>
    </w:p>
    <w:p w14:paraId="65655928" w14:textId="77777777" w:rsidR="00BE3773" w:rsidRPr="00BE3773" w:rsidRDefault="00BE3773" w:rsidP="00BE3773">
      <w:pPr>
        <w:pStyle w:val="Bibliography"/>
        <w:rPr>
          <w:lang w:val="en-US"/>
        </w:rPr>
      </w:pPr>
      <w:r w:rsidRPr="00BE3773">
        <w:rPr>
          <w:lang w:val="en-US"/>
        </w:rPr>
        <w:t>Cole L.C. 1954. The Population Consequences of Life History Phenomena. The Quarterly Review of Biology. 29:103–137.</w:t>
      </w:r>
    </w:p>
    <w:p w14:paraId="7C1A2E7E" w14:textId="77777777" w:rsidR="00BE3773" w:rsidRPr="00BE3773" w:rsidRDefault="00BE3773" w:rsidP="00BE3773">
      <w:pPr>
        <w:pStyle w:val="Bibliography"/>
        <w:rPr>
          <w:lang w:val="en-US"/>
        </w:rPr>
      </w:pPr>
      <w:r w:rsidRPr="00BE3773">
        <w:rPr>
          <w:lang w:val="en-US"/>
        </w:rPr>
        <w:t xml:space="preserve">Drummond C.S., Eastwood R.J., </w:t>
      </w:r>
      <w:proofErr w:type="spellStart"/>
      <w:r w:rsidRPr="00BE3773">
        <w:rPr>
          <w:lang w:val="en-US"/>
        </w:rPr>
        <w:t>Miotto</w:t>
      </w:r>
      <w:proofErr w:type="spellEnd"/>
      <w:r w:rsidRPr="00BE3773">
        <w:rPr>
          <w:lang w:val="en-US"/>
        </w:rPr>
        <w:t xml:space="preserve"> S.T.S., Hughes C.E. 2012. Multiple Continental Radiations and Correlates of Diversification in Lupinus (Leguminosae): Testing for Key Innovation with Incomplete Taxon Sampling. Systematic Biology. 61:443–460.</w:t>
      </w:r>
    </w:p>
    <w:p w14:paraId="1376853F" w14:textId="77777777" w:rsidR="00BE3773" w:rsidRPr="00BE3773" w:rsidRDefault="00BE3773" w:rsidP="00BE3773">
      <w:pPr>
        <w:pStyle w:val="Bibliography"/>
        <w:rPr>
          <w:lang w:val="en-US"/>
        </w:rPr>
      </w:pPr>
      <w:r w:rsidRPr="00BE3773">
        <w:rPr>
          <w:lang w:val="en-US"/>
        </w:rPr>
        <w:t xml:space="preserve">Edwards E.J., Chatelet D.S., Chen B.-C., Ong J.Y., </w:t>
      </w:r>
      <w:proofErr w:type="spellStart"/>
      <w:r w:rsidRPr="00BE3773">
        <w:rPr>
          <w:lang w:val="en-US"/>
        </w:rPr>
        <w:t>Tagane</w:t>
      </w:r>
      <w:proofErr w:type="spellEnd"/>
      <w:r w:rsidRPr="00BE3773">
        <w:rPr>
          <w:lang w:val="en-US"/>
        </w:rPr>
        <w:t xml:space="preserve"> S., </w:t>
      </w:r>
      <w:proofErr w:type="spellStart"/>
      <w:r w:rsidRPr="00BE3773">
        <w:rPr>
          <w:lang w:val="en-US"/>
        </w:rPr>
        <w:t>Kanemitsu</w:t>
      </w:r>
      <w:proofErr w:type="spellEnd"/>
      <w:r w:rsidRPr="00BE3773">
        <w:rPr>
          <w:lang w:val="en-US"/>
        </w:rPr>
        <w:t xml:space="preserve"> H., Tagawa K., </w:t>
      </w:r>
      <w:proofErr w:type="spellStart"/>
      <w:r w:rsidRPr="00BE3773">
        <w:rPr>
          <w:lang w:val="en-US"/>
        </w:rPr>
        <w:t>Teramoto</w:t>
      </w:r>
      <w:proofErr w:type="spellEnd"/>
      <w:r w:rsidRPr="00BE3773">
        <w:rPr>
          <w:lang w:val="en-US"/>
        </w:rPr>
        <w:t xml:space="preserve"> K., Park B., Chung K.-F., Hu J.-M., </w:t>
      </w:r>
      <w:proofErr w:type="spellStart"/>
      <w:r w:rsidRPr="00BE3773">
        <w:rPr>
          <w:lang w:val="en-US"/>
        </w:rPr>
        <w:t>Yahara</w:t>
      </w:r>
      <w:proofErr w:type="spellEnd"/>
      <w:r w:rsidRPr="00BE3773">
        <w:rPr>
          <w:lang w:val="en-US"/>
        </w:rPr>
        <w:t xml:space="preserve"> T., Donoghue M.J. 2017. Convergence, Consilience, and the Evolution of Temperate Deciduous Forests. The American Naturalist. </w:t>
      </w:r>
      <w:proofErr w:type="gramStart"/>
      <w:r w:rsidRPr="00BE3773">
        <w:rPr>
          <w:lang w:val="en-US"/>
        </w:rPr>
        <w:t>190:S</w:t>
      </w:r>
      <w:proofErr w:type="gramEnd"/>
      <w:r w:rsidRPr="00BE3773">
        <w:rPr>
          <w:lang w:val="en-US"/>
        </w:rPr>
        <w:t>87–S104.</w:t>
      </w:r>
    </w:p>
    <w:p w14:paraId="44E283E6" w14:textId="77777777" w:rsidR="00BE3773" w:rsidRPr="00BE3773" w:rsidRDefault="00BE3773" w:rsidP="00BE3773">
      <w:pPr>
        <w:pStyle w:val="Bibliography"/>
        <w:rPr>
          <w:lang w:val="en-US"/>
        </w:rPr>
      </w:pPr>
      <w:proofErr w:type="spellStart"/>
      <w:r w:rsidRPr="00BE3773">
        <w:rPr>
          <w:lang w:val="en-US"/>
        </w:rPr>
        <w:t>Ehleringer</w:t>
      </w:r>
      <w:proofErr w:type="spellEnd"/>
      <w:r w:rsidRPr="00BE3773">
        <w:rPr>
          <w:lang w:val="en-US"/>
        </w:rPr>
        <w:t xml:space="preserve"> J.R., Sage R.F., Flanagan L.B., Pearcy R.W. 1991. Climate change and the evolution of C4 photosynthesis. Trends in Ecology &amp; Evolution. 6:95–99.</w:t>
      </w:r>
    </w:p>
    <w:p w14:paraId="40EAE95E" w14:textId="77777777" w:rsidR="00BE3773" w:rsidRPr="00BE3773" w:rsidRDefault="00BE3773" w:rsidP="00BE3773">
      <w:pPr>
        <w:pStyle w:val="Bibliography"/>
        <w:rPr>
          <w:lang w:val="en-US"/>
        </w:rPr>
      </w:pPr>
      <w:proofErr w:type="spellStart"/>
      <w:r w:rsidRPr="00BE3773">
        <w:rPr>
          <w:lang w:val="en-US"/>
        </w:rPr>
        <w:t>Ehrendorfer</w:t>
      </w:r>
      <w:proofErr w:type="spellEnd"/>
      <w:r w:rsidRPr="00BE3773">
        <w:rPr>
          <w:lang w:val="en-US"/>
        </w:rPr>
        <w:t xml:space="preserve"> F., </w:t>
      </w:r>
      <w:proofErr w:type="spellStart"/>
      <w:r w:rsidRPr="00BE3773">
        <w:rPr>
          <w:lang w:val="en-US"/>
        </w:rPr>
        <w:t>Barfuss</w:t>
      </w:r>
      <w:proofErr w:type="spellEnd"/>
      <w:r w:rsidRPr="00BE3773">
        <w:rPr>
          <w:lang w:val="en-US"/>
        </w:rPr>
        <w:t xml:space="preserve"> M.H.J., </w:t>
      </w:r>
      <w:proofErr w:type="spellStart"/>
      <w:r w:rsidRPr="00BE3773">
        <w:rPr>
          <w:lang w:val="en-US"/>
        </w:rPr>
        <w:t>Manen</w:t>
      </w:r>
      <w:proofErr w:type="spellEnd"/>
      <w:r w:rsidRPr="00BE3773">
        <w:rPr>
          <w:lang w:val="en-US"/>
        </w:rPr>
        <w:t xml:space="preserve"> J.-F., </w:t>
      </w:r>
      <w:proofErr w:type="spellStart"/>
      <w:r w:rsidRPr="00BE3773">
        <w:rPr>
          <w:lang w:val="en-US"/>
        </w:rPr>
        <w:t>Schneeweiss</w:t>
      </w:r>
      <w:proofErr w:type="spellEnd"/>
      <w:r w:rsidRPr="00BE3773">
        <w:rPr>
          <w:lang w:val="en-US"/>
        </w:rPr>
        <w:t xml:space="preserve"> G.M. 2018. Phylogeny, character evolution and spatiotemporal diversification of the species-rich and world-wide distributed tribe </w:t>
      </w:r>
      <w:proofErr w:type="spellStart"/>
      <w:r w:rsidRPr="00BE3773">
        <w:rPr>
          <w:lang w:val="en-US"/>
        </w:rPr>
        <w:t>Rubieae</w:t>
      </w:r>
      <w:proofErr w:type="spellEnd"/>
      <w:r w:rsidRPr="00BE3773">
        <w:rPr>
          <w:lang w:val="en-US"/>
        </w:rPr>
        <w:t xml:space="preserve"> (</w:t>
      </w:r>
      <w:proofErr w:type="spellStart"/>
      <w:r w:rsidRPr="00BE3773">
        <w:rPr>
          <w:lang w:val="en-US"/>
        </w:rPr>
        <w:t>Rubiaceae</w:t>
      </w:r>
      <w:proofErr w:type="spellEnd"/>
      <w:r w:rsidRPr="00BE3773">
        <w:rPr>
          <w:lang w:val="en-US"/>
        </w:rPr>
        <w:t xml:space="preserve">). PLOS ONE. </w:t>
      </w:r>
      <w:proofErr w:type="gramStart"/>
      <w:r w:rsidRPr="00BE3773">
        <w:rPr>
          <w:lang w:val="en-US"/>
        </w:rPr>
        <w:t>13:e</w:t>
      </w:r>
      <w:proofErr w:type="gramEnd"/>
      <w:r w:rsidRPr="00BE3773">
        <w:rPr>
          <w:lang w:val="en-US"/>
        </w:rPr>
        <w:t>0207615.</w:t>
      </w:r>
    </w:p>
    <w:p w14:paraId="0F079AAF" w14:textId="77777777" w:rsidR="00BE3773" w:rsidRPr="00BE3773" w:rsidRDefault="00BE3773" w:rsidP="00BE3773">
      <w:pPr>
        <w:pStyle w:val="Bibliography"/>
        <w:rPr>
          <w:lang w:val="en-US"/>
        </w:rPr>
      </w:pPr>
      <w:r w:rsidRPr="00BE3773">
        <w:rPr>
          <w:lang w:val="en-US"/>
        </w:rPr>
        <w:t xml:space="preserve">Escobar J.S., Cenci A., </w:t>
      </w:r>
      <w:proofErr w:type="spellStart"/>
      <w:r w:rsidRPr="00BE3773">
        <w:rPr>
          <w:lang w:val="en-US"/>
        </w:rPr>
        <w:t>Bolognini</w:t>
      </w:r>
      <w:proofErr w:type="spellEnd"/>
      <w:r w:rsidRPr="00BE3773">
        <w:rPr>
          <w:lang w:val="en-US"/>
        </w:rPr>
        <w:t xml:space="preserve"> J., </w:t>
      </w:r>
      <w:proofErr w:type="spellStart"/>
      <w:r w:rsidRPr="00BE3773">
        <w:rPr>
          <w:lang w:val="en-US"/>
        </w:rPr>
        <w:t>Haudry</w:t>
      </w:r>
      <w:proofErr w:type="spellEnd"/>
      <w:r w:rsidRPr="00BE3773">
        <w:rPr>
          <w:lang w:val="en-US"/>
        </w:rPr>
        <w:t xml:space="preserve"> A., Laurent S., David J., </w:t>
      </w:r>
      <w:proofErr w:type="spellStart"/>
      <w:r w:rsidRPr="00BE3773">
        <w:rPr>
          <w:lang w:val="en-US"/>
        </w:rPr>
        <w:t>Glémin</w:t>
      </w:r>
      <w:proofErr w:type="spellEnd"/>
      <w:r w:rsidRPr="00BE3773">
        <w:rPr>
          <w:lang w:val="en-US"/>
        </w:rPr>
        <w:t xml:space="preserve"> S. 2010. An Integrative Test of the Dead-End Hypothesis of </w:t>
      </w:r>
      <w:proofErr w:type="spellStart"/>
      <w:r w:rsidRPr="00BE3773">
        <w:rPr>
          <w:lang w:val="en-US"/>
        </w:rPr>
        <w:t>Selfing</w:t>
      </w:r>
      <w:proofErr w:type="spellEnd"/>
      <w:r w:rsidRPr="00BE3773">
        <w:rPr>
          <w:lang w:val="en-US"/>
        </w:rPr>
        <w:t xml:space="preserve"> Evolution in </w:t>
      </w:r>
      <w:proofErr w:type="spellStart"/>
      <w:r w:rsidRPr="00BE3773">
        <w:rPr>
          <w:lang w:val="en-US"/>
        </w:rPr>
        <w:t>Triticeae</w:t>
      </w:r>
      <w:proofErr w:type="spellEnd"/>
      <w:r w:rsidRPr="00BE3773">
        <w:rPr>
          <w:lang w:val="en-US"/>
        </w:rPr>
        <w:t xml:space="preserve"> (</w:t>
      </w:r>
      <w:proofErr w:type="spellStart"/>
      <w:r w:rsidRPr="00BE3773">
        <w:rPr>
          <w:lang w:val="en-US"/>
        </w:rPr>
        <w:t>poaceae</w:t>
      </w:r>
      <w:proofErr w:type="spellEnd"/>
      <w:r w:rsidRPr="00BE3773">
        <w:rPr>
          <w:lang w:val="en-US"/>
        </w:rPr>
        <w:t>). Evolution. 64:2855–2872.</w:t>
      </w:r>
    </w:p>
    <w:p w14:paraId="31C5F5C1" w14:textId="77777777" w:rsidR="00BE3773" w:rsidRPr="00BE3773" w:rsidRDefault="00BE3773" w:rsidP="00BE3773">
      <w:pPr>
        <w:pStyle w:val="Bibliography"/>
        <w:rPr>
          <w:lang w:val="en-US"/>
        </w:rPr>
      </w:pPr>
      <w:r w:rsidRPr="00BE3773">
        <w:rPr>
          <w:lang w:val="en-US"/>
        </w:rPr>
        <w:t>Evans M.E.K., Hearn D.J., Hahn W.J., Spangle J.M., Venable D.L. 2005. Climate and Life-History Evolution in Evening Primroses (</w:t>
      </w:r>
      <w:proofErr w:type="spellStart"/>
      <w:r w:rsidRPr="00BE3773">
        <w:rPr>
          <w:lang w:val="en-US"/>
        </w:rPr>
        <w:t>oenothera</w:t>
      </w:r>
      <w:proofErr w:type="spellEnd"/>
      <w:r w:rsidRPr="00BE3773">
        <w:rPr>
          <w:lang w:val="en-US"/>
        </w:rPr>
        <w:t xml:space="preserve">, </w:t>
      </w:r>
      <w:proofErr w:type="spellStart"/>
      <w:r w:rsidRPr="00BE3773">
        <w:rPr>
          <w:lang w:val="en-US"/>
        </w:rPr>
        <w:t>Onagraceae</w:t>
      </w:r>
      <w:proofErr w:type="spellEnd"/>
      <w:r w:rsidRPr="00BE3773">
        <w:rPr>
          <w:lang w:val="en-US"/>
        </w:rPr>
        <w:t>): A Phylogenetic Comparative Analysis. Evolution. 59:1914–1927.</w:t>
      </w:r>
    </w:p>
    <w:p w14:paraId="1271C036" w14:textId="77777777" w:rsidR="00BE3773" w:rsidRPr="00BE3773" w:rsidRDefault="00BE3773" w:rsidP="00BE3773">
      <w:pPr>
        <w:pStyle w:val="Bibliography"/>
        <w:rPr>
          <w:lang w:val="en-US"/>
        </w:rPr>
      </w:pPr>
      <w:proofErr w:type="spellStart"/>
      <w:r w:rsidRPr="00BE3773">
        <w:rPr>
          <w:lang w:val="en-US"/>
        </w:rPr>
        <w:t>Fiz</w:t>
      </w:r>
      <w:proofErr w:type="spellEnd"/>
      <w:r w:rsidRPr="00BE3773">
        <w:rPr>
          <w:lang w:val="en-US"/>
        </w:rPr>
        <w:t xml:space="preserve"> O., </w:t>
      </w:r>
      <w:proofErr w:type="spellStart"/>
      <w:r w:rsidRPr="00BE3773">
        <w:rPr>
          <w:lang w:val="en-US"/>
        </w:rPr>
        <w:t>Valcárcel</w:t>
      </w:r>
      <w:proofErr w:type="spellEnd"/>
      <w:r w:rsidRPr="00BE3773">
        <w:rPr>
          <w:lang w:val="en-US"/>
        </w:rPr>
        <w:t xml:space="preserve"> V., Vargas P. 2002. Phylogenetic position of Mediterranean </w:t>
      </w:r>
      <w:proofErr w:type="spellStart"/>
      <w:r w:rsidRPr="00BE3773">
        <w:rPr>
          <w:lang w:val="en-US"/>
        </w:rPr>
        <w:t>Astereae</w:t>
      </w:r>
      <w:proofErr w:type="spellEnd"/>
      <w:r w:rsidRPr="00BE3773">
        <w:rPr>
          <w:lang w:val="en-US"/>
        </w:rPr>
        <w:t xml:space="preserve"> and character evolution of daisies (Bellis, Asteraceae) inferred from </w:t>
      </w:r>
      <w:proofErr w:type="spellStart"/>
      <w:r w:rsidRPr="00BE3773">
        <w:rPr>
          <w:lang w:val="en-US"/>
        </w:rPr>
        <w:t>nrDNA</w:t>
      </w:r>
      <w:proofErr w:type="spellEnd"/>
      <w:r w:rsidRPr="00BE3773">
        <w:rPr>
          <w:lang w:val="en-US"/>
        </w:rPr>
        <w:t xml:space="preserve"> ITS sequences. Molecular Phylogenetics and Evolution. 25:157–171.</w:t>
      </w:r>
    </w:p>
    <w:p w14:paraId="30E79BF4" w14:textId="77777777" w:rsidR="00BE3773" w:rsidRPr="00BE3773" w:rsidRDefault="00BE3773" w:rsidP="00BE3773">
      <w:pPr>
        <w:pStyle w:val="Bibliography"/>
        <w:rPr>
          <w:lang w:val="en-US"/>
        </w:rPr>
      </w:pPr>
      <w:proofErr w:type="spellStart"/>
      <w:r w:rsidRPr="00BE3773">
        <w:rPr>
          <w:lang w:val="en-US"/>
        </w:rPr>
        <w:t>Freyman</w:t>
      </w:r>
      <w:proofErr w:type="spellEnd"/>
      <w:r w:rsidRPr="00BE3773">
        <w:rPr>
          <w:lang w:val="en-US"/>
        </w:rPr>
        <w:t xml:space="preserve"> W.A., </w:t>
      </w:r>
      <w:proofErr w:type="spellStart"/>
      <w:r w:rsidRPr="00BE3773">
        <w:rPr>
          <w:lang w:val="en-US"/>
        </w:rPr>
        <w:t>Höhna</w:t>
      </w:r>
      <w:proofErr w:type="spellEnd"/>
      <w:r w:rsidRPr="00BE3773">
        <w:rPr>
          <w:lang w:val="en-US"/>
        </w:rPr>
        <w:t xml:space="preserve"> S. 2019. Stochastic Character Mapping of State-Dependent Diversification Reveals the Tempo of Evolutionary Decline in Self-Compatible </w:t>
      </w:r>
      <w:proofErr w:type="spellStart"/>
      <w:r w:rsidRPr="00BE3773">
        <w:rPr>
          <w:lang w:val="en-US"/>
        </w:rPr>
        <w:t>Onagraceae</w:t>
      </w:r>
      <w:proofErr w:type="spellEnd"/>
      <w:r w:rsidRPr="00BE3773">
        <w:rPr>
          <w:lang w:val="en-US"/>
        </w:rPr>
        <w:t xml:space="preserve"> Lineages. Systematic Biology. 68:505–519.</w:t>
      </w:r>
    </w:p>
    <w:p w14:paraId="4056AC4B" w14:textId="77777777" w:rsidR="00BE3773" w:rsidRPr="00BE3773" w:rsidRDefault="00BE3773" w:rsidP="00BE3773">
      <w:pPr>
        <w:pStyle w:val="Bibliography"/>
        <w:rPr>
          <w:lang w:val="en-US"/>
        </w:rPr>
      </w:pPr>
      <w:r w:rsidRPr="00BE3773">
        <w:rPr>
          <w:lang w:val="en-US"/>
        </w:rPr>
        <w:t>Friedman J. 2020. The Evolution of Annual and Perennial Plant Life Histories: Ecological Correlates and Genetic Mechanisms. Annual Review of Ecology, Evolution, and Systematics. 51:461–481.</w:t>
      </w:r>
    </w:p>
    <w:p w14:paraId="581C8C1E" w14:textId="77777777" w:rsidR="00BE3773" w:rsidRPr="00BE3773" w:rsidRDefault="00BE3773" w:rsidP="00BE3773">
      <w:pPr>
        <w:pStyle w:val="Bibliography"/>
        <w:rPr>
          <w:lang w:val="en-US"/>
        </w:rPr>
      </w:pPr>
      <w:proofErr w:type="spellStart"/>
      <w:r w:rsidRPr="00BE3773">
        <w:rPr>
          <w:lang w:val="en-US"/>
        </w:rPr>
        <w:t>Givnish</w:t>
      </w:r>
      <w:proofErr w:type="spellEnd"/>
      <w:r w:rsidRPr="00BE3773">
        <w:rPr>
          <w:lang w:val="en-US"/>
        </w:rPr>
        <w:t xml:space="preserve"> T.J. 2015. Adaptive radiation versus ‘radiation’ and ‘explosive diversification’: why conceptual distinctions are fundamental to understanding evolution. New Phytologist. 207:297–303.</w:t>
      </w:r>
    </w:p>
    <w:p w14:paraId="5A3830B1" w14:textId="77777777" w:rsidR="00BE3773" w:rsidRPr="00BE3773" w:rsidRDefault="00BE3773" w:rsidP="00BE3773">
      <w:pPr>
        <w:pStyle w:val="Bibliography"/>
        <w:rPr>
          <w:lang w:val="en-US"/>
        </w:rPr>
      </w:pPr>
      <w:r w:rsidRPr="00BE3773">
        <w:rPr>
          <w:lang w:val="en-US"/>
        </w:rPr>
        <w:t xml:space="preserve">Gorospe J.M., </w:t>
      </w:r>
      <w:proofErr w:type="spellStart"/>
      <w:r w:rsidRPr="00BE3773">
        <w:rPr>
          <w:lang w:val="en-US"/>
        </w:rPr>
        <w:t>Monjas</w:t>
      </w:r>
      <w:proofErr w:type="spellEnd"/>
      <w:r w:rsidRPr="00BE3773">
        <w:rPr>
          <w:lang w:val="en-US"/>
        </w:rPr>
        <w:t xml:space="preserve"> D., Fernández-</w:t>
      </w:r>
      <w:proofErr w:type="spellStart"/>
      <w:r w:rsidRPr="00BE3773">
        <w:rPr>
          <w:lang w:val="en-US"/>
        </w:rPr>
        <w:t>Mazuecos</w:t>
      </w:r>
      <w:proofErr w:type="spellEnd"/>
      <w:r w:rsidRPr="00BE3773">
        <w:rPr>
          <w:lang w:val="en-US"/>
        </w:rPr>
        <w:t xml:space="preserve"> M. 2020. Out of the Mediterranean Region: Worldwide biogeography of snapdragons and relatives (tribe </w:t>
      </w:r>
      <w:proofErr w:type="spellStart"/>
      <w:r w:rsidRPr="00BE3773">
        <w:rPr>
          <w:lang w:val="en-US"/>
        </w:rPr>
        <w:t>Antirrhineae</w:t>
      </w:r>
      <w:proofErr w:type="spellEnd"/>
      <w:r w:rsidRPr="00BE3773">
        <w:rPr>
          <w:lang w:val="en-US"/>
        </w:rPr>
        <w:t>, Plantaginaceae). Journal of Biogeography. 47:2442–2456.</w:t>
      </w:r>
    </w:p>
    <w:p w14:paraId="38B0CF51" w14:textId="77777777" w:rsidR="00BE3773" w:rsidRPr="00BE3773" w:rsidRDefault="00BE3773" w:rsidP="00BE3773">
      <w:pPr>
        <w:pStyle w:val="Bibliography"/>
        <w:rPr>
          <w:lang w:val="en-US"/>
        </w:rPr>
      </w:pPr>
      <w:r w:rsidRPr="00BE3773">
        <w:rPr>
          <w:lang w:val="en-US"/>
        </w:rPr>
        <w:t>Grey-Wilson C. 1980. Impatiens of Africa. CRC Press.</w:t>
      </w:r>
    </w:p>
    <w:p w14:paraId="720E282B" w14:textId="77777777" w:rsidR="00BE3773" w:rsidRPr="00BE3773" w:rsidRDefault="00BE3773" w:rsidP="00BE3773">
      <w:pPr>
        <w:pStyle w:val="Bibliography"/>
        <w:rPr>
          <w:lang w:val="en-US"/>
        </w:rPr>
      </w:pPr>
      <w:r w:rsidRPr="00BE3773">
        <w:rPr>
          <w:lang w:val="en-US"/>
        </w:rPr>
        <w:lastRenderedPageBreak/>
        <w:t>Grime J.P. 1977. Evidence for the Existence of Three Primary Strategies in Plants and Its Relevance to Ecological and Evolutionary Theory. The American Naturalist. 111:1169–1194.</w:t>
      </w:r>
    </w:p>
    <w:p w14:paraId="24280058" w14:textId="77777777" w:rsidR="00BE3773" w:rsidRPr="00BE3773" w:rsidRDefault="00BE3773" w:rsidP="00BE3773">
      <w:pPr>
        <w:pStyle w:val="Bibliography"/>
        <w:rPr>
          <w:lang w:val="en-US"/>
        </w:rPr>
      </w:pPr>
      <w:r w:rsidRPr="00BE3773">
        <w:rPr>
          <w:lang w:val="en-US"/>
        </w:rPr>
        <w:t>Hansen T.F. 1997. Stabilizing Selection and the Comparative Analysis of Adaptation. Evolution. 51:1341–1351.</w:t>
      </w:r>
    </w:p>
    <w:p w14:paraId="2DA1FA39" w14:textId="77777777" w:rsidR="00BE3773" w:rsidRPr="00BE3773" w:rsidRDefault="00BE3773" w:rsidP="00BE3773">
      <w:pPr>
        <w:pStyle w:val="Bibliography"/>
        <w:rPr>
          <w:lang w:val="en-US"/>
        </w:rPr>
      </w:pPr>
      <w:proofErr w:type="spellStart"/>
      <w:r w:rsidRPr="00BE3773">
        <w:rPr>
          <w:lang w:val="en-US"/>
        </w:rPr>
        <w:t>Hijmans</w:t>
      </w:r>
      <w:proofErr w:type="spellEnd"/>
      <w:r w:rsidRPr="00BE3773">
        <w:rPr>
          <w:lang w:val="en-US"/>
        </w:rPr>
        <w:t xml:space="preserve"> R.J., Van Etten J., Cheng J., </w:t>
      </w:r>
      <w:proofErr w:type="spellStart"/>
      <w:r w:rsidRPr="00BE3773">
        <w:rPr>
          <w:lang w:val="en-US"/>
        </w:rPr>
        <w:t>Mattiuzzi</w:t>
      </w:r>
      <w:proofErr w:type="spellEnd"/>
      <w:r w:rsidRPr="00BE3773">
        <w:rPr>
          <w:lang w:val="en-US"/>
        </w:rPr>
        <w:t xml:space="preserve"> M., Sumner M., Greenberg J.A., </w:t>
      </w:r>
      <w:proofErr w:type="spellStart"/>
      <w:r w:rsidRPr="00BE3773">
        <w:rPr>
          <w:lang w:val="en-US"/>
        </w:rPr>
        <w:t>Lamigueiro</w:t>
      </w:r>
      <w:proofErr w:type="spellEnd"/>
      <w:r w:rsidRPr="00BE3773">
        <w:rPr>
          <w:lang w:val="en-US"/>
        </w:rPr>
        <w:t xml:space="preserve"> O.P., Bevan A., Racine E.B., Shortridge A. 2015. Package ‘raster.’ R package. 734.</w:t>
      </w:r>
    </w:p>
    <w:p w14:paraId="3A0936C6" w14:textId="77777777" w:rsidR="00BE3773" w:rsidRPr="00BE3773" w:rsidRDefault="00BE3773" w:rsidP="00BE3773">
      <w:pPr>
        <w:pStyle w:val="Bibliography"/>
        <w:rPr>
          <w:lang w:val="en-US"/>
        </w:rPr>
      </w:pPr>
      <w:r w:rsidRPr="00BE3773">
        <w:rPr>
          <w:lang w:val="en-US"/>
        </w:rPr>
        <w:t xml:space="preserve">Ho L.S.T., </w:t>
      </w:r>
      <w:proofErr w:type="spellStart"/>
      <w:r w:rsidRPr="00BE3773">
        <w:rPr>
          <w:lang w:val="en-US"/>
        </w:rPr>
        <w:t>Ané</w:t>
      </w:r>
      <w:proofErr w:type="spellEnd"/>
      <w:r w:rsidRPr="00BE3773">
        <w:rPr>
          <w:lang w:val="en-US"/>
        </w:rPr>
        <w:t xml:space="preserve"> C. 2014. Intrinsic inference difficulties for trait evolution with Ornstein</w:t>
      </w:r>
      <w:r w:rsidRPr="00BE3773">
        <w:rPr>
          <w:rFonts w:ascii="Cambria Math" w:hAnsi="Cambria Math" w:cs="Cambria Math"/>
          <w:lang w:val="en-US"/>
        </w:rPr>
        <w:t>‐</w:t>
      </w:r>
      <w:proofErr w:type="spellStart"/>
      <w:r w:rsidRPr="00BE3773">
        <w:rPr>
          <w:lang w:val="en-US"/>
        </w:rPr>
        <w:t>Uhlenbeck</w:t>
      </w:r>
      <w:proofErr w:type="spellEnd"/>
      <w:r w:rsidRPr="00BE3773">
        <w:rPr>
          <w:lang w:val="en-US"/>
        </w:rPr>
        <w:t xml:space="preserve"> models. Methods in Ecology and Evolution. 5:1133–1146.</w:t>
      </w:r>
    </w:p>
    <w:p w14:paraId="0E870A26" w14:textId="77777777" w:rsidR="00BE3773" w:rsidRPr="00BE3773" w:rsidRDefault="00BE3773" w:rsidP="00BE3773">
      <w:pPr>
        <w:pStyle w:val="Bibliography"/>
        <w:rPr>
          <w:lang w:val="en-US"/>
        </w:rPr>
      </w:pPr>
      <w:proofErr w:type="spellStart"/>
      <w:r w:rsidRPr="00BE3773">
        <w:rPr>
          <w:lang w:val="en-US"/>
        </w:rPr>
        <w:t>Holzmueller</w:t>
      </w:r>
      <w:proofErr w:type="spellEnd"/>
      <w:r w:rsidRPr="00BE3773">
        <w:rPr>
          <w:lang w:val="en-US"/>
        </w:rPr>
        <w:t xml:space="preserve"> E.J., Jose S. 2009. Invasive plant conundrum: What makes the aliens so successful? Journal of Tropical Agriculture. 47:18–29.</w:t>
      </w:r>
    </w:p>
    <w:p w14:paraId="6D9CFA77" w14:textId="77777777" w:rsidR="00BE3773" w:rsidRPr="00BE3773" w:rsidRDefault="00BE3773" w:rsidP="00BE3773">
      <w:pPr>
        <w:pStyle w:val="Bibliography"/>
        <w:rPr>
          <w:lang w:val="en-US"/>
        </w:rPr>
      </w:pPr>
      <w:r w:rsidRPr="00BE3773">
        <w:rPr>
          <w:lang w:val="en-US"/>
        </w:rPr>
        <w:t xml:space="preserve">Hoorn C., van der Ham R., de la Parra F., Salamanca S., </w:t>
      </w:r>
      <w:proofErr w:type="spellStart"/>
      <w:r w:rsidRPr="00BE3773">
        <w:rPr>
          <w:lang w:val="en-US"/>
        </w:rPr>
        <w:t>ter</w:t>
      </w:r>
      <w:proofErr w:type="spellEnd"/>
      <w:r w:rsidRPr="00BE3773">
        <w:rPr>
          <w:lang w:val="en-US"/>
        </w:rPr>
        <w:t xml:space="preserve"> </w:t>
      </w:r>
      <w:proofErr w:type="spellStart"/>
      <w:r w:rsidRPr="00BE3773">
        <w:rPr>
          <w:lang w:val="en-US"/>
        </w:rPr>
        <w:t>Steege</w:t>
      </w:r>
      <w:proofErr w:type="spellEnd"/>
      <w:r w:rsidRPr="00BE3773">
        <w:rPr>
          <w:lang w:val="en-US"/>
        </w:rPr>
        <w:t xml:space="preserve"> H., Banks H., Star W., van </w:t>
      </w:r>
      <w:proofErr w:type="spellStart"/>
      <w:r w:rsidRPr="00BE3773">
        <w:rPr>
          <w:lang w:val="en-US"/>
        </w:rPr>
        <w:t>Heuven</w:t>
      </w:r>
      <w:proofErr w:type="spellEnd"/>
      <w:r w:rsidRPr="00BE3773">
        <w:rPr>
          <w:lang w:val="en-US"/>
        </w:rPr>
        <w:t xml:space="preserve"> B.J., </w:t>
      </w:r>
      <w:proofErr w:type="spellStart"/>
      <w:r w:rsidRPr="00BE3773">
        <w:rPr>
          <w:lang w:val="en-US"/>
        </w:rPr>
        <w:t>Langelaan</w:t>
      </w:r>
      <w:proofErr w:type="spellEnd"/>
      <w:r w:rsidRPr="00BE3773">
        <w:rPr>
          <w:lang w:val="en-US"/>
        </w:rPr>
        <w:t xml:space="preserve"> R., Carvalho F.A., Rodriguez-</w:t>
      </w:r>
      <w:proofErr w:type="spellStart"/>
      <w:r w:rsidRPr="00BE3773">
        <w:rPr>
          <w:lang w:val="en-US"/>
        </w:rPr>
        <w:t>Forero</w:t>
      </w:r>
      <w:proofErr w:type="spellEnd"/>
      <w:r w:rsidRPr="00BE3773">
        <w:rPr>
          <w:lang w:val="en-US"/>
        </w:rPr>
        <w:t xml:space="preserve"> G., </w:t>
      </w:r>
      <w:proofErr w:type="spellStart"/>
      <w:r w:rsidRPr="00BE3773">
        <w:rPr>
          <w:lang w:val="en-US"/>
        </w:rPr>
        <w:t>Lagomarsino</w:t>
      </w:r>
      <w:proofErr w:type="spellEnd"/>
      <w:r w:rsidRPr="00BE3773">
        <w:rPr>
          <w:lang w:val="en-US"/>
        </w:rPr>
        <w:t xml:space="preserve"> L.P. 2019. Going north and south: The biogeographic history of two </w:t>
      </w:r>
      <w:proofErr w:type="spellStart"/>
      <w:r w:rsidRPr="00BE3773">
        <w:rPr>
          <w:lang w:val="en-US"/>
        </w:rPr>
        <w:t>Malvaceae</w:t>
      </w:r>
      <w:proofErr w:type="spellEnd"/>
      <w:r w:rsidRPr="00BE3773">
        <w:rPr>
          <w:lang w:val="en-US"/>
        </w:rPr>
        <w:t xml:space="preserve"> in the wake of Neogene Andean uplift and connectivity between the Americas. Review of </w:t>
      </w:r>
      <w:proofErr w:type="spellStart"/>
      <w:r w:rsidRPr="00BE3773">
        <w:rPr>
          <w:lang w:val="en-US"/>
        </w:rPr>
        <w:t>Palaeobotany</w:t>
      </w:r>
      <w:proofErr w:type="spellEnd"/>
      <w:r w:rsidRPr="00BE3773">
        <w:rPr>
          <w:lang w:val="en-US"/>
        </w:rPr>
        <w:t xml:space="preserve"> and Palynology. 264:90–109.</w:t>
      </w:r>
    </w:p>
    <w:p w14:paraId="3A419CF2" w14:textId="77777777" w:rsidR="00BE3773" w:rsidRPr="00BE3773" w:rsidRDefault="00BE3773" w:rsidP="00BE3773">
      <w:pPr>
        <w:pStyle w:val="Bibliography"/>
        <w:rPr>
          <w:lang w:val="en-US"/>
        </w:rPr>
      </w:pPr>
      <w:r w:rsidRPr="00BE3773">
        <w:rPr>
          <w:lang w:val="en-US"/>
        </w:rPr>
        <w:t xml:space="preserve">Howard C.C., Folk R.A., Beaulieu J.M., </w:t>
      </w:r>
      <w:proofErr w:type="spellStart"/>
      <w:r w:rsidRPr="00BE3773">
        <w:rPr>
          <w:lang w:val="en-US"/>
        </w:rPr>
        <w:t>Cellinese</w:t>
      </w:r>
      <w:proofErr w:type="spellEnd"/>
      <w:r w:rsidRPr="00BE3773">
        <w:rPr>
          <w:lang w:val="en-US"/>
        </w:rPr>
        <w:t xml:space="preserve"> N. 2019. The monocotyledonous underground: global climatic and phylogenetic patterns of geophyte diversity. American Journal of Botany. 106:850–863.</w:t>
      </w:r>
    </w:p>
    <w:p w14:paraId="022EB12E" w14:textId="77777777" w:rsidR="00BE3773" w:rsidRPr="00BE3773" w:rsidRDefault="00BE3773" w:rsidP="00BE3773">
      <w:pPr>
        <w:pStyle w:val="Bibliography"/>
        <w:rPr>
          <w:lang w:val="en-US"/>
        </w:rPr>
      </w:pPr>
      <w:r w:rsidRPr="00BE3773">
        <w:rPr>
          <w:lang w:val="en-US"/>
        </w:rPr>
        <w:t xml:space="preserve">Huang X.-C., German D.A., Koch M.A. 2020. Temporal patterns of diversification in Brassicaceae demonstrate decoupling of rate shifts and </w:t>
      </w:r>
      <w:proofErr w:type="spellStart"/>
      <w:r w:rsidRPr="00BE3773">
        <w:rPr>
          <w:lang w:val="en-US"/>
        </w:rPr>
        <w:t>mesopolyploidization</w:t>
      </w:r>
      <w:proofErr w:type="spellEnd"/>
      <w:r w:rsidRPr="00BE3773">
        <w:rPr>
          <w:lang w:val="en-US"/>
        </w:rPr>
        <w:t xml:space="preserve"> events. Annals of Botany. 125:29–47.</w:t>
      </w:r>
    </w:p>
    <w:p w14:paraId="544FED34" w14:textId="77777777" w:rsidR="00BE3773" w:rsidRPr="00BE3773" w:rsidRDefault="00BE3773" w:rsidP="00BE3773">
      <w:pPr>
        <w:pStyle w:val="Bibliography"/>
        <w:rPr>
          <w:lang w:val="en-US"/>
        </w:rPr>
      </w:pPr>
      <w:r w:rsidRPr="00BE3773">
        <w:rPr>
          <w:lang w:val="en-US"/>
        </w:rPr>
        <w:t>Humphreys A.M., Linder H.P. 2013. Evidence for recent evolution of cold tolerance in grasses suggests current distribution is not limited by (low) temperature. New Phytologist. 198:1261–1273.</w:t>
      </w:r>
    </w:p>
    <w:p w14:paraId="194BC647" w14:textId="77777777" w:rsidR="00BE3773" w:rsidRPr="00BE3773" w:rsidRDefault="00BE3773" w:rsidP="00BE3773">
      <w:pPr>
        <w:pStyle w:val="Bibliography"/>
        <w:rPr>
          <w:lang w:val="en-US"/>
        </w:rPr>
      </w:pPr>
      <w:proofErr w:type="spellStart"/>
      <w:r w:rsidRPr="00BE3773">
        <w:rPr>
          <w:lang w:val="en-US"/>
        </w:rPr>
        <w:t>Igic</w:t>
      </w:r>
      <w:proofErr w:type="spellEnd"/>
      <w:r w:rsidRPr="00BE3773">
        <w:rPr>
          <w:lang w:val="en-US"/>
        </w:rPr>
        <w:t xml:space="preserve"> B., Busch J.W. 2013. Is self-fertilization an evolutionary dead end? New Phytologist. 198:386–397.</w:t>
      </w:r>
    </w:p>
    <w:p w14:paraId="0B0248DE" w14:textId="77777777" w:rsidR="00BE3773" w:rsidRPr="00BE3773" w:rsidRDefault="00BE3773" w:rsidP="00BE3773">
      <w:pPr>
        <w:pStyle w:val="Bibliography"/>
        <w:rPr>
          <w:lang w:val="en-US"/>
        </w:rPr>
      </w:pPr>
      <w:r w:rsidRPr="00BE3773">
        <w:rPr>
          <w:lang w:val="en-US"/>
        </w:rPr>
        <w:t>Janzen D.H. 1984. Dispersal of Small Seeds by Big Herbivores: Foliage is the Fruit. The American Naturalist. 123:338–353.</w:t>
      </w:r>
    </w:p>
    <w:p w14:paraId="71B23387" w14:textId="77777777" w:rsidR="00BE3773" w:rsidRPr="00BE3773" w:rsidRDefault="00BE3773" w:rsidP="00BE3773">
      <w:pPr>
        <w:pStyle w:val="Bibliography"/>
        <w:rPr>
          <w:lang w:val="en-US"/>
        </w:rPr>
      </w:pPr>
      <w:r w:rsidRPr="00BE3773">
        <w:rPr>
          <w:lang w:val="en-US"/>
        </w:rPr>
        <w:t xml:space="preserve">Karger D.N., Conrad O., </w:t>
      </w:r>
      <w:proofErr w:type="spellStart"/>
      <w:r w:rsidRPr="00BE3773">
        <w:rPr>
          <w:lang w:val="en-US"/>
        </w:rPr>
        <w:t>Böhner</w:t>
      </w:r>
      <w:proofErr w:type="spellEnd"/>
      <w:r w:rsidRPr="00BE3773">
        <w:rPr>
          <w:lang w:val="en-US"/>
        </w:rPr>
        <w:t xml:space="preserve"> J., </w:t>
      </w:r>
      <w:proofErr w:type="spellStart"/>
      <w:r w:rsidRPr="00BE3773">
        <w:rPr>
          <w:lang w:val="en-US"/>
        </w:rPr>
        <w:t>Kawohl</w:t>
      </w:r>
      <w:proofErr w:type="spellEnd"/>
      <w:r w:rsidRPr="00BE3773">
        <w:rPr>
          <w:lang w:val="en-US"/>
        </w:rPr>
        <w:t xml:space="preserve"> T., </w:t>
      </w:r>
      <w:proofErr w:type="spellStart"/>
      <w:r w:rsidRPr="00BE3773">
        <w:rPr>
          <w:lang w:val="en-US"/>
        </w:rPr>
        <w:t>Kreft</w:t>
      </w:r>
      <w:proofErr w:type="spellEnd"/>
      <w:r w:rsidRPr="00BE3773">
        <w:rPr>
          <w:lang w:val="en-US"/>
        </w:rPr>
        <w:t xml:space="preserve"> H., Soria-</w:t>
      </w:r>
      <w:proofErr w:type="spellStart"/>
      <w:r w:rsidRPr="00BE3773">
        <w:rPr>
          <w:lang w:val="en-US"/>
        </w:rPr>
        <w:t>Auza</w:t>
      </w:r>
      <w:proofErr w:type="spellEnd"/>
      <w:r w:rsidRPr="00BE3773">
        <w:rPr>
          <w:lang w:val="en-US"/>
        </w:rPr>
        <w:t xml:space="preserve"> R.W., Zimmermann N.E., Linder H.P., Kessler M. 2017. </w:t>
      </w:r>
      <w:proofErr w:type="spellStart"/>
      <w:r w:rsidRPr="00BE3773">
        <w:rPr>
          <w:lang w:val="en-US"/>
        </w:rPr>
        <w:t>Climatologies</w:t>
      </w:r>
      <w:proofErr w:type="spellEnd"/>
      <w:r w:rsidRPr="00BE3773">
        <w:rPr>
          <w:lang w:val="en-US"/>
        </w:rPr>
        <w:t xml:space="preserve"> at high resolution for the earth’s land surface areas. Scientific data. 4:1–20.</w:t>
      </w:r>
    </w:p>
    <w:p w14:paraId="5C6FBBCD" w14:textId="77777777" w:rsidR="00BE3773" w:rsidRPr="00BE3773" w:rsidRDefault="00BE3773" w:rsidP="00BE3773">
      <w:pPr>
        <w:pStyle w:val="Bibliography"/>
        <w:rPr>
          <w:lang w:val="en-US"/>
        </w:rPr>
      </w:pPr>
      <w:r w:rsidRPr="00BE3773">
        <w:rPr>
          <w:lang w:val="en-US"/>
        </w:rPr>
        <w:t>Koch M.A., Karl R., German D.A., Al-</w:t>
      </w:r>
      <w:proofErr w:type="spellStart"/>
      <w:r w:rsidRPr="00BE3773">
        <w:rPr>
          <w:lang w:val="en-US"/>
        </w:rPr>
        <w:t>Shehbaz</w:t>
      </w:r>
      <w:proofErr w:type="spellEnd"/>
      <w:r w:rsidRPr="00BE3773">
        <w:rPr>
          <w:lang w:val="en-US"/>
        </w:rPr>
        <w:t xml:space="preserve"> I.A. 2012. Systematics, </w:t>
      </w:r>
      <w:proofErr w:type="gramStart"/>
      <w:r w:rsidRPr="00BE3773">
        <w:rPr>
          <w:lang w:val="en-US"/>
        </w:rPr>
        <w:t>taxonomy</w:t>
      </w:r>
      <w:proofErr w:type="gramEnd"/>
      <w:r w:rsidRPr="00BE3773">
        <w:rPr>
          <w:lang w:val="en-US"/>
        </w:rPr>
        <w:t xml:space="preserve"> and biogeography of three new Asian genera of Brassicaceae tribe </w:t>
      </w:r>
      <w:proofErr w:type="spellStart"/>
      <w:r w:rsidRPr="00BE3773">
        <w:rPr>
          <w:lang w:val="en-US"/>
        </w:rPr>
        <w:t>Arabideae</w:t>
      </w:r>
      <w:proofErr w:type="spellEnd"/>
      <w:r w:rsidRPr="00BE3773">
        <w:rPr>
          <w:lang w:val="en-US"/>
        </w:rPr>
        <w:t>: An ancient distribution circle around the Asian high mountains. TAXON. 61:955–969.</w:t>
      </w:r>
    </w:p>
    <w:p w14:paraId="458487C1" w14:textId="77777777" w:rsidR="00BE3773" w:rsidRPr="00BE3773" w:rsidRDefault="00BE3773" w:rsidP="00BE3773">
      <w:pPr>
        <w:pStyle w:val="Bibliography"/>
        <w:rPr>
          <w:lang w:val="en-US"/>
        </w:rPr>
      </w:pPr>
      <w:proofErr w:type="spellStart"/>
      <w:r w:rsidRPr="00BE3773">
        <w:rPr>
          <w:lang w:val="en-US"/>
        </w:rPr>
        <w:t>Kooyers</w:t>
      </w:r>
      <w:proofErr w:type="spellEnd"/>
      <w:r w:rsidRPr="00BE3773">
        <w:rPr>
          <w:lang w:val="en-US"/>
        </w:rPr>
        <w:t xml:space="preserve"> N.J. 2015. The evolution of drought escape and avoidance in natural herbaceous populations. Plant Science. 234:155–162.</w:t>
      </w:r>
    </w:p>
    <w:p w14:paraId="0858E09E" w14:textId="77777777" w:rsidR="00BE3773" w:rsidRPr="00BE3773" w:rsidRDefault="00BE3773" w:rsidP="00BE3773">
      <w:pPr>
        <w:pStyle w:val="Bibliography"/>
        <w:rPr>
          <w:lang w:val="en-US"/>
        </w:rPr>
      </w:pPr>
      <w:proofErr w:type="spellStart"/>
      <w:r w:rsidRPr="00BE3773">
        <w:rPr>
          <w:lang w:val="en-US"/>
        </w:rPr>
        <w:t>Kriebel</w:t>
      </w:r>
      <w:proofErr w:type="spellEnd"/>
      <w:r w:rsidRPr="00BE3773">
        <w:rPr>
          <w:lang w:val="en-US"/>
        </w:rPr>
        <w:t xml:space="preserve"> R., Drew B., González-Gallegos J.G., </w:t>
      </w:r>
      <w:proofErr w:type="spellStart"/>
      <w:r w:rsidRPr="00BE3773">
        <w:rPr>
          <w:lang w:val="en-US"/>
        </w:rPr>
        <w:t>Celep</w:t>
      </w:r>
      <w:proofErr w:type="spellEnd"/>
      <w:r w:rsidRPr="00BE3773">
        <w:rPr>
          <w:lang w:val="en-US"/>
        </w:rPr>
        <w:t xml:space="preserve"> F., </w:t>
      </w:r>
      <w:proofErr w:type="spellStart"/>
      <w:r w:rsidRPr="00BE3773">
        <w:rPr>
          <w:lang w:val="en-US"/>
        </w:rPr>
        <w:t>Heeg</w:t>
      </w:r>
      <w:proofErr w:type="spellEnd"/>
      <w:r w:rsidRPr="00BE3773">
        <w:rPr>
          <w:lang w:val="en-US"/>
        </w:rPr>
        <w:t xml:space="preserve"> L., </w:t>
      </w:r>
      <w:proofErr w:type="spellStart"/>
      <w:r w:rsidRPr="00BE3773">
        <w:rPr>
          <w:lang w:val="en-US"/>
        </w:rPr>
        <w:t>Mahdjoub</w:t>
      </w:r>
      <w:proofErr w:type="spellEnd"/>
      <w:r w:rsidRPr="00BE3773">
        <w:rPr>
          <w:lang w:val="en-US"/>
        </w:rPr>
        <w:t xml:space="preserve"> M.M., Sytsma K.J. 2020. Pollinator shifts, contingent evolution, and evolutionary constraint drive </w:t>
      </w:r>
      <w:r w:rsidRPr="00BE3773">
        <w:rPr>
          <w:lang w:val="en-US"/>
        </w:rPr>
        <w:lastRenderedPageBreak/>
        <w:t>floral disparity in Salvia (</w:t>
      </w:r>
      <w:proofErr w:type="spellStart"/>
      <w:r w:rsidRPr="00BE3773">
        <w:rPr>
          <w:lang w:val="en-US"/>
        </w:rPr>
        <w:t>Lamiaceae</w:t>
      </w:r>
      <w:proofErr w:type="spellEnd"/>
      <w:r w:rsidRPr="00BE3773">
        <w:rPr>
          <w:lang w:val="en-US"/>
        </w:rPr>
        <w:t>): Evidence from morphometrics and phylogenetic comparative methods. Evolution. 74:1335–1355.</w:t>
      </w:r>
    </w:p>
    <w:p w14:paraId="54ADB748" w14:textId="77777777" w:rsidR="00BE3773" w:rsidRPr="00BE3773" w:rsidRDefault="00BE3773" w:rsidP="00BE3773">
      <w:pPr>
        <w:pStyle w:val="Bibliography"/>
        <w:rPr>
          <w:lang w:val="en-US"/>
        </w:rPr>
      </w:pPr>
      <w:r w:rsidRPr="00BE3773">
        <w:rPr>
          <w:lang w:val="en-US"/>
        </w:rPr>
        <w:t xml:space="preserve">Labra A., Pienaar J., Hansen T.F. 2009. Evolution of Thermal Physiology in </w:t>
      </w:r>
      <w:proofErr w:type="spellStart"/>
      <w:r w:rsidRPr="00BE3773">
        <w:rPr>
          <w:lang w:val="en-US"/>
        </w:rPr>
        <w:t>Liolaemus</w:t>
      </w:r>
      <w:proofErr w:type="spellEnd"/>
      <w:r w:rsidRPr="00BE3773">
        <w:rPr>
          <w:lang w:val="en-US"/>
        </w:rPr>
        <w:t xml:space="preserve"> Lizards: Adaptation, Phylogenetic Inertia, and Niche Tracking. The American Naturalist. 174:204–220.</w:t>
      </w:r>
    </w:p>
    <w:p w14:paraId="275D339A" w14:textId="77777777" w:rsidR="00BE3773" w:rsidRPr="00BE3773" w:rsidRDefault="00BE3773" w:rsidP="00BE3773">
      <w:pPr>
        <w:pStyle w:val="Bibliography"/>
        <w:rPr>
          <w:lang w:val="en-US"/>
        </w:rPr>
      </w:pPr>
      <w:r w:rsidRPr="00BE3773">
        <w:rPr>
          <w:lang w:val="en-US"/>
        </w:rPr>
        <w:t>Linder H.P., Lehmann C.E.R., Archibald S., Osborne C.P., Richardson D.M. 2018. Global grass (</w:t>
      </w:r>
      <w:proofErr w:type="spellStart"/>
      <w:r w:rsidRPr="00BE3773">
        <w:rPr>
          <w:lang w:val="en-US"/>
        </w:rPr>
        <w:t>Poaceae</w:t>
      </w:r>
      <w:proofErr w:type="spellEnd"/>
      <w:r w:rsidRPr="00BE3773">
        <w:rPr>
          <w:lang w:val="en-US"/>
        </w:rPr>
        <w:t xml:space="preserve">) success underpinned by traits facilitating colonization, </w:t>
      </w:r>
      <w:proofErr w:type="gramStart"/>
      <w:r w:rsidRPr="00BE3773">
        <w:rPr>
          <w:lang w:val="en-US"/>
        </w:rPr>
        <w:t>persistence</w:t>
      </w:r>
      <w:proofErr w:type="gramEnd"/>
      <w:r w:rsidRPr="00BE3773">
        <w:rPr>
          <w:lang w:val="en-US"/>
        </w:rPr>
        <w:t xml:space="preserve"> and habitat transformation. Biological Reviews. 93:1125–1144.</w:t>
      </w:r>
    </w:p>
    <w:p w14:paraId="3D916ABF" w14:textId="77777777" w:rsidR="00BE3773" w:rsidRPr="00BE3773" w:rsidRDefault="00BE3773" w:rsidP="00BE3773">
      <w:pPr>
        <w:pStyle w:val="Bibliography"/>
        <w:rPr>
          <w:lang w:val="en-US"/>
        </w:rPr>
      </w:pPr>
      <w:r w:rsidRPr="00BE3773">
        <w:rPr>
          <w:lang w:val="en-US"/>
        </w:rPr>
        <w:t xml:space="preserve">Monroe J.G., Gill B., Turner K.G., McKay J.K. 2019. Drought regimens predict life history strategies in </w:t>
      </w:r>
      <w:proofErr w:type="spellStart"/>
      <w:r w:rsidRPr="00BE3773">
        <w:rPr>
          <w:lang w:val="en-US"/>
        </w:rPr>
        <w:t>Heliophila</w:t>
      </w:r>
      <w:proofErr w:type="spellEnd"/>
      <w:r w:rsidRPr="00BE3773">
        <w:rPr>
          <w:lang w:val="en-US"/>
        </w:rPr>
        <w:t>. New Phytologist. 223:2054–2062.</w:t>
      </w:r>
    </w:p>
    <w:p w14:paraId="0EB8E606" w14:textId="77777777" w:rsidR="00BE3773" w:rsidRPr="00BE3773" w:rsidRDefault="00BE3773" w:rsidP="00BE3773">
      <w:pPr>
        <w:pStyle w:val="Bibliography"/>
        <w:rPr>
          <w:lang w:val="en-US"/>
        </w:rPr>
      </w:pPr>
      <w:proofErr w:type="spellStart"/>
      <w:r w:rsidRPr="00BE3773">
        <w:rPr>
          <w:lang w:val="en-US"/>
        </w:rPr>
        <w:t>Mooers</w:t>
      </w:r>
      <w:proofErr w:type="spellEnd"/>
      <w:r w:rsidRPr="00BE3773">
        <w:rPr>
          <w:lang w:val="en-US"/>
        </w:rPr>
        <w:t xml:space="preserve"> A.Ø., Harvey P.H. 1994. Metabolic rate, generation time, and the rate of molecular evolution in birds. Molecular phylogenetics and evolution. 3:344–350.</w:t>
      </w:r>
    </w:p>
    <w:p w14:paraId="665D3657" w14:textId="77777777" w:rsidR="00BE3773" w:rsidRPr="00BE3773" w:rsidRDefault="00BE3773" w:rsidP="00BE3773">
      <w:pPr>
        <w:pStyle w:val="Bibliography"/>
        <w:rPr>
          <w:lang w:val="en-US"/>
        </w:rPr>
      </w:pPr>
      <w:proofErr w:type="spellStart"/>
      <w:r w:rsidRPr="00BE3773">
        <w:rPr>
          <w:lang w:val="en-US"/>
        </w:rPr>
        <w:t>Mulroy</w:t>
      </w:r>
      <w:proofErr w:type="spellEnd"/>
      <w:r w:rsidRPr="00BE3773">
        <w:rPr>
          <w:lang w:val="en-US"/>
        </w:rPr>
        <w:t xml:space="preserve"> T.W., </w:t>
      </w:r>
      <w:proofErr w:type="spellStart"/>
      <w:r w:rsidRPr="00BE3773">
        <w:rPr>
          <w:lang w:val="en-US"/>
        </w:rPr>
        <w:t>Rundel</w:t>
      </w:r>
      <w:proofErr w:type="spellEnd"/>
      <w:r w:rsidRPr="00BE3773">
        <w:rPr>
          <w:lang w:val="en-US"/>
        </w:rPr>
        <w:t xml:space="preserve"> P.W. 1977. Annual Plants: Adaptations to Desert Environments. </w:t>
      </w:r>
      <w:proofErr w:type="spellStart"/>
      <w:r w:rsidRPr="00BE3773">
        <w:rPr>
          <w:lang w:val="en-US"/>
        </w:rPr>
        <w:t>BioScience</w:t>
      </w:r>
      <w:proofErr w:type="spellEnd"/>
      <w:r w:rsidRPr="00BE3773">
        <w:rPr>
          <w:lang w:val="en-US"/>
        </w:rPr>
        <w:t>. 27:109–114.</w:t>
      </w:r>
    </w:p>
    <w:p w14:paraId="20FA905C" w14:textId="77777777" w:rsidR="00BE3773" w:rsidRPr="00BE3773" w:rsidRDefault="00BE3773" w:rsidP="00BE3773">
      <w:pPr>
        <w:pStyle w:val="Bibliography"/>
        <w:rPr>
          <w:lang w:val="en-US"/>
        </w:rPr>
      </w:pPr>
      <w:proofErr w:type="spellStart"/>
      <w:r w:rsidRPr="00BE3773">
        <w:rPr>
          <w:lang w:val="en-US"/>
        </w:rPr>
        <w:t>Munné</w:t>
      </w:r>
      <w:proofErr w:type="spellEnd"/>
      <w:r w:rsidRPr="00BE3773">
        <w:rPr>
          <w:lang w:val="en-US"/>
        </w:rPr>
        <w:t xml:space="preserve">-Bosch S., Alegre L. 2004. Die and let </w:t>
      </w:r>
      <w:proofErr w:type="gramStart"/>
      <w:r w:rsidRPr="00BE3773">
        <w:rPr>
          <w:lang w:val="en-US"/>
        </w:rPr>
        <w:t>live:</w:t>
      </w:r>
      <w:proofErr w:type="gramEnd"/>
      <w:r w:rsidRPr="00BE3773">
        <w:rPr>
          <w:lang w:val="en-US"/>
        </w:rPr>
        <w:t xml:space="preserve"> leaf senescence contributes to plant survival under drought stress. Functional Plant Biol. 31:203–216.</w:t>
      </w:r>
    </w:p>
    <w:p w14:paraId="4780CA5A" w14:textId="77777777" w:rsidR="00BE3773" w:rsidRPr="00BE3773" w:rsidRDefault="00BE3773" w:rsidP="00BE3773">
      <w:pPr>
        <w:pStyle w:val="Bibliography"/>
        <w:rPr>
          <w:lang w:val="en-US"/>
        </w:rPr>
      </w:pPr>
      <w:r w:rsidRPr="00BE3773">
        <w:rPr>
          <w:lang w:val="en-US"/>
        </w:rPr>
        <w:t xml:space="preserve">Neupane S., Lewis P.O., </w:t>
      </w:r>
      <w:proofErr w:type="spellStart"/>
      <w:r w:rsidRPr="00BE3773">
        <w:rPr>
          <w:lang w:val="en-US"/>
        </w:rPr>
        <w:t>Dessein</w:t>
      </w:r>
      <w:proofErr w:type="spellEnd"/>
      <w:r w:rsidRPr="00BE3773">
        <w:rPr>
          <w:lang w:val="en-US"/>
        </w:rPr>
        <w:t xml:space="preserve"> S., Shanks H., </w:t>
      </w:r>
      <w:proofErr w:type="spellStart"/>
      <w:r w:rsidRPr="00BE3773">
        <w:rPr>
          <w:lang w:val="en-US"/>
        </w:rPr>
        <w:t>Paudyal</w:t>
      </w:r>
      <w:proofErr w:type="spellEnd"/>
      <w:r w:rsidRPr="00BE3773">
        <w:rPr>
          <w:lang w:val="en-US"/>
        </w:rPr>
        <w:t xml:space="preserve"> S., Lens F. 2017. Evolution of woody life form on tropical mountains in the tribe </w:t>
      </w:r>
      <w:proofErr w:type="spellStart"/>
      <w:r w:rsidRPr="00BE3773">
        <w:rPr>
          <w:lang w:val="en-US"/>
        </w:rPr>
        <w:t>Spermacoceae</w:t>
      </w:r>
      <w:proofErr w:type="spellEnd"/>
      <w:r w:rsidRPr="00BE3773">
        <w:rPr>
          <w:lang w:val="en-US"/>
        </w:rPr>
        <w:t xml:space="preserve"> (</w:t>
      </w:r>
      <w:proofErr w:type="spellStart"/>
      <w:r w:rsidRPr="00BE3773">
        <w:rPr>
          <w:lang w:val="en-US"/>
        </w:rPr>
        <w:t>Rubiaceae</w:t>
      </w:r>
      <w:proofErr w:type="spellEnd"/>
      <w:r w:rsidRPr="00BE3773">
        <w:rPr>
          <w:lang w:val="en-US"/>
        </w:rPr>
        <w:t>). American Journal of Botany. 104:419–438.</w:t>
      </w:r>
    </w:p>
    <w:p w14:paraId="32DFA9A0" w14:textId="77777777" w:rsidR="00BE3773" w:rsidRPr="00BE3773" w:rsidRDefault="00BE3773" w:rsidP="00BE3773">
      <w:pPr>
        <w:pStyle w:val="Bibliography"/>
        <w:rPr>
          <w:lang w:val="en-US"/>
        </w:rPr>
      </w:pPr>
      <w:proofErr w:type="spellStart"/>
      <w:r w:rsidRPr="00BE3773">
        <w:rPr>
          <w:lang w:val="en-US"/>
        </w:rPr>
        <w:t>Nunney</w:t>
      </w:r>
      <w:proofErr w:type="spellEnd"/>
      <w:r w:rsidRPr="00BE3773">
        <w:rPr>
          <w:lang w:val="en-US"/>
        </w:rPr>
        <w:t xml:space="preserve"> L. 2002. The Effective Size of Annual Plant Populations: The Interaction of a Seed Bank with Fluctuating Population Size in Maintaining Genetic Variation. The American Naturalist. 160:195–204.</w:t>
      </w:r>
    </w:p>
    <w:p w14:paraId="497B2B2D" w14:textId="77777777" w:rsidR="00BE3773" w:rsidRPr="00BE3773" w:rsidRDefault="00BE3773" w:rsidP="00BE3773">
      <w:pPr>
        <w:pStyle w:val="Bibliography"/>
        <w:rPr>
          <w:lang w:val="en-US"/>
        </w:rPr>
      </w:pPr>
      <w:proofErr w:type="spellStart"/>
      <w:r w:rsidRPr="00BE3773">
        <w:rPr>
          <w:lang w:val="en-US"/>
        </w:rPr>
        <w:t>Nürk</w:t>
      </w:r>
      <w:proofErr w:type="spellEnd"/>
      <w:r w:rsidRPr="00BE3773">
        <w:rPr>
          <w:lang w:val="en-US"/>
        </w:rPr>
        <w:t xml:space="preserve"> N., </w:t>
      </w:r>
      <w:proofErr w:type="spellStart"/>
      <w:r w:rsidRPr="00BE3773">
        <w:rPr>
          <w:lang w:val="en-US"/>
        </w:rPr>
        <w:t>Scheriau</w:t>
      </w:r>
      <w:proofErr w:type="spellEnd"/>
      <w:r w:rsidRPr="00BE3773">
        <w:rPr>
          <w:lang w:val="en-US"/>
        </w:rPr>
        <w:t xml:space="preserve"> C., </w:t>
      </w:r>
      <w:proofErr w:type="spellStart"/>
      <w:r w:rsidRPr="00BE3773">
        <w:rPr>
          <w:lang w:val="en-US"/>
        </w:rPr>
        <w:t>Madriñán</w:t>
      </w:r>
      <w:proofErr w:type="spellEnd"/>
      <w:r w:rsidRPr="00BE3773">
        <w:rPr>
          <w:lang w:val="en-US"/>
        </w:rPr>
        <w:t xml:space="preserve"> S. 2013. Explosive radiation in high Andean Hypericum—rates of diversification among New World lineages. Frontiers in Genetics. 4.</w:t>
      </w:r>
    </w:p>
    <w:p w14:paraId="15344534" w14:textId="77777777" w:rsidR="00BE3773" w:rsidRPr="00BE3773" w:rsidRDefault="00BE3773" w:rsidP="00BE3773">
      <w:pPr>
        <w:pStyle w:val="Bibliography"/>
        <w:rPr>
          <w:lang w:val="en-US"/>
        </w:rPr>
      </w:pPr>
      <w:r w:rsidRPr="00BE3773">
        <w:rPr>
          <w:lang w:val="en-US"/>
        </w:rPr>
        <w:t xml:space="preserve">Ogburn M.R., Edwards E.J. 2015. Life history lability underlies rapid climate niche evolution in the angiosperm clade </w:t>
      </w:r>
      <w:proofErr w:type="spellStart"/>
      <w:r w:rsidRPr="00BE3773">
        <w:rPr>
          <w:lang w:val="en-US"/>
        </w:rPr>
        <w:t>Montiaceae</w:t>
      </w:r>
      <w:proofErr w:type="spellEnd"/>
      <w:r w:rsidRPr="00BE3773">
        <w:rPr>
          <w:lang w:val="en-US"/>
        </w:rPr>
        <w:t xml:space="preserve">. Mol. </w:t>
      </w:r>
      <w:proofErr w:type="spellStart"/>
      <w:r w:rsidRPr="00BE3773">
        <w:rPr>
          <w:lang w:val="en-US"/>
        </w:rPr>
        <w:t>Phylogenet</w:t>
      </w:r>
      <w:proofErr w:type="spellEnd"/>
      <w:r w:rsidRPr="00BE3773">
        <w:rPr>
          <w:lang w:val="en-US"/>
        </w:rPr>
        <w:t xml:space="preserve">. </w:t>
      </w:r>
      <w:proofErr w:type="spellStart"/>
      <w:r w:rsidRPr="00BE3773">
        <w:rPr>
          <w:lang w:val="en-US"/>
        </w:rPr>
        <w:t>Evol</w:t>
      </w:r>
      <w:proofErr w:type="spellEnd"/>
      <w:r w:rsidRPr="00BE3773">
        <w:rPr>
          <w:lang w:val="en-US"/>
        </w:rPr>
        <w:t>. 92:181–192.</w:t>
      </w:r>
    </w:p>
    <w:p w14:paraId="114F85EE" w14:textId="77777777" w:rsidR="00BE3773" w:rsidRPr="00BE3773" w:rsidRDefault="00BE3773" w:rsidP="00BE3773">
      <w:pPr>
        <w:pStyle w:val="Bibliography"/>
        <w:rPr>
          <w:lang w:val="en-US"/>
        </w:rPr>
      </w:pPr>
      <w:r w:rsidRPr="00BE3773">
        <w:rPr>
          <w:lang w:val="en-US"/>
        </w:rPr>
        <w:t xml:space="preserve">Pannell J.R., Auld J.R., </w:t>
      </w:r>
      <w:proofErr w:type="spellStart"/>
      <w:r w:rsidRPr="00BE3773">
        <w:rPr>
          <w:lang w:val="en-US"/>
        </w:rPr>
        <w:t>Brandvain</w:t>
      </w:r>
      <w:proofErr w:type="spellEnd"/>
      <w:r w:rsidRPr="00BE3773">
        <w:rPr>
          <w:lang w:val="en-US"/>
        </w:rPr>
        <w:t xml:space="preserve"> Y., </w:t>
      </w:r>
      <w:proofErr w:type="spellStart"/>
      <w:r w:rsidRPr="00BE3773">
        <w:rPr>
          <w:lang w:val="en-US"/>
        </w:rPr>
        <w:t>Burd</w:t>
      </w:r>
      <w:proofErr w:type="spellEnd"/>
      <w:r w:rsidRPr="00BE3773">
        <w:rPr>
          <w:lang w:val="en-US"/>
        </w:rPr>
        <w:t xml:space="preserve"> M., Busch J.W., </w:t>
      </w:r>
      <w:proofErr w:type="spellStart"/>
      <w:r w:rsidRPr="00BE3773">
        <w:rPr>
          <w:lang w:val="en-US"/>
        </w:rPr>
        <w:t>Cheptou</w:t>
      </w:r>
      <w:proofErr w:type="spellEnd"/>
      <w:r w:rsidRPr="00BE3773">
        <w:rPr>
          <w:lang w:val="en-US"/>
        </w:rPr>
        <w:t xml:space="preserve"> P.-O., Conner J.K., Goldberg E.E., Grant A.-G., </w:t>
      </w:r>
      <w:proofErr w:type="spellStart"/>
      <w:r w:rsidRPr="00BE3773">
        <w:rPr>
          <w:lang w:val="en-US"/>
        </w:rPr>
        <w:t>Grossenbacher</w:t>
      </w:r>
      <w:proofErr w:type="spellEnd"/>
      <w:r w:rsidRPr="00BE3773">
        <w:rPr>
          <w:lang w:val="en-US"/>
        </w:rPr>
        <w:t xml:space="preserve"> D.L., </w:t>
      </w:r>
      <w:proofErr w:type="spellStart"/>
      <w:r w:rsidRPr="00BE3773">
        <w:rPr>
          <w:lang w:val="en-US"/>
        </w:rPr>
        <w:t>Hovick</w:t>
      </w:r>
      <w:proofErr w:type="spellEnd"/>
      <w:r w:rsidRPr="00BE3773">
        <w:rPr>
          <w:lang w:val="en-US"/>
        </w:rPr>
        <w:t xml:space="preserve"> S.M., </w:t>
      </w:r>
      <w:proofErr w:type="spellStart"/>
      <w:r w:rsidRPr="00BE3773">
        <w:rPr>
          <w:lang w:val="en-US"/>
        </w:rPr>
        <w:t>Igic</w:t>
      </w:r>
      <w:proofErr w:type="spellEnd"/>
      <w:r w:rsidRPr="00BE3773">
        <w:rPr>
          <w:lang w:val="en-US"/>
        </w:rPr>
        <w:t xml:space="preserve"> B., Kalisz S., </w:t>
      </w:r>
      <w:proofErr w:type="spellStart"/>
      <w:r w:rsidRPr="00BE3773">
        <w:rPr>
          <w:lang w:val="en-US"/>
        </w:rPr>
        <w:t>Petanidou</w:t>
      </w:r>
      <w:proofErr w:type="spellEnd"/>
      <w:r w:rsidRPr="00BE3773">
        <w:rPr>
          <w:lang w:val="en-US"/>
        </w:rPr>
        <w:t xml:space="preserve"> T., Randle A.M., de Casas R.R., </w:t>
      </w:r>
      <w:proofErr w:type="spellStart"/>
      <w:r w:rsidRPr="00BE3773">
        <w:rPr>
          <w:lang w:val="en-US"/>
        </w:rPr>
        <w:t>Pauw</w:t>
      </w:r>
      <w:proofErr w:type="spellEnd"/>
      <w:r w:rsidRPr="00BE3773">
        <w:rPr>
          <w:lang w:val="en-US"/>
        </w:rPr>
        <w:t xml:space="preserve"> A., </w:t>
      </w:r>
      <w:proofErr w:type="spellStart"/>
      <w:r w:rsidRPr="00BE3773">
        <w:rPr>
          <w:lang w:val="en-US"/>
        </w:rPr>
        <w:t>Vamosi</w:t>
      </w:r>
      <w:proofErr w:type="spellEnd"/>
      <w:r w:rsidRPr="00BE3773">
        <w:rPr>
          <w:lang w:val="en-US"/>
        </w:rPr>
        <w:t xml:space="preserve"> J.C., Winn A.A. 2015. The scope of Baker’s law. New Phytologist. 208:656–667.</w:t>
      </w:r>
    </w:p>
    <w:p w14:paraId="32D1AB1E" w14:textId="77777777" w:rsidR="00BE3773" w:rsidRPr="00BE3773" w:rsidRDefault="00BE3773" w:rsidP="00BE3773">
      <w:pPr>
        <w:pStyle w:val="Bibliography"/>
        <w:rPr>
          <w:lang w:val="en-US"/>
        </w:rPr>
      </w:pPr>
      <w:r w:rsidRPr="00BE3773">
        <w:rPr>
          <w:lang w:val="en-US"/>
        </w:rPr>
        <w:t>Paradis E., Claude J., Strimmer K. 2004. APE: analyses of phylogenetics and evolution in R language. Bioinformatics. 20:289–290.</w:t>
      </w:r>
    </w:p>
    <w:p w14:paraId="309E6575" w14:textId="77777777" w:rsidR="00BE3773" w:rsidRPr="00BE3773" w:rsidRDefault="00BE3773" w:rsidP="00BE3773">
      <w:pPr>
        <w:pStyle w:val="Bibliography"/>
        <w:rPr>
          <w:lang w:val="en-US"/>
        </w:rPr>
      </w:pPr>
      <w:r w:rsidRPr="00BE3773">
        <w:rPr>
          <w:lang w:val="en-US"/>
        </w:rPr>
        <w:t xml:space="preserve">Park D.S., Potter D. 2015. Why close relatives make bad </w:t>
      </w:r>
      <w:proofErr w:type="spellStart"/>
      <w:r w:rsidRPr="00BE3773">
        <w:rPr>
          <w:lang w:val="en-US"/>
        </w:rPr>
        <w:t>neighbours</w:t>
      </w:r>
      <w:proofErr w:type="spellEnd"/>
      <w:r w:rsidRPr="00BE3773">
        <w:rPr>
          <w:lang w:val="en-US"/>
        </w:rPr>
        <w:t>: phylogenetic conservatism in niche preferences and dispersal disproves Darwin’s naturalization hypothesis in the thistle tribe. Molecular Ecology. 24:3181–3193.</w:t>
      </w:r>
    </w:p>
    <w:p w14:paraId="47A6FEE3" w14:textId="77777777" w:rsidR="00BE3773" w:rsidRPr="00BE3773" w:rsidRDefault="00BE3773" w:rsidP="00BE3773">
      <w:pPr>
        <w:pStyle w:val="Bibliography"/>
        <w:rPr>
          <w:lang w:val="en-US"/>
        </w:rPr>
      </w:pPr>
      <w:r w:rsidRPr="00BE3773">
        <w:rPr>
          <w:lang w:val="en-US"/>
        </w:rPr>
        <w:t xml:space="preserve">Pescador D.S., Sánchez A.M., </w:t>
      </w:r>
      <w:proofErr w:type="spellStart"/>
      <w:r w:rsidRPr="00BE3773">
        <w:rPr>
          <w:lang w:val="en-US"/>
        </w:rPr>
        <w:t>Luzuriaga</w:t>
      </w:r>
      <w:proofErr w:type="spellEnd"/>
      <w:r w:rsidRPr="00BE3773">
        <w:rPr>
          <w:lang w:val="en-US"/>
        </w:rPr>
        <w:t xml:space="preserve"> A.L., Sierra-Almeida A., Escudero A. 2018. Winter is </w:t>
      </w:r>
      <w:proofErr w:type="gramStart"/>
      <w:r w:rsidRPr="00BE3773">
        <w:rPr>
          <w:lang w:val="en-US"/>
        </w:rPr>
        <w:t>coming:</w:t>
      </w:r>
      <w:proofErr w:type="gramEnd"/>
      <w:r w:rsidRPr="00BE3773">
        <w:rPr>
          <w:lang w:val="en-US"/>
        </w:rPr>
        <w:t xml:space="preserve"> plant freezing resistance as a key functional trait for the assembly of annual Mediterranean communities. Annals of Botany. 121:335–344.</w:t>
      </w:r>
    </w:p>
    <w:p w14:paraId="6C8D2BF2" w14:textId="77777777" w:rsidR="00BE3773" w:rsidRPr="00BE3773" w:rsidRDefault="00BE3773" w:rsidP="00BE3773">
      <w:pPr>
        <w:pStyle w:val="Bibliography"/>
        <w:rPr>
          <w:lang w:val="en-US"/>
        </w:rPr>
      </w:pPr>
      <w:r w:rsidRPr="00BE3773">
        <w:rPr>
          <w:lang w:val="en-US"/>
        </w:rPr>
        <w:lastRenderedPageBreak/>
        <w:t xml:space="preserve">Rando J.G., </w:t>
      </w:r>
      <w:proofErr w:type="spellStart"/>
      <w:r w:rsidRPr="00BE3773">
        <w:rPr>
          <w:lang w:val="en-US"/>
        </w:rPr>
        <w:t>Zuntini</w:t>
      </w:r>
      <w:proofErr w:type="spellEnd"/>
      <w:r w:rsidRPr="00BE3773">
        <w:rPr>
          <w:lang w:val="en-US"/>
        </w:rPr>
        <w:t xml:space="preserve"> A.R., </w:t>
      </w:r>
      <w:proofErr w:type="spellStart"/>
      <w:r w:rsidRPr="00BE3773">
        <w:rPr>
          <w:lang w:val="en-US"/>
        </w:rPr>
        <w:t>Conceição</w:t>
      </w:r>
      <w:proofErr w:type="spellEnd"/>
      <w:r w:rsidRPr="00BE3773">
        <w:rPr>
          <w:lang w:val="en-US"/>
        </w:rPr>
        <w:t xml:space="preserve"> A.S., van den Berg C., Pirani J.R., de Queiroz L.P. 2016. Phylogeny of </w:t>
      </w:r>
      <w:proofErr w:type="spellStart"/>
      <w:r w:rsidRPr="00BE3773">
        <w:rPr>
          <w:lang w:val="en-US"/>
        </w:rPr>
        <w:t>Chamaecrista</w:t>
      </w:r>
      <w:proofErr w:type="spellEnd"/>
      <w:r w:rsidRPr="00BE3773">
        <w:rPr>
          <w:lang w:val="en-US"/>
        </w:rPr>
        <w:t xml:space="preserve"> ser. </w:t>
      </w:r>
      <w:proofErr w:type="spellStart"/>
      <w:r w:rsidRPr="00BE3773">
        <w:rPr>
          <w:lang w:val="en-US"/>
        </w:rPr>
        <w:t>Coriaceae</w:t>
      </w:r>
      <w:proofErr w:type="spellEnd"/>
      <w:r w:rsidRPr="00BE3773">
        <w:rPr>
          <w:lang w:val="en-US"/>
        </w:rPr>
        <w:t xml:space="preserve"> (Leguminosae) Unveils a Lineage Recently Diversified in Brazilian Campo </w:t>
      </w:r>
      <w:proofErr w:type="spellStart"/>
      <w:r w:rsidRPr="00BE3773">
        <w:rPr>
          <w:lang w:val="en-US"/>
        </w:rPr>
        <w:t>Rupestre</w:t>
      </w:r>
      <w:proofErr w:type="spellEnd"/>
      <w:r w:rsidRPr="00BE3773">
        <w:rPr>
          <w:lang w:val="en-US"/>
        </w:rPr>
        <w:t xml:space="preserve"> Vegetation. International Journal of Plant Sciences. 177:3–17.</w:t>
      </w:r>
    </w:p>
    <w:p w14:paraId="7EDBC8D0" w14:textId="77777777" w:rsidR="00BE3773" w:rsidRPr="00BE3773" w:rsidRDefault="00BE3773" w:rsidP="00BE3773">
      <w:pPr>
        <w:pStyle w:val="Bibliography"/>
        <w:rPr>
          <w:lang w:val="en-US"/>
        </w:rPr>
      </w:pPr>
      <w:proofErr w:type="spellStart"/>
      <w:r w:rsidRPr="00BE3773">
        <w:rPr>
          <w:lang w:val="en-US"/>
        </w:rPr>
        <w:t>Raunkiaer</w:t>
      </w:r>
      <w:proofErr w:type="spellEnd"/>
      <w:r w:rsidRPr="00BE3773">
        <w:rPr>
          <w:lang w:val="en-US"/>
        </w:rPr>
        <w:t xml:space="preserve"> C. 1934. The life forms of plants and statistical plant geography; being the collected papers of C. </w:t>
      </w:r>
      <w:proofErr w:type="spellStart"/>
      <w:r w:rsidRPr="00BE3773">
        <w:rPr>
          <w:lang w:val="en-US"/>
        </w:rPr>
        <w:t>Raunkiaer</w:t>
      </w:r>
      <w:proofErr w:type="spellEnd"/>
      <w:r w:rsidRPr="00BE3773">
        <w:rPr>
          <w:lang w:val="en-US"/>
        </w:rPr>
        <w:t xml:space="preserve">. The life forms of plants and statistical plant geography; being the collected papers of C. </w:t>
      </w:r>
      <w:proofErr w:type="spellStart"/>
      <w:r w:rsidRPr="00BE3773">
        <w:rPr>
          <w:lang w:val="en-US"/>
        </w:rPr>
        <w:t>Raunkiaer</w:t>
      </w:r>
      <w:proofErr w:type="spellEnd"/>
      <w:r w:rsidRPr="00BE3773">
        <w:rPr>
          <w:lang w:val="en-US"/>
        </w:rPr>
        <w:t>.</w:t>
      </w:r>
    </w:p>
    <w:p w14:paraId="50B3D4F7" w14:textId="77777777" w:rsidR="00BE3773" w:rsidRPr="00BE3773" w:rsidRDefault="00BE3773" w:rsidP="00BE3773">
      <w:pPr>
        <w:pStyle w:val="Bibliography"/>
        <w:rPr>
          <w:lang w:val="en-US"/>
        </w:rPr>
      </w:pPr>
      <w:r w:rsidRPr="00BE3773">
        <w:rPr>
          <w:lang w:val="en-US"/>
        </w:rPr>
        <w:t xml:space="preserve">Revell L.J. 2012. </w:t>
      </w:r>
      <w:proofErr w:type="spellStart"/>
      <w:r w:rsidRPr="00BE3773">
        <w:rPr>
          <w:lang w:val="en-US"/>
        </w:rPr>
        <w:t>phytools</w:t>
      </w:r>
      <w:proofErr w:type="spellEnd"/>
      <w:r w:rsidRPr="00BE3773">
        <w:rPr>
          <w:lang w:val="en-US"/>
        </w:rPr>
        <w:t>: an R package for phylogenetic comparative biology (and other things). Methods in Ecology and Evolution. 3:217–223.</w:t>
      </w:r>
    </w:p>
    <w:p w14:paraId="1DFDD5E2" w14:textId="77777777" w:rsidR="00BE3773" w:rsidRPr="00BE3773" w:rsidRDefault="00BE3773" w:rsidP="00BE3773">
      <w:pPr>
        <w:pStyle w:val="Bibliography"/>
        <w:rPr>
          <w:lang w:val="en-US"/>
        </w:rPr>
      </w:pPr>
      <w:proofErr w:type="spellStart"/>
      <w:r w:rsidRPr="00BE3773">
        <w:rPr>
          <w:lang w:val="en-US"/>
        </w:rPr>
        <w:t>Ricklefs</w:t>
      </w:r>
      <w:proofErr w:type="spellEnd"/>
      <w:r w:rsidRPr="00BE3773">
        <w:rPr>
          <w:lang w:val="en-US"/>
        </w:rPr>
        <w:t xml:space="preserve"> R.E., Renner S.S. 1994. Species Richness Within Families of Flowering Plants. Evolution. 48:1619–1636.</w:t>
      </w:r>
    </w:p>
    <w:p w14:paraId="2E0303E3" w14:textId="77777777" w:rsidR="00BE3773" w:rsidRPr="00BE3773" w:rsidRDefault="00BE3773" w:rsidP="00BE3773">
      <w:pPr>
        <w:pStyle w:val="Bibliography"/>
        <w:rPr>
          <w:lang w:val="en-US"/>
        </w:rPr>
      </w:pPr>
      <w:proofErr w:type="spellStart"/>
      <w:r w:rsidRPr="00BE3773">
        <w:rPr>
          <w:lang w:val="en-US"/>
        </w:rPr>
        <w:t>Roalson</w:t>
      </w:r>
      <w:proofErr w:type="spellEnd"/>
      <w:r w:rsidRPr="00BE3773">
        <w:rPr>
          <w:lang w:val="en-US"/>
        </w:rPr>
        <w:t xml:space="preserve"> E.H., Roberts W.R. 2016. Distinct Processes Drive Diversification in Different Clades of </w:t>
      </w:r>
      <w:proofErr w:type="spellStart"/>
      <w:r w:rsidRPr="00BE3773">
        <w:rPr>
          <w:lang w:val="en-US"/>
        </w:rPr>
        <w:t>Gesneriaceae</w:t>
      </w:r>
      <w:proofErr w:type="spellEnd"/>
      <w:r w:rsidRPr="00BE3773">
        <w:rPr>
          <w:lang w:val="en-US"/>
        </w:rPr>
        <w:t>. Systematic Biology. 65:662–684.</w:t>
      </w:r>
    </w:p>
    <w:p w14:paraId="44B8EB90" w14:textId="77777777" w:rsidR="00BE3773" w:rsidRPr="00BE3773" w:rsidRDefault="00BE3773" w:rsidP="00BE3773">
      <w:pPr>
        <w:pStyle w:val="Bibliography"/>
        <w:rPr>
          <w:lang w:val="en-US"/>
        </w:rPr>
      </w:pPr>
      <w:r w:rsidRPr="00BE3773">
        <w:rPr>
          <w:lang w:val="en-US"/>
        </w:rPr>
        <w:t xml:space="preserve">Rose J.P., Kleist T.J., </w:t>
      </w:r>
      <w:proofErr w:type="spellStart"/>
      <w:r w:rsidRPr="00BE3773">
        <w:rPr>
          <w:lang w:val="en-US"/>
        </w:rPr>
        <w:t>Löfstrand</w:t>
      </w:r>
      <w:proofErr w:type="spellEnd"/>
      <w:r w:rsidRPr="00BE3773">
        <w:rPr>
          <w:lang w:val="en-US"/>
        </w:rPr>
        <w:t xml:space="preserve"> S.D., Drew B.T., </w:t>
      </w:r>
      <w:proofErr w:type="spellStart"/>
      <w:r w:rsidRPr="00BE3773">
        <w:rPr>
          <w:lang w:val="en-US"/>
        </w:rPr>
        <w:t>Schönenberger</w:t>
      </w:r>
      <w:proofErr w:type="spellEnd"/>
      <w:r w:rsidRPr="00BE3773">
        <w:rPr>
          <w:lang w:val="en-US"/>
        </w:rPr>
        <w:t xml:space="preserve"> J., Sytsma K.J. 2018. Phylogeny, historical biogeography, and diversification of angiosperm order </w:t>
      </w:r>
      <w:proofErr w:type="spellStart"/>
      <w:r w:rsidRPr="00BE3773">
        <w:rPr>
          <w:lang w:val="en-US"/>
        </w:rPr>
        <w:t>Ericales</w:t>
      </w:r>
      <w:proofErr w:type="spellEnd"/>
      <w:r w:rsidRPr="00BE3773">
        <w:rPr>
          <w:lang w:val="en-US"/>
        </w:rPr>
        <w:t xml:space="preserve"> suggest ancient Neotropical and East Asian connections. Molecular Phylogenetics and Evolution. 122:59–79.</w:t>
      </w:r>
    </w:p>
    <w:p w14:paraId="0531D3D3" w14:textId="77777777" w:rsidR="00BE3773" w:rsidRPr="00BE3773" w:rsidRDefault="00BE3773" w:rsidP="00BE3773">
      <w:pPr>
        <w:pStyle w:val="Bibliography"/>
        <w:rPr>
          <w:lang w:val="en-US"/>
        </w:rPr>
      </w:pPr>
      <w:proofErr w:type="spellStart"/>
      <w:r w:rsidRPr="00BE3773">
        <w:rPr>
          <w:lang w:val="en-US"/>
        </w:rPr>
        <w:t>Ruchisansakun</w:t>
      </w:r>
      <w:proofErr w:type="spellEnd"/>
      <w:r w:rsidRPr="00BE3773">
        <w:rPr>
          <w:lang w:val="en-US"/>
        </w:rPr>
        <w:t xml:space="preserve"> S., van der </w:t>
      </w:r>
      <w:proofErr w:type="spellStart"/>
      <w:r w:rsidRPr="00BE3773">
        <w:rPr>
          <w:lang w:val="en-US"/>
        </w:rPr>
        <w:t>Niet</w:t>
      </w:r>
      <w:proofErr w:type="spellEnd"/>
      <w:r w:rsidRPr="00BE3773">
        <w:rPr>
          <w:lang w:val="en-US"/>
        </w:rPr>
        <w:t xml:space="preserve"> T., Janssens S.B., </w:t>
      </w:r>
      <w:proofErr w:type="spellStart"/>
      <w:r w:rsidRPr="00BE3773">
        <w:rPr>
          <w:lang w:val="en-US"/>
        </w:rPr>
        <w:t>Triboun</w:t>
      </w:r>
      <w:proofErr w:type="spellEnd"/>
      <w:r w:rsidRPr="00BE3773">
        <w:rPr>
          <w:lang w:val="en-US"/>
        </w:rPr>
        <w:t xml:space="preserve"> P., </w:t>
      </w:r>
      <w:proofErr w:type="spellStart"/>
      <w:r w:rsidRPr="00BE3773">
        <w:rPr>
          <w:lang w:val="en-US"/>
        </w:rPr>
        <w:t>Techaprasan</w:t>
      </w:r>
      <w:proofErr w:type="spellEnd"/>
      <w:r w:rsidRPr="00BE3773">
        <w:rPr>
          <w:lang w:val="en-US"/>
        </w:rPr>
        <w:t xml:space="preserve"> J., </w:t>
      </w:r>
      <w:proofErr w:type="spellStart"/>
      <w:r w:rsidRPr="00BE3773">
        <w:rPr>
          <w:lang w:val="en-US"/>
        </w:rPr>
        <w:t>Jenjittikul</w:t>
      </w:r>
      <w:proofErr w:type="spellEnd"/>
      <w:r w:rsidRPr="00BE3773">
        <w:rPr>
          <w:lang w:val="en-US"/>
        </w:rPr>
        <w:t xml:space="preserve"> T., </w:t>
      </w:r>
      <w:proofErr w:type="spellStart"/>
      <w:r w:rsidRPr="00BE3773">
        <w:rPr>
          <w:lang w:val="en-US"/>
        </w:rPr>
        <w:t>Suksathan</w:t>
      </w:r>
      <w:proofErr w:type="spellEnd"/>
      <w:r w:rsidRPr="00BE3773">
        <w:rPr>
          <w:lang w:val="en-US"/>
        </w:rPr>
        <w:t xml:space="preserve"> P. 2016. Phylogenetic Analyses of Molecular Data and Reconstruction of Morphological Character Evolution in Asian Impatiens section </w:t>
      </w:r>
      <w:proofErr w:type="spellStart"/>
      <w:r w:rsidRPr="00BE3773">
        <w:rPr>
          <w:lang w:val="en-US"/>
        </w:rPr>
        <w:t>Semeiocardium</w:t>
      </w:r>
      <w:proofErr w:type="spellEnd"/>
      <w:r w:rsidRPr="00BE3773">
        <w:rPr>
          <w:lang w:val="en-US"/>
        </w:rPr>
        <w:t xml:space="preserve"> (</w:t>
      </w:r>
      <w:proofErr w:type="spellStart"/>
      <w:r w:rsidRPr="00BE3773">
        <w:rPr>
          <w:lang w:val="en-US"/>
        </w:rPr>
        <w:t>Balsaminaceae</w:t>
      </w:r>
      <w:proofErr w:type="spellEnd"/>
      <w:r w:rsidRPr="00BE3773">
        <w:rPr>
          <w:lang w:val="en-US"/>
        </w:rPr>
        <w:t>). Systematic Botany. 40:1063–1074.</w:t>
      </w:r>
    </w:p>
    <w:p w14:paraId="6397F754" w14:textId="77777777" w:rsidR="00BE3773" w:rsidRPr="00BE3773" w:rsidRDefault="00BE3773" w:rsidP="00BE3773">
      <w:pPr>
        <w:pStyle w:val="Bibliography"/>
        <w:rPr>
          <w:lang w:val="en-US"/>
        </w:rPr>
      </w:pPr>
      <w:proofErr w:type="spellStart"/>
      <w:r w:rsidRPr="00BE3773">
        <w:rPr>
          <w:lang w:val="en-US"/>
        </w:rPr>
        <w:t>Salariato</w:t>
      </w:r>
      <w:proofErr w:type="spellEnd"/>
      <w:r w:rsidRPr="00BE3773">
        <w:rPr>
          <w:lang w:val="en-US"/>
        </w:rPr>
        <w:t xml:space="preserve"> D.L., </w:t>
      </w:r>
      <w:proofErr w:type="spellStart"/>
      <w:r w:rsidRPr="00BE3773">
        <w:rPr>
          <w:lang w:val="en-US"/>
        </w:rPr>
        <w:t>Zuloaga</w:t>
      </w:r>
      <w:proofErr w:type="spellEnd"/>
      <w:r w:rsidRPr="00BE3773">
        <w:rPr>
          <w:lang w:val="en-US"/>
        </w:rPr>
        <w:t xml:space="preserve"> F.O., </w:t>
      </w:r>
      <w:proofErr w:type="spellStart"/>
      <w:r w:rsidRPr="00BE3773">
        <w:rPr>
          <w:lang w:val="en-US"/>
        </w:rPr>
        <w:t>Franzke</w:t>
      </w:r>
      <w:proofErr w:type="spellEnd"/>
      <w:r w:rsidRPr="00BE3773">
        <w:rPr>
          <w:lang w:val="en-US"/>
        </w:rPr>
        <w:t xml:space="preserve"> A., </w:t>
      </w:r>
      <w:proofErr w:type="spellStart"/>
      <w:r w:rsidRPr="00BE3773">
        <w:rPr>
          <w:lang w:val="en-US"/>
        </w:rPr>
        <w:t>Mummenhoff</w:t>
      </w:r>
      <w:proofErr w:type="spellEnd"/>
      <w:r w:rsidRPr="00BE3773">
        <w:rPr>
          <w:lang w:val="en-US"/>
        </w:rPr>
        <w:t xml:space="preserve"> K., Al-</w:t>
      </w:r>
      <w:proofErr w:type="spellStart"/>
      <w:r w:rsidRPr="00BE3773">
        <w:rPr>
          <w:lang w:val="en-US"/>
        </w:rPr>
        <w:t>Shehbaz</w:t>
      </w:r>
      <w:proofErr w:type="spellEnd"/>
      <w:r w:rsidRPr="00BE3773">
        <w:rPr>
          <w:lang w:val="en-US"/>
        </w:rPr>
        <w:t xml:space="preserve"> I.A. 2016. Diversification patterns in the CES clade (Brassicaceae tribes </w:t>
      </w:r>
      <w:proofErr w:type="spellStart"/>
      <w:r w:rsidRPr="00BE3773">
        <w:rPr>
          <w:lang w:val="en-US"/>
        </w:rPr>
        <w:t>Cremolobeae</w:t>
      </w:r>
      <w:proofErr w:type="spellEnd"/>
      <w:r w:rsidRPr="00BE3773">
        <w:rPr>
          <w:lang w:val="en-US"/>
        </w:rPr>
        <w:t xml:space="preserve">, </w:t>
      </w:r>
      <w:proofErr w:type="spellStart"/>
      <w:r w:rsidRPr="00BE3773">
        <w:rPr>
          <w:lang w:val="en-US"/>
        </w:rPr>
        <w:t>Eudemeae</w:t>
      </w:r>
      <w:proofErr w:type="spellEnd"/>
      <w:r w:rsidRPr="00BE3773">
        <w:rPr>
          <w:lang w:val="en-US"/>
        </w:rPr>
        <w:t xml:space="preserve">, </w:t>
      </w:r>
      <w:proofErr w:type="spellStart"/>
      <w:r w:rsidRPr="00BE3773">
        <w:rPr>
          <w:lang w:val="en-US"/>
        </w:rPr>
        <w:t>Schizopetaleae</w:t>
      </w:r>
      <w:proofErr w:type="spellEnd"/>
      <w:r w:rsidRPr="00BE3773">
        <w:rPr>
          <w:lang w:val="en-US"/>
        </w:rPr>
        <w:t>) in Andean South America. Botanical Journal of the Linnean Society. 181:543–566.</w:t>
      </w:r>
    </w:p>
    <w:p w14:paraId="57F83BC3" w14:textId="77777777" w:rsidR="00BE3773" w:rsidRPr="00BE3773" w:rsidRDefault="00BE3773" w:rsidP="00BE3773">
      <w:pPr>
        <w:pStyle w:val="Bibliography"/>
        <w:rPr>
          <w:lang w:val="en-US"/>
        </w:rPr>
      </w:pPr>
      <w:proofErr w:type="spellStart"/>
      <w:r w:rsidRPr="00BE3773">
        <w:rPr>
          <w:lang w:val="en-US"/>
        </w:rPr>
        <w:t>Särkinen</w:t>
      </w:r>
      <w:proofErr w:type="spellEnd"/>
      <w:r w:rsidRPr="00BE3773">
        <w:rPr>
          <w:lang w:val="en-US"/>
        </w:rPr>
        <w:t xml:space="preserve"> T., </w:t>
      </w:r>
      <w:proofErr w:type="spellStart"/>
      <w:r w:rsidRPr="00BE3773">
        <w:rPr>
          <w:lang w:val="en-US"/>
        </w:rPr>
        <w:t>Bohs</w:t>
      </w:r>
      <w:proofErr w:type="spellEnd"/>
      <w:r w:rsidRPr="00BE3773">
        <w:rPr>
          <w:lang w:val="en-US"/>
        </w:rPr>
        <w:t xml:space="preserve"> L., Olmstead R.G., Knapp S. 2013. A phylogenetic framework for evolutionary study of the nightshades (Solanaceae): a dated 1000-tip tree. BMC </w:t>
      </w:r>
      <w:proofErr w:type="spellStart"/>
      <w:r w:rsidRPr="00BE3773">
        <w:rPr>
          <w:lang w:val="en-US"/>
        </w:rPr>
        <w:t>Evol</w:t>
      </w:r>
      <w:proofErr w:type="spellEnd"/>
      <w:r w:rsidRPr="00BE3773">
        <w:rPr>
          <w:lang w:val="en-US"/>
        </w:rPr>
        <w:t xml:space="preserve"> Biol. 13:214.</w:t>
      </w:r>
    </w:p>
    <w:p w14:paraId="69199768" w14:textId="77777777" w:rsidR="00BE3773" w:rsidRPr="00BE3773" w:rsidRDefault="00BE3773" w:rsidP="00BE3773">
      <w:pPr>
        <w:pStyle w:val="Bibliography"/>
        <w:rPr>
          <w:lang w:val="en-US"/>
        </w:rPr>
      </w:pPr>
      <w:proofErr w:type="spellStart"/>
      <w:r w:rsidRPr="00BE3773">
        <w:rPr>
          <w:lang w:val="en-US"/>
        </w:rPr>
        <w:t>Schliep</w:t>
      </w:r>
      <w:proofErr w:type="spellEnd"/>
      <w:r w:rsidRPr="00BE3773">
        <w:rPr>
          <w:lang w:val="en-US"/>
        </w:rPr>
        <w:t xml:space="preserve"> K.P. 2011. </w:t>
      </w:r>
      <w:proofErr w:type="spellStart"/>
      <w:r w:rsidRPr="00BE3773">
        <w:rPr>
          <w:lang w:val="en-US"/>
        </w:rPr>
        <w:t>phangorn</w:t>
      </w:r>
      <w:proofErr w:type="spellEnd"/>
      <w:r w:rsidRPr="00BE3773">
        <w:rPr>
          <w:lang w:val="en-US"/>
        </w:rPr>
        <w:t>: phylogenetic analysis in R. Bioinformatics. 27:592–593.</w:t>
      </w:r>
    </w:p>
    <w:p w14:paraId="15D25C62" w14:textId="77777777" w:rsidR="00BE3773" w:rsidRPr="00BE3773" w:rsidRDefault="00BE3773" w:rsidP="00BE3773">
      <w:pPr>
        <w:pStyle w:val="Bibliography"/>
        <w:rPr>
          <w:lang w:val="en-US"/>
        </w:rPr>
      </w:pPr>
      <w:r w:rsidRPr="00BE3773">
        <w:rPr>
          <w:lang w:val="en-US"/>
        </w:rPr>
        <w:t xml:space="preserve">Schneider A.C., Moore A.J. 2017. Parallel Pleistocene </w:t>
      </w:r>
      <w:proofErr w:type="spellStart"/>
      <w:r w:rsidRPr="00BE3773">
        <w:rPr>
          <w:lang w:val="en-US"/>
        </w:rPr>
        <w:t>amphitropical</w:t>
      </w:r>
      <w:proofErr w:type="spellEnd"/>
      <w:r w:rsidRPr="00BE3773">
        <w:rPr>
          <w:lang w:val="en-US"/>
        </w:rPr>
        <w:t xml:space="preserve"> disjunctions of a parasitic plant and its host. American Journal of Botany. 104:1745–1755.</w:t>
      </w:r>
    </w:p>
    <w:p w14:paraId="422EC8C9" w14:textId="77777777" w:rsidR="00BE3773" w:rsidRPr="00BE3773" w:rsidRDefault="00BE3773" w:rsidP="00BE3773">
      <w:pPr>
        <w:pStyle w:val="Bibliography"/>
        <w:rPr>
          <w:lang w:val="en-US"/>
        </w:rPr>
      </w:pPr>
      <w:r w:rsidRPr="00BE3773">
        <w:rPr>
          <w:lang w:val="en-US"/>
        </w:rPr>
        <w:t xml:space="preserve">Shimizu K.K., </w:t>
      </w:r>
      <w:proofErr w:type="spellStart"/>
      <w:r w:rsidRPr="00BE3773">
        <w:rPr>
          <w:lang w:val="en-US"/>
        </w:rPr>
        <w:t>Tsuchimatsu</w:t>
      </w:r>
      <w:proofErr w:type="spellEnd"/>
      <w:r w:rsidRPr="00BE3773">
        <w:rPr>
          <w:lang w:val="en-US"/>
        </w:rPr>
        <w:t xml:space="preserve"> T. 2015. Evolution of </w:t>
      </w:r>
      <w:proofErr w:type="spellStart"/>
      <w:r w:rsidRPr="00BE3773">
        <w:rPr>
          <w:lang w:val="en-US"/>
        </w:rPr>
        <w:t>Selfing</w:t>
      </w:r>
      <w:proofErr w:type="spellEnd"/>
      <w:r w:rsidRPr="00BE3773">
        <w:rPr>
          <w:lang w:val="en-US"/>
        </w:rPr>
        <w:t>: Recurrent Patterns in Molecular Adaptation. Annual Review of Ecology, Evolution, and Systematics. 46:593–622.</w:t>
      </w:r>
    </w:p>
    <w:p w14:paraId="17D98ECE" w14:textId="77777777" w:rsidR="00BE3773" w:rsidRPr="00BE3773" w:rsidRDefault="00BE3773" w:rsidP="00BE3773">
      <w:pPr>
        <w:pStyle w:val="Bibliography"/>
        <w:rPr>
          <w:lang w:val="en-US"/>
        </w:rPr>
      </w:pPr>
      <w:r w:rsidRPr="00BE3773">
        <w:rPr>
          <w:lang w:val="en-US"/>
        </w:rPr>
        <w:t>Smith S.A., Beaulieu J.M. 2009. Life history influences rates of climatic niche evolution in flowering plants. Proceedings of the Royal Society B: Biological Sciences. 276:4345–4352.</w:t>
      </w:r>
    </w:p>
    <w:p w14:paraId="104828C4" w14:textId="77777777" w:rsidR="00BE3773" w:rsidRPr="00BE3773" w:rsidRDefault="00BE3773" w:rsidP="00BE3773">
      <w:pPr>
        <w:pStyle w:val="Bibliography"/>
        <w:rPr>
          <w:lang w:val="en-US"/>
        </w:rPr>
      </w:pPr>
      <w:r w:rsidRPr="00BE3773">
        <w:rPr>
          <w:lang w:val="en-US"/>
        </w:rPr>
        <w:t>Smith S.A., Brown J.W. 2018. Constructing a broadly inclusive seed plant phylogeny. American Journal of Botany. 105:302–314.</w:t>
      </w:r>
    </w:p>
    <w:p w14:paraId="3B5095F6" w14:textId="77777777" w:rsidR="00BE3773" w:rsidRPr="00BE3773" w:rsidRDefault="00BE3773" w:rsidP="00BE3773">
      <w:pPr>
        <w:pStyle w:val="Bibliography"/>
        <w:rPr>
          <w:lang w:val="en-US"/>
        </w:rPr>
      </w:pPr>
      <w:r w:rsidRPr="00BE3773">
        <w:rPr>
          <w:lang w:val="en-US"/>
        </w:rPr>
        <w:t xml:space="preserve">Spriggs E.L., Christin P.-A., Edwards E.J. 2014. C4 Photosynthesis Promoted Species Diversification during the Miocene Grassland Expansion. PLOS ONE. </w:t>
      </w:r>
      <w:proofErr w:type="gramStart"/>
      <w:r w:rsidRPr="00BE3773">
        <w:rPr>
          <w:lang w:val="en-US"/>
        </w:rPr>
        <w:t>9:e</w:t>
      </w:r>
      <w:proofErr w:type="gramEnd"/>
      <w:r w:rsidRPr="00BE3773">
        <w:rPr>
          <w:lang w:val="en-US"/>
        </w:rPr>
        <w:t>97722.</w:t>
      </w:r>
    </w:p>
    <w:p w14:paraId="1D95BF08" w14:textId="77777777" w:rsidR="00BE3773" w:rsidRPr="00BE3773" w:rsidRDefault="00BE3773" w:rsidP="00BE3773">
      <w:pPr>
        <w:pStyle w:val="Bibliography"/>
        <w:rPr>
          <w:lang w:val="en-US"/>
        </w:rPr>
      </w:pPr>
      <w:r w:rsidRPr="00BE3773">
        <w:rPr>
          <w:lang w:val="en-US"/>
        </w:rPr>
        <w:lastRenderedPageBreak/>
        <w:t>Stearns S.C. 1992. The evolution of life histories. Oxford university press Oxford.</w:t>
      </w:r>
    </w:p>
    <w:p w14:paraId="14CE6662" w14:textId="77777777" w:rsidR="00BE3773" w:rsidRPr="00BE3773" w:rsidRDefault="00BE3773" w:rsidP="00BE3773">
      <w:pPr>
        <w:pStyle w:val="Bibliography"/>
        <w:rPr>
          <w:lang w:val="en-US"/>
        </w:rPr>
      </w:pPr>
      <w:r w:rsidRPr="00BE3773">
        <w:rPr>
          <w:lang w:val="en-US"/>
        </w:rPr>
        <w:t>Stebbins G.L. 1950. Variation and evolution in plants. Variation and evolution in plants. Columbia University Press.</w:t>
      </w:r>
    </w:p>
    <w:p w14:paraId="4D3A7439" w14:textId="77777777" w:rsidR="00BE3773" w:rsidRPr="00BE3773" w:rsidRDefault="00BE3773" w:rsidP="00BE3773">
      <w:pPr>
        <w:pStyle w:val="Bibliography"/>
        <w:rPr>
          <w:lang w:val="en-US"/>
        </w:rPr>
      </w:pPr>
      <w:r w:rsidRPr="00BE3773">
        <w:rPr>
          <w:lang w:val="en-US"/>
        </w:rPr>
        <w:t>Stebbins G.L. 1974. Flowering plants: evolution above the species level. Cambridge, Mass: Belknap Press of Harvard University Press.</w:t>
      </w:r>
    </w:p>
    <w:p w14:paraId="56899881" w14:textId="77777777" w:rsidR="00BE3773" w:rsidRPr="00BE3773" w:rsidRDefault="00BE3773" w:rsidP="00BE3773">
      <w:pPr>
        <w:pStyle w:val="Bibliography"/>
        <w:rPr>
          <w:lang w:val="en-US"/>
        </w:rPr>
      </w:pPr>
      <w:proofErr w:type="spellStart"/>
      <w:r w:rsidRPr="00BE3773">
        <w:rPr>
          <w:lang w:val="en-US"/>
        </w:rPr>
        <w:t>Takebayashi</w:t>
      </w:r>
      <w:proofErr w:type="spellEnd"/>
      <w:r w:rsidRPr="00BE3773">
        <w:rPr>
          <w:lang w:val="en-US"/>
        </w:rPr>
        <w:t xml:space="preserve"> N., Morrell P.L. 2001. Is self-fertilization an evolutionary dead end? Revisiting an old hypothesis with genetic theories and a macroevolutionary approach. American Journal of Botany. 88:1143–1150.</w:t>
      </w:r>
    </w:p>
    <w:p w14:paraId="77AC78FB" w14:textId="77777777" w:rsidR="00BE3773" w:rsidRPr="00BE3773" w:rsidRDefault="00BE3773" w:rsidP="00BE3773">
      <w:pPr>
        <w:pStyle w:val="Bibliography"/>
        <w:rPr>
          <w:lang w:val="en-US"/>
        </w:rPr>
      </w:pPr>
      <w:proofErr w:type="spellStart"/>
      <w:r w:rsidRPr="00BE3773">
        <w:rPr>
          <w:lang w:val="en-US"/>
        </w:rPr>
        <w:t>Teskey</w:t>
      </w:r>
      <w:proofErr w:type="spellEnd"/>
      <w:r w:rsidRPr="00BE3773">
        <w:rPr>
          <w:lang w:val="en-US"/>
        </w:rPr>
        <w:t xml:space="preserve"> R., </w:t>
      </w:r>
      <w:proofErr w:type="spellStart"/>
      <w:r w:rsidRPr="00BE3773">
        <w:rPr>
          <w:lang w:val="en-US"/>
        </w:rPr>
        <w:t>Wertin</w:t>
      </w:r>
      <w:proofErr w:type="spellEnd"/>
      <w:r w:rsidRPr="00BE3773">
        <w:rPr>
          <w:lang w:val="en-US"/>
        </w:rPr>
        <w:t xml:space="preserve"> T., </w:t>
      </w:r>
      <w:proofErr w:type="spellStart"/>
      <w:r w:rsidRPr="00BE3773">
        <w:rPr>
          <w:lang w:val="en-US"/>
        </w:rPr>
        <w:t>Bauweraerts</w:t>
      </w:r>
      <w:proofErr w:type="spellEnd"/>
      <w:r w:rsidRPr="00BE3773">
        <w:rPr>
          <w:lang w:val="en-US"/>
        </w:rPr>
        <w:t xml:space="preserve"> I., </w:t>
      </w:r>
      <w:proofErr w:type="spellStart"/>
      <w:r w:rsidRPr="00BE3773">
        <w:rPr>
          <w:lang w:val="en-US"/>
        </w:rPr>
        <w:t>Ameye</w:t>
      </w:r>
      <w:proofErr w:type="spellEnd"/>
      <w:r w:rsidRPr="00BE3773">
        <w:rPr>
          <w:lang w:val="en-US"/>
        </w:rPr>
        <w:t xml:space="preserve"> M., </w:t>
      </w:r>
      <w:proofErr w:type="spellStart"/>
      <w:r w:rsidRPr="00BE3773">
        <w:rPr>
          <w:lang w:val="en-US"/>
        </w:rPr>
        <w:t>Mcguire</w:t>
      </w:r>
      <w:proofErr w:type="spellEnd"/>
      <w:r w:rsidRPr="00BE3773">
        <w:rPr>
          <w:lang w:val="en-US"/>
        </w:rPr>
        <w:t xml:space="preserve"> M.A., Steppe K. 2015. Responses of tree species to heat waves and extreme heat events. Plant, Cell &amp; Environment. 38:1699–1712.</w:t>
      </w:r>
    </w:p>
    <w:p w14:paraId="2EAA3982" w14:textId="77777777" w:rsidR="00BE3773" w:rsidRPr="00BE3773" w:rsidRDefault="00BE3773" w:rsidP="00BE3773">
      <w:pPr>
        <w:pStyle w:val="Bibliography"/>
        <w:rPr>
          <w:lang w:val="en-US"/>
        </w:rPr>
      </w:pPr>
      <w:r w:rsidRPr="00BE3773">
        <w:rPr>
          <w:lang w:val="en-US"/>
        </w:rPr>
        <w:t xml:space="preserve">Tribble C.M., May M.R., Jackson-Gain A., </w:t>
      </w:r>
      <w:proofErr w:type="spellStart"/>
      <w:r w:rsidRPr="00BE3773">
        <w:rPr>
          <w:lang w:val="en-US"/>
        </w:rPr>
        <w:t>Zenil</w:t>
      </w:r>
      <w:proofErr w:type="spellEnd"/>
      <w:r w:rsidRPr="00BE3773">
        <w:rPr>
          <w:lang w:val="en-US"/>
        </w:rPr>
        <w:t xml:space="preserve">-Ferguson R., Specht C.D., </w:t>
      </w:r>
      <w:proofErr w:type="spellStart"/>
      <w:r w:rsidRPr="00BE3773">
        <w:rPr>
          <w:lang w:val="en-US"/>
        </w:rPr>
        <w:t>Rothfels</w:t>
      </w:r>
      <w:proofErr w:type="spellEnd"/>
      <w:r w:rsidRPr="00BE3773">
        <w:rPr>
          <w:lang w:val="en-US"/>
        </w:rPr>
        <w:t xml:space="preserve"> C.J. 2021. Unearthing modes of climatic adaptation in underground storage organs across </w:t>
      </w:r>
      <w:proofErr w:type="spellStart"/>
      <w:r w:rsidRPr="00BE3773">
        <w:rPr>
          <w:lang w:val="en-US"/>
        </w:rPr>
        <w:t>Liliales</w:t>
      </w:r>
      <w:proofErr w:type="spellEnd"/>
      <w:proofErr w:type="gramStart"/>
      <w:r w:rsidRPr="00BE3773">
        <w:rPr>
          <w:lang w:val="en-US"/>
        </w:rPr>
        <w:t>. .</w:t>
      </w:r>
      <w:proofErr w:type="gramEnd"/>
    </w:p>
    <w:p w14:paraId="536D01AC" w14:textId="77777777" w:rsidR="00BE3773" w:rsidRPr="00BE3773" w:rsidRDefault="00BE3773" w:rsidP="00BE3773">
      <w:pPr>
        <w:pStyle w:val="Bibliography"/>
        <w:rPr>
          <w:lang w:val="en-US"/>
        </w:rPr>
      </w:pPr>
      <w:r w:rsidRPr="00BE3773">
        <w:rPr>
          <w:lang w:val="en-US"/>
        </w:rPr>
        <w:t xml:space="preserve">Vasconcelos T., Boyko J.D., Beaulieu J.M. 2021. Linking mode of seed dispersal and climatic niche evolution in flowering plants. J. </w:t>
      </w:r>
      <w:proofErr w:type="spellStart"/>
      <w:r w:rsidRPr="00BE3773">
        <w:rPr>
          <w:lang w:val="en-US"/>
        </w:rPr>
        <w:t>Biogeogr</w:t>
      </w:r>
      <w:proofErr w:type="spellEnd"/>
      <w:r w:rsidRPr="00BE3773">
        <w:rPr>
          <w:lang w:val="en-US"/>
        </w:rPr>
        <w:t>. n/a.</w:t>
      </w:r>
    </w:p>
    <w:p w14:paraId="17E60E56" w14:textId="77777777" w:rsidR="00BE3773" w:rsidRPr="00BE3773" w:rsidRDefault="00BE3773" w:rsidP="00BE3773">
      <w:pPr>
        <w:pStyle w:val="Bibliography"/>
        <w:rPr>
          <w:lang w:val="en-US"/>
        </w:rPr>
      </w:pPr>
      <w:r w:rsidRPr="00BE3773">
        <w:rPr>
          <w:lang w:val="en-US"/>
        </w:rPr>
        <w:t xml:space="preserve">Vasconcelos T.N.C., Alcantara S., </w:t>
      </w:r>
      <w:proofErr w:type="spellStart"/>
      <w:r w:rsidRPr="00BE3773">
        <w:rPr>
          <w:lang w:val="en-US"/>
        </w:rPr>
        <w:t>Andrino</w:t>
      </w:r>
      <w:proofErr w:type="spellEnd"/>
      <w:r w:rsidRPr="00BE3773">
        <w:rPr>
          <w:lang w:val="en-US"/>
        </w:rPr>
        <w:t xml:space="preserve"> C.O., Forest F., </w:t>
      </w:r>
      <w:proofErr w:type="spellStart"/>
      <w:r w:rsidRPr="00BE3773">
        <w:rPr>
          <w:lang w:val="en-US"/>
        </w:rPr>
        <w:t>Reginato</w:t>
      </w:r>
      <w:proofErr w:type="spellEnd"/>
      <w:r w:rsidRPr="00BE3773">
        <w:rPr>
          <w:lang w:val="en-US"/>
        </w:rPr>
        <w:t xml:space="preserve"> M., Simon M.F., Pirani J.R. 2020. Fast diversification through a mosaic of evolutionary histories characterizes the endemic flora of ancient Neotropical mountains. Proceedings of the Royal Society B: Biological Sciences. 287:20192933.</w:t>
      </w:r>
    </w:p>
    <w:p w14:paraId="6FC0AD77" w14:textId="77777777" w:rsidR="00BE3773" w:rsidRPr="00BE3773" w:rsidRDefault="00BE3773" w:rsidP="00BE3773">
      <w:pPr>
        <w:pStyle w:val="Bibliography"/>
        <w:rPr>
          <w:lang w:val="en-US"/>
        </w:rPr>
      </w:pPr>
      <w:r w:rsidRPr="00BE3773">
        <w:rPr>
          <w:lang w:val="en-US"/>
        </w:rPr>
        <w:t>Venable D.L. 2007. Bet Hedging in a Guild of Desert Annuals. Ecology. 88:1086–1090.</w:t>
      </w:r>
    </w:p>
    <w:p w14:paraId="4DCB9F39" w14:textId="77777777" w:rsidR="00BE3773" w:rsidRPr="00BE3773" w:rsidRDefault="00BE3773" w:rsidP="00BE3773">
      <w:pPr>
        <w:pStyle w:val="Bibliography"/>
        <w:rPr>
          <w:lang w:val="en-US"/>
        </w:rPr>
      </w:pPr>
      <w:r w:rsidRPr="00BE3773">
        <w:rPr>
          <w:lang w:val="en-US"/>
        </w:rPr>
        <w:t xml:space="preserve">Venable D.L., Lawlor L. 1980. Delayed germination and dispersal in desert annuals: Escape in space and time. </w:t>
      </w:r>
      <w:proofErr w:type="spellStart"/>
      <w:r w:rsidRPr="00BE3773">
        <w:rPr>
          <w:lang w:val="en-US"/>
        </w:rPr>
        <w:t>Oecologia</w:t>
      </w:r>
      <w:proofErr w:type="spellEnd"/>
      <w:r w:rsidRPr="00BE3773">
        <w:rPr>
          <w:lang w:val="en-US"/>
        </w:rPr>
        <w:t>. 46:272–282.</w:t>
      </w:r>
    </w:p>
    <w:p w14:paraId="17A82441" w14:textId="77777777" w:rsidR="00BE3773" w:rsidRPr="00BE3773" w:rsidRDefault="00BE3773" w:rsidP="00BE3773">
      <w:pPr>
        <w:pStyle w:val="Bibliography"/>
        <w:rPr>
          <w:lang w:val="en-US"/>
        </w:rPr>
      </w:pPr>
      <w:r w:rsidRPr="00BE3773">
        <w:rPr>
          <w:lang w:val="en-US"/>
        </w:rPr>
        <w:t xml:space="preserve">de Vos J.M., Hughes C.E., </w:t>
      </w:r>
      <w:proofErr w:type="spellStart"/>
      <w:r w:rsidRPr="00BE3773">
        <w:rPr>
          <w:lang w:val="en-US"/>
        </w:rPr>
        <w:t>Schneeweiss</w:t>
      </w:r>
      <w:proofErr w:type="spellEnd"/>
      <w:r w:rsidRPr="00BE3773">
        <w:rPr>
          <w:lang w:val="en-US"/>
        </w:rPr>
        <w:t xml:space="preserve"> G.M., Moore B.R., Conti E. 2014. Heterostyly accelerates diversification via reduced extinction in primroses. Proceedings of the Royal Society B: Biological Sciences. 281:20140075.</w:t>
      </w:r>
    </w:p>
    <w:p w14:paraId="28837D39" w14:textId="77777777" w:rsidR="00BE3773" w:rsidRPr="00BE3773" w:rsidRDefault="00BE3773" w:rsidP="00BE3773">
      <w:pPr>
        <w:pStyle w:val="Bibliography"/>
        <w:rPr>
          <w:lang w:val="en-US"/>
        </w:rPr>
      </w:pPr>
      <w:r w:rsidRPr="00BE3773">
        <w:rPr>
          <w:lang w:val="en-US"/>
        </w:rPr>
        <w:t xml:space="preserve">Wagner W.L., Hoch P.C., Raven P.H. 2007. Revised classification of the </w:t>
      </w:r>
      <w:proofErr w:type="spellStart"/>
      <w:r w:rsidRPr="00BE3773">
        <w:rPr>
          <w:lang w:val="en-US"/>
        </w:rPr>
        <w:t>Onagraceae</w:t>
      </w:r>
      <w:proofErr w:type="spellEnd"/>
      <w:r w:rsidRPr="00BE3773">
        <w:rPr>
          <w:lang w:val="en-US"/>
        </w:rPr>
        <w:t>. Systematic Botany Monographs.</w:t>
      </w:r>
    </w:p>
    <w:p w14:paraId="5767C29B" w14:textId="77777777" w:rsidR="00BE3773" w:rsidRPr="00BE3773" w:rsidRDefault="00BE3773" w:rsidP="00BE3773">
      <w:pPr>
        <w:pStyle w:val="Bibliography"/>
        <w:rPr>
          <w:lang w:val="en-US"/>
        </w:rPr>
      </w:pPr>
      <w:r w:rsidRPr="00BE3773">
        <w:rPr>
          <w:lang w:val="en-US"/>
        </w:rPr>
        <w:t xml:space="preserve">Yan H.-F., Zhang C.-Y., </w:t>
      </w:r>
      <w:proofErr w:type="spellStart"/>
      <w:r w:rsidRPr="00BE3773">
        <w:rPr>
          <w:lang w:val="en-US"/>
        </w:rPr>
        <w:t>Anderberg</w:t>
      </w:r>
      <w:proofErr w:type="spellEnd"/>
      <w:r w:rsidRPr="00BE3773">
        <w:rPr>
          <w:lang w:val="en-US"/>
        </w:rPr>
        <w:t xml:space="preserve"> A.A., Hao G., Ge X.-J., Wiens J.J. 2018. What explains high plant richness in East Asia? Time and diversification in the tribe </w:t>
      </w:r>
      <w:proofErr w:type="spellStart"/>
      <w:r w:rsidRPr="00BE3773">
        <w:rPr>
          <w:lang w:val="en-US"/>
        </w:rPr>
        <w:t>Lysimachieae</w:t>
      </w:r>
      <w:proofErr w:type="spellEnd"/>
      <w:r w:rsidRPr="00BE3773">
        <w:rPr>
          <w:lang w:val="en-US"/>
        </w:rPr>
        <w:t xml:space="preserve"> (</w:t>
      </w:r>
      <w:proofErr w:type="spellStart"/>
      <w:r w:rsidRPr="00BE3773">
        <w:rPr>
          <w:lang w:val="en-US"/>
        </w:rPr>
        <w:t>Primulaceae</w:t>
      </w:r>
      <w:proofErr w:type="spellEnd"/>
      <w:r w:rsidRPr="00BE3773">
        <w:rPr>
          <w:lang w:val="en-US"/>
        </w:rPr>
        <w:t>). New Phytologist. 219:436–448.</w:t>
      </w:r>
    </w:p>
    <w:p w14:paraId="6843733B" w14:textId="0DD9DAE1" w:rsidR="00DC165B" w:rsidRPr="002B0243" w:rsidRDefault="00E81204" w:rsidP="004C7D04">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fldChar w:fldCharType="end"/>
      </w:r>
    </w:p>
    <w:p w14:paraId="453F9047" w14:textId="77777777" w:rsidR="001F5671" w:rsidRPr="002B0243" w:rsidRDefault="001F5671" w:rsidP="004C7D04">
      <w:pPr>
        <w:rPr>
          <w:rFonts w:ascii="Times New Roman" w:eastAsia="Times New Roman" w:hAnsi="Times New Roman" w:cs="Times New Roman"/>
          <w:b/>
          <w:bCs/>
          <w:sz w:val="24"/>
          <w:szCs w:val="24"/>
        </w:rPr>
      </w:pPr>
      <w:r w:rsidRPr="002B0243">
        <w:rPr>
          <w:rFonts w:ascii="Times New Roman" w:eastAsia="Times New Roman" w:hAnsi="Times New Roman" w:cs="Times New Roman"/>
          <w:b/>
          <w:bCs/>
          <w:sz w:val="24"/>
          <w:szCs w:val="24"/>
        </w:rPr>
        <w:br w:type="page"/>
      </w:r>
    </w:p>
    <w:p w14:paraId="7EA88D53" w14:textId="3CDBD6D9" w:rsidR="00DC165B" w:rsidRPr="002B0243" w:rsidRDefault="001F5671" w:rsidP="004C7D04">
      <w:pPr>
        <w:shd w:val="clear" w:color="auto" w:fill="FFFFFF"/>
        <w:spacing w:line="480" w:lineRule="auto"/>
        <w:rPr>
          <w:rFonts w:ascii="Times New Roman" w:eastAsia="Times New Roman" w:hAnsi="Times New Roman" w:cs="Times New Roman"/>
          <w:b/>
          <w:bCs/>
          <w:sz w:val="24"/>
          <w:szCs w:val="24"/>
        </w:rPr>
      </w:pPr>
      <w:r w:rsidRPr="002B0243">
        <w:rPr>
          <w:rFonts w:ascii="Times New Roman" w:eastAsia="Times New Roman" w:hAnsi="Times New Roman" w:cs="Times New Roman"/>
          <w:b/>
          <w:bCs/>
          <w:sz w:val="24"/>
          <w:szCs w:val="24"/>
        </w:rPr>
        <w:lastRenderedPageBreak/>
        <w:t>Appendix</w:t>
      </w:r>
    </w:p>
    <w:p w14:paraId="744EB9C0" w14:textId="77777777" w:rsidR="00B30164" w:rsidRPr="002B0243" w:rsidRDefault="00B30164" w:rsidP="004C7D04">
      <w:pPr>
        <w:shd w:val="clear" w:color="auto" w:fill="FFFFFF"/>
        <w:spacing w:line="240" w:lineRule="auto"/>
        <w:rPr>
          <w:rFonts w:ascii="Times New Roman" w:eastAsia="Times New Roman" w:hAnsi="Times New Roman" w:cs="Times New Roman"/>
          <w:sz w:val="24"/>
          <w:szCs w:val="24"/>
        </w:rPr>
      </w:pPr>
    </w:p>
    <w:p w14:paraId="2395D940" w14:textId="59CED827" w:rsidR="00B30164" w:rsidRPr="002B0243" w:rsidRDefault="00B30164" w:rsidP="004C7D04">
      <w:pPr>
        <w:shd w:val="clear" w:color="auto" w:fill="FFFFFF"/>
        <w:spacing w:line="240" w:lineRule="auto"/>
        <w:rPr>
          <w:rFonts w:ascii="Times New Roman" w:eastAsia="Times New Roman" w:hAnsi="Times New Roman" w:cs="Times New Roman"/>
          <w:sz w:val="24"/>
          <w:szCs w:val="24"/>
        </w:rPr>
      </w:pPr>
      <w:r w:rsidRPr="002B0243">
        <w:rPr>
          <w:rFonts w:ascii="Times New Roman" w:eastAsia="Times New Roman" w:hAnsi="Times New Roman" w:cs="Times New Roman"/>
          <w:b/>
          <w:sz w:val="24"/>
          <w:szCs w:val="24"/>
        </w:rPr>
        <w:t xml:space="preserve">Table 1. </w:t>
      </w:r>
      <w:r w:rsidRPr="002B0243">
        <w:rPr>
          <w:rFonts w:ascii="Times New Roman" w:eastAsia="Times New Roman" w:hAnsi="Times New Roman" w:cs="Times New Roman"/>
          <w:sz w:val="24"/>
          <w:szCs w:val="24"/>
        </w:rPr>
        <w:t xml:space="preserve">Inequalities describing how expectations of climatic optima and variance will differ for each climatic variable. When </w:t>
      </w:r>
      <w:proofErr w:type="spellStart"/>
      <w:r w:rsidRPr="002B0243">
        <w:rPr>
          <w:rFonts w:ascii="Times New Roman" w:eastAsia="Times New Roman" w:hAnsi="Times New Roman" w:cs="Times New Roman"/>
          <w:sz w:val="24"/>
          <w:szCs w:val="24"/>
        </w:rPr>
        <w:t>θ</w:t>
      </w:r>
      <w:r w:rsidRPr="002B0243">
        <w:rPr>
          <w:rFonts w:ascii="Times New Roman" w:eastAsia="Times New Roman" w:hAnsi="Times New Roman" w:cs="Times New Roman"/>
          <w:sz w:val="24"/>
          <w:szCs w:val="24"/>
          <w:vertAlign w:val="subscript"/>
        </w:rPr>
        <w:t>a</w:t>
      </w:r>
      <w:proofErr w:type="spellEnd"/>
      <w:r w:rsidRPr="002B0243">
        <w:rPr>
          <w:rFonts w:ascii="Times New Roman" w:eastAsia="Times New Roman" w:hAnsi="Times New Roman" w:cs="Times New Roman"/>
          <w:sz w:val="24"/>
          <w:szCs w:val="24"/>
        </w:rPr>
        <w:t xml:space="preserve"> &gt; </w:t>
      </w:r>
      <w:proofErr w:type="spellStart"/>
      <w:r w:rsidRPr="002B0243">
        <w:rPr>
          <w:rFonts w:ascii="Times New Roman" w:eastAsia="Times New Roman" w:hAnsi="Times New Roman" w:cs="Times New Roman"/>
          <w:sz w:val="24"/>
          <w:szCs w:val="24"/>
        </w:rPr>
        <w:t>θ</w:t>
      </w:r>
      <w:r w:rsidRPr="002B0243">
        <w:rPr>
          <w:rFonts w:ascii="Times New Roman" w:eastAsia="Times New Roman" w:hAnsi="Times New Roman" w:cs="Times New Roman"/>
          <w:sz w:val="24"/>
          <w:szCs w:val="24"/>
          <w:vertAlign w:val="subscript"/>
        </w:rPr>
        <w:t>p</w:t>
      </w:r>
      <w:proofErr w:type="spellEnd"/>
      <w:r w:rsidRPr="002B0243">
        <w:rPr>
          <w:rFonts w:ascii="Times New Roman" w:eastAsia="Times New Roman" w:hAnsi="Times New Roman" w:cs="Times New Roman"/>
          <w:sz w:val="24"/>
          <w:szCs w:val="24"/>
        </w:rPr>
        <w:t xml:space="preserve">, we expect the climatic optima for that variable to be greater for annuals than perennials. When </w:t>
      </w:r>
      <w:proofErr w:type="spellStart"/>
      <w:r w:rsidRPr="002B0243">
        <w:rPr>
          <w:rFonts w:ascii="Times New Roman" w:eastAsia="Times New Roman" w:hAnsi="Times New Roman" w:cs="Times New Roman"/>
          <w:sz w:val="24"/>
          <w:szCs w:val="24"/>
        </w:rPr>
        <w:t>θ</w:t>
      </w:r>
      <w:r w:rsidRPr="002B0243">
        <w:rPr>
          <w:rFonts w:ascii="Times New Roman" w:eastAsia="Times New Roman" w:hAnsi="Times New Roman" w:cs="Times New Roman"/>
          <w:sz w:val="24"/>
          <w:szCs w:val="24"/>
          <w:vertAlign w:val="subscript"/>
        </w:rPr>
        <w:t>a</w:t>
      </w:r>
      <w:proofErr w:type="spellEnd"/>
      <w:r w:rsidRPr="002B0243">
        <w:rPr>
          <w:rFonts w:ascii="Times New Roman" w:eastAsia="Times New Roman" w:hAnsi="Times New Roman" w:cs="Times New Roman"/>
          <w:sz w:val="24"/>
          <w:szCs w:val="24"/>
        </w:rPr>
        <w:t xml:space="preserve"> &lt; </w:t>
      </w:r>
      <w:proofErr w:type="spellStart"/>
      <w:r w:rsidRPr="002B0243">
        <w:rPr>
          <w:rFonts w:ascii="Times New Roman" w:eastAsia="Times New Roman" w:hAnsi="Times New Roman" w:cs="Times New Roman"/>
          <w:sz w:val="24"/>
          <w:szCs w:val="24"/>
        </w:rPr>
        <w:t>θ</w:t>
      </w:r>
      <w:r w:rsidRPr="002B0243">
        <w:rPr>
          <w:rFonts w:ascii="Times New Roman" w:eastAsia="Times New Roman" w:hAnsi="Times New Roman" w:cs="Times New Roman"/>
          <w:sz w:val="24"/>
          <w:szCs w:val="24"/>
          <w:vertAlign w:val="subscript"/>
        </w:rPr>
        <w:t>p</w:t>
      </w:r>
      <w:proofErr w:type="spellEnd"/>
      <w:r w:rsidRPr="002B0243">
        <w:rPr>
          <w:rFonts w:ascii="Times New Roman" w:eastAsia="Times New Roman" w:hAnsi="Times New Roman" w:cs="Times New Roman"/>
          <w:sz w:val="24"/>
          <w:szCs w:val="24"/>
        </w:rPr>
        <w:t>, we expect the climatic optima for that variable to be greater for perennials than annuals. For all variables, we expect annuals to present higher rates of climatic niche evolution (σ</w:t>
      </w:r>
      <w:r w:rsidRPr="002B0243">
        <w:rPr>
          <w:rFonts w:ascii="Times New Roman" w:eastAsia="Times New Roman" w:hAnsi="Times New Roman" w:cs="Times New Roman"/>
          <w:sz w:val="24"/>
          <w:szCs w:val="24"/>
          <w:vertAlign w:val="superscript"/>
        </w:rPr>
        <w:t>2</w:t>
      </w:r>
      <w:r w:rsidRPr="002B0243">
        <w:rPr>
          <w:rFonts w:ascii="Times New Roman" w:eastAsia="Times New Roman" w:hAnsi="Times New Roman" w:cs="Times New Roman"/>
          <w:sz w:val="24"/>
          <w:szCs w:val="24"/>
        </w:rPr>
        <w:t xml:space="preserve">) for annuals than perennials. </w:t>
      </w:r>
    </w:p>
    <w:p w14:paraId="6F473146" w14:textId="77777777" w:rsidR="00B30164" w:rsidRPr="002B0243" w:rsidRDefault="00B30164" w:rsidP="004C7D04">
      <w:pPr>
        <w:shd w:val="clear" w:color="auto" w:fill="FFFFFF"/>
        <w:spacing w:line="240" w:lineRule="auto"/>
        <w:rPr>
          <w:rFonts w:ascii="Times New Roman" w:eastAsia="Times New Roman" w:hAnsi="Times New Roman" w:cs="Times New Roman"/>
          <w:sz w:val="24"/>
          <w:szCs w:val="24"/>
        </w:rPr>
      </w:pPr>
    </w:p>
    <w:tbl>
      <w:tblPr>
        <w:tblStyle w:val="TableGrid"/>
        <w:tblW w:w="9029" w:type="dxa"/>
        <w:tblLayout w:type="fixed"/>
        <w:tblLook w:val="0600" w:firstRow="0" w:lastRow="0" w:firstColumn="0" w:lastColumn="0" w:noHBand="1" w:noVBand="1"/>
      </w:tblPr>
      <w:tblGrid>
        <w:gridCol w:w="1502"/>
        <w:gridCol w:w="931"/>
        <w:gridCol w:w="886"/>
        <w:gridCol w:w="705"/>
        <w:gridCol w:w="1001"/>
        <w:gridCol w:w="1001"/>
        <w:gridCol w:w="1001"/>
        <w:gridCol w:w="1001"/>
        <w:gridCol w:w="1001"/>
      </w:tblGrid>
      <w:tr w:rsidR="00B30164" w:rsidRPr="002B0243" w14:paraId="27DA8A2D" w14:textId="77777777" w:rsidTr="00B30164">
        <w:trPr>
          <w:trHeight w:val="20"/>
        </w:trPr>
        <w:tc>
          <w:tcPr>
            <w:tcW w:w="1500" w:type="dxa"/>
          </w:tcPr>
          <w:p w14:paraId="46BC2C3D" w14:textId="77777777" w:rsidR="00B30164" w:rsidRPr="002B0243" w:rsidRDefault="00B30164" w:rsidP="00E858B4">
            <w:pPr>
              <w:pStyle w:val="NoSpacing"/>
              <w:jc w:val="center"/>
              <w:rPr>
                <w:rFonts w:ascii="Times New Roman" w:hAnsi="Times New Roman" w:cs="Times New Roman"/>
                <w:sz w:val="24"/>
                <w:szCs w:val="24"/>
              </w:rPr>
            </w:pPr>
          </w:p>
        </w:tc>
        <w:tc>
          <w:tcPr>
            <w:tcW w:w="2520" w:type="dxa"/>
            <w:gridSpan w:val="3"/>
          </w:tcPr>
          <w:p w14:paraId="3BF9FEA5"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Mean vars</w:t>
            </w:r>
          </w:p>
        </w:tc>
        <w:tc>
          <w:tcPr>
            <w:tcW w:w="2002" w:type="dxa"/>
            <w:gridSpan w:val="2"/>
          </w:tcPr>
          <w:p w14:paraId="00AADBA8"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Seasonality vars</w:t>
            </w:r>
          </w:p>
        </w:tc>
        <w:tc>
          <w:tcPr>
            <w:tcW w:w="3003" w:type="dxa"/>
            <w:gridSpan w:val="3"/>
          </w:tcPr>
          <w:p w14:paraId="35B97C19"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Extreme vars</w:t>
            </w:r>
          </w:p>
        </w:tc>
      </w:tr>
      <w:tr w:rsidR="00B30164" w:rsidRPr="002B0243" w14:paraId="23BF092E" w14:textId="77777777" w:rsidTr="00B30164">
        <w:trPr>
          <w:trHeight w:val="20"/>
        </w:trPr>
        <w:tc>
          <w:tcPr>
            <w:tcW w:w="1500" w:type="dxa"/>
          </w:tcPr>
          <w:p w14:paraId="05F39D0B" w14:textId="77777777" w:rsidR="00B30164" w:rsidRPr="002B0243" w:rsidRDefault="00B30164" w:rsidP="00E858B4">
            <w:pPr>
              <w:pStyle w:val="NoSpacing"/>
              <w:jc w:val="center"/>
              <w:rPr>
                <w:rFonts w:ascii="Times New Roman" w:hAnsi="Times New Roman" w:cs="Times New Roman"/>
                <w:sz w:val="24"/>
                <w:szCs w:val="24"/>
              </w:rPr>
            </w:pPr>
          </w:p>
        </w:tc>
        <w:tc>
          <w:tcPr>
            <w:tcW w:w="930" w:type="dxa"/>
          </w:tcPr>
          <w:p w14:paraId="6DDC676A"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BIO1</w:t>
            </w:r>
          </w:p>
        </w:tc>
        <w:tc>
          <w:tcPr>
            <w:tcW w:w="885" w:type="dxa"/>
          </w:tcPr>
          <w:p w14:paraId="3B784518"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BIO12</w:t>
            </w:r>
          </w:p>
        </w:tc>
        <w:tc>
          <w:tcPr>
            <w:tcW w:w="705" w:type="dxa"/>
          </w:tcPr>
          <w:p w14:paraId="0FFF7FAA"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AI</w:t>
            </w:r>
          </w:p>
        </w:tc>
        <w:tc>
          <w:tcPr>
            <w:tcW w:w="1001" w:type="dxa"/>
          </w:tcPr>
          <w:p w14:paraId="57D15D58"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BIO4</w:t>
            </w:r>
          </w:p>
        </w:tc>
        <w:tc>
          <w:tcPr>
            <w:tcW w:w="1001" w:type="dxa"/>
          </w:tcPr>
          <w:p w14:paraId="15F6E8D7"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BIO15</w:t>
            </w:r>
          </w:p>
        </w:tc>
        <w:tc>
          <w:tcPr>
            <w:tcW w:w="1001" w:type="dxa"/>
          </w:tcPr>
          <w:p w14:paraId="3C4F3ADA"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BIO5</w:t>
            </w:r>
          </w:p>
        </w:tc>
        <w:tc>
          <w:tcPr>
            <w:tcW w:w="1001" w:type="dxa"/>
          </w:tcPr>
          <w:p w14:paraId="46918042"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BIO6</w:t>
            </w:r>
          </w:p>
        </w:tc>
        <w:tc>
          <w:tcPr>
            <w:tcW w:w="1001" w:type="dxa"/>
          </w:tcPr>
          <w:p w14:paraId="56F22D41" w14:textId="574B676B"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BIO14</w:t>
            </w:r>
          </w:p>
        </w:tc>
      </w:tr>
      <w:tr w:rsidR="00B30164" w:rsidRPr="002B0243" w14:paraId="4BA372EA" w14:textId="77777777" w:rsidTr="00B30164">
        <w:trPr>
          <w:trHeight w:val="20"/>
        </w:trPr>
        <w:tc>
          <w:tcPr>
            <w:tcW w:w="1500" w:type="dxa"/>
          </w:tcPr>
          <w:p w14:paraId="72CFF922"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Estimated θ</w:t>
            </w:r>
          </w:p>
        </w:tc>
        <w:tc>
          <w:tcPr>
            <w:tcW w:w="930" w:type="dxa"/>
          </w:tcPr>
          <w:p w14:paraId="2F957BDF" w14:textId="77777777" w:rsidR="00B30164" w:rsidRPr="002B0243" w:rsidRDefault="00B30164" w:rsidP="00E858B4">
            <w:pPr>
              <w:pStyle w:val="NoSpacing"/>
              <w:jc w:val="center"/>
              <w:rPr>
                <w:rFonts w:ascii="Times New Roman" w:hAnsi="Times New Roman" w:cs="Times New Roman"/>
                <w:sz w:val="24"/>
                <w:szCs w:val="24"/>
              </w:rPr>
            </w:pP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a</w:t>
            </w:r>
            <w:proofErr w:type="spellEnd"/>
            <w:r w:rsidRPr="002B0243">
              <w:rPr>
                <w:rFonts w:ascii="Times New Roman" w:hAnsi="Times New Roman" w:cs="Times New Roman"/>
                <w:sz w:val="24"/>
                <w:szCs w:val="24"/>
              </w:rPr>
              <w:t xml:space="preserve"> &gt; </w:t>
            </w: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p</w:t>
            </w:r>
            <w:proofErr w:type="spellEnd"/>
          </w:p>
        </w:tc>
        <w:tc>
          <w:tcPr>
            <w:tcW w:w="1590" w:type="dxa"/>
            <w:gridSpan w:val="2"/>
          </w:tcPr>
          <w:p w14:paraId="14BDF0DB" w14:textId="77777777" w:rsidR="00B30164" w:rsidRPr="002B0243" w:rsidRDefault="00B30164" w:rsidP="00E858B4">
            <w:pPr>
              <w:pStyle w:val="NoSpacing"/>
              <w:jc w:val="center"/>
              <w:rPr>
                <w:rFonts w:ascii="Times New Roman" w:hAnsi="Times New Roman" w:cs="Times New Roman"/>
                <w:sz w:val="24"/>
                <w:szCs w:val="24"/>
              </w:rPr>
            </w:pP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a</w:t>
            </w:r>
            <w:proofErr w:type="spellEnd"/>
            <w:r w:rsidRPr="002B0243">
              <w:rPr>
                <w:rFonts w:ascii="Times New Roman" w:hAnsi="Times New Roman" w:cs="Times New Roman"/>
                <w:sz w:val="24"/>
                <w:szCs w:val="24"/>
              </w:rPr>
              <w:t xml:space="preserve"> &lt; </w:t>
            </w: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p</w:t>
            </w:r>
            <w:proofErr w:type="spellEnd"/>
          </w:p>
        </w:tc>
        <w:tc>
          <w:tcPr>
            <w:tcW w:w="2002" w:type="dxa"/>
            <w:gridSpan w:val="2"/>
          </w:tcPr>
          <w:p w14:paraId="55CDC90A" w14:textId="77777777" w:rsidR="00B30164" w:rsidRPr="002B0243" w:rsidRDefault="00B30164" w:rsidP="00E858B4">
            <w:pPr>
              <w:pStyle w:val="NoSpacing"/>
              <w:jc w:val="center"/>
              <w:rPr>
                <w:rFonts w:ascii="Times New Roman" w:hAnsi="Times New Roman" w:cs="Times New Roman"/>
                <w:sz w:val="24"/>
                <w:szCs w:val="24"/>
              </w:rPr>
            </w:pP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a</w:t>
            </w:r>
            <w:proofErr w:type="spellEnd"/>
            <w:r w:rsidRPr="002B0243">
              <w:rPr>
                <w:rFonts w:ascii="Times New Roman" w:hAnsi="Times New Roman" w:cs="Times New Roman"/>
                <w:sz w:val="24"/>
                <w:szCs w:val="24"/>
              </w:rPr>
              <w:t xml:space="preserve"> &gt; </w:t>
            </w: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p</w:t>
            </w:r>
            <w:proofErr w:type="spellEnd"/>
          </w:p>
        </w:tc>
        <w:tc>
          <w:tcPr>
            <w:tcW w:w="2002" w:type="dxa"/>
            <w:gridSpan w:val="2"/>
          </w:tcPr>
          <w:p w14:paraId="52A66969" w14:textId="77777777" w:rsidR="00B30164" w:rsidRPr="002B0243" w:rsidRDefault="00B30164" w:rsidP="00E858B4">
            <w:pPr>
              <w:pStyle w:val="NoSpacing"/>
              <w:jc w:val="center"/>
              <w:rPr>
                <w:rFonts w:ascii="Times New Roman" w:hAnsi="Times New Roman" w:cs="Times New Roman"/>
                <w:sz w:val="24"/>
                <w:szCs w:val="24"/>
              </w:rPr>
            </w:pP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a</w:t>
            </w:r>
            <w:proofErr w:type="spellEnd"/>
            <w:r w:rsidRPr="002B0243">
              <w:rPr>
                <w:rFonts w:ascii="Times New Roman" w:hAnsi="Times New Roman" w:cs="Times New Roman"/>
                <w:sz w:val="24"/>
                <w:szCs w:val="24"/>
              </w:rPr>
              <w:t xml:space="preserve"> &gt; </w:t>
            </w: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p</w:t>
            </w:r>
            <w:proofErr w:type="spellEnd"/>
          </w:p>
        </w:tc>
        <w:tc>
          <w:tcPr>
            <w:tcW w:w="1001" w:type="dxa"/>
          </w:tcPr>
          <w:p w14:paraId="5526C6BF" w14:textId="77777777" w:rsidR="00B30164" w:rsidRPr="002B0243" w:rsidRDefault="00B30164" w:rsidP="00E858B4">
            <w:pPr>
              <w:pStyle w:val="NoSpacing"/>
              <w:jc w:val="center"/>
              <w:rPr>
                <w:rFonts w:ascii="Times New Roman" w:hAnsi="Times New Roman" w:cs="Times New Roman"/>
                <w:sz w:val="24"/>
                <w:szCs w:val="24"/>
              </w:rPr>
            </w:pP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a</w:t>
            </w:r>
            <w:proofErr w:type="spellEnd"/>
            <w:r w:rsidRPr="002B0243">
              <w:rPr>
                <w:rFonts w:ascii="Times New Roman" w:hAnsi="Times New Roman" w:cs="Times New Roman"/>
                <w:sz w:val="24"/>
                <w:szCs w:val="24"/>
              </w:rPr>
              <w:t xml:space="preserve"> &lt; </w:t>
            </w: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p</w:t>
            </w:r>
            <w:proofErr w:type="spellEnd"/>
          </w:p>
        </w:tc>
      </w:tr>
      <w:tr w:rsidR="00B30164" w:rsidRPr="002B0243" w14:paraId="48526F5D" w14:textId="77777777" w:rsidTr="00B30164">
        <w:trPr>
          <w:trHeight w:val="20"/>
        </w:trPr>
        <w:tc>
          <w:tcPr>
            <w:tcW w:w="1500" w:type="dxa"/>
          </w:tcPr>
          <w:p w14:paraId="587C5991" w14:textId="02CB482B"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Estimated σ</w:t>
            </w:r>
            <w:r w:rsidRPr="002B0243">
              <w:rPr>
                <w:rFonts w:ascii="Times New Roman" w:hAnsi="Times New Roman" w:cs="Times New Roman"/>
                <w:sz w:val="24"/>
                <w:szCs w:val="24"/>
                <w:vertAlign w:val="superscript"/>
              </w:rPr>
              <w:t>2</w:t>
            </w:r>
          </w:p>
        </w:tc>
        <w:tc>
          <w:tcPr>
            <w:tcW w:w="7525" w:type="dxa"/>
            <w:gridSpan w:val="8"/>
          </w:tcPr>
          <w:p w14:paraId="3584F25B" w14:textId="484352DE" w:rsidR="00B30164" w:rsidRPr="002B0243" w:rsidRDefault="00B30164" w:rsidP="00E858B4">
            <w:pPr>
              <w:pStyle w:val="NoSpacing"/>
              <w:jc w:val="center"/>
              <w:rPr>
                <w:rFonts w:ascii="Times New Roman" w:hAnsi="Times New Roman" w:cs="Times New Roman"/>
                <w:sz w:val="24"/>
                <w:szCs w:val="24"/>
                <w:vertAlign w:val="subscript"/>
              </w:rPr>
            </w:pPr>
            <w:r w:rsidRPr="002B0243">
              <w:rPr>
                <w:rFonts w:ascii="Times New Roman" w:hAnsi="Times New Roman" w:cs="Times New Roman"/>
                <w:sz w:val="24"/>
                <w:szCs w:val="24"/>
              </w:rPr>
              <w:t>σ</w:t>
            </w:r>
            <w:r w:rsidRPr="002B0243">
              <w:rPr>
                <w:rFonts w:ascii="Times New Roman" w:hAnsi="Times New Roman" w:cs="Times New Roman"/>
                <w:sz w:val="24"/>
                <w:szCs w:val="24"/>
                <w:vertAlign w:val="superscript"/>
              </w:rPr>
              <w:t>2</w:t>
            </w:r>
            <w:r w:rsidRPr="002B0243">
              <w:rPr>
                <w:rFonts w:ascii="Times New Roman" w:hAnsi="Times New Roman" w:cs="Times New Roman"/>
                <w:sz w:val="24"/>
                <w:szCs w:val="24"/>
                <w:vertAlign w:val="subscript"/>
              </w:rPr>
              <w:t xml:space="preserve">a </w:t>
            </w:r>
            <w:r w:rsidRPr="002B0243">
              <w:rPr>
                <w:rFonts w:ascii="Times New Roman" w:hAnsi="Times New Roman" w:cs="Times New Roman"/>
                <w:sz w:val="24"/>
                <w:szCs w:val="24"/>
              </w:rPr>
              <w:t>&gt; σ</w:t>
            </w:r>
            <w:r w:rsidRPr="002B0243">
              <w:rPr>
                <w:rFonts w:ascii="Times New Roman" w:hAnsi="Times New Roman" w:cs="Times New Roman"/>
                <w:sz w:val="24"/>
                <w:szCs w:val="24"/>
                <w:vertAlign w:val="superscript"/>
              </w:rPr>
              <w:t>2</w:t>
            </w:r>
            <w:r w:rsidRPr="002B0243">
              <w:rPr>
                <w:rFonts w:ascii="Times New Roman" w:hAnsi="Times New Roman" w:cs="Times New Roman"/>
                <w:sz w:val="24"/>
                <w:szCs w:val="24"/>
                <w:vertAlign w:val="subscript"/>
              </w:rPr>
              <w:t>p</w:t>
            </w:r>
          </w:p>
        </w:tc>
      </w:tr>
    </w:tbl>
    <w:p w14:paraId="1D87289D" w14:textId="77777777" w:rsidR="00B30164" w:rsidRPr="002B0243" w:rsidRDefault="00B30164" w:rsidP="004C7D04">
      <w:pPr>
        <w:shd w:val="clear" w:color="auto" w:fill="FFFFFF"/>
        <w:spacing w:line="480" w:lineRule="auto"/>
        <w:rPr>
          <w:rFonts w:ascii="Times New Roman" w:eastAsia="Times New Roman" w:hAnsi="Times New Roman" w:cs="Times New Roman"/>
          <w:sz w:val="24"/>
          <w:szCs w:val="24"/>
        </w:rPr>
      </w:pPr>
    </w:p>
    <w:p w14:paraId="58CE1028" w14:textId="77777777" w:rsidR="00B30164" w:rsidRPr="002B0243" w:rsidRDefault="00B30164" w:rsidP="004C7D04">
      <w:pPr>
        <w:shd w:val="clear" w:color="auto" w:fill="FFFFFF"/>
        <w:spacing w:line="480" w:lineRule="auto"/>
        <w:rPr>
          <w:rFonts w:ascii="Times New Roman" w:eastAsia="Times New Roman" w:hAnsi="Times New Roman" w:cs="Times New Roman"/>
          <w:b/>
          <w:bCs/>
          <w:sz w:val="24"/>
          <w:szCs w:val="24"/>
        </w:rPr>
      </w:pPr>
    </w:p>
    <w:p w14:paraId="328EDC3F" w14:textId="77777777" w:rsidR="001F5671" w:rsidRPr="002B0243" w:rsidRDefault="001F5671" w:rsidP="004C7D04">
      <w:pPr>
        <w:shd w:val="clear" w:color="auto" w:fill="FFFFFF"/>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noProof/>
          <w:sz w:val="24"/>
          <w:szCs w:val="24"/>
        </w:rPr>
        <w:drawing>
          <wp:inline distT="114300" distB="114300" distL="114300" distR="114300" wp14:anchorId="0B4543C1" wp14:editId="7B44E74D">
            <wp:extent cx="5731200" cy="4394200"/>
            <wp:effectExtent l="0" t="0" r="0" b="0"/>
            <wp:docPr id="1" name="image2.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Map&#10;&#10;Description automatically generated"/>
                    <pic:cNvPicPr preferRelativeResize="0"/>
                  </pic:nvPicPr>
                  <pic:blipFill>
                    <a:blip r:embed="rId12"/>
                    <a:srcRect/>
                    <a:stretch>
                      <a:fillRect/>
                    </a:stretch>
                  </pic:blipFill>
                  <pic:spPr>
                    <a:xfrm>
                      <a:off x="0" y="0"/>
                      <a:ext cx="5731200" cy="4394200"/>
                    </a:xfrm>
                    <a:prstGeom prst="rect">
                      <a:avLst/>
                    </a:prstGeom>
                    <a:ln/>
                  </pic:spPr>
                </pic:pic>
              </a:graphicData>
            </a:graphic>
          </wp:inline>
        </w:drawing>
      </w:r>
    </w:p>
    <w:p w14:paraId="2DA4184E" w14:textId="6E276787" w:rsidR="001F5671" w:rsidRPr="002B0243" w:rsidRDefault="001F5671" w:rsidP="004C7D04">
      <w:pPr>
        <w:shd w:val="clear" w:color="auto" w:fill="FFFFFF"/>
        <w:spacing w:line="240" w:lineRule="auto"/>
        <w:rPr>
          <w:rFonts w:ascii="Times New Roman" w:eastAsia="Times New Roman" w:hAnsi="Times New Roman" w:cs="Times New Roman"/>
          <w:sz w:val="24"/>
          <w:szCs w:val="24"/>
        </w:rPr>
      </w:pPr>
      <w:r w:rsidRPr="002B0243">
        <w:rPr>
          <w:rFonts w:ascii="Times New Roman" w:eastAsia="Times New Roman" w:hAnsi="Times New Roman" w:cs="Times New Roman"/>
          <w:b/>
          <w:sz w:val="24"/>
          <w:szCs w:val="24"/>
        </w:rPr>
        <w:t>Figure 1.</w:t>
      </w:r>
      <w:r w:rsidRPr="002B0243">
        <w:rPr>
          <w:rFonts w:ascii="Times New Roman" w:eastAsia="Times New Roman" w:hAnsi="Times New Roman" w:cs="Times New Roman"/>
          <w:sz w:val="24"/>
          <w:szCs w:val="24"/>
        </w:rPr>
        <w:t xml:space="preserve"> Global distribution of vascular plant diversity and proportion of annual plants. (a) Total species richness of vascular plants by botanical country according to the WCVP database (WCVP, 2022), and (b) Proportion of annual plants in relation to total species richness. Y-axis: longitude; x-axis: latitude.</w:t>
      </w:r>
      <w:r w:rsidRPr="002B0243">
        <w:rPr>
          <w:rFonts w:ascii="Times New Roman" w:eastAsia="Times New Roman" w:hAnsi="Times New Roman" w:cs="Times New Roman"/>
          <w:color w:val="222222"/>
          <w:sz w:val="24"/>
          <w:szCs w:val="24"/>
          <w:highlight w:val="white"/>
        </w:rPr>
        <w:t xml:space="preserve"> </w:t>
      </w:r>
    </w:p>
    <w:p w14:paraId="4E6AE52F" w14:textId="77777777" w:rsidR="00DC165B" w:rsidRPr="002B0243" w:rsidRDefault="00DC165B" w:rsidP="004C7D04">
      <w:pPr>
        <w:shd w:val="clear" w:color="auto" w:fill="FFFFFF"/>
        <w:spacing w:line="480" w:lineRule="auto"/>
        <w:rPr>
          <w:rFonts w:ascii="Times New Roman" w:eastAsia="Times New Roman" w:hAnsi="Times New Roman" w:cs="Times New Roman"/>
          <w:sz w:val="24"/>
          <w:szCs w:val="24"/>
        </w:rPr>
      </w:pPr>
    </w:p>
    <w:p w14:paraId="284DE96E" w14:textId="2F57B98D" w:rsidR="00A354AD" w:rsidRPr="002B0243" w:rsidRDefault="00D01DFC" w:rsidP="004C7D0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376129D" wp14:editId="2E3D5BBF">
            <wp:extent cx="5733415" cy="3822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33415" cy="3822065"/>
                    </a:xfrm>
                    <a:prstGeom prst="rect">
                      <a:avLst/>
                    </a:prstGeom>
                  </pic:spPr>
                </pic:pic>
              </a:graphicData>
            </a:graphic>
          </wp:inline>
        </w:drawing>
      </w:r>
    </w:p>
    <w:p w14:paraId="75E72DD0" w14:textId="3FA407A9" w:rsidR="00DC165B" w:rsidRPr="002B0243" w:rsidRDefault="00A354AD" w:rsidP="00905716">
      <w:pPr>
        <w:shd w:val="clear" w:color="auto" w:fill="FFFFFF"/>
        <w:spacing w:line="240" w:lineRule="auto"/>
        <w:rPr>
          <w:rFonts w:ascii="Times New Roman" w:eastAsia="Times New Roman" w:hAnsi="Times New Roman" w:cs="Times New Roman"/>
          <w:sz w:val="24"/>
          <w:szCs w:val="24"/>
        </w:rPr>
      </w:pPr>
      <w:r w:rsidRPr="002B0243">
        <w:rPr>
          <w:rFonts w:ascii="Times New Roman" w:eastAsia="Times New Roman" w:hAnsi="Times New Roman" w:cs="Times New Roman"/>
          <w:b/>
          <w:sz w:val="24"/>
          <w:szCs w:val="24"/>
        </w:rPr>
        <w:t>Figure 2.</w:t>
      </w:r>
      <w:r w:rsidRPr="002B0243">
        <w:rPr>
          <w:rFonts w:ascii="Times New Roman" w:eastAsia="Times New Roman" w:hAnsi="Times New Roman" w:cs="Times New Roman"/>
          <w:b/>
          <w:i/>
          <w:sz w:val="24"/>
          <w:szCs w:val="24"/>
        </w:rPr>
        <w:t xml:space="preserve"> </w:t>
      </w:r>
      <w:r w:rsidRPr="002B0243">
        <w:rPr>
          <w:rFonts w:ascii="Times New Roman" w:eastAsia="Times New Roman" w:hAnsi="Times New Roman" w:cs="Times New Roman"/>
          <w:sz w:val="24"/>
          <w:szCs w:val="24"/>
        </w:rPr>
        <w:t xml:space="preserve">Mean: Bio 1, bio 12, and </w:t>
      </w:r>
      <w:proofErr w:type="gramStart"/>
      <w:r w:rsidRPr="002B0243">
        <w:rPr>
          <w:rFonts w:ascii="Times New Roman" w:eastAsia="Times New Roman" w:hAnsi="Times New Roman" w:cs="Times New Roman"/>
          <w:sz w:val="24"/>
          <w:szCs w:val="24"/>
        </w:rPr>
        <w:t>ai,  Seasonality</w:t>
      </w:r>
      <w:proofErr w:type="gramEnd"/>
      <w:r w:rsidRPr="002B0243">
        <w:rPr>
          <w:rFonts w:ascii="Times New Roman" w:eastAsia="Times New Roman" w:hAnsi="Times New Roman" w:cs="Times New Roman"/>
          <w:sz w:val="24"/>
          <w:szCs w:val="24"/>
        </w:rPr>
        <w:t>: bio 4 and bio 15 Extremes: bio 5, bio 6, bio 14 Which clades have support for correlation? (</w:t>
      </w:r>
      <w:proofErr w:type="gramStart"/>
      <w:r w:rsidRPr="002B0243">
        <w:rPr>
          <w:rFonts w:ascii="Times New Roman" w:eastAsia="Times New Roman" w:hAnsi="Times New Roman" w:cs="Times New Roman"/>
          <w:sz w:val="24"/>
          <w:szCs w:val="24"/>
        </w:rPr>
        <w:t>i.e.</w:t>
      </w:r>
      <w:proofErr w:type="gramEnd"/>
      <w:r w:rsidRPr="002B0243">
        <w:rPr>
          <w:rFonts w:ascii="Times New Roman" w:eastAsia="Times New Roman" w:hAnsi="Times New Roman" w:cs="Times New Roman"/>
          <w:sz w:val="24"/>
          <w:szCs w:val="24"/>
        </w:rPr>
        <w:t xml:space="preserve"> CD &gt; CID)</w:t>
      </w:r>
      <w:r w:rsidR="00412056" w:rsidRPr="002B0243">
        <w:rPr>
          <w:rFonts w:ascii="Times New Roman" w:eastAsia="Times New Roman" w:hAnsi="Times New Roman" w:cs="Times New Roman"/>
          <w:sz w:val="24"/>
          <w:szCs w:val="24"/>
        </w:rPr>
        <w:t>. HYB models are counted as 50% support for character dependence in this graphic although their actual interpretation can depend on specific results of the model.</w:t>
      </w:r>
    </w:p>
    <w:p w14:paraId="12C6C1AD" w14:textId="6C1FFD2B" w:rsidR="00905716" w:rsidRPr="002B0243" w:rsidRDefault="00905716" w:rsidP="00905716">
      <w:pPr>
        <w:shd w:val="clear" w:color="auto" w:fill="FFFFFF"/>
        <w:spacing w:line="240" w:lineRule="auto"/>
        <w:rPr>
          <w:rFonts w:ascii="Times New Roman" w:eastAsia="Times New Roman" w:hAnsi="Times New Roman" w:cs="Times New Roman"/>
          <w:sz w:val="24"/>
          <w:szCs w:val="24"/>
        </w:rPr>
      </w:pPr>
    </w:p>
    <w:p w14:paraId="2824373E" w14:textId="282F6F37" w:rsidR="00A354AD" w:rsidRDefault="00A354AD" w:rsidP="004C7D04">
      <w:pPr>
        <w:shd w:val="clear" w:color="auto" w:fill="FFFFFF"/>
        <w:spacing w:line="240" w:lineRule="auto"/>
        <w:rPr>
          <w:rFonts w:ascii="Times New Roman" w:eastAsia="Times New Roman" w:hAnsi="Times New Roman" w:cs="Times New Roman"/>
          <w:b/>
          <w:sz w:val="24"/>
          <w:szCs w:val="24"/>
        </w:rPr>
      </w:pPr>
    </w:p>
    <w:p w14:paraId="0ADF3188" w14:textId="73709F68" w:rsidR="00D01DFC" w:rsidRPr="002B0243" w:rsidRDefault="001D38F4" w:rsidP="004C7D04">
      <w:pPr>
        <w:shd w:val="clear" w:color="auto" w:fill="FFFFFF"/>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2A0541D" wp14:editId="16B44F20">
            <wp:extent cx="5733415" cy="4410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33415" cy="4410075"/>
                    </a:xfrm>
                    <a:prstGeom prst="rect">
                      <a:avLst/>
                    </a:prstGeom>
                  </pic:spPr>
                </pic:pic>
              </a:graphicData>
            </a:graphic>
          </wp:inline>
        </w:drawing>
      </w:r>
    </w:p>
    <w:p w14:paraId="5DB0285E" w14:textId="6EAD9E3B" w:rsidR="000227C2" w:rsidRPr="002B0243" w:rsidRDefault="00A354AD" w:rsidP="000F50D1">
      <w:pPr>
        <w:shd w:val="clear" w:color="auto" w:fill="FFFFFF"/>
        <w:spacing w:line="240" w:lineRule="auto"/>
        <w:rPr>
          <w:rFonts w:ascii="Times New Roman" w:eastAsia="Times New Roman" w:hAnsi="Times New Roman" w:cs="Times New Roman"/>
          <w:sz w:val="24"/>
          <w:szCs w:val="24"/>
        </w:rPr>
      </w:pPr>
      <w:r w:rsidRPr="002B0243">
        <w:rPr>
          <w:rFonts w:ascii="Times New Roman" w:eastAsia="Times New Roman" w:hAnsi="Times New Roman" w:cs="Times New Roman"/>
          <w:b/>
          <w:sz w:val="24"/>
          <w:szCs w:val="24"/>
        </w:rPr>
        <w:t xml:space="preserve">Figure 3. </w:t>
      </w:r>
      <w:r w:rsidR="00905716" w:rsidRPr="002B0243">
        <w:rPr>
          <w:rFonts w:ascii="Times New Roman" w:eastAsia="Times New Roman" w:hAnsi="Times New Roman" w:cs="Times New Roman"/>
          <w:b/>
          <w:sz w:val="24"/>
          <w:szCs w:val="24"/>
        </w:rPr>
        <w:t xml:space="preserve">Means. </w:t>
      </w:r>
      <w:r w:rsidR="00B932B8" w:rsidRPr="002B0243">
        <w:rPr>
          <w:rFonts w:ascii="Times New Roman" w:eastAsia="Times New Roman" w:hAnsi="Times New Roman" w:cs="Times New Roman"/>
          <w:bCs/>
          <w:sz w:val="24"/>
          <w:szCs w:val="24"/>
        </w:rPr>
        <w:t xml:space="preserve">Each row represents a different measure of mean climatic niche. </w:t>
      </w:r>
      <w:r w:rsidR="00B932B8" w:rsidRPr="002B0243">
        <w:rPr>
          <w:rFonts w:ascii="Times New Roman" w:eastAsia="Times New Roman" w:hAnsi="Times New Roman" w:cs="Times New Roman"/>
          <w:sz w:val="24"/>
          <w:szCs w:val="24"/>
        </w:rPr>
        <w:t xml:space="preserve">Model averaged parameter estimates for </w:t>
      </w:r>
      <w:proofErr w:type="spellStart"/>
      <w:proofErr w:type="gramStart"/>
      <w:r w:rsidR="00B932B8" w:rsidRPr="002B0243">
        <w:rPr>
          <w:rFonts w:ascii="Times New Roman" w:eastAsia="Times New Roman" w:hAnsi="Times New Roman" w:cs="Times New Roman"/>
          <w:sz w:val="24"/>
          <w:szCs w:val="24"/>
        </w:rPr>
        <w:t>sigma.sq</w:t>
      </w:r>
      <w:proofErr w:type="spellEnd"/>
      <w:proofErr w:type="gramEnd"/>
      <w:r w:rsidR="00B932B8" w:rsidRPr="002B0243">
        <w:rPr>
          <w:rFonts w:ascii="Times New Roman" w:eastAsia="Times New Roman" w:hAnsi="Times New Roman" w:cs="Times New Roman"/>
          <w:sz w:val="24"/>
          <w:szCs w:val="24"/>
        </w:rPr>
        <w:t xml:space="preserve"> (left column) and theta (right column) for each given observed state (annual and perennial) averaged over all clades. Grey lines represent individual clade comparisons between estimates associated with each observed state. Foreground points are the mean values of each parameter estimate.</w:t>
      </w:r>
    </w:p>
    <w:p w14:paraId="159C22AA" w14:textId="77777777" w:rsidR="00905716" w:rsidRPr="002B0243" w:rsidRDefault="00905716" w:rsidP="000F50D1">
      <w:pPr>
        <w:shd w:val="clear" w:color="auto" w:fill="FFFFFF"/>
        <w:spacing w:line="240" w:lineRule="auto"/>
        <w:rPr>
          <w:rFonts w:ascii="Times New Roman" w:eastAsia="Times New Roman" w:hAnsi="Times New Roman" w:cs="Times New Roman"/>
          <w:sz w:val="24"/>
          <w:szCs w:val="24"/>
        </w:rPr>
      </w:pPr>
    </w:p>
    <w:p w14:paraId="09C94E1D" w14:textId="2504934D" w:rsidR="00171585" w:rsidRDefault="00171585" w:rsidP="000F50D1">
      <w:pPr>
        <w:shd w:val="clear" w:color="auto" w:fill="FFFFFF"/>
        <w:spacing w:line="240" w:lineRule="auto"/>
        <w:rPr>
          <w:rFonts w:ascii="Times New Roman" w:eastAsia="Times New Roman" w:hAnsi="Times New Roman" w:cs="Times New Roman"/>
          <w:i/>
          <w:sz w:val="24"/>
          <w:szCs w:val="24"/>
        </w:rPr>
      </w:pPr>
    </w:p>
    <w:p w14:paraId="3B93C50B" w14:textId="67BB1374" w:rsidR="00D01DFC" w:rsidRPr="002B0243" w:rsidRDefault="00B501C6" w:rsidP="000F50D1">
      <w:pPr>
        <w:shd w:val="clear" w:color="auto" w:fill="FFFFFF"/>
        <w:spacing w:line="24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0" distB="0" distL="0" distR="0" wp14:anchorId="0EE624DB" wp14:editId="5754D792">
            <wp:extent cx="5733415" cy="4410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3415" cy="4410075"/>
                    </a:xfrm>
                    <a:prstGeom prst="rect">
                      <a:avLst/>
                    </a:prstGeom>
                  </pic:spPr>
                </pic:pic>
              </a:graphicData>
            </a:graphic>
          </wp:inline>
        </w:drawing>
      </w:r>
    </w:p>
    <w:p w14:paraId="4A284D0C" w14:textId="55BF6842" w:rsidR="00CF44D5" w:rsidRDefault="00171585" w:rsidP="0081761E">
      <w:pPr>
        <w:shd w:val="clear" w:color="auto" w:fill="FFFFFF"/>
        <w:spacing w:line="240" w:lineRule="auto"/>
        <w:rPr>
          <w:rFonts w:ascii="Times New Roman" w:eastAsia="Times New Roman" w:hAnsi="Times New Roman" w:cs="Times New Roman"/>
          <w:sz w:val="24"/>
          <w:szCs w:val="24"/>
        </w:rPr>
      </w:pPr>
      <w:r w:rsidRPr="002B0243">
        <w:rPr>
          <w:rFonts w:ascii="Times New Roman" w:eastAsia="Times New Roman" w:hAnsi="Times New Roman" w:cs="Times New Roman"/>
          <w:b/>
          <w:sz w:val="24"/>
          <w:szCs w:val="24"/>
        </w:rPr>
        <w:t xml:space="preserve">Figure 4. </w:t>
      </w:r>
      <w:r w:rsidR="00905716" w:rsidRPr="002B0243">
        <w:rPr>
          <w:rFonts w:ascii="Times New Roman" w:eastAsia="Times New Roman" w:hAnsi="Times New Roman" w:cs="Times New Roman"/>
          <w:b/>
          <w:sz w:val="24"/>
          <w:szCs w:val="24"/>
        </w:rPr>
        <w:t xml:space="preserve">Variances. </w:t>
      </w:r>
      <w:r w:rsidR="000F50D1" w:rsidRPr="002B0243">
        <w:rPr>
          <w:rFonts w:ascii="Times New Roman" w:eastAsia="Times New Roman" w:hAnsi="Times New Roman" w:cs="Times New Roman"/>
          <w:bCs/>
          <w:sz w:val="24"/>
          <w:szCs w:val="24"/>
        </w:rPr>
        <w:t xml:space="preserve">Each row represents a different measure of climatic variability. </w:t>
      </w:r>
      <w:r w:rsidRPr="002B0243">
        <w:rPr>
          <w:rFonts w:ascii="Times New Roman" w:eastAsia="Times New Roman" w:hAnsi="Times New Roman" w:cs="Times New Roman"/>
          <w:sz w:val="24"/>
          <w:szCs w:val="24"/>
        </w:rPr>
        <w:t xml:space="preserve">Model averaged parameter estimates for </w:t>
      </w:r>
      <w:proofErr w:type="spellStart"/>
      <w:proofErr w:type="gramStart"/>
      <w:r w:rsidRPr="002B0243">
        <w:rPr>
          <w:rFonts w:ascii="Times New Roman" w:eastAsia="Times New Roman" w:hAnsi="Times New Roman" w:cs="Times New Roman"/>
          <w:sz w:val="24"/>
          <w:szCs w:val="24"/>
        </w:rPr>
        <w:t>sigma.sq</w:t>
      </w:r>
      <w:proofErr w:type="spellEnd"/>
      <w:proofErr w:type="gramEnd"/>
      <w:r w:rsidRPr="002B0243">
        <w:rPr>
          <w:rFonts w:ascii="Times New Roman" w:eastAsia="Times New Roman" w:hAnsi="Times New Roman" w:cs="Times New Roman"/>
          <w:sz w:val="24"/>
          <w:szCs w:val="24"/>
        </w:rPr>
        <w:t xml:space="preserve"> (left column) and theta (right column) for each given observed state (annual and perennial) averaged over all clades. Grey lines represent individual clade comparisons between estimates associated with each observed state. Foreground points are the mean values of each parameter estimate.</w:t>
      </w:r>
    </w:p>
    <w:p w14:paraId="2B0F867E" w14:textId="49202241" w:rsidR="0081761E" w:rsidRDefault="0081761E" w:rsidP="0081761E">
      <w:pPr>
        <w:shd w:val="clear" w:color="auto" w:fill="FFFFFF"/>
        <w:spacing w:line="240" w:lineRule="auto"/>
        <w:rPr>
          <w:rFonts w:ascii="Times New Roman" w:eastAsia="Times New Roman" w:hAnsi="Times New Roman" w:cs="Times New Roman"/>
          <w:sz w:val="24"/>
          <w:szCs w:val="24"/>
        </w:rPr>
      </w:pPr>
    </w:p>
    <w:p w14:paraId="70CEF7E5" w14:textId="409651C2" w:rsidR="0081761E" w:rsidRPr="002B0243" w:rsidRDefault="001D6A67" w:rsidP="0081761E">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1CB671A" wp14:editId="6589E77D">
            <wp:extent cx="5733415" cy="4777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3415" cy="4777740"/>
                    </a:xfrm>
                    <a:prstGeom prst="rect">
                      <a:avLst/>
                    </a:prstGeom>
                  </pic:spPr>
                </pic:pic>
              </a:graphicData>
            </a:graphic>
          </wp:inline>
        </w:drawing>
      </w:r>
    </w:p>
    <w:p w14:paraId="0720B04A" w14:textId="74B97F81" w:rsidR="00CF44D5" w:rsidRPr="002B0243" w:rsidRDefault="00CF44D5" w:rsidP="004C7D04">
      <w:pPr>
        <w:shd w:val="clear" w:color="auto" w:fill="FFFFFF"/>
        <w:spacing w:line="24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t xml:space="preserve">Figure </w:t>
      </w:r>
      <w:r w:rsidR="00723C82" w:rsidRPr="002B0243">
        <w:rPr>
          <w:rFonts w:ascii="Times New Roman" w:eastAsia="Times New Roman" w:hAnsi="Times New Roman" w:cs="Times New Roman"/>
          <w:b/>
          <w:sz w:val="24"/>
          <w:szCs w:val="24"/>
        </w:rPr>
        <w:t>5</w:t>
      </w:r>
      <w:r w:rsidRPr="002B0243">
        <w:rPr>
          <w:rFonts w:ascii="Times New Roman" w:eastAsia="Times New Roman" w:hAnsi="Times New Roman" w:cs="Times New Roman"/>
          <w:b/>
          <w:sz w:val="24"/>
          <w:szCs w:val="24"/>
        </w:rPr>
        <w:t>.</w:t>
      </w:r>
      <w:r w:rsidRPr="002B0243">
        <w:rPr>
          <w:rFonts w:ascii="Times New Roman" w:eastAsia="Times New Roman" w:hAnsi="Times New Roman" w:cs="Times New Roman"/>
          <w:i/>
          <w:sz w:val="24"/>
          <w:szCs w:val="24"/>
        </w:rPr>
        <w:t xml:space="preserve"> </w:t>
      </w:r>
      <w:r w:rsidRPr="002B0243">
        <w:rPr>
          <w:rFonts w:ascii="Times New Roman" w:eastAsia="Times New Roman" w:hAnsi="Times New Roman" w:cs="Times New Roman"/>
          <w:sz w:val="24"/>
          <w:szCs w:val="24"/>
        </w:rPr>
        <w:t xml:space="preserve">Error bars show the range of root probabilities depending on a given bioclimatic variable. </w:t>
      </w:r>
    </w:p>
    <w:p w14:paraId="02072CD0" w14:textId="1E95B3A8" w:rsidR="00A354AD" w:rsidRPr="002B0243" w:rsidRDefault="00A354AD" w:rsidP="004C7D04">
      <w:pPr>
        <w:spacing w:line="480" w:lineRule="auto"/>
        <w:rPr>
          <w:rFonts w:ascii="Times New Roman" w:eastAsia="Times New Roman" w:hAnsi="Times New Roman" w:cs="Times New Roman"/>
          <w:i/>
          <w:sz w:val="24"/>
          <w:szCs w:val="24"/>
        </w:rPr>
      </w:pPr>
    </w:p>
    <w:p w14:paraId="4477003D" w14:textId="77777777" w:rsidR="00682E97" w:rsidRPr="002B0243" w:rsidRDefault="00682E97" w:rsidP="004C7D04">
      <w:pPr>
        <w:rPr>
          <w:rFonts w:ascii="Times New Roman" w:hAnsi="Times New Roman" w:cs="Times New Roman"/>
          <w:b/>
          <w:bCs/>
        </w:rPr>
      </w:pPr>
      <w:r w:rsidRPr="002B0243">
        <w:rPr>
          <w:rFonts w:ascii="Times New Roman" w:hAnsi="Times New Roman" w:cs="Times New Roman"/>
          <w:b/>
          <w:bCs/>
        </w:rPr>
        <w:br w:type="page"/>
      </w:r>
    </w:p>
    <w:p w14:paraId="5B42C084" w14:textId="548F5521" w:rsidR="00682E97" w:rsidRPr="002B0243" w:rsidRDefault="00682E97" w:rsidP="004C7D04">
      <w:pPr>
        <w:rPr>
          <w:rFonts w:ascii="Times New Roman" w:hAnsi="Times New Roman" w:cs="Times New Roman"/>
          <w:b/>
          <w:bCs/>
        </w:rPr>
      </w:pPr>
      <w:r w:rsidRPr="002B0243">
        <w:rPr>
          <w:rFonts w:ascii="Times New Roman" w:hAnsi="Times New Roman" w:cs="Times New Roman"/>
          <w:b/>
          <w:bCs/>
        </w:rPr>
        <w:lastRenderedPageBreak/>
        <w:t xml:space="preserve">Table S1. </w:t>
      </w:r>
      <w:r w:rsidR="0084643B">
        <w:rPr>
          <w:rFonts w:ascii="Times New Roman" w:hAnsi="Times New Roman" w:cs="Times New Roman"/>
        </w:rPr>
        <w:t>Estimates</w:t>
      </w:r>
      <w:r w:rsidR="00B86834" w:rsidRPr="002B0243">
        <w:rPr>
          <w:rFonts w:ascii="Times New Roman" w:hAnsi="Times New Roman" w:cs="Times New Roman"/>
        </w:rPr>
        <w:t xml:space="preserve">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 xml:space="preserve">BIO1 </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8B378D" w:rsidRPr="008B378D" w14:paraId="64C42791" w14:textId="77777777" w:rsidTr="008B378D">
        <w:trPr>
          <w:trHeight w:val="20"/>
        </w:trPr>
        <w:tc>
          <w:tcPr>
            <w:tcW w:w="236" w:type="dxa"/>
            <w:noWrap/>
            <w:hideMark/>
          </w:tcPr>
          <w:p w14:paraId="47A15CF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Group.1</w:t>
            </w:r>
          </w:p>
        </w:tc>
        <w:tc>
          <w:tcPr>
            <w:tcW w:w="236" w:type="dxa"/>
            <w:noWrap/>
            <w:hideMark/>
          </w:tcPr>
          <w:p w14:paraId="1479832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Group.2</w:t>
            </w:r>
          </w:p>
        </w:tc>
        <w:tc>
          <w:tcPr>
            <w:tcW w:w="236" w:type="dxa"/>
            <w:noWrap/>
            <w:hideMark/>
          </w:tcPr>
          <w:p w14:paraId="14A8FA7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rates</w:t>
            </w:r>
          </w:p>
        </w:tc>
        <w:tc>
          <w:tcPr>
            <w:tcW w:w="236" w:type="dxa"/>
            <w:noWrap/>
            <w:hideMark/>
          </w:tcPr>
          <w:p w14:paraId="319E2AE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alpha</w:t>
            </w:r>
          </w:p>
        </w:tc>
        <w:tc>
          <w:tcPr>
            <w:tcW w:w="236" w:type="dxa"/>
            <w:noWrap/>
            <w:hideMark/>
          </w:tcPr>
          <w:p w14:paraId="1BE1DC0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proofErr w:type="gramStart"/>
            <w:r w:rsidRPr="008B378D">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42C2E42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theta</w:t>
            </w:r>
          </w:p>
        </w:tc>
        <w:tc>
          <w:tcPr>
            <w:tcW w:w="236" w:type="dxa"/>
            <w:noWrap/>
            <w:hideMark/>
          </w:tcPr>
          <w:p w14:paraId="49B70C9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0E6C1DE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expected_var</w:t>
            </w:r>
            <w:proofErr w:type="spellEnd"/>
          </w:p>
        </w:tc>
      </w:tr>
      <w:tr w:rsidR="008B378D" w:rsidRPr="008B378D" w14:paraId="1CDBA1BE" w14:textId="77777777" w:rsidTr="008B378D">
        <w:trPr>
          <w:trHeight w:val="20"/>
        </w:trPr>
        <w:tc>
          <w:tcPr>
            <w:tcW w:w="236" w:type="dxa"/>
            <w:noWrap/>
            <w:hideMark/>
          </w:tcPr>
          <w:p w14:paraId="542EE12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Alysseae</w:t>
            </w:r>
            <w:proofErr w:type="spellEnd"/>
          </w:p>
        </w:tc>
        <w:tc>
          <w:tcPr>
            <w:tcW w:w="236" w:type="dxa"/>
            <w:noWrap/>
            <w:hideMark/>
          </w:tcPr>
          <w:p w14:paraId="2580A28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2E918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0.04222935</w:t>
            </w:r>
          </w:p>
        </w:tc>
        <w:tc>
          <w:tcPr>
            <w:tcW w:w="236" w:type="dxa"/>
            <w:noWrap/>
            <w:hideMark/>
          </w:tcPr>
          <w:p w14:paraId="535AC43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6.77642682</w:t>
            </w:r>
          </w:p>
        </w:tc>
        <w:tc>
          <w:tcPr>
            <w:tcW w:w="236" w:type="dxa"/>
            <w:noWrap/>
            <w:hideMark/>
          </w:tcPr>
          <w:p w14:paraId="5C2682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0.00120016</w:t>
            </w:r>
          </w:p>
        </w:tc>
        <w:tc>
          <w:tcPr>
            <w:tcW w:w="236" w:type="dxa"/>
            <w:noWrap/>
            <w:hideMark/>
          </w:tcPr>
          <w:p w14:paraId="4C5B8B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11.6358211</w:t>
            </w:r>
          </w:p>
        </w:tc>
        <w:tc>
          <w:tcPr>
            <w:tcW w:w="236" w:type="dxa"/>
            <w:noWrap/>
            <w:hideMark/>
          </w:tcPr>
          <w:p w14:paraId="6EF801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11.599203</w:t>
            </w:r>
          </w:p>
        </w:tc>
        <w:tc>
          <w:tcPr>
            <w:tcW w:w="236" w:type="dxa"/>
            <w:noWrap/>
            <w:hideMark/>
          </w:tcPr>
          <w:p w14:paraId="3B5DE9B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0.00010195</w:t>
            </w:r>
          </w:p>
        </w:tc>
      </w:tr>
      <w:tr w:rsidR="008B378D" w:rsidRPr="008B378D" w14:paraId="668D8D4B" w14:textId="77777777" w:rsidTr="008B378D">
        <w:trPr>
          <w:trHeight w:val="20"/>
        </w:trPr>
        <w:tc>
          <w:tcPr>
            <w:tcW w:w="236" w:type="dxa"/>
            <w:noWrap/>
            <w:hideMark/>
          </w:tcPr>
          <w:p w14:paraId="30D8B97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054FA9A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C2B3D1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0.03352804</w:t>
            </w:r>
          </w:p>
        </w:tc>
        <w:tc>
          <w:tcPr>
            <w:tcW w:w="236" w:type="dxa"/>
            <w:noWrap/>
            <w:hideMark/>
          </w:tcPr>
          <w:p w14:paraId="01D3464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0.05283134</w:t>
            </w:r>
          </w:p>
        </w:tc>
        <w:tc>
          <w:tcPr>
            <w:tcW w:w="236" w:type="dxa"/>
            <w:noWrap/>
            <w:hideMark/>
          </w:tcPr>
          <w:p w14:paraId="213C61C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2.79E-05</w:t>
            </w:r>
          </w:p>
        </w:tc>
        <w:tc>
          <w:tcPr>
            <w:tcW w:w="236" w:type="dxa"/>
            <w:noWrap/>
            <w:hideMark/>
          </w:tcPr>
          <w:p w14:paraId="24808B9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16.4969491</w:t>
            </w:r>
          </w:p>
        </w:tc>
        <w:tc>
          <w:tcPr>
            <w:tcW w:w="236" w:type="dxa"/>
            <w:noWrap/>
            <w:hideMark/>
          </w:tcPr>
          <w:p w14:paraId="72778DA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16.474252</w:t>
            </w:r>
          </w:p>
        </w:tc>
        <w:tc>
          <w:tcPr>
            <w:tcW w:w="236" w:type="dxa"/>
            <w:noWrap/>
            <w:hideMark/>
          </w:tcPr>
          <w:p w14:paraId="6F81EDD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0.00026284</w:t>
            </w:r>
          </w:p>
        </w:tc>
      </w:tr>
      <w:tr w:rsidR="008B378D" w:rsidRPr="008B378D" w14:paraId="7CD35A5F" w14:textId="77777777" w:rsidTr="008B378D">
        <w:trPr>
          <w:trHeight w:val="20"/>
        </w:trPr>
        <w:tc>
          <w:tcPr>
            <w:tcW w:w="236" w:type="dxa"/>
            <w:noWrap/>
            <w:hideMark/>
          </w:tcPr>
          <w:p w14:paraId="5F7267C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Apioideae</w:t>
            </w:r>
            <w:proofErr w:type="spellEnd"/>
          </w:p>
        </w:tc>
        <w:tc>
          <w:tcPr>
            <w:tcW w:w="236" w:type="dxa"/>
            <w:noWrap/>
            <w:hideMark/>
          </w:tcPr>
          <w:p w14:paraId="430384C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90A619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0.01257536</w:t>
            </w:r>
          </w:p>
        </w:tc>
        <w:tc>
          <w:tcPr>
            <w:tcW w:w="236" w:type="dxa"/>
            <w:noWrap/>
            <w:hideMark/>
          </w:tcPr>
          <w:p w14:paraId="1E4EFC1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0.09463659</w:t>
            </w:r>
          </w:p>
        </w:tc>
        <w:tc>
          <w:tcPr>
            <w:tcW w:w="236" w:type="dxa"/>
            <w:noWrap/>
            <w:hideMark/>
          </w:tcPr>
          <w:p w14:paraId="572A634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2.60E-05</w:t>
            </w:r>
          </w:p>
        </w:tc>
        <w:tc>
          <w:tcPr>
            <w:tcW w:w="236" w:type="dxa"/>
            <w:noWrap/>
            <w:hideMark/>
          </w:tcPr>
          <w:p w14:paraId="102ED7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17.2854379</w:t>
            </w:r>
          </w:p>
        </w:tc>
        <w:tc>
          <w:tcPr>
            <w:tcW w:w="236" w:type="dxa"/>
            <w:noWrap/>
            <w:hideMark/>
          </w:tcPr>
          <w:p w14:paraId="7019EB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13.9009453</w:t>
            </w:r>
          </w:p>
        </w:tc>
        <w:tc>
          <w:tcPr>
            <w:tcW w:w="236" w:type="dxa"/>
            <w:noWrap/>
            <w:hideMark/>
          </w:tcPr>
          <w:p w14:paraId="2D60FCE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0.00020198</w:t>
            </w:r>
          </w:p>
        </w:tc>
      </w:tr>
      <w:tr w:rsidR="008B378D" w:rsidRPr="008B378D" w14:paraId="1ADF09D3" w14:textId="77777777" w:rsidTr="008B378D">
        <w:trPr>
          <w:trHeight w:val="20"/>
        </w:trPr>
        <w:tc>
          <w:tcPr>
            <w:tcW w:w="236" w:type="dxa"/>
            <w:noWrap/>
            <w:hideMark/>
          </w:tcPr>
          <w:p w14:paraId="533EE5A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Arabideae</w:t>
            </w:r>
            <w:proofErr w:type="spellEnd"/>
          </w:p>
        </w:tc>
        <w:tc>
          <w:tcPr>
            <w:tcW w:w="236" w:type="dxa"/>
            <w:noWrap/>
            <w:hideMark/>
          </w:tcPr>
          <w:p w14:paraId="2EFCE3F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6C1C88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0.27432857</w:t>
            </w:r>
          </w:p>
        </w:tc>
        <w:tc>
          <w:tcPr>
            <w:tcW w:w="236" w:type="dxa"/>
            <w:noWrap/>
            <w:hideMark/>
          </w:tcPr>
          <w:p w14:paraId="4336C8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1.43675206</w:t>
            </w:r>
          </w:p>
        </w:tc>
        <w:tc>
          <w:tcPr>
            <w:tcW w:w="236" w:type="dxa"/>
            <w:noWrap/>
            <w:hideMark/>
          </w:tcPr>
          <w:p w14:paraId="27B3A7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0.00151969</w:t>
            </w:r>
          </w:p>
        </w:tc>
        <w:tc>
          <w:tcPr>
            <w:tcW w:w="236" w:type="dxa"/>
            <w:noWrap/>
            <w:hideMark/>
          </w:tcPr>
          <w:p w14:paraId="323B67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6.86915524</w:t>
            </w:r>
          </w:p>
        </w:tc>
        <w:tc>
          <w:tcPr>
            <w:tcW w:w="236" w:type="dxa"/>
            <w:noWrap/>
            <w:hideMark/>
          </w:tcPr>
          <w:p w14:paraId="2BFDBB3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5.9892773</w:t>
            </w:r>
          </w:p>
        </w:tc>
        <w:tc>
          <w:tcPr>
            <w:tcW w:w="236" w:type="dxa"/>
            <w:noWrap/>
            <w:hideMark/>
          </w:tcPr>
          <w:p w14:paraId="4005000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0.00052886</w:t>
            </w:r>
          </w:p>
        </w:tc>
      </w:tr>
      <w:tr w:rsidR="008B378D" w:rsidRPr="008B378D" w14:paraId="5EBB4FDB" w14:textId="77777777" w:rsidTr="008B378D">
        <w:trPr>
          <w:trHeight w:val="20"/>
        </w:trPr>
        <w:tc>
          <w:tcPr>
            <w:tcW w:w="236" w:type="dxa"/>
            <w:noWrap/>
            <w:hideMark/>
          </w:tcPr>
          <w:p w14:paraId="7988B21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0C25701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34A7B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0.01477442</w:t>
            </w:r>
          </w:p>
        </w:tc>
        <w:tc>
          <w:tcPr>
            <w:tcW w:w="236" w:type="dxa"/>
            <w:noWrap/>
            <w:hideMark/>
          </w:tcPr>
          <w:p w14:paraId="2B737FF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0.12344513</w:t>
            </w:r>
          </w:p>
        </w:tc>
        <w:tc>
          <w:tcPr>
            <w:tcW w:w="236" w:type="dxa"/>
            <w:noWrap/>
            <w:hideMark/>
          </w:tcPr>
          <w:p w14:paraId="0901A84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5.84E-05</w:t>
            </w:r>
          </w:p>
        </w:tc>
        <w:tc>
          <w:tcPr>
            <w:tcW w:w="236" w:type="dxa"/>
            <w:noWrap/>
            <w:hideMark/>
          </w:tcPr>
          <w:p w14:paraId="1FA0D14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13.0946964</w:t>
            </w:r>
          </w:p>
        </w:tc>
        <w:tc>
          <w:tcPr>
            <w:tcW w:w="236" w:type="dxa"/>
            <w:noWrap/>
            <w:hideMark/>
          </w:tcPr>
          <w:p w14:paraId="778980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13.4773253</w:t>
            </w:r>
          </w:p>
        </w:tc>
        <w:tc>
          <w:tcPr>
            <w:tcW w:w="236" w:type="dxa"/>
            <w:noWrap/>
            <w:hideMark/>
          </w:tcPr>
          <w:p w14:paraId="711F743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0.00023675</w:t>
            </w:r>
          </w:p>
        </w:tc>
      </w:tr>
      <w:tr w:rsidR="008B378D" w:rsidRPr="008B378D" w14:paraId="537FA76D" w14:textId="77777777" w:rsidTr="008B378D">
        <w:trPr>
          <w:trHeight w:val="20"/>
        </w:trPr>
        <w:tc>
          <w:tcPr>
            <w:tcW w:w="236" w:type="dxa"/>
            <w:noWrap/>
            <w:hideMark/>
          </w:tcPr>
          <w:p w14:paraId="52F35C9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Brassiceae</w:t>
            </w:r>
            <w:proofErr w:type="spellEnd"/>
          </w:p>
        </w:tc>
        <w:tc>
          <w:tcPr>
            <w:tcW w:w="236" w:type="dxa"/>
            <w:noWrap/>
            <w:hideMark/>
          </w:tcPr>
          <w:p w14:paraId="5D3443D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91B0B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0.05602161</w:t>
            </w:r>
          </w:p>
        </w:tc>
        <w:tc>
          <w:tcPr>
            <w:tcW w:w="236" w:type="dxa"/>
            <w:noWrap/>
            <w:hideMark/>
          </w:tcPr>
          <w:p w14:paraId="5D983EB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7.38562273</w:t>
            </w:r>
          </w:p>
        </w:tc>
        <w:tc>
          <w:tcPr>
            <w:tcW w:w="236" w:type="dxa"/>
            <w:noWrap/>
            <w:hideMark/>
          </w:tcPr>
          <w:p w14:paraId="34AB39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0.0029488</w:t>
            </w:r>
          </w:p>
        </w:tc>
        <w:tc>
          <w:tcPr>
            <w:tcW w:w="236" w:type="dxa"/>
            <w:noWrap/>
            <w:hideMark/>
          </w:tcPr>
          <w:p w14:paraId="27BAFBA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15.075985</w:t>
            </w:r>
          </w:p>
        </w:tc>
        <w:tc>
          <w:tcPr>
            <w:tcW w:w="236" w:type="dxa"/>
            <w:noWrap/>
            <w:hideMark/>
          </w:tcPr>
          <w:p w14:paraId="4B561C8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15.0753257</w:t>
            </w:r>
          </w:p>
        </w:tc>
        <w:tc>
          <w:tcPr>
            <w:tcW w:w="236" w:type="dxa"/>
            <w:noWrap/>
            <w:hideMark/>
          </w:tcPr>
          <w:p w14:paraId="41902F9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0.00019591</w:t>
            </w:r>
          </w:p>
        </w:tc>
      </w:tr>
      <w:tr w:rsidR="008B378D" w:rsidRPr="008B378D" w14:paraId="2FC2DA06" w14:textId="77777777" w:rsidTr="008B378D">
        <w:trPr>
          <w:trHeight w:val="20"/>
        </w:trPr>
        <w:tc>
          <w:tcPr>
            <w:tcW w:w="236" w:type="dxa"/>
            <w:noWrap/>
            <w:hideMark/>
          </w:tcPr>
          <w:p w14:paraId="6346D11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2ECF7C8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8E90A7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0.02703944</w:t>
            </w:r>
          </w:p>
        </w:tc>
        <w:tc>
          <w:tcPr>
            <w:tcW w:w="236" w:type="dxa"/>
            <w:noWrap/>
            <w:hideMark/>
          </w:tcPr>
          <w:p w14:paraId="4F43D67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1.56747447</w:t>
            </w:r>
          </w:p>
        </w:tc>
        <w:tc>
          <w:tcPr>
            <w:tcW w:w="236" w:type="dxa"/>
            <w:noWrap/>
            <w:hideMark/>
          </w:tcPr>
          <w:p w14:paraId="78868B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0.00061663</w:t>
            </w:r>
          </w:p>
        </w:tc>
        <w:tc>
          <w:tcPr>
            <w:tcW w:w="236" w:type="dxa"/>
            <w:noWrap/>
            <w:hideMark/>
          </w:tcPr>
          <w:p w14:paraId="5C8FC36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13.7721924</w:t>
            </w:r>
          </w:p>
        </w:tc>
        <w:tc>
          <w:tcPr>
            <w:tcW w:w="236" w:type="dxa"/>
            <w:noWrap/>
            <w:hideMark/>
          </w:tcPr>
          <w:p w14:paraId="124789F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11.5653176</w:t>
            </w:r>
          </w:p>
        </w:tc>
        <w:tc>
          <w:tcPr>
            <w:tcW w:w="236" w:type="dxa"/>
            <w:noWrap/>
            <w:hideMark/>
          </w:tcPr>
          <w:p w14:paraId="5D84191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0.00042866</w:t>
            </w:r>
          </w:p>
        </w:tc>
      </w:tr>
      <w:tr w:rsidR="008B378D" w:rsidRPr="008B378D" w14:paraId="0C9430DC" w14:textId="77777777" w:rsidTr="008B378D">
        <w:trPr>
          <w:trHeight w:val="20"/>
        </w:trPr>
        <w:tc>
          <w:tcPr>
            <w:tcW w:w="236" w:type="dxa"/>
            <w:noWrap/>
            <w:hideMark/>
          </w:tcPr>
          <w:p w14:paraId="6132F62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Cardueae</w:t>
            </w:r>
            <w:proofErr w:type="spellEnd"/>
          </w:p>
        </w:tc>
        <w:tc>
          <w:tcPr>
            <w:tcW w:w="236" w:type="dxa"/>
            <w:noWrap/>
            <w:hideMark/>
          </w:tcPr>
          <w:p w14:paraId="7B19945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F5E03C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0.05775609</w:t>
            </w:r>
          </w:p>
        </w:tc>
        <w:tc>
          <w:tcPr>
            <w:tcW w:w="236" w:type="dxa"/>
            <w:noWrap/>
            <w:hideMark/>
          </w:tcPr>
          <w:p w14:paraId="74C418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0.04988559</w:t>
            </w:r>
          </w:p>
        </w:tc>
        <w:tc>
          <w:tcPr>
            <w:tcW w:w="236" w:type="dxa"/>
            <w:noWrap/>
            <w:hideMark/>
          </w:tcPr>
          <w:p w14:paraId="21FA2D1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3.19E-05</w:t>
            </w:r>
          </w:p>
        </w:tc>
        <w:tc>
          <w:tcPr>
            <w:tcW w:w="236" w:type="dxa"/>
            <w:noWrap/>
            <w:hideMark/>
          </w:tcPr>
          <w:p w14:paraId="15A00FA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59.6526461</w:t>
            </w:r>
          </w:p>
        </w:tc>
        <w:tc>
          <w:tcPr>
            <w:tcW w:w="236" w:type="dxa"/>
            <w:noWrap/>
            <w:hideMark/>
          </w:tcPr>
          <w:p w14:paraId="3884C2F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12.6869729</w:t>
            </w:r>
          </w:p>
        </w:tc>
        <w:tc>
          <w:tcPr>
            <w:tcW w:w="236" w:type="dxa"/>
            <w:noWrap/>
            <w:hideMark/>
          </w:tcPr>
          <w:p w14:paraId="58388D5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0.00032851</w:t>
            </w:r>
          </w:p>
        </w:tc>
      </w:tr>
      <w:tr w:rsidR="008B378D" w:rsidRPr="008B378D" w14:paraId="55926E21" w14:textId="77777777" w:rsidTr="008B378D">
        <w:trPr>
          <w:trHeight w:val="20"/>
        </w:trPr>
        <w:tc>
          <w:tcPr>
            <w:tcW w:w="236" w:type="dxa"/>
            <w:noWrap/>
            <w:hideMark/>
          </w:tcPr>
          <w:p w14:paraId="2C23160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CES</w:t>
            </w:r>
          </w:p>
        </w:tc>
        <w:tc>
          <w:tcPr>
            <w:tcW w:w="236" w:type="dxa"/>
            <w:noWrap/>
            <w:hideMark/>
          </w:tcPr>
          <w:p w14:paraId="590FF30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3EB95D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0.09746567</w:t>
            </w:r>
          </w:p>
        </w:tc>
        <w:tc>
          <w:tcPr>
            <w:tcW w:w="236" w:type="dxa"/>
            <w:noWrap/>
            <w:hideMark/>
          </w:tcPr>
          <w:p w14:paraId="0FDFE5F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8.01E-05</w:t>
            </w:r>
          </w:p>
        </w:tc>
        <w:tc>
          <w:tcPr>
            <w:tcW w:w="236" w:type="dxa"/>
            <w:noWrap/>
            <w:hideMark/>
          </w:tcPr>
          <w:p w14:paraId="1B87246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2.26E-05</w:t>
            </w:r>
          </w:p>
        </w:tc>
        <w:tc>
          <w:tcPr>
            <w:tcW w:w="236" w:type="dxa"/>
            <w:noWrap/>
            <w:hideMark/>
          </w:tcPr>
          <w:p w14:paraId="2A8C692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1494.21649</w:t>
            </w:r>
          </w:p>
        </w:tc>
        <w:tc>
          <w:tcPr>
            <w:tcW w:w="236" w:type="dxa"/>
            <w:noWrap/>
            <w:hideMark/>
          </w:tcPr>
          <w:p w14:paraId="67AB8A1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5.18294859</w:t>
            </w:r>
          </w:p>
        </w:tc>
        <w:tc>
          <w:tcPr>
            <w:tcW w:w="236" w:type="dxa"/>
            <w:noWrap/>
            <w:hideMark/>
          </w:tcPr>
          <w:p w14:paraId="3ADD44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0.00045133</w:t>
            </w:r>
          </w:p>
        </w:tc>
      </w:tr>
      <w:tr w:rsidR="008B378D" w:rsidRPr="008B378D" w14:paraId="071A9C0D" w14:textId="77777777" w:rsidTr="008B378D">
        <w:trPr>
          <w:trHeight w:val="20"/>
        </w:trPr>
        <w:tc>
          <w:tcPr>
            <w:tcW w:w="236" w:type="dxa"/>
            <w:noWrap/>
            <w:hideMark/>
          </w:tcPr>
          <w:p w14:paraId="6D97C34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722A513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C7B1C5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0.0798664</w:t>
            </w:r>
          </w:p>
        </w:tc>
        <w:tc>
          <w:tcPr>
            <w:tcW w:w="236" w:type="dxa"/>
            <w:noWrap/>
            <w:hideMark/>
          </w:tcPr>
          <w:p w14:paraId="79FA788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0.19370296</w:t>
            </w:r>
          </w:p>
        </w:tc>
        <w:tc>
          <w:tcPr>
            <w:tcW w:w="236" w:type="dxa"/>
            <w:noWrap/>
            <w:hideMark/>
          </w:tcPr>
          <w:p w14:paraId="18EF1E8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1.06E-05</w:t>
            </w:r>
          </w:p>
        </w:tc>
        <w:tc>
          <w:tcPr>
            <w:tcW w:w="236" w:type="dxa"/>
            <w:noWrap/>
            <w:hideMark/>
          </w:tcPr>
          <w:p w14:paraId="2873C7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23.5948827</w:t>
            </w:r>
          </w:p>
        </w:tc>
        <w:tc>
          <w:tcPr>
            <w:tcW w:w="236" w:type="dxa"/>
            <w:noWrap/>
            <w:hideMark/>
          </w:tcPr>
          <w:p w14:paraId="7CBCA07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23.4885925</w:t>
            </w:r>
          </w:p>
        </w:tc>
        <w:tc>
          <w:tcPr>
            <w:tcW w:w="236" w:type="dxa"/>
            <w:noWrap/>
            <w:hideMark/>
          </w:tcPr>
          <w:p w14:paraId="6B646F9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2.89E-05</w:t>
            </w:r>
          </w:p>
        </w:tc>
      </w:tr>
      <w:tr w:rsidR="008B378D" w:rsidRPr="008B378D" w14:paraId="1E2BBE69" w14:textId="77777777" w:rsidTr="008B378D">
        <w:trPr>
          <w:trHeight w:val="20"/>
        </w:trPr>
        <w:tc>
          <w:tcPr>
            <w:tcW w:w="236" w:type="dxa"/>
            <w:noWrap/>
            <w:hideMark/>
          </w:tcPr>
          <w:p w14:paraId="22E1534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Croton</w:t>
            </w:r>
          </w:p>
        </w:tc>
        <w:tc>
          <w:tcPr>
            <w:tcW w:w="236" w:type="dxa"/>
            <w:noWrap/>
            <w:hideMark/>
          </w:tcPr>
          <w:p w14:paraId="39437E6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D54886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0.01352555</w:t>
            </w:r>
          </w:p>
        </w:tc>
        <w:tc>
          <w:tcPr>
            <w:tcW w:w="236" w:type="dxa"/>
            <w:noWrap/>
            <w:hideMark/>
          </w:tcPr>
          <w:p w14:paraId="5F01116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0.09443209</w:t>
            </w:r>
          </w:p>
        </w:tc>
        <w:tc>
          <w:tcPr>
            <w:tcW w:w="236" w:type="dxa"/>
            <w:noWrap/>
            <w:hideMark/>
          </w:tcPr>
          <w:p w14:paraId="4706B6A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5.06E-05</w:t>
            </w:r>
          </w:p>
        </w:tc>
        <w:tc>
          <w:tcPr>
            <w:tcW w:w="236" w:type="dxa"/>
            <w:noWrap/>
            <w:hideMark/>
          </w:tcPr>
          <w:p w14:paraId="6799EAA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22.2632167</w:t>
            </w:r>
          </w:p>
        </w:tc>
        <w:tc>
          <w:tcPr>
            <w:tcW w:w="236" w:type="dxa"/>
            <w:noWrap/>
            <w:hideMark/>
          </w:tcPr>
          <w:p w14:paraId="16CBD52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22.4232046</w:t>
            </w:r>
          </w:p>
        </w:tc>
        <w:tc>
          <w:tcPr>
            <w:tcW w:w="236" w:type="dxa"/>
            <w:noWrap/>
            <w:hideMark/>
          </w:tcPr>
          <w:p w14:paraId="24BDBDE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0.0001998</w:t>
            </w:r>
          </w:p>
        </w:tc>
      </w:tr>
      <w:tr w:rsidR="008B378D" w:rsidRPr="008B378D" w14:paraId="66EF0BBD" w14:textId="77777777" w:rsidTr="008B378D">
        <w:trPr>
          <w:trHeight w:val="20"/>
        </w:trPr>
        <w:tc>
          <w:tcPr>
            <w:tcW w:w="236" w:type="dxa"/>
            <w:noWrap/>
            <w:hideMark/>
          </w:tcPr>
          <w:p w14:paraId="0F34740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Erysimeae</w:t>
            </w:r>
            <w:proofErr w:type="spellEnd"/>
          </w:p>
        </w:tc>
        <w:tc>
          <w:tcPr>
            <w:tcW w:w="236" w:type="dxa"/>
            <w:noWrap/>
            <w:hideMark/>
          </w:tcPr>
          <w:p w14:paraId="6A54C92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1B59A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0.18350651</w:t>
            </w:r>
          </w:p>
        </w:tc>
        <w:tc>
          <w:tcPr>
            <w:tcW w:w="236" w:type="dxa"/>
            <w:noWrap/>
            <w:hideMark/>
          </w:tcPr>
          <w:p w14:paraId="3EE22B7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0.57528604</w:t>
            </w:r>
          </w:p>
        </w:tc>
        <w:tc>
          <w:tcPr>
            <w:tcW w:w="236" w:type="dxa"/>
            <w:noWrap/>
            <w:hideMark/>
          </w:tcPr>
          <w:p w14:paraId="05A9A3C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0.00021464</w:t>
            </w:r>
          </w:p>
        </w:tc>
        <w:tc>
          <w:tcPr>
            <w:tcW w:w="236" w:type="dxa"/>
            <w:noWrap/>
            <w:hideMark/>
          </w:tcPr>
          <w:p w14:paraId="57FC202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9.48554426</w:t>
            </w:r>
          </w:p>
        </w:tc>
        <w:tc>
          <w:tcPr>
            <w:tcW w:w="236" w:type="dxa"/>
            <w:noWrap/>
            <w:hideMark/>
          </w:tcPr>
          <w:p w14:paraId="7E6AF18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9.55440502</w:t>
            </w:r>
          </w:p>
        </w:tc>
        <w:tc>
          <w:tcPr>
            <w:tcW w:w="236" w:type="dxa"/>
            <w:noWrap/>
            <w:hideMark/>
          </w:tcPr>
          <w:p w14:paraId="67C0B51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0.00023344</w:t>
            </w:r>
          </w:p>
        </w:tc>
      </w:tr>
      <w:tr w:rsidR="008B378D" w:rsidRPr="008B378D" w14:paraId="42CBA49B" w14:textId="77777777" w:rsidTr="008B378D">
        <w:trPr>
          <w:trHeight w:val="20"/>
        </w:trPr>
        <w:tc>
          <w:tcPr>
            <w:tcW w:w="236" w:type="dxa"/>
            <w:noWrap/>
            <w:hideMark/>
          </w:tcPr>
          <w:p w14:paraId="7BA2453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Euclidieae</w:t>
            </w:r>
            <w:proofErr w:type="spellEnd"/>
          </w:p>
        </w:tc>
        <w:tc>
          <w:tcPr>
            <w:tcW w:w="236" w:type="dxa"/>
            <w:noWrap/>
            <w:hideMark/>
          </w:tcPr>
          <w:p w14:paraId="1B4592D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71E14F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0.04170806</w:t>
            </w:r>
          </w:p>
        </w:tc>
        <w:tc>
          <w:tcPr>
            <w:tcW w:w="236" w:type="dxa"/>
            <w:noWrap/>
            <w:hideMark/>
          </w:tcPr>
          <w:p w14:paraId="38166A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1.44339278</w:t>
            </w:r>
          </w:p>
        </w:tc>
        <w:tc>
          <w:tcPr>
            <w:tcW w:w="236" w:type="dxa"/>
            <w:noWrap/>
            <w:hideMark/>
          </w:tcPr>
          <w:p w14:paraId="4F014BA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0.00194283</w:t>
            </w:r>
          </w:p>
        </w:tc>
        <w:tc>
          <w:tcPr>
            <w:tcW w:w="236" w:type="dxa"/>
            <w:noWrap/>
            <w:hideMark/>
          </w:tcPr>
          <w:p w14:paraId="7FC02F9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9.5400535</w:t>
            </w:r>
          </w:p>
        </w:tc>
        <w:tc>
          <w:tcPr>
            <w:tcW w:w="236" w:type="dxa"/>
            <w:noWrap/>
            <w:hideMark/>
          </w:tcPr>
          <w:p w14:paraId="0AEF941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9.31514576</w:t>
            </w:r>
          </w:p>
        </w:tc>
        <w:tc>
          <w:tcPr>
            <w:tcW w:w="236" w:type="dxa"/>
            <w:noWrap/>
            <w:hideMark/>
          </w:tcPr>
          <w:p w14:paraId="2411328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0.00069451</w:t>
            </w:r>
          </w:p>
        </w:tc>
      </w:tr>
      <w:tr w:rsidR="008B378D" w:rsidRPr="008B378D" w14:paraId="1FF5E511" w14:textId="77777777" w:rsidTr="008B378D">
        <w:trPr>
          <w:trHeight w:val="20"/>
        </w:trPr>
        <w:tc>
          <w:tcPr>
            <w:tcW w:w="236" w:type="dxa"/>
            <w:noWrap/>
            <w:hideMark/>
          </w:tcPr>
          <w:p w14:paraId="1976A00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76E7197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AC7F4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0.04097997</w:t>
            </w:r>
          </w:p>
        </w:tc>
        <w:tc>
          <w:tcPr>
            <w:tcW w:w="236" w:type="dxa"/>
            <w:noWrap/>
            <w:hideMark/>
          </w:tcPr>
          <w:p w14:paraId="03FC5E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0.07407</w:t>
            </w:r>
          </w:p>
        </w:tc>
        <w:tc>
          <w:tcPr>
            <w:tcW w:w="236" w:type="dxa"/>
            <w:noWrap/>
            <w:hideMark/>
          </w:tcPr>
          <w:p w14:paraId="03C2E3B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4.08E-05</w:t>
            </w:r>
          </w:p>
        </w:tc>
        <w:tc>
          <w:tcPr>
            <w:tcW w:w="236" w:type="dxa"/>
            <w:noWrap/>
            <w:hideMark/>
          </w:tcPr>
          <w:p w14:paraId="66A7B82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19.3896529</w:t>
            </w:r>
          </w:p>
        </w:tc>
        <w:tc>
          <w:tcPr>
            <w:tcW w:w="236" w:type="dxa"/>
            <w:noWrap/>
            <w:hideMark/>
          </w:tcPr>
          <w:p w14:paraId="4B51937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19.3014422</w:t>
            </w:r>
          </w:p>
        </w:tc>
        <w:tc>
          <w:tcPr>
            <w:tcW w:w="236" w:type="dxa"/>
            <w:noWrap/>
            <w:hideMark/>
          </w:tcPr>
          <w:p w14:paraId="139396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0.00027518</w:t>
            </w:r>
          </w:p>
        </w:tc>
      </w:tr>
      <w:tr w:rsidR="008B378D" w:rsidRPr="008B378D" w14:paraId="5396F6B9" w14:textId="77777777" w:rsidTr="008B378D">
        <w:trPr>
          <w:trHeight w:val="20"/>
        </w:trPr>
        <w:tc>
          <w:tcPr>
            <w:tcW w:w="236" w:type="dxa"/>
            <w:noWrap/>
            <w:hideMark/>
          </w:tcPr>
          <w:p w14:paraId="37617C0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31E074A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AE92A6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0.02339613</w:t>
            </w:r>
          </w:p>
        </w:tc>
        <w:tc>
          <w:tcPr>
            <w:tcW w:w="236" w:type="dxa"/>
            <w:noWrap/>
            <w:hideMark/>
          </w:tcPr>
          <w:p w14:paraId="2E0B85A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0.01142421</w:t>
            </w:r>
          </w:p>
        </w:tc>
        <w:tc>
          <w:tcPr>
            <w:tcW w:w="236" w:type="dxa"/>
            <w:noWrap/>
            <w:hideMark/>
          </w:tcPr>
          <w:p w14:paraId="0B14582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5.37E-06</w:t>
            </w:r>
          </w:p>
        </w:tc>
        <w:tc>
          <w:tcPr>
            <w:tcW w:w="236" w:type="dxa"/>
            <w:noWrap/>
            <w:hideMark/>
          </w:tcPr>
          <w:p w14:paraId="26859D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293.347346</w:t>
            </w:r>
          </w:p>
        </w:tc>
        <w:tc>
          <w:tcPr>
            <w:tcW w:w="236" w:type="dxa"/>
            <w:noWrap/>
            <w:hideMark/>
          </w:tcPr>
          <w:p w14:paraId="6EF3D0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21.0624018</w:t>
            </w:r>
          </w:p>
        </w:tc>
        <w:tc>
          <w:tcPr>
            <w:tcW w:w="236" w:type="dxa"/>
            <w:noWrap/>
            <w:hideMark/>
          </w:tcPr>
          <w:p w14:paraId="1A80A06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0.00031562</w:t>
            </w:r>
          </w:p>
        </w:tc>
      </w:tr>
      <w:tr w:rsidR="008B378D" w:rsidRPr="008B378D" w14:paraId="59AF555E" w14:textId="77777777" w:rsidTr="008B378D">
        <w:trPr>
          <w:trHeight w:val="20"/>
        </w:trPr>
        <w:tc>
          <w:tcPr>
            <w:tcW w:w="236" w:type="dxa"/>
            <w:noWrap/>
            <w:hideMark/>
          </w:tcPr>
          <w:p w14:paraId="6183E67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1C2DDD4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68E58B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0.0181161</w:t>
            </w:r>
          </w:p>
        </w:tc>
        <w:tc>
          <w:tcPr>
            <w:tcW w:w="236" w:type="dxa"/>
            <w:noWrap/>
            <w:hideMark/>
          </w:tcPr>
          <w:p w14:paraId="3DEE24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0.02400397</w:t>
            </w:r>
          </w:p>
        </w:tc>
        <w:tc>
          <w:tcPr>
            <w:tcW w:w="236" w:type="dxa"/>
            <w:noWrap/>
            <w:hideMark/>
          </w:tcPr>
          <w:p w14:paraId="73F14E7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4.95E-06</w:t>
            </w:r>
          </w:p>
        </w:tc>
        <w:tc>
          <w:tcPr>
            <w:tcW w:w="236" w:type="dxa"/>
            <w:noWrap/>
            <w:hideMark/>
          </w:tcPr>
          <w:p w14:paraId="0B5C13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22.8486457</w:t>
            </w:r>
          </w:p>
        </w:tc>
        <w:tc>
          <w:tcPr>
            <w:tcW w:w="236" w:type="dxa"/>
            <w:noWrap/>
            <w:hideMark/>
          </w:tcPr>
          <w:p w14:paraId="665D7CB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22.7632131</w:t>
            </w:r>
          </w:p>
        </w:tc>
        <w:tc>
          <w:tcPr>
            <w:tcW w:w="236" w:type="dxa"/>
            <w:noWrap/>
            <w:hideMark/>
          </w:tcPr>
          <w:p w14:paraId="2B86491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0.00010369</w:t>
            </w:r>
          </w:p>
        </w:tc>
      </w:tr>
      <w:tr w:rsidR="008B378D" w:rsidRPr="008B378D" w14:paraId="5FE320CA" w14:textId="77777777" w:rsidTr="008B378D">
        <w:trPr>
          <w:trHeight w:val="20"/>
        </w:trPr>
        <w:tc>
          <w:tcPr>
            <w:tcW w:w="236" w:type="dxa"/>
            <w:noWrap/>
            <w:hideMark/>
          </w:tcPr>
          <w:p w14:paraId="366AD8B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3C085E4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815074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0.03608735</w:t>
            </w:r>
          </w:p>
        </w:tc>
        <w:tc>
          <w:tcPr>
            <w:tcW w:w="236" w:type="dxa"/>
            <w:noWrap/>
            <w:hideMark/>
          </w:tcPr>
          <w:p w14:paraId="49C43D6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5.34179125</w:t>
            </w:r>
          </w:p>
        </w:tc>
        <w:tc>
          <w:tcPr>
            <w:tcW w:w="236" w:type="dxa"/>
            <w:noWrap/>
            <w:hideMark/>
          </w:tcPr>
          <w:p w14:paraId="08755F4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0.00021168</w:t>
            </w:r>
          </w:p>
        </w:tc>
        <w:tc>
          <w:tcPr>
            <w:tcW w:w="236" w:type="dxa"/>
            <w:noWrap/>
            <w:hideMark/>
          </w:tcPr>
          <w:p w14:paraId="19D4269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16.4494834</w:t>
            </w:r>
          </w:p>
        </w:tc>
        <w:tc>
          <w:tcPr>
            <w:tcW w:w="236" w:type="dxa"/>
            <w:noWrap/>
            <w:hideMark/>
          </w:tcPr>
          <w:p w14:paraId="7AD950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16.4494831</w:t>
            </w:r>
          </w:p>
        </w:tc>
        <w:tc>
          <w:tcPr>
            <w:tcW w:w="236" w:type="dxa"/>
            <w:noWrap/>
            <w:hideMark/>
          </w:tcPr>
          <w:p w14:paraId="7DFFF83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1.94E-05</w:t>
            </w:r>
          </w:p>
        </w:tc>
      </w:tr>
      <w:tr w:rsidR="008B378D" w:rsidRPr="008B378D" w14:paraId="0B12DCE2" w14:textId="77777777" w:rsidTr="008B378D">
        <w:trPr>
          <w:trHeight w:val="20"/>
        </w:trPr>
        <w:tc>
          <w:tcPr>
            <w:tcW w:w="236" w:type="dxa"/>
            <w:noWrap/>
            <w:hideMark/>
          </w:tcPr>
          <w:p w14:paraId="276DBD2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Hypericum</w:t>
            </w:r>
          </w:p>
        </w:tc>
        <w:tc>
          <w:tcPr>
            <w:tcW w:w="236" w:type="dxa"/>
            <w:noWrap/>
            <w:hideMark/>
          </w:tcPr>
          <w:p w14:paraId="37FD430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A0030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0.08462825</w:t>
            </w:r>
          </w:p>
        </w:tc>
        <w:tc>
          <w:tcPr>
            <w:tcW w:w="236" w:type="dxa"/>
            <w:noWrap/>
            <w:hideMark/>
          </w:tcPr>
          <w:p w14:paraId="4458BA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0.38829114</w:t>
            </w:r>
          </w:p>
        </w:tc>
        <w:tc>
          <w:tcPr>
            <w:tcW w:w="236" w:type="dxa"/>
            <w:noWrap/>
            <w:hideMark/>
          </w:tcPr>
          <w:p w14:paraId="1AE5CCE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0.00015669</w:t>
            </w:r>
          </w:p>
        </w:tc>
        <w:tc>
          <w:tcPr>
            <w:tcW w:w="236" w:type="dxa"/>
            <w:noWrap/>
            <w:hideMark/>
          </w:tcPr>
          <w:p w14:paraId="7CF287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15.0683909</w:t>
            </w:r>
          </w:p>
        </w:tc>
        <w:tc>
          <w:tcPr>
            <w:tcW w:w="236" w:type="dxa"/>
            <w:noWrap/>
            <w:hideMark/>
          </w:tcPr>
          <w:p w14:paraId="7F4100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15.0818612</w:t>
            </w:r>
          </w:p>
        </w:tc>
        <w:tc>
          <w:tcPr>
            <w:tcW w:w="236" w:type="dxa"/>
            <w:noWrap/>
            <w:hideMark/>
          </w:tcPr>
          <w:p w14:paraId="7BBC8A4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0.00020344</w:t>
            </w:r>
          </w:p>
        </w:tc>
      </w:tr>
      <w:tr w:rsidR="008B378D" w:rsidRPr="008B378D" w14:paraId="6AD9E033" w14:textId="77777777" w:rsidTr="008B378D">
        <w:trPr>
          <w:trHeight w:val="20"/>
        </w:trPr>
        <w:tc>
          <w:tcPr>
            <w:tcW w:w="236" w:type="dxa"/>
            <w:noWrap/>
            <w:hideMark/>
          </w:tcPr>
          <w:p w14:paraId="6DB0780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Lepidieae</w:t>
            </w:r>
            <w:proofErr w:type="spellEnd"/>
          </w:p>
        </w:tc>
        <w:tc>
          <w:tcPr>
            <w:tcW w:w="236" w:type="dxa"/>
            <w:noWrap/>
            <w:hideMark/>
          </w:tcPr>
          <w:p w14:paraId="25F9B20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72ECE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0.28809948</w:t>
            </w:r>
          </w:p>
        </w:tc>
        <w:tc>
          <w:tcPr>
            <w:tcW w:w="236" w:type="dxa"/>
            <w:noWrap/>
            <w:hideMark/>
          </w:tcPr>
          <w:p w14:paraId="59A820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0.07966505</w:t>
            </w:r>
          </w:p>
        </w:tc>
        <w:tc>
          <w:tcPr>
            <w:tcW w:w="236" w:type="dxa"/>
            <w:noWrap/>
            <w:hideMark/>
          </w:tcPr>
          <w:p w14:paraId="21F31F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0.0006015</w:t>
            </w:r>
          </w:p>
        </w:tc>
        <w:tc>
          <w:tcPr>
            <w:tcW w:w="236" w:type="dxa"/>
            <w:noWrap/>
            <w:hideMark/>
          </w:tcPr>
          <w:p w14:paraId="07074FB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14.361843</w:t>
            </w:r>
          </w:p>
        </w:tc>
        <w:tc>
          <w:tcPr>
            <w:tcW w:w="236" w:type="dxa"/>
            <w:noWrap/>
            <w:hideMark/>
          </w:tcPr>
          <w:p w14:paraId="3E88D40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14.3617829</w:t>
            </w:r>
          </w:p>
        </w:tc>
        <w:tc>
          <w:tcPr>
            <w:tcW w:w="236" w:type="dxa"/>
            <w:noWrap/>
            <w:hideMark/>
          </w:tcPr>
          <w:p w14:paraId="223BCAA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0.00222598</w:t>
            </w:r>
          </w:p>
        </w:tc>
      </w:tr>
      <w:tr w:rsidR="008B378D" w:rsidRPr="008B378D" w14:paraId="778C3FA0" w14:textId="77777777" w:rsidTr="008B378D">
        <w:trPr>
          <w:trHeight w:val="20"/>
        </w:trPr>
        <w:tc>
          <w:tcPr>
            <w:tcW w:w="236" w:type="dxa"/>
            <w:noWrap/>
            <w:hideMark/>
          </w:tcPr>
          <w:p w14:paraId="437AF09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Lupinus</w:t>
            </w:r>
          </w:p>
        </w:tc>
        <w:tc>
          <w:tcPr>
            <w:tcW w:w="236" w:type="dxa"/>
            <w:noWrap/>
            <w:hideMark/>
          </w:tcPr>
          <w:p w14:paraId="5E6C0E8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276CD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0.08945093</w:t>
            </w:r>
          </w:p>
        </w:tc>
        <w:tc>
          <w:tcPr>
            <w:tcW w:w="236" w:type="dxa"/>
            <w:noWrap/>
            <w:hideMark/>
          </w:tcPr>
          <w:p w14:paraId="52C3F8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0.00771825</w:t>
            </w:r>
          </w:p>
        </w:tc>
        <w:tc>
          <w:tcPr>
            <w:tcW w:w="236" w:type="dxa"/>
            <w:noWrap/>
            <w:hideMark/>
          </w:tcPr>
          <w:p w14:paraId="4320BA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1.40E-05</w:t>
            </w:r>
          </w:p>
        </w:tc>
        <w:tc>
          <w:tcPr>
            <w:tcW w:w="236" w:type="dxa"/>
            <w:noWrap/>
            <w:hideMark/>
          </w:tcPr>
          <w:p w14:paraId="59A2EAE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13.8705263</w:t>
            </w:r>
          </w:p>
        </w:tc>
        <w:tc>
          <w:tcPr>
            <w:tcW w:w="236" w:type="dxa"/>
            <w:noWrap/>
            <w:hideMark/>
          </w:tcPr>
          <w:p w14:paraId="5A1A74A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13.8615744</w:t>
            </w:r>
          </w:p>
        </w:tc>
        <w:tc>
          <w:tcPr>
            <w:tcW w:w="236" w:type="dxa"/>
            <w:noWrap/>
            <w:hideMark/>
          </w:tcPr>
          <w:p w14:paraId="43FA61F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0.00019324</w:t>
            </w:r>
          </w:p>
        </w:tc>
      </w:tr>
      <w:tr w:rsidR="008B378D" w:rsidRPr="008B378D" w14:paraId="6FD61AD8" w14:textId="77777777" w:rsidTr="008B378D">
        <w:trPr>
          <w:trHeight w:val="20"/>
        </w:trPr>
        <w:tc>
          <w:tcPr>
            <w:tcW w:w="236" w:type="dxa"/>
            <w:noWrap/>
            <w:hideMark/>
          </w:tcPr>
          <w:p w14:paraId="5A71DE9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5D758EF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1FB5FF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0.031292</w:t>
            </w:r>
          </w:p>
        </w:tc>
        <w:tc>
          <w:tcPr>
            <w:tcW w:w="236" w:type="dxa"/>
            <w:noWrap/>
            <w:hideMark/>
          </w:tcPr>
          <w:p w14:paraId="239D81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0.07225652</w:t>
            </w:r>
          </w:p>
        </w:tc>
        <w:tc>
          <w:tcPr>
            <w:tcW w:w="236" w:type="dxa"/>
            <w:noWrap/>
            <w:hideMark/>
          </w:tcPr>
          <w:p w14:paraId="6C85198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6.49E-06</w:t>
            </w:r>
          </w:p>
        </w:tc>
        <w:tc>
          <w:tcPr>
            <w:tcW w:w="236" w:type="dxa"/>
            <w:noWrap/>
            <w:hideMark/>
          </w:tcPr>
          <w:p w14:paraId="4932142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17.9111068</w:t>
            </w:r>
          </w:p>
        </w:tc>
        <w:tc>
          <w:tcPr>
            <w:tcW w:w="236" w:type="dxa"/>
            <w:noWrap/>
            <w:hideMark/>
          </w:tcPr>
          <w:p w14:paraId="213D20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13.8900604</w:t>
            </w:r>
          </w:p>
        </w:tc>
        <w:tc>
          <w:tcPr>
            <w:tcW w:w="236" w:type="dxa"/>
            <w:noWrap/>
            <w:hideMark/>
          </w:tcPr>
          <w:p w14:paraId="411579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0.00016277</w:t>
            </w:r>
          </w:p>
        </w:tc>
      </w:tr>
      <w:tr w:rsidR="008B378D" w:rsidRPr="008B378D" w14:paraId="29F60DDB" w14:textId="77777777" w:rsidTr="008B378D">
        <w:trPr>
          <w:trHeight w:val="20"/>
        </w:trPr>
        <w:tc>
          <w:tcPr>
            <w:tcW w:w="236" w:type="dxa"/>
            <w:noWrap/>
            <w:hideMark/>
          </w:tcPr>
          <w:p w14:paraId="03D0C17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Onagraceae</w:t>
            </w:r>
            <w:proofErr w:type="spellEnd"/>
          </w:p>
        </w:tc>
        <w:tc>
          <w:tcPr>
            <w:tcW w:w="236" w:type="dxa"/>
            <w:noWrap/>
            <w:hideMark/>
          </w:tcPr>
          <w:p w14:paraId="7A9AA26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95568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0.08565747</w:t>
            </w:r>
          </w:p>
        </w:tc>
        <w:tc>
          <w:tcPr>
            <w:tcW w:w="236" w:type="dxa"/>
            <w:noWrap/>
            <w:hideMark/>
          </w:tcPr>
          <w:p w14:paraId="7C8815F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0.33838161</w:t>
            </w:r>
          </w:p>
        </w:tc>
        <w:tc>
          <w:tcPr>
            <w:tcW w:w="236" w:type="dxa"/>
            <w:noWrap/>
            <w:hideMark/>
          </w:tcPr>
          <w:p w14:paraId="0BBED6F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0.00030812</w:t>
            </w:r>
          </w:p>
        </w:tc>
        <w:tc>
          <w:tcPr>
            <w:tcW w:w="236" w:type="dxa"/>
            <w:noWrap/>
            <w:hideMark/>
          </w:tcPr>
          <w:p w14:paraId="33493A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14.4855368</w:t>
            </w:r>
          </w:p>
        </w:tc>
        <w:tc>
          <w:tcPr>
            <w:tcW w:w="236" w:type="dxa"/>
            <w:noWrap/>
            <w:hideMark/>
          </w:tcPr>
          <w:p w14:paraId="1B4929D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14.4851097</w:t>
            </w:r>
          </w:p>
        </w:tc>
        <w:tc>
          <w:tcPr>
            <w:tcW w:w="236" w:type="dxa"/>
            <w:noWrap/>
            <w:hideMark/>
          </w:tcPr>
          <w:p w14:paraId="60D6C2A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0.00047495</w:t>
            </w:r>
          </w:p>
        </w:tc>
      </w:tr>
      <w:tr w:rsidR="008B378D" w:rsidRPr="008B378D" w14:paraId="5CE59BCE" w14:textId="77777777" w:rsidTr="008B378D">
        <w:trPr>
          <w:trHeight w:val="20"/>
        </w:trPr>
        <w:tc>
          <w:tcPr>
            <w:tcW w:w="236" w:type="dxa"/>
            <w:noWrap/>
            <w:hideMark/>
          </w:tcPr>
          <w:p w14:paraId="5F7E633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Orobanchaceae</w:t>
            </w:r>
          </w:p>
        </w:tc>
        <w:tc>
          <w:tcPr>
            <w:tcW w:w="236" w:type="dxa"/>
            <w:noWrap/>
            <w:hideMark/>
          </w:tcPr>
          <w:p w14:paraId="0EB070C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1E410B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0.05004705</w:t>
            </w:r>
          </w:p>
        </w:tc>
        <w:tc>
          <w:tcPr>
            <w:tcW w:w="236" w:type="dxa"/>
            <w:noWrap/>
            <w:hideMark/>
          </w:tcPr>
          <w:p w14:paraId="4561DE5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0.0930598</w:t>
            </w:r>
          </w:p>
        </w:tc>
        <w:tc>
          <w:tcPr>
            <w:tcW w:w="236" w:type="dxa"/>
            <w:noWrap/>
            <w:hideMark/>
          </w:tcPr>
          <w:p w14:paraId="569BDA1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7.61E-05</w:t>
            </w:r>
          </w:p>
        </w:tc>
        <w:tc>
          <w:tcPr>
            <w:tcW w:w="236" w:type="dxa"/>
            <w:noWrap/>
            <w:hideMark/>
          </w:tcPr>
          <w:p w14:paraId="3409A0E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13.1565371</w:t>
            </w:r>
          </w:p>
        </w:tc>
        <w:tc>
          <w:tcPr>
            <w:tcW w:w="236" w:type="dxa"/>
            <w:noWrap/>
            <w:hideMark/>
          </w:tcPr>
          <w:p w14:paraId="706FB3B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13.1141786</w:t>
            </w:r>
          </w:p>
        </w:tc>
        <w:tc>
          <w:tcPr>
            <w:tcW w:w="236" w:type="dxa"/>
            <w:noWrap/>
            <w:hideMark/>
          </w:tcPr>
          <w:p w14:paraId="084F15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0.00045983</w:t>
            </w:r>
          </w:p>
        </w:tc>
      </w:tr>
      <w:tr w:rsidR="008B378D" w:rsidRPr="008B378D" w14:paraId="2F7428FE" w14:textId="77777777" w:rsidTr="008B378D">
        <w:trPr>
          <w:trHeight w:val="20"/>
        </w:trPr>
        <w:tc>
          <w:tcPr>
            <w:tcW w:w="236" w:type="dxa"/>
            <w:noWrap/>
            <w:hideMark/>
          </w:tcPr>
          <w:p w14:paraId="6F9722D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1421BA9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CFF731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0.02674436</w:t>
            </w:r>
          </w:p>
        </w:tc>
        <w:tc>
          <w:tcPr>
            <w:tcW w:w="236" w:type="dxa"/>
            <w:noWrap/>
            <w:hideMark/>
          </w:tcPr>
          <w:p w14:paraId="1EEF237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5.12319916</w:t>
            </w:r>
          </w:p>
        </w:tc>
        <w:tc>
          <w:tcPr>
            <w:tcW w:w="236" w:type="dxa"/>
            <w:noWrap/>
            <w:hideMark/>
          </w:tcPr>
          <w:p w14:paraId="572FFA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0.00143838</w:t>
            </w:r>
          </w:p>
        </w:tc>
        <w:tc>
          <w:tcPr>
            <w:tcW w:w="236" w:type="dxa"/>
            <w:noWrap/>
            <w:hideMark/>
          </w:tcPr>
          <w:p w14:paraId="66B44B6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21.9289641</w:t>
            </w:r>
          </w:p>
        </w:tc>
        <w:tc>
          <w:tcPr>
            <w:tcW w:w="236" w:type="dxa"/>
            <w:noWrap/>
            <w:hideMark/>
          </w:tcPr>
          <w:p w14:paraId="2DBDA79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21.9190316</w:t>
            </w:r>
          </w:p>
        </w:tc>
        <w:tc>
          <w:tcPr>
            <w:tcW w:w="236" w:type="dxa"/>
            <w:noWrap/>
            <w:hideMark/>
          </w:tcPr>
          <w:p w14:paraId="5FD2A79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0.00014045</w:t>
            </w:r>
          </w:p>
        </w:tc>
      </w:tr>
      <w:tr w:rsidR="008B378D" w:rsidRPr="008B378D" w14:paraId="0A10B915" w14:textId="77777777" w:rsidTr="008B378D">
        <w:trPr>
          <w:trHeight w:val="20"/>
        </w:trPr>
        <w:tc>
          <w:tcPr>
            <w:tcW w:w="236" w:type="dxa"/>
            <w:noWrap/>
            <w:hideMark/>
          </w:tcPr>
          <w:p w14:paraId="165569A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65C2C2D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BB8D0F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0.01113531</w:t>
            </w:r>
          </w:p>
        </w:tc>
        <w:tc>
          <w:tcPr>
            <w:tcW w:w="236" w:type="dxa"/>
            <w:noWrap/>
            <w:hideMark/>
          </w:tcPr>
          <w:p w14:paraId="7C36B74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0.0500847</w:t>
            </w:r>
          </w:p>
        </w:tc>
        <w:tc>
          <w:tcPr>
            <w:tcW w:w="236" w:type="dxa"/>
            <w:noWrap/>
            <w:hideMark/>
          </w:tcPr>
          <w:p w14:paraId="5A2112C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2.15E-05</w:t>
            </w:r>
          </w:p>
        </w:tc>
        <w:tc>
          <w:tcPr>
            <w:tcW w:w="236" w:type="dxa"/>
            <w:noWrap/>
            <w:hideMark/>
          </w:tcPr>
          <w:p w14:paraId="41D93D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13.509091</w:t>
            </w:r>
          </w:p>
        </w:tc>
        <w:tc>
          <w:tcPr>
            <w:tcW w:w="236" w:type="dxa"/>
            <w:noWrap/>
            <w:hideMark/>
          </w:tcPr>
          <w:p w14:paraId="4614356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13.5019742</w:t>
            </w:r>
          </w:p>
        </w:tc>
        <w:tc>
          <w:tcPr>
            <w:tcW w:w="236" w:type="dxa"/>
            <w:noWrap/>
            <w:hideMark/>
          </w:tcPr>
          <w:p w14:paraId="1050E29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0.00022586</w:t>
            </w:r>
          </w:p>
        </w:tc>
      </w:tr>
      <w:tr w:rsidR="008B378D" w:rsidRPr="008B378D" w14:paraId="632A5DF1" w14:textId="77777777" w:rsidTr="008B378D">
        <w:trPr>
          <w:trHeight w:val="20"/>
        </w:trPr>
        <w:tc>
          <w:tcPr>
            <w:tcW w:w="236" w:type="dxa"/>
            <w:noWrap/>
            <w:hideMark/>
          </w:tcPr>
          <w:p w14:paraId="3E991D6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Pooideae</w:t>
            </w:r>
            <w:proofErr w:type="spellEnd"/>
          </w:p>
        </w:tc>
        <w:tc>
          <w:tcPr>
            <w:tcW w:w="236" w:type="dxa"/>
            <w:noWrap/>
            <w:hideMark/>
          </w:tcPr>
          <w:p w14:paraId="1309591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8ABF0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0.01881985</w:t>
            </w:r>
          </w:p>
        </w:tc>
        <w:tc>
          <w:tcPr>
            <w:tcW w:w="236" w:type="dxa"/>
            <w:noWrap/>
            <w:hideMark/>
          </w:tcPr>
          <w:p w14:paraId="2740837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2.24398818</w:t>
            </w:r>
          </w:p>
        </w:tc>
        <w:tc>
          <w:tcPr>
            <w:tcW w:w="236" w:type="dxa"/>
            <w:noWrap/>
            <w:hideMark/>
          </w:tcPr>
          <w:p w14:paraId="71014F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0.00058969</w:t>
            </w:r>
          </w:p>
        </w:tc>
        <w:tc>
          <w:tcPr>
            <w:tcW w:w="236" w:type="dxa"/>
            <w:noWrap/>
            <w:hideMark/>
          </w:tcPr>
          <w:p w14:paraId="5A4128E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13.7395079</w:t>
            </w:r>
          </w:p>
        </w:tc>
        <w:tc>
          <w:tcPr>
            <w:tcW w:w="236" w:type="dxa"/>
            <w:noWrap/>
            <w:hideMark/>
          </w:tcPr>
          <w:p w14:paraId="10CB788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13.3865246</w:t>
            </w:r>
          </w:p>
        </w:tc>
        <w:tc>
          <w:tcPr>
            <w:tcW w:w="236" w:type="dxa"/>
            <w:noWrap/>
            <w:hideMark/>
          </w:tcPr>
          <w:p w14:paraId="68DC36A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0.00014158</w:t>
            </w:r>
          </w:p>
        </w:tc>
      </w:tr>
      <w:tr w:rsidR="008B378D" w:rsidRPr="008B378D" w14:paraId="3A3A8AB8" w14:textId="77777777" w:rsidTr="008B378D">
        <w:trPr>
          <w:trHeight w:val="20"/>
        </w:trPr>
        <w:tc>
          <w:tcPr>
            <w:tcW w:w="236" w:type="dxa"/>
            <w:noWrap/>
            <w:hideMark/>
          </w:tcPr>
          <w:p w14:paraId="6B62D13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490250E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8E680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0.02811619</w:t>
            </w:r>
          </w:p>
        </w:tc>
        <w:tc>
          <w:tcPr>
            <w:tcW w:w="236" w:type="dxa"/>
            <w:noWrap/>
            <w:hideMark/>
          </w:tcPr>
          <w:p w14:paraId="3DEA7B0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0.1964767</w:t>
            </w:r>
          </w:p>
        </w:tc>
        <w:tc>
          <w:tcPr>
            <w:tcW w:w="236" w:type="dxa"/>
            <w:noWrap/>
            <w:hideMark/>
          </w:tcPr>
          <w:p w14:paraId="677F506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0.00015072</w:t>
            </w:r>
          </w:p>
        </w:tc>
        <w:tc>
          <w:tcPr>
            <w:tcW w:w="236" w:type="dxa"/>
            <w:noWrap/>
            <w:hideMark/>
          </w:tcPr>
          <w:p w14:paraId="1A3C5F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5.20605779</w:t>
            </w:r>
          </w:p>
        </w:tc>
        <w:tc>
          <w:tcPr>
            <w:tcW w:w="236" w:type="dxa"/>
            <w:noWrap/>
            <w:hideMark/>
          </w:tcPr>
          <w:p w14:paraId="19279FE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5.66541944</w:t>
            </w:r>
          </w:p>
        </w:tc>
        <w:tc>
          <w:tcPr>
            <w:tcW w:w="236" w:type="dxa"/>
            <w:noWrap/>
            <w:hideMark/>
          </w:tcPr>
          <w:p w14:paraId="202EB09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0.00038335</w:t>
            </w:r>
          </w:p>
        </w:tc>
      </w:tr>
      <w:tr w:rsidR="008B378D" w:rsidRPr="008B378D" w14:paraId="5C291117" w14:textId="77777777" w:rsidTr="008B378D">
        <w:trPr>
          <w:trHeight w:val="20"/>
        </w:trPr>
        <w:tc>
          <w:tcPr>
            <w:tcW w:w="236" w:type="dxa"/>
            <w:noWrap/>
            <w:hideMark/>
          </w:tcPr>
          <w:p w14:paraId="72E88F3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Rubieae</w:t>
            </w:r>
            <w:proofErr w:type="spellEnd"/>
          </w:p>
        </w:tc>
        <w:tc>
          <w:tcPr>
            <w:tcW w:w="236" w:type="dxa"/>
            <w:noWrap/>
            <w:hideMark/>
          </w:tcPr>
          <w:p w14:paraId="5ECAC05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341AC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0.20261902</w:t>
            </w:r>
          </w:p>
        </w:tc>
        <w:tc>
          <w:tcPr>
            <w:tcW w:w="236" w:type="dxa"/>
            <w:noWrap/>
            <w:hideMark/>
          </w:tcPr>
          <w:p w14:paraId="2986CE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14.7219208</w:t>
            </w:r>
          </w:p>
        </w:tc>
        <w:tc>
          <w:tcPr>
            <w:tcW w:w="236" w:type="dxa"/>
            <w:noWrap/>
            <w:hideMark/>
          </w:tcPr>
          <w:p w14:paraId="33A5820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0.00248467</w:t>
            </w:r>
          </w:p>
        </w:tc>
        <w:tc>
          <w:tcPr>
            <w:tcW w:w="236" w:type="dxa"/>
            <w:noWrap/>
            <w:hideMark/>
          </w:tcPr>
          <w:p w14:paraId="6F7AB59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14.2412054</w:t>
            </w:r>
          </w:p>
        </w:tc>
        <w:tc>
          <w:tcPr>
            <w:tcW w:w="236" w:type="dxa"/>
            <w:noWrap/>
            <w:hideMark/>
          </w:tcPr>
          <w:p w14:paraId="51943FC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14.2410898</w:t>
            </w:r>
          </w:p>
        </w:tc>
        <w:tc>
          <w:tcPr>
            <w:tcW w:w="236" w:type="dxa"/>
            <w:noWrap/>
            <w:hideMark/>
          </w:tcPr>
          <w:p w14:paraId="3F5FE03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8.60E-05</w:t>
            </w:r>
          </w:p>
        </w:tc>
      </w:tr>
      <w:tr w:rsidR="008B378D" w:rsidRPr="008B378D" w14:paraId="08E8766E" w14:textId="77777777" w:rsidTr="008B378D">
        <w:trPr>
          <w:trHeight w:val="20"/>
        </w:trPr>
        <w:tc>
          <w:tcPr>
            <w:tcW w:w="236" w:type="dxa"/>
            <w:noWrap/>
            <w:hideMark/>
          </w:tcPr>
          <w:p w14:paraId="2E81964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Salvia</w:t>
            </w:r>
          </w:p>
        </w:tc>
        <w:tc>
          <w:tcPr>
            <w:tcW w:w="236" w:type="dxa"/>
            <w:noWrap/>
            <w:hideMark/>
          </w:tcPr>
          <w:p w14:paraId="3C6E92A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8FD1CB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0.01835306</w:t>
            </w:r>
          </w:p>
        </w:tc>
        <w:tc>
          <w:tcPr>
            <w:tcW w:w="236" w:type="dxa"/>
            <w:noWrap/>
            <w:hideMark/>
          </w:tcPr>
          <w:p w14:paraId="2143384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0.09468796</w:t>
            </w:r>
          </w:p>
        </w:tc>
        <w:tc>
          <w:tcPr>
            <w:tcW w:w="236" w:type="dxa"/>
            <w:noWrap/>
            <w:hideMark/>
          </w:tcPr>
          <w:p w14:paraId="2AD1C9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2.79E-05</w:t>
            </w:r>
          </w:p>
        </w:tc>
        <w:tc>
          <w:tcPr>
            <w:tcW w:w="236" w:type="dxa"/>
            <w:noWrap/>
            <w:hideMark/>
          </w:tcPr>
          <w:p w14:paraId="4D3347F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16.9541833</w:t>
            </w:r>
          </w:p>
        </w:tc>
        <w:tc>
          <w:tcPr>
            <w:tcW w:w="236" w:type="dxa"/>
            <w:noWrap/>
            <w:hideMark/>
          </w:tcPr>
          <w:p w14:paraId="435DBA0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15.9886691</w:t>
            </w:r>
          </w:p>
        </w:tc>
        <w:tc>
          <w:tcPr>
            <w:tcW w:w="236" w:type="dxa"/>
            <w:noWrap/>
            <w:hideMark/>
          </w:tcPr>
          <w:p w14:paraId="7DB7A2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0.00014706</w:t>
            </w:r>
          </w:p>
        </w:tc>
      </w:tr>
      <w:tr w:rsidR="008B378D" w:rsidRPr="008B378D" w14:paraId="2331F730" w14:textId="77777777" w:rsidTr="008B378D">
        <w:trPr>
          <w:trHeight w:val="20"/>
        </w:trPr>
        <w:tc>
          <w:tcPr>
            <w:tcW w:w="236" w:type="dxa"/>
            <w:noWrap/>
            <w:hideMark/>
          </w:tcPr>
          <w:p w14:paraId="59141A9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Solanaceae</w:t>
            </w:r>
          </w:p>
        </w:tc>
        <w:tc>
          <w:tcPr>
            <w:tcW w:w="236" w:type="dxa"/>
            <w:noWrap/>
            <w:hideMark/>
          </w:tcPr>
          <w:p w14:paraId="734E3C9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B77969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0.04090887</w:t>
            </w:r>
          </w:p>
        </w:tc>
        <w:tc>
          <w:tcPr>
            <w:tcW w:w="236" w:type="dxa"/>
            <w:noWrap/>
            <w:hideMark/>
          </w:tcPr>
          <w:p w14:paraId="55D8228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0.11920195</w:t>
            </w:r>
          </w:p>
        </w:tc>
        <w:tc>
          <w:tcPr>
            <w:tcW w:w="236" w:type="dxa"/>
            <w:noWrap/>
            <w:hideMark/>
          </w:tcPr>
          <w:p w14:paraId="5FB247F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7.30E-05</w:t>
            </w:r>
          </w:p>
        </w:tc>
        <w:tc>
          <w:tcPr>
            <w:tcW w:w="236" w:type="dxa"/>
            <w:noWrap/>
            <w:hideMark/>
          </w:tcPr>
          <w:p w14:paraId="557F0F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16.7514343</w:t>
            </w:r>
          </w:p>
        </w:tc>
        <w:tc>
          <w:tcPr>
            <w:tcW w:w="236" w:type="dxa"/>
            <w:noWrap/>
            <w:hideMark/>
          </w:tcPr>
          <w:p w14:paraId="0673C3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16.8145424</w:t>
            </w:r>
          </w:p>
        </w:tc>
        <w:tc>
          <w:tcPr>
            <w:tcW w:w="236" w:type="dxa"/>
            <w:noWrap/>
            <w:hideMark/>
          </w:tcPr>
          <w:p w14:paraId="2222916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0.00030601</w:t>
            </w:r>
          </w:p>
        </w:tc>
      </w:tr>
      <w:tr w:rsidR="008B378D" w:rsidRPr="008B378D" w14:paraId="39F9ED5D" w14:textId="77777777" w:rsidTr="008B378D">
        <w:trPr>
          <w:trHeight w:val="20"/>
        </w:trPr>
        <w:tc>
          <w:tcPr>
            <w:tcW w:w="236" w:type="dxa"/>
            <w:noWrap/>
            <w:hideMark/>
          </w:tcPr>
          <w:p w14:paraId="4EE4B83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377AFBC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419E22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0.03367712</w:t>
            </w:r>
          </w:p>
        </w:tc>
        <w:tc>
          <w:tcPr>
            <w:tcW w:w="236" w:type="dxa"/>
            <w:noWrap/>
            <w:hideMark/>
          </w:tcPr>
          <w:p w14:paraId="7006ACD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0.10978934</w:t>
            </w:r>
          </w:p>
        </w:tc>
        <w:tc>
          <w:tcPr>
            <w:tcW w:w="236" w:type="dxa"/>
            <w:noWrap/>
            <w:hideMark/>
          </w:tcPr>
          <w:p w14:paraId="4B22964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3.28E-05</w:t>
            </w:r>
          </w:p>
        </w:tc>
        <w:tc>
          <w:tcPr>
            <w:tcW w:w="236" w:type="dxa"/>
            <w:noWrap/>
            <w:hideMark/>
          </w:tcPr>
          <w:p w14:paraId="08EC866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22.276896</w:t>
            </w:r>
          </w:p>
        </w:tc>
        <w:tc>
          <w:tcPr>
            <w:tcW w:w="236" w:type="dxa"/>
            <w:noWrap/>
            <w:hideMark/>
          </w:tcPr>
          <w:p w14:paraId="74ECD8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22.0518739</w:t>
            </w:r>
          </w:p>
        </w:tc>
        <w:tc>
          <w:tcPr>
            <w:tcW w:w="236" w:type="dxa"/>
            <w:noWrap/>
            <w:hideMark/>
          </w:tcPr>
          <w:p w14:paraId="3D27C69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0.00014929</w:t>
            </w:r>
          </w:p>
        </w:tc>
      </w:tr>
      <w:tr w:rsidR="008B378D" w:rsidRPr="008B378D" w14:paraId="43766D10" w14:textId="77777777" w:rsidTr="008B378D">
        <w:trPr>
          <w:trHeight w:val="20"/>
        </w:trPr>
        <w:tc>
          <w:tcPr>
            <w:tcW w:w="236" w:type="dxa"/>
            <w:noWrap/>
            <w:hideMark/>
          </w:tcPr>
          <w:p w14:paraId="4413DB3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48CD529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7E6A95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0.03081334</w:t>
            </w:r>
          </w:p>
        </w:tc>
        <w:tc>
          <w:tcPr>
            <w:tcW w:w="236" w:type="dxa"/>
            <w:noWrap/>
            <w:hideMark/>
          </w:tcPr>
          <w:p w14:paraId="36FAA4A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0.60214063</w:t>
            </w:r>
          </w:p>
        </w:tc>
        <w:tc>
          <w:tcPr>
            <w:tcW w:w="236" w:type="dxa"/>
            <w:noWrap/>
            <w:hideMark/>
          </w:tcPr>
          <w:p w14:paraId="488B69C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0.00018454</w:t>
            </w:r>
          </w:p>
        </w:tc>
        <w:tc>
          <w:tcPr>
            <w:tcW w:w="236" w:type="dxa"/>
            <w:noWrap/>
            <w:hideMark/>
          </w:tcPr>
          <w:p w14:paraId="2766636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16.0302033</w:t>
            </w:r>
          </w:p>
        </w:tc>
        <w:tc>
          <w:tcPr>
            <w:tcW w:w="236" w:type="dxa"/>
            <w:noWrap/>
            <w:hideMark/>
          </w:tcPr>
          <w:p w14:paraId="1DFFDA9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15.1078576</w:t>
            </w:r>
          </w:p>
        </w:tc>
        <w:tc>
          <w:tcPr>
            <w:tcW w:w="236" w:type="dxa"/>
            <w:noWrap/>
            <w:hideMark/>
          </w:tcPr>
          <w:p w14:paraId="7B7145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0.00014456</w:t>
            </w:r>
          </w:p>
        </w:tc>
      </w:tr>
      <w:tr w:rsidR="008B378D" w:rsidRPr="008B378D" w14:paraId="5CB4B1C8" w14:textId="77777777" w:rsidTr="008B378D">
        <w:trPr>
          <w:trHeight w:val="20"/>
        </w:trPr>
        <w:tc>
          <w:tcPr>
            <w:tcW w:w="236" w:type="dxa"/>
            <w:noWrap/>
            <w:hideMark/>
          </w:tcPr>
          <w:p w14:paraId="3142E9B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Alysseae</w:t>
            </w:r>
            <w:proofErr w:type="spellEnd"/>
          </w:p>
        </w:tc>
        <w:tc>
          <w:tcPr>
            <w:tcW w:w="236" w:type="dxa"/>
            <w:noWrap/>
            <w:hideMark/>
          </w:tcPr>
          <w:p w14:paraId="6F0DB2D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B93421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0.02199708</w:t>
            </w:r>
          </w:p>
        </w:tc>
        <w:tc>
          <w:tcPr>
            <w:tcW w:w="236" w:type="dxa"/>
            <w:noWrap/>
            <w:hideMark/>
          </w:tcPr>
          <w:p w14:paraId="5B5A5D2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6.77642682</w:t>
            </w:r>
          </w:p>
        </w:tc>
        <w:tc>
          <w:tcPr>
            <w:tcW w:w="236" w:type="dxa"/>
            <w:noWrap/>
            <w:hideMark/>
          </w:tcPr>
          <w:p w14:paraId="34B510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0.00172702</w:t>
            </w:r>
          </w:p>
        </w:tc>
        <w:tc>
          <w:tcPr>
            <w:tcW w:w="236" w:type="dxa"/>
            <w:noWrap/>
            <w:hideMark/>
          </w:tcPr>
          <w:p w14:paraId="21380C0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10.5103978</w:t>
            </w:r>
          </w:p>
        </w:tc>
        <w:tc>
          <w:tcPr>
            <w:tcW w:w="236" w:type="dxa"/>
            <w:noWrap/>
            <w:hideMark/>
          </w:tcPr>
          <w:p w14:paraId="7E32BD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10.5140164</w:t>
            </w:r>
          </w:p>
        </w:tc>
        <w:tc>
          <w:tcPr>
            <w:tcW w:w="236" w:type="dxa"/>
            <w:noWrap/>
            <w:hideMark/>
          </w:tcPr>
          <w:p w14:paraId="7BAAA6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0.00011952</w:t>
            </w:r>
          </w:p>
        </w:tc>
      </w:tr>
      <w:tr w:rsidR="008B378D" w:rsidRPr="008B378D" w14:paraId="3A158B20" w14:textId="77777777" w:rsidTr="008B378D">
        <w:trPr>
          <w:trHeight w:val="20"/>
        </w:trPr>
        <w:tc>
          <w:tcPr>
            <w:tcW w:w="236" w:type="dxa"/>
            <w:noWrap/>
            <w:hideMark/>
          </w:tcPr>
          <w:p w14:paraId="1B15257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154C127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26D21D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0.0120018</w:t>
            </w:r>
          </w:p>
        </w:tc>
        <w:tc>
          <w:tcPr>
            <w:tcW w:w="236" w:type="dxa"/>
            <w:noWrap/>
            <w:hideMark/>
          </w:tcPr>
          <w:p w14:paraId="4FB821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0.05283134</w:t>
            </w:r>
          </w:p>
        </w:tc>
        <w:tc>
          <w:tcPr>
            <w:tcW w:w="236" w:type="dxa"/>
            <w:noWrap/>
            <w:hideMark/>
          </w:tcPr>
          <w:p w14:paraId="65E26B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2.51E-05</w:t>
            </w:r>
          </w:p>
        </w:tc>
        <w:tc>
          <w:tcPr>
            <w:tcW w:w="236" w:type="dxa"/>
            <w:noWrap/>
            <w:hideMark/>
          </w:tcPr>
          <w:p w14:paraId="3A524A1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15.7493571</w:t>
            </w:r>
          </w:p>
        </w:tc>
        <w:tc>
          <w:tcPr>
            <w:tcW w:w="236" w:type="dxa"/>
            <w:noWrap/>
            <w:hideMark/>
          </w:tcPr>
          <w:p w14:paraId="01F158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16.1769452</w:t>
            </w:r>
          </w:p>
        </w:tc>
        <w:tc>
          <w:tcPr>
            <w:tcW w:w="236" w:type="dxa"/>
            <w:noWrap/>
            <w:hideMark/>
          </w:tcPr>
          <w:p w14:paraId="22C9FDA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0.00024855</w:t>
            </w:r>
          </w:p>
        </w:tc>
      </w:tr>
      <w:tr w:rsidR="008B378D" w:rsidRPr="008B378D" w14:paraId="55411849" w14:textId="77777777" w:rsidTr="008B378D">
        <w:trPr>
          <w:trHeight w:val="20"/>
        </w:trPr>
        <w:tc>
          <w:tcPr>
            <w:tcW w:w="236" w:type="dxa"/>
            <w:noWrap/>
            <w:hideMark/>
          </w:tcPr>
          <w:p w14:paraId="67871AB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Apioideae</w:t>
            </w:r>
            <w:proofErr w:type="spellEnd"/>
          </w:p>
        </w:tc>
        <w:tc>
          <w:tcPr>
            <w:tcW w:w="236" w:type="dxa"/>
            <w:noWrap/>
            <w:hideMark/>
          </w:tcPr>
          <w:p w14:paraId="45190BB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CE343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0.01301074</w:t>
            </w:r>
          </w:p>
        </w:tc>
        <w:tc>
          <w:tcPr>
            <w:tcW w:w="236" w:type="dxa"/>
            <w:noWrap/>
            <w:hideMark/>
          </w:tcPr>
          <w:p w14:paraId="65A22F9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0.09463659</w:t>
            </w:r>
          </w:p>
        </w:tc>
        <w:tc>
          <w:tcPr>
            <w:tcW w:w="236" w:type="dxa"/>
            <w:noWrap/>
            <w:hideMark/>
          </w:tcPr>
          <w:p w14:paraId="1A0797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6.74E-05</w:t>
            </w:r>
          </w:p>
        </w:tc>
        <w:tc>
          <w:tcPr>
            <w:tcW w:w="236" w:type="dxa"/>
            <w:noWrap/>
            <w:hideMark/>
          </w:tcPr>
          <w:p w14:paraId="3039E11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10.437412</w:t>
            </w:r>
          </w:p>
        </w:tc>
        <w:tc>
          <w:tcPr>
            <w:tcW w:w="236" w:type="dxa"/>
            <w:noWrap/>
            <w:hideMark/>
          </w:tcPr>
          <w:p w14:paraId="377C879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10.4937058</w:t>
            </w:r>
          </w:p>
        </w:tc>
        <w:tc>
          <w:tcPr>
            <w:tcW w:w="236" w:type="dxa"/>
            <w:noWrap/>
            <w:hideMark/>
          </w:tcPr>
          <w:p w14:paraId="3F69B49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0.00035442</w:t>
            </w:r>
          </w:p>
        </w:tc>
      </w:tr>
      <w:tr w:rsidR="008B378D" w:rsidRPr="008B378D" w14:paraId="3B1CB6B4" w14:textId="77777777" w:rsidTr="008B378D">
        <w:trPr>
          <w:trHeight w:val="20"/>
        </w:trPr>
        <w:tc>
          <w:tcPr>
            <w:tcW w:w="236" w:type="dxa"/>
            <w:noWrap/>
            <w:hideMark/>
          </w:tcPr>
          <w:p w14:paraId="3D4D7AC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Arabideae</w:t>
            </w:r>
            <w:proofErr w:type="spellEnd"/>
          </w:p>
        </w:tc>
        <w:tc>
          <w:tcPr>
            <w:tcW w:w="236" w:type="dxa"/>
            <w:noWrap/>
            <w:hideMark/>
          </w:tcPr>
          <w:p w14:paraId="606C822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DCA0C2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0.07987928</w:t>
            </w:r>
          </w:p>
        </w:tc>
        <w:tc>
          <w:tcPr>
            <w:tcW w:w="236" w:type="dxa"/>
            <w:noWrap/>
            <w:hideMark/>
          </w:tcPr>
          <w:p w14:paraId="0B4102E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1.43675206</w:t>
            </w:r>
          </w:p>
        </w:tc>
        <w:tc>
          <w:tcPr>
            <w:tcW w:w="236" w:type="dxa"/>
            <w:noWrap/>
            <w:hideMark/>
          </w:tcPr>
          <w:p w14:paraId="5819C78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0.00151978</w:t>
            </w:r>
          </w:p>
        </w:tc>
        <w:tc>
          <w:tcPr>
            <w:tcW w:w="236" w:type="dxa"/>
            <w:noWrap/>
            <w:hideMark/>
          </w:tcPr>
          <w:p w14:paraId="7008CEA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3.9353687</w:t>
            </w:r>
          </w:p>
        </w:tc>
        <w:tc>
          <w:tcPr>
            <w:tcW w:w="236" w:type="dxa"/>
            <w:noWrap/>
            <w:hideMark/>
          </w:tcPr>
          <w:p w14:paraId="1CEBB3A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3.94547408</w:t>
            </w:r>
          </w:p>
        </w:tc>
        <w:tc>
          <w:tcPr>
            <w:tcW w:w="236" w:type="dxa"/>
            <w:noWrap/>
            <w:hideMark/>
          </w:tcPr>
          <w:p w14:paraId="195709B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0.0005289</w:t>
            </w:r>
          </w:p>
        </w:tc>
      </w:tr>
      <w:tr w:rsidR="008B378D" w:rsidRPr="008B378D" w14:paraId="612E31B7" w14:textId="77777777" w:rsidTr="008B378D">
        <w:trPr>
          <w:trHeight w:val="20"/>
        </w:trPr>
        <w:tc>
          <w:tcPr>
            <w:tcW w:w="236" w:type="dxa"/>
            <w:noWrap/>
            <w:hideMark/>
          </w:tcPr>
          <w:p w14:paraId="5799EF9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4788F8F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CC3699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0.01437154</w:t>
            </w:r>
          </w:p>
        </w:tc>
        <w:tc>
          <w:tcPr>
            <w:tcW w:w="236" w:type="dxa"/>
            <w:noWrap/>
            <w:hideMark/>
          </w:tcPr>
          <w:p w14:paraId="1FB7254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0.12344513</w:t>
            </w:r>
          </w:p>
        </w:tc>
        <w:tc>
          <w:tcPr>
            <w:tcW w:w="236" w:type="dxa"/>
            <w:noWrap/>
            <w:hideMark/>
          </w:tcPr>
          <w:p w14:paraId="501E7A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5.84E-05</w:t>
            </w:r>
          </w:p>
        </w:tc>
        <w:tc>
          <w:tcPr>
            <w:tcW w:w="236" w:type="dxa"/>
            <w:noWrap/>
            <w:hideMark/>
          </w:tcPr>
          <w:p w14:paraId="3C5D9C6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19.2453076</w:t>
            </w:r>
          </w:p>
        </w:tc>
        <w:tc>
          <w:tcPr>
            <w:tcW w:w="236" w:type="dxa"/>
            <w:noWrap/>
            <w:hideMark/>
          </w:tcPr>
          <w:p w14:paraId="6E46D76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18.2078246</w:t>
            </w:r>
          </w:p>
        </w:tc>
        <w:tc>
          <w:tcPr>
            <w:tcW w:w="236" w:type="dxa"/>
            <w:noWrap/>
            <w:hideMark/>
          </w:tcPr>
          <w:p w14:paraId="2EC1F0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0.00023695</w:t>
            </w:r>
          </w:p>
        </w:tc>
      </w:tr>
      <w:tr w:rsidR="008B378D" w:rsidRPr="008B378D" w14:paraId="616E337B" w14:textId="77777777" w:rsidTr="008B378D">
        <w:trPr>
          <w:trHeight w:val="20"/>
        </w:trPr>
        <w:tc>
          <w:tcPr>
            <w:tcW w:w="236" w:type="dxa"/>
            <w:noWrap/>
            <w:hideMark/>
          </w:tcPr>
          <w:p w14:paraId="443619D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Brassiceae</w:t>
            </w:r>
            <w:proofErr w:type="spellEnd"/>
          </w:p>
        </w:tc>
        <w:tc>
          <w:tcPr>
            <w:tcW w:w="236" w:type="dxa"/>
            <w:noWrap/>
            <w:hideMark/>
          </w:tcPr>
          <w:p w14:paraId="6A8A173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EA93EB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0.01854014</w:t>
            </w:r>
          </w:p>
        </w:tc>
        <w:tc>
          <w:tcPr>
            <w:tcW w:w="236" w:type="dxa"/>
            <w:noWrap/>
            <w:hideMark/>
          </w:tcPr>
          <w:p w14:paraId="4DD8EDD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7.38562273</w:t>
            </w:r>
          </w:p>
        </w:tc>
        <w:tc>
          <w:tcPr>
            <w:tcW w:w="236" w:type="dxa"/>
            <w:noWrap/>
            <w:hideMark/>
          </w:tcPr>
          <w:p w14:paraId="162943C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0.0027768</w:t>
            </w:r>
          </w:p>
        </w:tc>
        <w:tc>
          <w:tcPr>
            <w:tcW w:w="236" w:type="dxa"/>
            <w:noWrap/>
            <w:hideMark/>
          </w:tcPr>
          <w:p w14:paraId="4818CCC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13.9219199</w:t>
            </w:r>
          </w:p>
        </w:tc>
        <w:tc>
          <w:tcPr>
            <w:tcW w:w="236" w:type="dxa"/>
            <w:noWrap/>
            <w:hideMark/>
          </w:tcPr>
          <w:p w14:paraId="7A74D8B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13.9410979</w:t>
            </w:r>
          </w:p>
        </w:tc>
        <w:tc>
          <w:tcPr>
            <w:tcW w:w="236" w:type="dxa"/>
            <w:noWrap/>
            <w:hideMark/>
          </w:tcPr>
          <w:p w14:paraId="6FA9D57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0.00019018</w:t>
            </w:r>
          </w:p>
        </w:tc>
      </w:tr>
      <w:tr w:rsidR="008B378D" w:rsidRPr="008B378D" w14:paraId="1EB991F0" w14:textId="77777777" w:rsidTr="008B378D">
        <w:trPr>
          <w:trHeight w:val="20"/>
        </w:trPr>
        <w:tc>
          <w:tcPr>
            <w:tcW w:w="236" w:type="dxa"/>
            <w:noWrap/>
            <w:hideMark/>
          </w:tcPr>
          <w:p w14:paraId="5BB9D10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29496C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968B0E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0.03890428</w:t>
            </w:r>
          </w:p>
        </w:tc>
        <w:tc>
          <w:tcPr>
            <w:tcW w:w="236" w:type="dxa"/>
            <w:noWrap/>
            <w:hideMark/>
          </w:tcPr>
          <w:p w14:paraId="60573D4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1.56747447</w:t>
            </w:r>
          </w:p>
        </w:tc>
        <w:tc>
          <w:tcPr>
            <w:tcW w:w="236" w:type="dxa"/>
            <w:noWrap/>
            <w:hideMark/>
          </w:tcPr>
          <w:p w14:paraId="0DD68F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0.00159958</w:t>
            </w:r>
          </w:p>
        </w:tc>
        <w:tc>
          <w:tcPr>
            <w:tcW w:w="236" w:type="dxa"/>
            <w:noWrap/>
            <w:hideMark/>
          </w:tcPr>
          <w:p w14:paraId="7B4B2E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7.4862357</w:t>
            </w:r>
          </w:p>
        </w:tc>
        <w:tc>
          <w:tcPr>
            <w:tcW w:w="236" w:type="dxa"/>
            <w:noWrap/>
            <w:hideMark/>
          </w:tcPr>
          <w:p w14:paraId="0E432B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7.55988708</w:t>
            </w:r>
          </w:p>
        </w:tc>
        <w:tc>
          <w:tcPr>
            <w:tcW w:w="236" w:type="dxa"/>
            <w:noWrap/>
            <w:hideMark/>
          </w:tcPr>
          <w:p w14:paraId="41F63E1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0.00046145</w:t>
            </w:r>
          </w:p>
        </w:tc>
      </w:tr>
      <w:tr w:rsidR="008B378D" w:rsidRPr="008B378D" w14:paraId="2CF19BAB" w14:textId="77777777" w:rsidTr="008B378D">
        <w:trPr>
          <w:trHeight w:val="20"/>
        </w:trPr>
        <w:tc>
          <w:tcPr>
            <w:tcW w:w="236" w:type="dxa"/>
            <w:noWrap/>
            <w:hideMark/>
          </w:tcPr>
          <w:p w14:paraId="50206EE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Cardueae</w:t>
            </w:r>
            <w:proofErr w:type="spellEnd"/>
          </w:p>
        </w:tc>
        <w:tc>
          <w:tcPr>
            <w:tcW w:w="236" w:type="dxa"/>
            <w:noWrap/>
            <w:hideMark/>
          </w:tcPr>
          <w:p w14:paraId="074AFE5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30C1D7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0.02756332</w:t>
            </w:r>
          </w:p>
        </w:tc>
        <w:tc>
          <w:tcPr>
            <w:tcW w:w="236" w:type="dxa"/>
            <w:noWrap/>
            <w:hideMark/>
          </w:tcPr>
          <w:p w14:paraId="62D2E0C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0.04988559</w:t>
            </w:r>
          </w:p>
        </w:tc>
        <w:tc>
          <w:tcPr>
            <w:tcW w:w="236" w:type="dxa"/>
            <w:noWrap/>
            <w:hideMark/>
          </w:tcPr>
          <w:p w14:paraId="4F0612E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3.24E-05</w:t>
            </w:r>
          </w:p>
        </w:tc>
        <w:tc>
          <w:tcPr>
            <w:tcW w:w="236" w:type="dxa"/>
            <w:noWrap/>
            <w:hideMark/>
          </w:tcPr>
          <w:p w14:paraId="370EFA6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12.2762565</w:t>
            </w:r>
          </w:p>
        </w:tc>
        <w:tc>
          <w:tcPr>
            <w:tcW w:w="236" w:type="dxa"/>
            <w:noWrap/>
            <w:hideMark/>
          </w:tcPr>
          <w:p w14:paraId="54A867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12.347128</w:t>
            </w:r>
          </w:p>
        </w:tc>
        <w:tc>
          <w:tcPr>
            <w:tcW w:w="236" w:type="dxa"/>
            <w:noWrap/>
            <w:hideMark/>
          </w:tcPr>
          <w:p w14:paraId="5BA03A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0.00033127</w:t>
            </w:r>
          </w:p>
        </w:tc>
      </w:tr>
      <w:tr w:rsidR="008B378D" w:rsidRPr="008B378D" w14:paraId="5E31FB87" w14:textId="77777777" w:rsidTr="008B378D">
        <w:trPr>
          <w:trHeight w:val="20"/>
        </w:trPr>
        <w:tc>
          <w:tcPr>
            <w:tcW w:w="236" w:type="dxa"/>
            <w:noWrap/>
            <w:hideMark/>
          </w:tcPr>
          <w:p w14:paraId="4BEDAE0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CES</w:t>
            </w:r>
          </w:p>
        </w:tc>
        <w:tc>
          <w:tcPr>
            <w:tcW w:w="236" w:type="dxa"/>
            <w:noWrap/>
            <w:hideMark/>
          </w:tcPr>
          <w:p w14:paraId="783B657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9B0754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0.02950397</w:t>
            </w:r>
          </w:p>
        </w:tc>
        <w:tc>
          <w:tcPr>
            <w:tcW w:w="236" w:type="dxa"/>
            <w:noWrap/>
            <w:hideMark/>
          </w:tcPr>
          <w:p w14:paraId="218FDF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8.01E-05</w:t>
            </w:r>
          </w:p>
        </w:tc>
        <w:tc>
          <w:tcPr>
            <w:tcW w:w="236" w:type="dxa"/>
            <w:noWrap/>
            <w:hideMark/>
          </w:tcPr>
          <w:p w14:paraId="278813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1.17E-05</w:t>
            </w:r>
          </w:p>
        </w:tc>
        <w:tc>
          <w:tcPr>
            <w:tcW w:w="236" w:type="dxa"/>
            <w:noWrap/>
            <w:hideMark/>
          </w:tcPr>
          <w:p w14:paraId="2A6CA9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5.05167277</w:t>
            </w:r>
          </w:p>
        </w:tc>
        <w:tc>
          <w:tcPr>
            <w:tcW w:w="236" w:type="dxa"/>
            <w:noWrap/>
            <w:hideMark/>
          </w:tcPr>
          <w:p w14:paraId="25A0B13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5.06660478</w:t>
            </w:r>
          </w:p>
        </w:tc>
        <w:tc>
          <w:tcPr>
            <w:tcW w:w="236" w:type="dxa"/>
            <w:noWrap/>
            <w:hideMark/>
          </w:tcPr>
          <w:p w14:paraId="20BBC2E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0.00037914</w:t>
            </w:r>
          </w:p>
        </w:tc>
      </w:tr>
      <w:tr w:rsidR="008B378D" w:rsidRPr="008B378D" w14:paraId="3C6A7694" w14:textId="77777777" w:rsidTr="008B378D">
        <w:trPr>
          <w:trHeight w:val="20"/>
        </w:trPr>
        <w:tc>
          <w:tcPr>
            <w:tcW w:w="236" w:type="dxa"/>
            <w:noWrap/>
            <w:hideMark/>
          </w:tcPr>
          <w:p w14:paraId="3E8B466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0019C26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742C39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0.01107084</w:t>
            </w:r>
          </w:p>
        </w:tc>
        <w:tc>
          <w:tcPr>
            <w:tcW w:w="236" w:type="dxa"/>
            <w:noWrap/>
            <w:hideMark/>
          </w:tcPr>
          <w:p w14:paraId="5756C5E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0.19370296</w:t>
            </w:r>
          </w:p>
        </w:tc>
        <w:tc>
          <w:tcPr>
            <w:tcW w:w="236" w:type="dxa"/>
            <w:noWrap/>
            <w:hideMark/>
          </w:tcPr>
          <w:p w14:paraId="36F3508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1.11E-05</w:t>
            </w:r>
          </w:p>
        </w:tc>
        <w:tc>
          <w:tcPr>
            <w:tcW w:w="236" w:type="dxa"/>
            <w:noWrap/>
            <w:hideMark/>
          </w:tcPr>
          <w:p w14:paraId="2F65904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23.3225387</w:t>
            </w:r>
          </w:p>
        </w:tc>
        <w:tc>
          <w:tcPr>
            <w:tcW w:w="236" w:type="dxa"/>
            <w:noWrap/>
            <w:hideMark/>
          </w:tcPr>
          <w:p w14:paraId="665BEA7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23.327161</w:t>
            </w:r>
          </w:p>
        </w:tc>
        <w:tc>
          <w:tcPr>
            <w:tcW w:w="236" w:type="dxa"/>
            <w:noWrap/>
            <w:hideMark/>
          </w:tcPr>
          <w:p w14:paraId="6F3E19A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2.90E-05</w:t>
            </w:r>
          </w:p>
        </w:tc>
      </w:tr>
      <w:tr w:rsidR="008B378D" w:rsidRPr="008B378D" w14:paraId="20201D7A" w14:textId="77777777" w:rsidTr="008B378D">
        <w:trPr>
          <w:trHeight w:val="20"/>
        </w:trPr>
        <w:tc>
          <w:tcPr>
            <w:tcW w:w="236" w:type="dxa"/>
            <w:noWrap/>
            <w:hideMark/>
          </w:tcPr>
          <w:p w14:paraId="5B53E90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Croton</w:t>
            </w:r>
          </w:p>
        </w:tc>
        <w:tc>
          <w:tcPr>
            <w:tcW w:w="236" w:type="dxa"/>
            <w:noWrap/>
            <w:hideMark/>
          </w:tcPr>
          <w:p w14:paraId="3D20770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183498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0.00522272</w:t>
            </w:r>
          </w:p>
        </w:tc>
        <w:tc>
          <w:tcPr>
            <w:tcW w:w="236" w:type="dxa"/>
            <w:noWrap/>
            <w:hideMark/>
          </w:tcPr>
          <w:p w14:paraId="44A938F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0.09443209</w:t>
            </w:r>
          </w:p>
        </w:tc>
        <w:tc>
          <w:tcPr>
            <w:tcW w:w="236" w:type="dxa"/>
            <w:noWrap/>
            <w:hideMark/>
          </w:tcPr>
          <w:p w14:paraId="2AFAD23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1.77E-05</w:t>
            </w:r>
          </w:p>
        </w:tc>
        <w:tc>
          <w:tcPr>
            <w:tcW w:w="236" w:type="dxa"/>
            <w:noWrap/>
            <w:hideMark/>
          </w:tcPr>
          <w:p w14:paraId="735F5F3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22.5238456</w:t>
            </w:r>
          </w:p>
        </w:tc>
        <w:tc>
          <w:tcPr>
            <w:tcW w:w="236" w:type="dxa"/>
            <w:noWrap/>
            <w:hideMark/>
          </w:tcPr>
          <w:p w14:paraId="2CD3EB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22.5227251</w:t>
            </w:r>
          </w:p>
        </w:tc>
        <w:tc>
          <w:tcPr>
            <w:tcW w:w="236" w:type="dxa"/>
            <w:noWrap/>
            <w:hideMark/>
          </w:tcPr>
          <w:p w14:paraId="58FDEAA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9.53E-05</w:t>
            </w:r>
          </w:p>
        </w:tc>
      </w:tr>
      <w:tr w:rsidR="008B378D" w:rsidRPr="008B378D" w14:paraId="17F8B84E" w14:textId="77777777" w:rsidTr="008B378D">
        <w:trPr>
          <w:trHeight w:val="20"/>
        </w:trPr>
        <w:tc>
          <w:tcPr>
            <w:tcW w:w="236" w:type="dxa"/>
            <w:noWrap/>
            <w:hideMark/>
          </w:tcPr>
          <w:p w14:paraId="0B17A11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Erysimeae</w:t>
            </w:r>
            <w:proofErr w:type="spellEnd"/>
          </w:p>
        </w:tc>
        <w:tc>
          <w:tcPr>
            <w:tcW w:w="236" w:type="dxa"/>
            <w:noWrap/>
            <w:hideMark/>
          </w:tcPr>
          <w:p w14:paraId="248CE6E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C82C7B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0.02713203</w:t>
            </w:r>
          </w:p>
        </w:tc>
        <w:tc>
          <w:tcPr>
            <w:tcW w:w="236" w:type="dxa"/>
            <w:noWrap/>
            <w:hideMark/>
          </w:tcPr>
          <w:p w14:paraId="5034A0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0.57528604</w:t>
            </w:r>
          </w:p>
        </w:tc>
        <w:tc>
          <w:tcPr>
            <w:tcW w:w="236" w:type="dxa"/>
            <w:noWrap/>
            <w:hideMark/>
          </w:tcPr>
          <w:p w14:paraId="0DF3CE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0.00021566</w:t>
            </w:r>
          </w:p>
        </w:tc>
        <w:tc>
          <w:tcPr>
            <w:tcW w:w="236" w:type="dxa"/>
            <w:noWrap/>
            <w:hideMark/>
          </w:tcPr>
          <w:p w14:paraId="5D4E807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9.59452891</w:t>
            </w:r>
          </w:p>
        </w:tc>
        <w:tc>
          <w:tcPr>
            <w:tcW w:w="236" w:type="dxa"/>
            <w:noWrap/>
            <w:hideMark/>
          </w:tcPr>
          <w:p w14:paraId="27A47A8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9.5930655</w:t>
            </w:r>
          </w:p>
        </w:tc>
        <w:tc>
          <w:tcPr>
            <w:tcW w:w="236" w:type="dxa"/>
            <w:noWrap/>
            <w:hideMark/>
          </w:tcPr>
          <w:p w14:paraId="6BFE5B1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0.00023058</w:t>
            </w:r>
          </w:p>
        </w:tc>
      </w:tr>
      <w:tr w:rsidR="008B378D" w:rsidRPr="008B378D" w14:paraId="7AC2509F" w14:textId="77777777" w:rsidTr="008B378D">
        <w:trPr>
          <w:trHeight w:val="20"/>
        </w:trPr>
        <w:tc>
          <w:tcPr>
            <w:tcW w:w="236" w:type="dxa"/>
            <w:noWrap/>
            <w:hideMark/>
          </w:tcPr>
          <w:p w14:paraId="3BC33811"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Euclidieae</w:t>
            </w:r>
            <w:proofErr w:type="spellEnd"/>
          </w:p>
        </w:tc>
        <w:tc>
          <w:tcPr>
            <w:tcW w:w="236" w:type="dxa"/>
            <w:noWrap/>
            <w:hideMark/>
          </w:tcPr>
          <w:p w14:paraId="4B4AB2B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BB664A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0.0541651</w:t>
            </w:r>
          </w:p>
        </w:tc>
        <w:tc>
          <w:tcPr>
            <w:tcW w:w="236" w:type="dxa"/>
            <w:noWrap/>
            <w:hideMark/>
          </w:tcPr>
          <w:p w14:paraId="6F403C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1.44339278</w:t>
            </w:r>
          </w:p>
        </w:tc>
        <w:tc>
          <w:tcPr>
            <w:tcW w:w="236" w:type="dxa"/>
            <w:noWrap/>
            <w:hideMark/>
          </w:tcPr>
          <w:p w14:paraId="0E5EC31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0.00119481</w:t>
            </w:r>
          </w:p>
        </w:tc>
        <w:tc>
          <w:tcPr>
            <w:tcW w:w="236" w:type="dxa"/>
            <w:noWrap/>
            <w:hideMark/>
          </w:tcPr>
          <w:p w14:paraId="646E035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-1.2958894</w:t>
            </w:r>
          </w:p>
        </w:tc>
        <w:tc>
          <w:tcPr>
            <w:tcW w:w="236" w:type="dxa"/>
            <w:noWrap/>
            <w:hideMark/>
          </w:tcPr>
          <w:p w14:paraId="6B8237B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-0.7259879</w:t>
            </w:r>
          </w:p>
        </w:tc>
        <w:tc>
          <w:tcPr>
            <w:tcW w:w="236" w:type="dxa"/>
            <w:noWrap/>
            <w:hideMark/>
          </w:tcPr>
          <w:p w14:paraId="7D9FE9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0.00066824</w:t>
            </w:r>
          </w:p>
        </w:tc>
      </w:tr>
      <w:tr w:rsidR="008B378D" w:rsidRPr="008B378D" w14:paraId="72DB91BC" w14:textId="77777777" w:rsidTr="008B378D">
        <w:trPr>
          <w:trHeight w:val="20"/>
        </w:trPr>
        <w:tc>
          <w:tcPr>
            <w:tcW w:w="236" w:type="dxa"/>
            <w:noWrap/>
            <w:hideMark/>
          </w:tcPr>
          <w:p w14:paraId="0B9BD0C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73A56D9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C69E0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0.01231403</w:t>
            </w:r>
          </w:p>
        </w:tc>
        <w:tc>
          <w:tcPr>
            <w:tcW w:w="236" w:type="dxa"/>
            <w:noWrap/>
            <w:hideMark/>
          </w:tcPr>
          <w:p w14:paraId="74DCDD8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0.07407</w:t>
            </w:r>
          </w:p>
        </w:tc>
        <w:tc>
          <w:tcPr>
            <w:tcW w:w="236" w:type="dxa"/>
            <w:noWrap/>
            <w:hideMark/>
          </w:tcPr>
          <w:p w14:paraId="582C7DD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4.02E-05</w:t>
            </w:r>
          </w:p>
        </w:tc>
        <w:tc>
          <w:tcPr>
            <w:tcW w:w="236" w:type="dxa"/>
            <w:noWrap/>
            <w:hideMark/>
          </w:tcPr>
          <w:p w14:paraId="3DE427E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19.3179258</w:t>
            </w:r>
          </w:p>
        </w:tc>
        <w:tc>
          <w:tcPr>
            <w:tcW w:w="236" w:type="dxa"/>
            <w:noWrap/>
            <w:hideMark/>
          </w:tcPr>
          <w:p w14:paraId="74DC76E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19.3162748</w:t>
            </w:r>
          </w:p>
        </w:tc>
        <w:tc>
          <w:tcPr>
            <w:tcW w:w="236" w:type="dxa"/>
            <w:noWrap/>
            <w:hideMark/>
          </w:tcPr>
          <w:p w14:paraId="48C970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0.00027108</w:t>
            </w:r>
          </w:p>
        </w:tc>
      </w:tr>
      <w:tr w:rsidR="008B378D" w:rsidRPr="008B378D" w14:paraId="02302D36" w14:textId="77777777" w:rsidTr="008B378D">
        <w:trPr>
          <w:trHeight w:val="20"/>
        </w:trPr>
        <w:tc>
          <w:tcPr>
            <w:tcW w:w="236" w:type="dxa"/>
            <w:noWrap/>
            <w:hideMark/>
          </w:tcPr>
          <w:p w14:paraId="6C72C74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0A54549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03E4F0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0.00224955</w:t>
            </w:r>
          </w:p>
        </w:tc>
        <w:tc>
          <w:tcPr>
            <w:tcW w:w="236" w:type="dxa"/>
            <w:noWrap/>
            <w:hideMark/>
          </w:tcPr>
          <w:p w14:paraId="516A39B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0.01142421</w:t>
            </w:r>
          </w:p>
        </w:tc>
        <w:tc>
          <w:tcPr>
            <w:tcW w:w="236" w:type="dxa"/>
            <w:noWrap/>
            <w:hideMark/>
          </w:tcPr>
          <w:p w14:paraId="73345B6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8.21E-06</w:t>
            </w:r>
          </w:p>
        </w:tc>
        <w:tc>
          <w:tcPr>
            <w:tcW w:w="236" w:type="dxa"/>
            <w:noWrap/>
            <w:hideMark/>
          </w:tcPr>
          <w:p w14:paraId="3AA41E7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35.6042325</w:t>
            </w:r>
          </w:p>
        </w:tc>
        <w:tc>
          <w:tcPr>
            <w:tcW w:w="236" w:type="dxa"/>
            <w:noWrap/>
            <w:hideMark/>
          </w:tcPr>
          <w:p w14:paraId="4530B79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19.204447</w:t>
            </w:r>
          </w:p>
        </w:tc>
        <w:tc>
          <w:tcPr>
            <w:tcW w:w="236" w:type="dxa"/>
            <w:noWrap/>
            <w:hideMark/>
          </w:tcPr>
          <w:p w14:paraId="78FFA37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0.00034181</w:t>
            </w:r>
          </w:p>
        </w:tc>
      </w:tr>
      <w:tr w:rsidR="008B378D" w:rsidRPr="008B378D" w14:paraId="00350338" w14:textId="77777777" w:rsidTr="008B378D">
        <w:trPr>
          <w:trHeight w:val="20"/>
        </w:trPr>
        <w:tc>
          <w:tcPr>
            <w:tcW w:w="236" w:type="dxa"/>
            <w:noWrap/>
            <w:hideMark/>
          </w:tcPr>
          <w:p w14:paraId="0D431DA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62D5498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B7220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0.00193145</w:t>
            </w:r>
          </w:p>
        </w:tc>
        <w:tc>
          <w:tcPr>
            <w:tcW w:w="236" w:type="dxa"/>
            <w:noWrap/>
            <w:hideMark/>
          </w:tcPr>
          <w:p w14:paraId="5446DAE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0.02400397</w:t>
            </w:r>
          </w:p>
        </w:tc>
        <w:tc>
          <w:tcPr>
            <w:tcW w:w="236" w:type="dxa"/>
            <w:noWrap/>
            <w:hideMark/>
          </w:tcPr>
          <w:p w14:paraId="3D492FC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5.42E-06</w:t>
            </w:r>
          </w:p>
        </w:tc>
        <w:tc>
          <w:tcPr>
            <w:tcW w:w="236" w:type="dxa"/>
            <w:noWrap/>
            <w:hideMark/>
          </w:tcPr>
          <w:p w14:paraId="3BBBC1C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22.5575966</w:t>
            </w:r>
          </w:p>
        </w:tc>
        <w:tc>
          <w:tcPr>
            <w:tcW w:w="236" w:type="dxa"/>
            <w:noWrap/>
            <w:hideMark/>
          </w:tcPr>
          <w:p w14:paraId="2D060E9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22.576185</w:t>
            </w:r>
          </w:p>
        </w:tc>
        <w:tc>
          <w:tcPr>
            <w:tcW w:w="236" w:type="dxa"/>
            <w:noWrap/>
            <w:hideMark/>
          </w:tcPr>
          <w:p w14:paraId="5C6A972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0.00011109</w:t>
            </w:r>
          </w:p>
        </w:tc>
      </w:tr>
      <w:tr w:rsidR="008B378D" w:rsidRPr="008B378D" w14:paraId="6B2C3A0E" w14:textId="77777777" w:rsidTr="008B378D">
        <w:trPr>
          <w:trHeight w:val="20"/>
        </w:trPr>
        <w:tc>
          <w:tcPr>
            <w:tcW w:w="236" w:type="dxa"/>
            <w:noWrap/>
            <w:hideMark/>
          </w:tcPr>
          <w:p w14:paraId="0CC9253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BA6108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CD4762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0.02447892</w:t>
            </w:r>
          </w:p>
        </w:tc>
        <w:tc>
          <w:tcPr>
            <w:tcW w:w="236" w:type="dxa"/>
            <w:noWrap/>
            <w:hideMark/>
          </w:tcPr>
          <w:p w14:paraId="0DC4A6F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5.34179125</w:t>
            </w:r>
          </w:p>
        </w:tc>
        <w:tc>
          <w:tcPr>
            <w:tcW w:w="236" w:type="dxa"/>
            <w:noWrap/>
            <w:hideMark/>
          </w:tcPr>
          <w:p w14:paraId="4C4550B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0.00021505</w:t>
            </w:r>
          </w:p>
        </w:tc>
        <w:tc>
          <w:tcPr>
            <w:tcW w:w="236" w:type="dxa"/>
            <w:noWrap/>
            <w:hideMark/>
          </w:tcPr>
          <w:p w14:paraId="1A35EB7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15.7401801</w:t>
            </w:r>
          </w:p>
        </w:tc>
        <w:tc>
          <w:tcPr>
            <w:tcW w:w="236" w:type="dxa"/>
            <w:noWrap/>
            <w:hideMark/>
          </w:tcPr>
          <w:p w14:paraId="219751E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15.7456377</w:t>
            </w:r>
          </w:p>
        </w:tc>
        <w:tc>
          <w:tcPr>
            <w:tcW w:w="236" w:type="dxa"/>
            <w:noWrap/>
            <w:hideMark/>
          </w:tcPr>
          <w:p w14:paraId="452D052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1.97E-05</w:t>
            </w:r>
          </w:p>
        </w:tc>
      </w:tr>
      <w:tr w:rsidR="008B378D" w:rsidRPr="008B378D" w14:paraId="32AD1A96" w14:textId="77777777" w:rsidTr="008B378D">
        <w:trPr>
          <w:trHeight w:val="20"/>
        </w:trPr>
        <w:tc>
          <w:tcPr>
            <w:tcW w:w="236" w:type="dxa"/>
            <w:noWrap/>
            <w:hideMark/>
          </w:tcPr>
          <w:p w14:paraId="1ABC197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Hypericum</w:t>
            </w:r>
          </w:p>
        </w:tc>
        <w:tc>
          <w:tcPr>
            <w:tcW w:w="236" w:type="dxa"/>
            <w:noWrap/>
            <w:hideMark/>
          </w:tcPr>
          <w:p w14:paraId="3D29666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84A99D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0.01696327</w:t>
            </w:r>
          </w:p>
        </w:tc>
        <w:tc>
          <w:tcPr>
            <w:tcW w:w="236" w:type="dxa"/>
            <w:noWrap/>
            <w:hideMark/>
          </w:tcPr>
          <w:p w14:paraId="60FDBDA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0.38829114</w:t>
            </w:r>
          </w:p>
        </w:tc>
        <w:tc>
          <w:tcPr>
            <w:tcW w:w="236" w:type="dxa"/>
            <w:noWrap/>
            <w:hideMark/>
          </w:tcPr>
          <w:p w14:paraId="016282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0.00015788</w:t>
            </w:r>
          </w:p>
        </w:tc>
        <w:tc>
          <w:tcPr>
            <w:tcW w:w="236" w:type="dxa"/>
            <w:noWrap/>
            <w:hideMark/>
          </w:tcPr>
          <w:p w14:paraId="3B37E40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15.1333481</w:t>
            </w:r>
          </w:p>
        </w:tc>
        <w:tc>
          <w:tcPr>
            <w:tcW w:w="236" w:type="dxa"/>
            <w:noWrap/>
            <w:hideMark/>
          </w:tcPr>
          <w:p w14:paraId="6A336A8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15.1298741</w:t>
            </w:r>
          </w:p>
        </w:tc>
        <w:tc>
          <w:tcPr>
            <w:tcW w:w="236" w:type="dxa"/>
            <w:noWrap/>
            <w:hideMark/>
          </w:tcPr>
          <w:p w14:paraId="5189E89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0.00020352</w:t>
            </w:r>
          </w:p>
        </w:tc>
      </w:tr>
      <w:tr w:rsidR="008B378D" w:rsidRPr="008B378D" w14:paraId="535BDF1E" w14:textId="77777777" w:rsidTr="008B378D">
        <w:trPr>
          <w:trHeight w:val="20"/>
        </w:trPr>
        <w:tc>
          <w:tcPr>
            <w:tcW w:w="236" w:type="dxa"/>
            <w:noWrap/>
            <w:hideMark/>
          </w:tcPr>
          <w:p w14:paraId="35E1C0A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Lepidieae</w:t>
            </w:r>
            <w:proofErr w:type="spellEnd"/>
          </w:p>
        </w:tc>
        <w:tc>
          <w:tcPr>
            <w:tcW w:w="236" w:type="dxa"/>
            <w:noWrap/>
            <w:hideMark/>
          </w:tcPr>
          <w:p w14:paraId="30A8066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90996E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0.24003825</w:t>
            </w:r>
          </w:p>
        </w:tc>
        <w:tc>
          <w:tcPr>
            <w:tcW w:w="236" w:type="dxa"/>
            <w:noWrap/>
            <w:hideMark/>
          </w:tcPr>
          <w:p w14:paraId="3FEFB3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0.07966505</w:t>
            </w:r>
          </w:p>
        </w:tc>
        <w:tc>
          <w:tcPr>
            <w:tcW w:w="236" w:type="dxa"/>
            <w:noWrap/>
            <w:hideMark/>
          </w:tcPr>
          <w:p w14:paraId="69D37D0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8.02E-05</w:t>
            </w:r>
          </w:p>
        </w:tc>
        <w:tc>
          <w:tcPr>
            <w:tcW w:w="236" w:type="dxa"/>
            <w:noWrap/>
            <w:hideMark/>
          </w:tcPr>
          <w:p w14:paraId="717120C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14.3604909</w:t>
            </w:r>
          </w:p>
        </w:tc>
        <w:tc>
          <w:tcPr>
            <w:tcW w:w="236" w:type="dxa"/>
            <w:noWrap/>
            <w:hideMark/>
          </w:tcPr>
          <w:p w14:paraId="1C046A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14.3605583</w:t>
            </w:r>
          </w:p>
        </w:tc>
        <w:tc>
          <w:tcPr>
            <w:tcW w:w="236" w:type="dxa"/>
            <w:noWrap/>
            <w:hideMark/>
          </w:tcPr>
          <w:p w14:paraId="7082574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0.00105854</w:t>
            </w:r>
          </w:p>
        </w:tc>
      </w:tr>
      <w:tr w:rsidR="008B378D" w:rsidRPr="008B378D" w14:paraId="54E5CE25" w14:textId="77777777" w:rsidTr="008B378D">
        <w:trPr>
          <w:trHeight w:val="20"/>
        </w:trPr>
        <w:tc>
          <w:tcPr>
            <w:tcW w:w="236" w:type="dxa"/>
            <w:noWrap/>
            <w:hideMark/>
          </w:tcPr>
          <w:p w14:paraId="068B59F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Lupinus</w:t>
            </w:r>
          </w:p>
        </w:tc>
        <w:tc>
          <w:tcPr>
            <w:tcW w:w="236" w:type="dxa"/>
            <w:noWrap/>
            <w:hideMark/>
          </w:tcPr>
          <w:p w14:paraId="2B06367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8632FE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0.17200849</w:t>
            </w:r>
          </w:p>
        </w:tc>
        <w:tc>
          <w:tcPr>
            <w:tcW w:w="236" w:type="dxa"/>
            <w:noWrap/>
            <w:hideMark/>
          </w:tcPr>
          <w:p w14:paraId="0031296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0.00771825</w:t>
            </w:r>
          </w:p>
        </w:tc>
        <w:tc>
          <w:tcPr>
            <w:tcW w:w="236" w:type="dxa"/>
            <w:noWrap/>
            <w:hideMark/>
          </w:tcPr>
          <w:p w14:paraId="790F0E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9.51E-05</w:t>
            </w:r>
          </w:p>
        </w:tc>
        <w:tc>
          <w:tcPr>
            <w:tcW w:w="236" w:type="dxa"/>
            <w:noWrap/>
            <w:hideMark/>
          </w:tcPr>
          <w:p w14:paraId="519E693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13.7664455</w:t>
            </w:r>
          </w:p>
        </w:tc>
        <w:tc>
          <w:tcPr>
            <w:tcW w:w="236" w:type="dxa"/>
            <w:noWrap/>
            <w:hideMark/>
          </w:tcPr>
          <w:p w14:paraId="4537986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13.7887147</w:t>
            </w:r>
          </w:p>
        </w:tc>
        <w:tc>
          <w:tcPr>
            <w:tcW w:w="236" w:type="dxa"/>
            <w:noWrap/>
            <w:hideMark/>
          </w:tcPr>
          <w:p w14:paraId="00DDB7E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0.00051338</w:t>
            </w:r>
          </w:p>
        </w:tc>
      </w:tr>
      <w:tr w:rsidR="008B378D" w:rsidRPr="008B378D" w14:paraId="423316A4" w14:textId="77777777" w:rsidTr="008B378D">
        <w:trPr>
          <w:trHeight w:val="20"/>
        </w:trPr>
        <w:tc>
          <w:tcPr>
            <w:tcW w:w="236" w:type="dxa"/>
            <w:noWrap/>
            <w:hideMark/>
          </w:tcPr>
          <w:p w14:paraId="0F22537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32E98C8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4C0A7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0.02562137</w:t>
            </w:r>
          </w:p>
        </w:tc>
        <w:tc>
          <w:tcPr>
            <w:tcW w:w="236" w:type="dxa"/>
            <w:noWrap/>
            <w:hideMark/>
          </w:tcPr>
          <w:p w14:paraId="2DDF1EC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0.07225652</w:t>
            </w:r>
          </w:p>
        </w:tc>
        <w:tc>
          <w:tcPr>
            <w:tcW w:w="236" w:type="dxa"/>
            <w:noWrap/>
            <w:hideMark/>
          </w:tcPr>
          <w:p w14:paraId="63AC57B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4.35E-05</w:t>
            </w:r>
          </w:p>
        </w:tc>
        <w:tc>
          <w:tcPr>
            <w:tcW w:w="236" w:type="dxa"/>
            <w:noWrap/>
            <w:hideMark/>
          </w:tcPr>
          <w:p w14:paraId="65ACD8E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12.0365717</w:t>
            </w:r>
          </w:p>
        </w:tc>
        <w:tc>
          <w:tcPr>
            <w:tcW w:w="236" w:type="dxa"/>
            <w:noWrap/>
            <w:hideMark/>
          </w:tcPr>
          <w:p w14:paraId="3309C0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12.1366828</w:t>
            </w:r>
          </w:p>
        </w:tc>
        <w:tc>
          <w:tcPr>
            <w:tcW w:w="236" w:type="dxa"/>
            <w:noWrap/>
            <w:hideMark/>
          </w:tcPr>
          <w:p w14:paraId="1838481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0.00029724</w:t>
            </w:r>
          </w:p>
        </w:tc>
      </w:tr>
      <w:tr w:rsidR="008B378D" w:rsidRPr="008B378D" w14:paraId="6A89A3ED" w14:textId="77777777" w:rsidTr="008B378D">
        <w:trPr>
          <w:trHeight w:val="20"/>
        </w:trPr>
        <w:tc>
          <w:tcPr>
            <w:tcW w:w="236" w:type="dxa"/>
            <w:noWrap/>
            <w:hideMark/>
          </w:tcPr>
          <w:p w14:paraId="3CF85B7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Onagraceae</w:t>
            </w:r>
            <w:proofErr w:type="spellEnd"/>
          </w:p>
        </w:tc>
        <w:tc>
          <w:tcPr>
            <w:tcW w:w="236" w:type="dxa"/>
            <w:noWrap/>
            <w:hideMark/>
          </w:tcPr>
          <w:p w14:paraId="1ED9751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76DC82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0.01231289</w:t>
            </w:r>
          </w:p>
        </w:tc>
        <w:tc>
          <w:tcPr>
            <w:tcW w:w="236" w:type="dxa"/>
            <w:noWrap/>
            <w:hideMark/>
          </w:tcPr>
          <w:p w14:paraId="69A5318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0.33838161</w:t>
            </w:r>
          </w:p>
        </w:tc>
        <w:tc>
          <w:tcPr>
            <w:tcW w:w="236" w:type="dxa"/>
            <w:noWrap/>
            <w:hideMark/>
          </w:tcPr>
          <w:p w14:paraId="0168DC7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0.00035963</w:t>
            </w:r>
          </w:p>
        </w:tc>
        <w:tc>
          <w:tcPr>
            <w:tcW w:w="236" w:type="dxa"/>
            <w:noWrap/>
            <w:hideMark/>
          </w:tcPr>
          <w:p w14:paraId="2EDE4FF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14.5595015</w:t>
            </w:r>
          </w:p>
        </w:tc>
        <w:tc>
          <w:tcPr>
            <w:tcW w:w="236" w:type="dxa"/>
            <w:noWrap/>
            <w:hideMark/>
          </w:tcPr>
          <w:p w14:paraId="21AF94C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14.5592252</w:t>
            </w:r>
          </w:p>
        </w:tc>
        <w:tc>
          <w:tcPr>
            <w:tcW w:w="236" w:type="dxa"/>
            <w:noWrap/>
            <w:hideMark/>
          </w:tcPr>
          <w:p w14:paraId="67EC2D1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0.00052732</w:t>
            </w:r>
          </w:p>
        </w:tc>
      </w:tr>
      <w:tr w:rsidR="008B378D" w:rsidRPr="008B378D" w14:paraId="69E748DE" w14:textId="77777777" w:rsidTr="008B378D">
        <w:trPr>
          <w:trHeight w:val="20"/>
        </w:trPr>
        <w:tc>
          <w:tcPr>
            <w:tcW w:w="236" w:type="dxa"/>
            <w:noWrap/>
            <w:hideMark/>
          </w:tcPr>
          <w:p w14:paraId="3D62ACD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Orobanchaceae</w:t>
            </w:r>
          </w:p>
        </w:tc>
        <w:tc>
          <w:tcPr>
            <w:tcW w:w="236" w:type="dxa"/>
            <w:noWrap/>
            <w:hideMark/>
          </w:tcPr>
          <w:p w14:paraId="0D8D839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8FEA0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0.04045963</w:t>
            </w:r>
          </w:p>
        </w:tc>
        <w:tc>
          <w:tcPr>
            <w:tcW w:w="236" w:type="dxa"/>
            <w:noWrap/>
            <w:hideMark/>
          </w:tcPr>
          <w:p w14:paraId="2B5D94F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0.0930598</w:t>
            </w:r>
          </w:p>
        </w:tc>
        <w:tc>
          <w:tcPr>
            <w:tcW w:w="236" w:type="dxa"/>
            <w:noWrap/>
            <w:hideMark/>
          </w:tcPr>
          <w:p w14:paraId="4028D5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0.00013524</w:t>
            </w:r>
          </w:p>
        </w:tc>
        <w:tc>
          <w:tcPr>
            <w:tcW w:w="236" w:type="dxa"/>
            <w:noWrap/>
            <w:hideMark/>
          </w:tcPr>
          <w:p w14:paraId="798D76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12.8453955</w:t>
            </w:r>
          </w:p>
        </w:tc>
        <w:tc>
          <w:tcPr>
            <w:tcW w:w="236" w:type="dxa"/>
            <w:noWrap/>
            <w:hideMark/>
          </w:tcPr>
          <w:p w14:paraId="430204F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12.9271392</w:t>
            </w:r>
          </w:p>
        </w:tc>
        <w:tc>
          <w:tcPr>
            <w:tcW w:w="236" w:type="dxa"/>
            <w:noWrap/>
            <w:hideMark/>
          </w:tcPr>
          <w:p w14:paraId="3F84EF9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0.00070211</w:t>
            </w:r>
          </w:p>
        </w:tc>
      </w:tr>
      <w:tr w:rsidR="008B378D" w:rsidRPr="008B378D" w14:paraId="481BABF6" w14:textId="77777777" w:rsidTr="008B378D">
        <w:trPr>
          <w:trHeight w:val="20"/>
        </w:trPr>
        <w:tc>
          <w:tcPr>
            <w:tcW w:w="236" w:type="dxa"/>
            <w:noWrap/>
            <w:hideMark/>
          </w:tcPr>
          <w:p w14:paraId="68E3598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74EE1A3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D713E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0.04224172</w:t>
            </w:r>
          </w:p>
        </w:tc>
        <w:tc>
          <w:tcPr>
            <w:tcW w:w="236" w:type="dxa"/>
            <w:noWrap/>
            <w:hideMark/>
          </w:tcPr>
          <w:p w14:paraId="2C6DD79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5.12319916</w:t>
            </w:r>
          </w:p>
        </w:tc>
        <w:tc>
          <w:tcPr>
            <w:tcW w:w="236" w:type="dxa"/>
            <w:noWrap/>
            <w:hideMark/>
          </w:tcPr>
          <w:p w14:paraId="0CF5B5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0.00143819</w:t>
            </w:r>
          </w:p>
        </w:tc>
        <w:tc>
          <w:tcPr>
            <w:tcW w:w="236" w:type="dxa"/>
            <w:noWrap/>
            <w:hideMark/>
          </w:tcPr>
          <w:p w14:paraId="493DAEB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20.9175867</w:t>
            </w:r>
          </w:p>
        </w:tc>
        <w:tc>
          <w:tcPr>
            <w:tcW w:w="236" w:type="dxa"/>
            <w:noWrap/>
            <w:hideMark/>
          </w:tcPr>
          <w:p w14:paraId="5E64DBC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20.9224078</w:t>
            </w:r>
          </w:p>
        </w:tc>
        <w:tc>
          <w:tcPr>
            <w:tcW w:w="236" w:type="dxa"/>
            <w:noWrap/>
            <w:hideMark/>
          </w:tcPr>
          <w:p w14:paraId="5E5042B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0.00014036</w:t>
            </w:r>
          </w:p>
        </w:tc>
      </w:tr>
      <w:tr w:rsidR="008B378D" w:rsidRPr="008B378D" w14:paraId="0A00D993" w14:textId="77777777" w:rsidTr="008B378D">
        <w:trPr>
          <w:trHeight w:val="20"/>
        </w:trPr>
        <w:tc>
          <w:tcPr>
            <w:tcW w:w="236" w:type="dxa"/>
            <w:noWrap/>
            <w:hideMark/>
          </w:tcPr>
          <w:p w14:paraId="68A0DB8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7E1297B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A543B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0.01061253</w:t>
            </w:r>
          </w:p>
        </w:tc>
        <w:tc>
          <w:tcPr>
            <w:tcW w:w="236" w:type="dxa"/>
            <w:noWrap/>
            <w:hideMark/>
          </w:tcPr>
          <w:p w14:paraId="7C8411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0.0500847</w:t>
            </w:r>
          </w:p>
        </w:tc>
        <w:tc>
          <w:tcPr>
            <w:tcW w:w="236" w:type="dxa"/>
            <w:noWrap/>
            <w:hideMark/>
          </w:tcPr>
          <w:p w14:paraId="718E3E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6.56E-05</w:t>
            </w:r>
          </w:p>
        </w:tc>
        <w:tc>
          <w:tcPr>
            <w:tcW w:w="236" w:type="dxa"/>
            <w:noWrap/>
            <w:hideMark/>
          </w:tcPr>
          <w:p w14:paraId="78F3BE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13.3968991</w:t>
            </w:r>
          </w:p>
        </w:tc>
        <w:tc>
          <w:tcPr>
            <w:tcW w:w="236" w:type="dxa"/>
            <w:noWrap/>
            <w:hideMark/>
          </w:tcPr>
          <w:p w14:paraId="39E30E3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13.4439605</w:t>
            </w:r>
          </w:p>
        </w:tc>
        <w:tc>
          <w:tcPr>
            <w:tcW w:w="236" w:type="dxa"/>
            <w:noWrap/>
            <w:hideMark/>
          </w:tcPr>
          <w:p w14:paraId="56A4C40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0.00053359</w:t>
            </w:r>
          </w:p>
        </w:tc>
      </w:tr>
      <w:tr w:rsidR="008B378D" w:rsidRPr="008B378D" w14:paraId="14C0C235" w14:textId="77777777" w:rsidTr="008B378D">
        <w:trPr>
          <w:trHeight w:val="20"/>
        </w:trPr>
        <w:tc>
          <w:tcPr>
            <w:tcW w:w="236" w:type="dxa"/>
            <w:noWrap/>
            <w:hideMark/>
          </w:tcPr>
          <w:p w14:paraId="5DA7832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Pooideae</w:t>
            </w:r>
            <w:proofErr w:type="spellEnd"/>
          </w:p>
        </w:tc>
        <w:tc>
          <w:tcPr>
            <w:tcW w:w="236" w:type="dxa"/>
            <w:noWrap/>
            <w:hideMark/>
          </w:tcPr>
          <w:p w14:paraId="7E5ED26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6BA502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0.0305447</w:t>
            </w:r>
          </w:p>
        </w:tc>
        <w:tc>
          <w:tcPr>
            <w:tcW w:w="236" w:type="dxa"/>
            <w:noWrap/>
            <w:hideMark/>
          </w:tcPr>
          <w:p w14:paraId="04A0909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2.24398818</w:t>
            </w:r>
          </w:p>
        </w:tc>
        <w:tc>
          <w:tcPr>
            <w:tcW w:w="236" w:type="dxa"/>
            <w:noWrap/>
            <w:hideMark/>
          </w:tcPr>
          <w:p w14:paraId="1ED8278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0.00230108</w:t>
            </w:r>
          </w:p>
        </w:tc>
        <w:tc>
          <w:tcPr>
            <w:tcW w:w="236" w:type="dxa"/>
            <w:noWrap/>
            <w:hideMark/>
          </w:tcPr>
          <w:p w14:paraId="6571601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7.20217553</w:t>
            </w:r>
          </w:p>
        </w:tc>
        <w:tc>
          <w:tcPr>
            <w:tcW w:w="236" w:type="dxa"/>
            <w:noWrap/>
            <w:hideMark/>
          </w:tcPr>
          <w:p w14:paraId="49809B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7.22005428</w:t>
            </w:r>
          </w:p>
        </w:tc>
        <w:tc>
          <w:tcPr>
            <w:tcW w:w="236" w:type="dxa"/>
            <w:noWrap/>
            <w:hideMark/>
          </w:tcPr>
          <w:p w14:paraId="65CD6C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0.00051208</w:t>
            </w:r>
          </w:p>
        </w:tc>
      </w:tr>
      <w:tr w:rsidR="008B378D" w:rsidRPr="008B378D" w14:paraId="04177B75" w14:textId="77777777" w:rsidTr="008B378D">
        <w:trPr>
          <w:trHeight w:val="20"/>
        </w:trPr>
        <w:tc>
          <w:tcPr>
            <w:tcW w:w="236" w:type="dxa"/>
            <w:noWrap/>
            <w:hideMark/>
          </w:tcPr>
          <w:p w14:paraId="41E724E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5B7E730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D0EA7B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0.01059084</w:t>
            </w:r>
          </w:p>
        </w:tc>
        <w:tc>
          <w:tcPr>
            <w:tcW w:w="236" w:type="dxa"/>
            <w:noWrap/>
            <w:hideMark/>
          </w:tcPr>
          <w:p w14:paraId="56459DE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0.1964767</w:t>
            </w:r>
          </w:p>
        </w:tc>
        <w:tc>
          <w:tcPr>
            <w:tcW w:w="236" w:type="dxa"/>
            <w:noWrap/>
            <w:hideMark/>
          </w:tcPr>
          <w:p w14:paraId="47C69EA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0.00015072</w:t>
            </w:r>
          </w:p>
        </w:tc>
        <w:tc>
          <w:tcPr>
            <w:tcW w:w="236" w:type="dxa"/>
            <w:noWrap/>
            <w:hideMark/>
          </w:tcPr>
          <w:p w14:paraId="29C02A7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6.8216377</w:t>
            </w:r>
          </w:p>
        </w:tc>
        <w:tc>
          <w:tcPr>
            <w:tcW w:w="236" w:type="dxa"/>
            <w:noWrap/>
            <w:hideMark/>
          </w:tcPr>
          <w:p w14:paraId="4C29852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6.78214719</w:t>
            </w:r>
          </w:p>
        </w:tc>
        <w:tc>
          <w:tcPr>
            <w:tcW w:w="236" w:type="dxa"/>
            <w:noWrap/>
            <w:hideMark/>
          </w:tcPr>
          <w:p w14:paraId="6FE6CB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0.00038336</w:t>
            </w:r>
          </w:p>
        </w:tc>
      </w:tr>
      <w:tr w:rsidR="008B378D" w:rsidRPr="008B378D" w14:paraId="0739AE17" w14:textId="77777777" w:rsidTr="008B378D">
        <w:trPr>
          <w:trHeight w:val="20"/>
        </w:trPr>
        <w:tc>
          <w:tcPr>
            <w:tcW w:w="236" w:type="dxa"/>
            <w:noWrap/>
            <w:hideMark/>
          </w:tcPr>
          <w:p w14:paraId="13E7DD0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Rubieae</w:t>
            </w:r>
            <w:proofErr w:type="spellEnd"/>
          </w:p>
        </w:tc>
        <w:tc>
          <w:tcPr>
            <w:tcW w:w="236" w:type="dxa"/>
            <w:noWrap/>
            <w:hideMark/>
          </w:tcPr>
          <w:p w14:paraId="4117C8E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8836B4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0.07609358</w:t>
            </w:r>
          </w:p>
        </w:tc>
        <w:tc>
          <w:tcPr>
            <w:tcW w:w="236" w:type="dxa"/>
            <w:noWrap/>
            <w:hideMark/>
          </w:tcPr>
          <w:p w14:paraId="74B7A4C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14.7219208</w:t>
            </w:r>
          </w:p>
        </w:tc>
        <w:tc>
          <w:tcPr>
            <w:tcW w:w="236" w:type="dxa"/>
            <w:noWrap/>
            <w:hideMark/>
          </w:tcPr>
          <w:p w14:paraId="4439A7F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0.00645165</w:t>
            </w:r>
          </w:p>
        </w:tc>
        <w:tc>
          <w:tcPr>
            <w:tcW w:w="236" w:type="dxa"/>
            <w:noWrap/>
            <w:hideMark/>
          </w:tcPr>
          <w:p w14:paraId="72EE36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10.7557004</w:t>
            </w:r>
          </w:p>
        </w:tc>
        <w:tc>
          <w:tcPr>
            <w:tcW w:w="236" w:type="dxa"/>
            <w:noWrap/>
            <w:hideMark/>
          </w:tcPr>
          <w:p w14:paraId="37BB2D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10.7626708</w:t>
            </w:r>
          </w:p>
        </w:tc>
        <w:tc>
          <w:tcPr>
            <w:tcW w:w="236" w:type="dxa"/>
            <w:noWrap/>
            <w:hideMark/>
          </w:tcPr>
          <w:p w14:paraId="22DCAF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0.00021825</w:t>
            </w:r>
          </w:p>
        </w:tc>
      </w:tr>
      <w:tr w:rsidR="008B378D" w:rsidRPr="008B378D" w14:paraId="57F5DC56" w14:textId="77777777" w:rsidTr="008B378D">
        <w:trPr>
          <w:trHeight w:val="20"/>
        </w:trPr>
        <w:tc>
          <w:tcPr>
            <w:tcW w:w="236" w:type="dxa"/>
            <w:noWrap/>
            <w:hideMark/>
          </w:tcPr>
          <w:p w14:paraId="4AD8602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Salvia</w:t>
            </w:r>
          </w:p>
        </w:tc>
        <w:tc>
          <w:tcPr>
            <w:tcW w:w="236" w:type="dxa"/>
            <w:noWrap/>
            <w:hideMark/>
          </w:tcPr>
          <w:p w14:paraId="69EE848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E5FE5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0.01337889</w:t>
            </w:r>
          </w:p>
        </w:tc>
        <w:tc>
          <w:tcPr>
            <w:tcW w:w="236" w:type="dxa"/>
            <w:noWrap/>
            <w:hideMark/>
          </w:tcPr>
          <w:p w14:paraId="3FFE9A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0.09468796</w:t>
            </w:r>
          </w:p>
        </w:tc>
        <w:tc>
          <w:tcPr>
            <w:tcW w:w="236" w:type="dxa"/>
            <w:noWrap/>
            <w:hideMark/>
          </w:tcPr>
          <w:p w14:paraId="257AC62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2.79E-05</w:t>
            </w:r>
          </w:p>
        </w:tc>
        <w:tc>
          <w:tcPr>
            <w:tcW w:w="236" w:type="dxa"/>
            <w:noWrap/>
            <w:hideMark/>
          </w:tcPr>
          <w:p w14:paraId="72104D8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15.5519714</w:t>
            </w:r>
          </w:p>
        </w:tc>
        <w:tc>
          <w:tcPr>
            <w:tcW w:w="236" w:type="dxa"/>
            <w:noWrap/>
            <w:hideMark/>
          </w:tcPr>
          <w:p w14:paraId="767A6CC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15.5541254</w:t>
            </w:r>
          </w:p>
        </w:tc>
        <w:tc>
          <w:tcPr>
            <w:tcW w:w="236" w:type="dxa"/>
            <w:noWrap/>
            <w:hideMark/>
          </w:tcPr>
          <w:p w14:paraId="51AC3E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0.00014708</w:t>
            </w:r>
          </w:p>
        </w:tc>
      </w:tr>
      <w:tr w:rsidR="008B378D" w:rsidRPr="008B378D" w14:paraId="17EEE7D4" w14:textId="77777777" w:rsidTr="008B378D">
        <w:trPr>
          <w:trHeight w:val="20"/>
        </w:trPr>
        <w:tc>
          <w:tcPr>
            <w:tcW w:w="236" w:type="dxa"/>
            <w:noWrap/>
            <w:hideMark/>
          </w:tcPr>
          <w:p w14:paraId="0E12C6D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Solanaceae</w:t>
            </w:r>
          </w:p>
        </w:tc>
        <w:tc>
          <w:tcPr>
            <w:tcW w:w="236" w:type="dxa"/>
            <w:noWrap/>
            <w:hideMark/>
          </w:tcPr>
          <w:p w14:paraId="016288F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C2D05F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0.01390362</w:t>
            </w:r>
          </w:p>
        </w:tc>
        <w:tc>
          <w:tcPr>
            <w:tcW w:w="236" w:type="dxa"/>
            <w:noWrap/>
            <w:hideMark/>
          </w:tcPr>
          <w:p w14:paraId="264A51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0.11920195</w:t>
            </w:r>
          </w:p>
        </w:tc>
        <w:tc>
          <w:tcPr>
            <w:tcW w:w="236" w:type="dxa"/>
            <w:noWrap/>
            <w:hideMark/>
          </w:tcPr>
          <w:p w14:paraId="0C25D4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7.30E-05</w:t>
            </w:r>
          </w:p>
        </w:tc>
        <w:tc>
          <w:tcPr>
            <w:tcW w:w="236" w:type="dxa"/>
            <w:noWrap/>
            <w:hideMark/>
          </w:tcPr>
          <w:p w14:paraId="226177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16.8991125</w:t>
            </w:r>
          </w:p>
        </w:tc>
        <w:tc>
          <w:tcPr>
            <w:tcW w:w="236" w:type="dxa"/>
            <w:noWrap/>
            <w:hideMark/>
          </w:tcPr>
          <w:p w14:paraId="1032E1E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16.8973386</w:t>
            </w:r>
          </w:p>
        </w:tc>
        <w:tc>
          <w:tcPr>
            <w:tcW w:w="236" w:type="dxa"/>
            <w:noWrap/>
            <w:hideMark/>
          </w:tcPr>
          <w:p w14:paraId="0B10A0A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0.00030601</w:t>
            </w:r>
          </w:p>
        </w:tc>
      </w:tr>
      <w:tr w:rsidR="008B378D" w:rsidRPr="008B378D" w14:paraId="016BB745" w14:textId="77777777" w:rsidTr="008B378D">
        <w:trPr>
          <w:trHeight w:val="20"/>
        </w:trPr>
        <w:tc>
          <w:tcPr>
            <w:tcW w:w="236" w:type="dxa"/>
            <w:noWrap/>
            <w:hideMark/>
          </w:tcPr>
          <w:p w14:paraId="4340715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1A49728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EBB369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0.01348743</w:t>
            </w:r>
          </w:p>
        </w:tc>
        <w:tc>
          <w:tcPr>
            <w:tcW w:w="236" w:type="dxa"/>
            <w:noWrap/>
            <w:hideMark/>
          </w:tcPr>
          <w:p w14:paraId="3F2992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0.10978934</w:t>
            </w:r>
          </w:p>
        </w:tc>
        <w:tc>
          <w:tcPr>
            <w:tcW w:w="236" w:type="dxa"/>
            <w:noWrap/>
            <w:hideMark/>
          </w:tcPr>
          <w:p w14:paraId="38E8DDD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3.28E-05</w:t>
            </w:r>
          </w:p>
        </w:tc>
        <w:tc>
          <w:tcPr>
            <w:tcW w:w="236" w:type="dxa"/>
            <w:noWrap/>
            <w:hideMark/>
          </w:tcPr>
          <w:p w14:paraId="5892F2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18.8112359</w:t>
            </w:r>
          </w:p>
        </w:tc>
        <w:tc>
          <w:tcPr>
            <w:tcW w:w="236" w:type="dxa"/>
            <w:noWrap/>
            <w:hideMark/>
          </w:tcPr>
          <w:p w14:paraId="1867FC2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19.747762</w:t>
            </w:r>
          </w:p>
        </w:tc>
        <w:tc>
          <w:tcPr>
            <w:tcW w:w="236" w:type="dxa"/>
            <w:noWrap/>
            <w:hideMark/>
          </w:tcPr>
          <w:p w14:paraId="68402F8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0.00014929</w:t>
            </w:r>
          </w:p>
        </w:tc>
      </w:tr>
      <w:tr w:rsidR="008B378D" w:rsidRPr="008B378D" w14:paraId="110F1F64" w14:textId="77777777" w:rsidTr="008B378D">
        <w:trPr>
          <w:trHeight w:val="20"/>
        </w:trPr>
        <w:tc>
          <w:tcPr>
            <w:tcW w:w="236" w:type="dxa"/>
            <w:noWrap/>
            <w:hideMark/>
          </w:tcPr>
          <w:p w14:paraId="1C627D2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096805A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6ADBDC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0.07954879</w:t>
            </w:r>
          </w:p>
        </w:tc>
        <w:tc>
          <w:tcPr>
            <w:tcW w:w="236" w:type="dxa"/>
            <w:noWrap/>
            <w:hideMark/>
          </w:tcPr>
          <w:p w14:paraId="025594C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0.60214063</w:t>
            </w:r>
          </w:p>
        </w:tc>
        <w:tc>
          <w:tcPr>
            <w:tcW w:w="236" w:type="dxa"/>
            <w:noWrap/>
            <w:hideMark/>
          </w:tcPr>
          <w:p w14:paraId="2838871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0.00017023</w:t>
            </w:r>
          </w:p>
        </w:tc>
        <w:tc>
          <w:tcPr>
            <w:tcW w:w="236" w:type="dxa"/>
            <w:noWrap/>
            <w:hideMark/>
          </w:tcPr>
          <w:p w14:paraId="1BA3EC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9.30177869</w:t>
            </w:r>
          </w:p>
        </w:tc>
        <w:tc>
          <w:tcPr>
            <w:tcW w:w="236" w:type="dxa"/>
            <w:noWrap/>
            <w:hideMark/>
          </w:tcPr>
          <w:p w14:paraId="7AAA609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9.40325401</w:t>
            </w:r>
          </w:p>
        </w:tc>
        <w:tc>
          <w:tcPr>
            <w:tcW w:w="236" w:type="dxa"/>
            <w:noWrap/>
            <w:hideMark/>
          </w:tcPr>
          <w:p w14:paraId="75491DF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0.00014408</w:t>
            </w:r>
          </w:p>
        </w:tc>
      </w:tr>
    </w:tbl>
    <w:p w14:paraId="21570CD6" w14:textId="77777777" w:rsidR="00682E97" w:rsidRPr="002B0243" w:rsidRDefault="00682E97" w:rsidP="004C7D04">
      <w:pPr>
        <w:rPr>
          <w:rFonts w:ascii="Times New Roman" w:hAnsi="Times New Roman" w:cs="Times New Roman"/>
        </w:rPr>
      </w:pPr>
    </w:p>
    <w:p w14:paraId="23944449" w14:textId="77777777" w:rsidR="00682E97" w:rsidRPr="002B0243" w:rsidRDefault="00682E97" w:rsidP="004C7D04">
      <w:pPr>
        <w:rPr>
          <w:rFonts w:ascii="Times New Roman" w:hAnsi="Times New Roman" w:cs="Times New Roman"/>
        </w:rPr>
      </w:pPr>
      <w:r w:rsidRPr="002B0243">
        <w:rPr>
          <w:rFonts w:ascii="Times New Roman" w:hAnsi="Times New Roman" w:cs="Times New Roman"/>
        </w:rPr>
        <w:br w:type="page"/>
      </w:r>
    </w:p>
    <w:p w14:paraId="0A0C767F" w14:textId="5D5D9992" w:rsidR="00682E97" w:rsidRPr="002B0243" w:rsidRDefault="00682E97" w:rsidP="004C7D04">
      <w:pPr>
        <w:rPr>
          <w:rFonts w:ascii="Times New Roman" w:hAnsi="Times New Roman" w:cs="Times New Roman"/>
          <w:b/>
          <w:bCs/>
        </w:rPr>
      </w:pPr>
      <w:r w:rsidRPr="002B0243">
        <w:rPr>
          <w:rFonts w:ascii="Times New Roman" w:hAnsi="Times New Roman" w:cs="Times New Roman"/>
          <w:b/>
          <w:bCs/>
        </w:rPr>
        <w:lastRenderedPageBreak/>
        <w:t xml:space="preserve">Table S2.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BIO4</w:t>
      </w:r>
    </w:p>
    <w:p w14:paraId="7CDED863" w14:textId="77777777" w:rsidR="00682E97" w:rsidRPr="002B0243" w:rsidRDefault="00682E97" w:rsidP="004C7D04">
      <w:pPr>
        <w:rPr>
          <w:rFonts w:ascii="Times New Roman" w:hAnsi="Times New Roman" w:cs="Times New Roman"/>
        </w:rPr>
      </w:pPr>
    </w:p>
    <w:tbl>
      <w:tblPr>
        <w:tblStyle w:val="TableGrid"/>
        <w:tblW w:w="160" w:type="dxa"/>
        <w:tblLook w:val="04A0" w:firstRow="1" w:lastRow="0" w:firstColumn="1" w:lastColumn="0" w:noHBand="0" w:noVBand="1"/>
      </w:tblPr>
      <w:tblGrid>
        <w:gridCol w:w="1202"/>
        <w:gridCol w:w="812"/>
        <w:gridCol w:w="976"/>
        <w:gridCol w:w="976"/>
        <w:gridCol w:w="976"/>
        <w:gridCol w:w="976"/>
        <w:gridCol w:w="1211"/>
        <w:gridCol w:w="1069"/>
      </w:tblGrid>
      <w:tr w:rsidR="008B378D" w:rsidRPr="008B378D" w14:paraId="5B7FE277" w14:textId="77777777" w:rsidTr="008B378D">
        <w:trPr>
          <w:trHeight w:val="20"/>
        </w:trPr>
        <w:tc>
          <w:tcPr>
            <w:tcW w:w="20" w:type="dxa"/>
            <w:noWrap/>
            <w:hideMark/>
          </w:tcPr>
          <w:p w14:paraId="502AC88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Group.1</w:t>
            </w:r>
          </w:p>
        </w:tc>
        <w:tc>
          <w:tcPr>
            <w:tcW w:w="20" w:type="dxa"/>
            <w:noWrap/>
            <w:hideMark/>
          </w:tcPr>
          <w:p w14:paraId="145ADF8C"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Group.2</w:t>
            </w:r>
          </w:p>
        </w:tc>
        <w:tc>
          <w:tcPr>
            <w:tcW w:w="20" w:type="dxa"/>
            <w:noWrap/>
            <w:hideMark/>
          </w:tcPr>
          <w:p w14:paraId="7D3EB9CC"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rates</w:t>
            </w:r>
          </w:p>
        </w:tc>
        <w:tc>
          <w:tcPr>
            <w:tcW w:w="20" w:type="dxa"/>
            <w:noWrap/>
            <w:hideMark/>
          </w:tcPr>
          <w:p w14:paraId="6A6AD34C"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alpha</w:t>
            </w:r>
          </w:p>
        </w:tc>
        <w:tc>
          <w:tcPr>
            <w:tcW w:w="20" w:type="dxa"/>
            <w:noWrap/>
            <w:hideMark/>
          </w:tcPr>
          <w:p w14:paraId="1F39051F" w14:textId="77777777" w:rsidR="008B378D" w:rsidRPr="008B378D" w:rsidRDefault="008B378D">
            <w:pPr>
              <w:rPr>
                <w:rFonts w:ascii="Times New Roman" w:hAnsi="Times New Roman" w:cs="Times New Roman"/>
                <w:color w:val="000000"/>
                <w:sz w:val="16"/>
                <w:szCs w:val="16"/>
              </w:rPr>
            </w:pPr>
            <w:proofErr w:type="spellStart"/>
            <w:proofErr w:type="gramStart"/>
            <w:r w:rsidRPr="008B378D">
              <w:rPr>
                <w:rFonts w:ascii="Times New Roman" w:hAnsi="Times New Roman" w:cs="Times New Roman"/>
                <w:color w:val="000000"/>
                <w:sz w:val="16"/>
                <w:szCs w:val="16"/>
              </w:rPr>
              <w:t>sigma.sq</w:t>
            </w:r>
            <w:proofErr w:type="spellEnd"/>
            <w:proofErr w:type="gramEnd"/>
          </w:p>
        </w:tc>
        <w:tc>
          <w:tcPr>
            <w:tcW w:w="20" w:type="dxa"/>
            <w:noWrap/>
            <w:hideMark/>
          </w:tcPr>
          <w:p w14:paraId="69862910"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theta</w:t>
            </w:r>
          </w:p>
        </w:tc>
        <w:tc>
          <w:tcPr>
            <w:tcW w:w="20" w:type="dxa"/>
            <w:noWrap/>
            <w:hideMark/>
          </w:tcPr>
          <w:p w14:paraId="5AE22A7F"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expected_mean</w:t>
            </w:r>
            <w:proofErr w:type="spellEnd"/>
          </w:p>
        </w:tc>
        <w:tc>
          <w:tcPr>
            <w:tcW w:w="20" w:type="dxa"/>
            <w:noWrap/>
            <w:hideMark/>
          </w:tcPr>
          <w:p w14:paraId="31852241"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expected_var</w:t>
            </w:r>
            <w:proofErr w:type="spellEnd"/>
          </w:p>
        </w:tc>
      </w:tr>
      <w:tr w:rsidR="008B378D" w:rsidRPr="008B378D" w14:paraId="20D9329B" w14:textId="77777777" w:rsidTr="008B378D">
        <w:trPr>
          <w:trHeight w:val="20"/>
        </w:trPr>
        <w:tc>
          <w:tcPr>
            <w:tcW w:w="20" w:type="dxa"/>
            <w:noWrap/>
            <w:hideMark/>
          </w:tcPr>
          <w:p w14:paraId="541FDAA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Alysseae</w:t>
            </w:r>
            <w:proofErr w:type="spellEnd"/>
          </w:p>
        </w:tc>
        <w:tc>
          <w:tcPr>
            <w:tcW w:w="20" w:type="dxa"/>
            <w:noWrap/>
            <w:hideMark/>
          </w:tcPr>
          <w:p w14:paraId="65150AD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734CEA4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0.04623064</w:t>
            </w:r>
          </w:p>
        </w:tc>
        <w:tc>
          <w:tcPr>
            <w:tcW w:w="20" w:type="dxa"/>
            <w:noWrap/>
            <w:hideMark/>
          </w:tcPr>
          <w:p w14:paraId="68C5D89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0.29525668</w:t>
            </w:r>
          </w:p>
        </w:tc>
        <w:tc>
          <w:tcPr>
            <w:tcW w:w="20" w:type="dxa"/>
            <w:noWrap/>
            <w:hideMark/>
          </w:tcPr>
          <w:p w14:paraId="0913683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0.01411517</w:t>
            </w:r>
          </w:p>
        </w:tc>
        <w:tc>
          <w:tcPr>
            <w:tcW w:w="20" w:type="dxa"/>
            <w:noWrap/>
            <w:hideMark/>
          </w:tcPr>
          <w:p w14:paraId="48909D8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1001.04014</w:t>
            </w:r>
          </w:p>
        </w:tc>
        <w:tc>
          <w:tcPr>
            <w:tcW w:w="20" w:type="dxa"/>
            <w:noWrap/>
            <w:hideMark/>
          </w:tcPr>
          <w:p w14:paraId="6EF9193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1000.51526</w:t>
            </w:r>
          </w:p>
        </w:tc>
        <w:tc>
          <w:tcPr>
            <w:tcW w:w="20" w:type="dxa"/>
            <w:noWrap/>
            <w:hideMark/>
          </w:tcPr>
          <w:p w14:paraId="6548470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0.02446976</w:t>
            </w:r>
          </w:p>
        </w:tc>
      </w:tr>
      <w:tr w:rsidR="008B378D" w:rsidRPr="008B378D" w14:paraId="73B6AD22" w14:textId="77777777" w:rsidTr="008B378D">
        <w:trPr>
          <w:trHeight w:val="20"/>
        </w:trPr>
        <w:tc>
          <w:tcPr>
            <w:tcW w:w="20" w:type="dxa"/>
            <w:noWrap/>
            <w:hideMark/>
          </w:tcPr>
          <w:p w14:paraId="47772918"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Antirrhineae</w:t>
            </w:r>
            <w:proofErr w:type="spellEnd"/>
          </w:p>
        </w:tc>
        <w:tc>
          <w:tcPr>
            <w:tcW w:w="20" w:type="dxa"/>
            <w:noWrap/>
            <w:hideMark/>
          </w:tcPr>
          <w:p w14:paraId="41704DD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C662B7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0.03545918</w:t>
            </w:r>
          </w:p>
        </w:tc>
        <w:tc>
          <w:tcPr>
            <w:tcW w:w="20" w:type="dxa"/>
            <w:noWrap/>
            <w:hideMark/>
          </w:tcPr>
          <w:p w14:paraId="469D195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0.03345322</w:t>
            </w:r>
          </w:p>
        </w:tc>
        <w:tc>
          <w:tcPr>
            <w:tcW w:w="20" w:type="dxa"/>
            <w:noWrap/>
            <w:hideMark/>
          </w:tcPr>
          <w:p w14:paraId="13E2EF0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0.00156237</w:t>
            </w:r>
          </w:p>
        </w:tc>
        <w:tc>
          <w:tcPr>
            <w:tcW w:w="20" w:type="dxa"/>
            <w:noWrap/>
            <w:hideMark/>
          </w:tcPr>
          <w:p w14:paraId="03F8F57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838.583326</w:t>
            </w:r>
          </w:p>
        </w:tc>
        <w:tc>
          <w:tcPr>
            <w:tcW w:w="20" w:type="dxa"/>
            <w:noWrap/>
            <w:hideMark/>
          </w:tcPr>
          <w:p w14:paraId="00EE0E8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839.489812</w:t>
            </w:r>
          </w:p>
        </w:tc>
        <w:tc>
          <w:tcPr>
            <w:tcW w:w="20" w:type="dxa"/>
            <w:noWrap/>
            <w:hideMark/>
          </w:tcPr>
          <w:p w14:paraId="47B1312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0.02628025</w:t>
            </w:r>
          </w:p>
        </w:tc>
      </w:tr>
      <w:tr w:rsidR="008B378D" w:rsidRPr="008B378D" w14:paraId="1872F9F2" w14:textId="77777777" w:rsidTr="008B378D">
        <w:trPr>
          <w:trHeight w:val="20"/>
        </w:trPr>
        <w:tc>
          <w:tcPr>
            <w:tcW w:w="20" w:type="dxa"/>
            <w:noWrap/>
            <w:hideMark/>
          </w:tcPr>
          <w:p w14:paraId="421CD71B"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Apioideae</w:t>
            </w:r>
            <w:proofErr w:type="spellEnd"/>
          </w:p>
        </w:tc>
        <w:tc>
          <w:tcPr>
            <w:tcW w:w="20" w:type="dxa"/>
            <w:noWrap/>
            <w:hideMark/>
          </w:tcPr>
          <w:p w14:paraId="6774F40F"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CC3C7B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0.02391669</w:t>
            </w:r>
          </w:p>
        </w:tc>
        <w:tc>
          <w:tcPr>
            <w:tcW w:w="20" w:type="dxa"/>
            <w:noWrap/>
            <w:hideMark/>
          </w:tcPr>
          <w:p w14:paraId="4DD11F9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0.07987379</w:t>
            </w:r>
          </w:p>
        </w:tc>
        <w:tc>
          <w:tcPr>
            <w:tcW w:w="20" w:type="dxa"/>
            <w:noWrap/>
            <w:hideMark/>
          </w:tcPr>
          <w:p w14:paraId="6AB54CC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0.01081229</w:t>
            </w:r>
          </w:p>
        </w:tc>
        <w:tc>
          <w:tcPr>
            <w:tcW w:w="20" w:type="dxa"/>
            <w:noWrap/>
            <w:hideMark/>
          </w:tcPr>
          <w:p w14:paraId="484F4A3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943.663154</w:t>
            </w:r>
          </w:p>
        </w:tc>
        <w:tc>
          <w:tcPr>
            <w:tcW w:w="20" w:type="dxa"/>
            <w:noWrap/>
            <w:hideMark/>
          </w:tcPr>
          <w:p w14:paraId="24DF8E6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933.266706</w:t>
            </w:r>
          </w:p>
        </w:tc>
        <w:tc>
          <w:tcPr>
            <w:tcW w:w="20" w:type="dxa"/>
            <w:noWrap/>
            <w:hideMark/>
          </w:tcPr>
          <w:p w14:paraId="2F66DE8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0.07501499</w:t>
            </w:r>
          </w:p>
        </w:tc>
      </w:tr>
      <w:tr w:rsidR="008B378D" w:rsidRPr="008B378D" w14:paraId="2C3B590D" w14:textId="77777777" w:rsidTr="008B378D">
        <w:trPr>
          <w:trHeight w:val="20"/>
        </w:trPr>
        <w:tc>
          <w:tcPr>
            <w:tcW w:w="20" w:type="dxa"/>
            <w:noWrap/>
            <w:hideMark/>
          </w:tcPr>
          <w:p w14:paraId="0DEB6ECA"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Arabideae</w:t>
            </w:r>
            <w:proofErr w:type="spellEnd"/>
          </w:p>
        </w:tc>
        <w:tc>
          <w:tcPr>
            <w:tcW w:w="20" w:type="dxa"/>
            <w:noWrap/>
            <w:hideMark/>
          </w:tcPr>
          <w:p w14:paraId="1C0605D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2E1BB7E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1.1513118</w:t>
            </w:r>
          </w:p>
        </w:tc>
        <w:tc>
          <w:tcPr>
            <w:tcW w:w="20" w:type="dxa"/>
            <w:noWrap/>
            <w:hideMark/>
          </w:tcPr>
          <w:p w14:paraId="786A800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0.68015068</w:t>
            </w:r>
          </w:p>
        </w:tc>
        <w:tc>
          <w:tcPr>
            <w:tcW w:w="20" w:type="dxa"/>
            <w:noWrap/>
            <w:hideMark/>
          </w:tcPr>
          <w:p w14:paraId="28BEF42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0.02881815</w:t>
            </w:r>
          </w:p>
        </w:tc>
        <w:tc>
          <w:tcPr>
            <w:tcW w:w="20" w:type="dxa"/>
            <w:noWrap/>
            <w:hideMark/>
          </w:tcPr>
          <w:p w14:paraId="40A91AA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993.317362</w:t>
            </w:r>
          </w:p>
        </w:tc>
        <w:tc>
          <w:tcPr>
            <w:tcW w:w="20" w:type="dxa"/>
            <w:noWrap/>
            <w:hideMark/>
          </w:tcPr>
          <w:p w14:paraId="3270C2D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992.392174</w:t>
            </w:r>
          </w:p>
        </w:tc>
        <w:tc>
          <w:tcPr>
            <w:tcW w:w="20" w:type="dxa"/>
            <w:noWrap/>
            <w:hideMark/>
          </w:tcPr>
          <w:p w14:paraId="2AEEF50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0.04742367</w:t>
            </w:r>
          </w:p>
        </w:tc>
      </w:tr>
      <w:tr w:rsidR="008B378D" w:rsidRPr="008B378D" w14:paraId="009DAD0A" w14:textId="77777777" w:rsidTr="008B378D">
        <w:trPr>
          <w:trHeight w:val="20"/>
        </w:trPr>
        <w:tc>
          <w:tcPr>
            <w:tcW w:w="20" w:type="dxa"/>
            <w:noWrap/>
            <w:hideMark/>
          </w:tcPr>
          <w:p w14:paraId="7BD40815"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Balsamiaceae</w:t>
            </w:r>
            <w:proofErr w:type="spellEnd"/>
          </w:p>
        </w:tc>
        <w:tc>
          <w:tcPr>
            <w:tcW w:w="20" w:type="dxa"/>
            <w:noWrap/>
            <w:hideMark/>
          </w:tcPr>
          <w:p w14:paraId="10470EF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1115944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0.0145933</w:t>
            </w:r>
          </w:p>
        </w:tc>
        <w:tc>
          <w:tcPr>
            <w:tcW w:w="20" w:type="dxa"/>
            <w:noWrap/>
            <w:hideMark/>
          </w:tcPr>
          <w:p w14:paraId="03E59E3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0.00380646</w:t>
            </w:r>
          </w:p>
        </w:tc>
        <w:tc>
          <w:tcPr>
            <w:tcW w:w="20" w:type="dxa"/>
            <w:noWrap/>
            <w:hideMark/>
          </w:tcPr>
          <w:p w14:paraId="1AF36F9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0.00582319</w:t>
            </w:r>
          </w:p>
        </w:tc>
        <w:tc>
          <w:tcPr>
            <w:tcW w:w="20" w:type="dxa"/>
            <w:noWrap/>
            <w:hideMark/>
          </w:tcPr>
          <w:p w14:paraId="080C8B8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346378.375</w:t>
            </w:r>
          </w:p>
        </w:tc>
        <w:tc>
          <w:tcPr>
            <w:tcW w:w="20" w:type="dxa"/>
            <w:noWrap/>
            <w:hideMark/>
          </w:tcPr>
          <w:p w14:paraId="6451C98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849.973796</w:t>
            </w:r>
          </w:p>
        </w:tc>
        <w:tc>
          <w:tcPr>
            <w:tcW w:w="20" w:type="dxa"/>
            <w:noWrap/>
            <w:hideMark/>
          </w:tcPr>
          <w:p w14:paraId="30AD3A2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0.22211988</w:t>
            </w:r>
          </w:p>
        </w:tc>
      </w:tr>
      <w:tr w:rsidR="008B378D" w:rsidRPr="008B378D" w14:paraId="5CA1BB41" w14:textId="77777777" w:rsidTr="008B378D">
        <w:trPr>
          <w:trHeight w:val="20"/>
        </w:trPr>
        <w:tc>
          <w:tcPr>
            <w:tcW w:w="20" w:type="dxa"/>
            <w:noWrap/>
            <w:hideMark/>
          </w:tcPr>
          <w:p w14:paraId="3C040032"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Brassiceae</w:t>
            </w:r>
            <w:proofErr w:type="spellEnd"/>
          </w:p>
        </w:tc>
        <w:tc>
          <w:tcPr>
            <w:tcW w:w="20" w:type="dxa"/>
            <w:noWrap/>
            <w:hideMark/>
          </w:tcPr>
          <w:p w14:paraId="00885469"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91B01B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0.05688646</w:t>
            </w:r>
          </w:p>
        </w:tc>
        <w:tc>
          <w:tcPr>
            <w:tcW w:w="20" w:type="dxa"/>
            <w:noWrap/>
            <w:hideMark/>
          </w:tcPr>
          <w:p w14:paraId="6C1D541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5.02214681</w:t>
            </w:r>
          </w:p>
        </w:tc>
        <w:tc>
          <w:tcPr>
            <w:tcW w:w="20" w:type="dxa"/>
            <w:noWrap/>
            <w:hideMark/>
          </w:tcPr>
          <w:p w14:paraId="3C3106A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0.35297626</w:t>
            </w:r>
          </w:p>
        </w:tc>
        <w:tc>
          <w:tcPr>
            <w:tcW w:w="20" w:type="dxa"/>
            <w:noWrap/>
            <w:hideMark/>
          </w:tcPr>
          <w:p w14:paraId="3FD9581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865.438844</w:t>
            </w:r>
          </w:p>
        </w:tc>
        <w:tc>
          <w:tcPr>
            <w:tcW w:w="20" w:type="dxa"/>
            <w:noWrap/>
            <w:hideMark/>
          </w:tcPr>
          <w:p w14:paraId="101523E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865.480434</w:t>
            </w:r>
          </w:p>
        </w:tc>
        <w:tc>
          <w:tcPr>
            <w:tcW w:w="20" w:type="dxa"/>
            <w:noWrap/>
            <w:hideMark/>
          </w:tcPr>
          <w:p w14:paraId="160F1B9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0.03502791</w:t>
            </w:r>
          </w:p>
        </w:tc>
      </w:tr>
      <w:tr w:rsidR="008B378D" w:rsidRPr="008B378D" w14:paraId="46C349A2" w14:textId="77777777" w:rsidTr="008B378D">
        <w:trPr>
          <w:trHeight w:val="20"/>
        </w:trPr>
        <w:tc>
          <w:tcPr>
            <w:tcW w:w="20" w:type="dxa"/>
            <w:noWrap/>
            <w:hideMark/>
          </w:tcPr>
          <w:p w14:paraId="4399992F"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Cardamineae</w:t>
            </w:r>
            <w:proofErr w:type="spellEnd"/>
          </w:p>
        </w:tc>
        <w:tc>
          <w:tcPr>
            <w:tcW w:w="20" w:type="dxa"/>
            <w:noWrap/>
            <w:hideMark/>
          </w:tcPr>
          <w:p w14:paraId="7696817A"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6F22A9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0.03194164</w:t>
            </w:r>
          </w:p>
        </w:tc>
        <w:tc>
          <w:tcPr>
            <w:tcW w:w="20" w:type="dxa"/>
            <w:noWrap/>
            <w:hideMark/>
          </w:tcPr>
          <w:p w14:paraId="1359CEA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0.3267593</w:t>
            </w:r>
          </w:p>
        </w:tc>
        <w:tc>
          <w:tcPr>
            <w:tcW w:w="20" w:type="dxa"/>
            <w:noWrap/>
            <w:hideMark/>
          </w:tcPr>
          <w:p w14:paraId="7758F18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0.09297251</w:t>
            </w:r>
          </w:p>
        </w:tc>
        <w:tc>
          <w:tcPr>
            <w:tcW w:w="20" w:type="dxa"/>
            <w:noWrap/>
            <w:hideMark/>
          </w:tcPr>
          <w:p w14:paraId="2A365EE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910.867313</w:t>
            </w:r>
          </w:p>
        </w:tc>
        <w:tc>
          <w:tcPr>
            <w:tcW w:w="20" w:type="dxa"/>
            <w:noWrap/>
            <w:hideMark/>
          </w:tcPr>
          <w:p w14:paraId="02E3607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908.066406</w:t>
            </w:r>
          </w:p>
        </w:tc>
        <w:tc>
          <w:tcPr>
            <w:tcW w:w="20" w:type="dxa"/>
            <w:noWrap/>
            <w:hideMark/>
          </w:tcPr>
          <w:p w14:paraId="67F896E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0.14241586</w:t>
            </w:r>
          </w:p>
        </w:tc>
      </w:tr>
      <w:tr w:rsidR="008B378D" w:rsidRPr="008B378D" w14:paraId="0D8B24CD" w14:textId="77777777" w:rsidTr="008B378D">
        <w:trPr>
          <w:trHeight w:val="20"/>
        </w:trPr>
        <w:tc>
          <w:tcPr>
            <w:tcW w:w="20" w:type="dxa"/>
            <w:noWrap/>
            <w:hideMark/>
          </w:tcPr>
          <w:p w14:paraId="4CECB187"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Cardueae</w:t>
            </w:r>
            <w:proofErr w:type="spellEnd"/>
          </w:p>
        </w:tc>
        <w:tc>
          <w:tcPr>
            <w:tcW w:w="20" w:type="dxa"/>
            <w:noWrap/>
            <w:hideMark/>
          </w:tcPr>
          <w:p w14:paraId="2F63748A"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157AAC9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0.07035134</w:t>
            </w:r>
          </w:p>
        </w:tc>
        <w:tc>
          <w:tcPr>
            <w:tcW w:w="20" w:type="dxa"/>
            <w:noWrap/>
            <w:hideMark/>
          </w:tcPr>
          <w:p w14:paraId="1E3B401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0.09020761</w:t>
            </w:r>
          </w:p>
        </w:tc>
        <w:tc>
          <w:tcPr>
            <w:tcW w:w="20" w:type="dxa"/>
            <w:noWrap/>
            <w:hideMark/>
          </w:tcPr>
          <w:p w14:paraId="6216B78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0.00787459</w:t>
            </w:r>
          </w:p>
        </w:tc>
        <w:tc>
          <w:tcPr>
            <w:tcW w:w="20" w:type="dxa"/>
            <w:noWrap/>
            <w:hideMark/>
          </w:tcPr>
          <w:p w14:paraId="1C8AA11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938.278821</w:t>
            </w:r>
          </w:p>
        </w:tc>
        <w:tc>
          <w:tcPr>
            <w:tcW w:w="20" w:type="dxa"/>
            <w:noWrap/>
            <w:hideMark/>
          </w:tcPr>
          <w:p w14:paraId="0D529EF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930.337622</w:t>
            </w:r>
          </w:p>
        </w:tc>
        <w:tc>
          <w:tcPr>
            <w:tcW w:w="20" w:type="dxa"/>
            <w:noWrap/>
            <w:hideMark/>
          </w:tcPr>
          <w:p w14:paraId="35A81DC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0.04564716</w:t>
            </w:r>
          </w:p>
        </w:tc>
      </w:tr>
      <w:tr w:rsidR="008B378D" w:rsidRPr="008B378D" w14:paraId="275A7E49" w14:textId="77777777" w:rsidTr="008B378D">
        <w:trPr>
          <w:trHeight w:val="20"/>
        </w:trPr>
        <w:tc>
          <w:tcPr>
            <w:tcW w:w="20" w:type="dxa"/>
            <w:noWrap/>
            <w:hideMark/>
          </w:tcPr>
          <w:p w14:paraId="2E0F8738"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CES</w:t>
            </w:r>
          </w:p>
        </w:tc>
        <w:tc>
          <w:tcPr>
            <w:tcW w:w="20" w:type="dxa"/>
            <w:noWrap/>
            <w:hideMark/>
          </w:tcPr>
          <w:p w14:paraId="24C33268"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6F71890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0.10411611</w:t>
            </w:r>
          </w:p>
        </w:tc>
        <w:tc>
          <w:tcPr>
            <w:tcW w:w="20" w:type="dxa"/>
            <w:noWrap/>
            <w:hideMark/>
          </w:tcPr>
          <w:p w14:paraId="71A3F70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0.00666191</w:t>
            </w:r>
          </w:p>
        </w:tc>
        <w:tc>
          <w:tcPr>
            <w:tcW w:w="20" w:type="dxa"/>
            <w:noWrap/>
            <w:hideMark/>
          </w:tcPr>
          <w:p w14:paraId="3A4823F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0.00365852</w:t>
            </w:r>
          </w:p>
        </w:tc>
        <w:tc>
          <w:tcPr>
            <w:tcW w:w="20" w:type="dxa"/>
            <w:noWrap/>
            <w:hideMark/>
          </w:tcPr>
          <w:p w14:paraId="7C9816D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1613.95006</w:t>
            </w:r>
          </w:p>
        </w:tc>
        <w:tc>
          <w:tcPr>
            <w:tcW w:w="20" w:type="dxa"/>
            <w:noWrap/>
            <w:hideMark/>
          </w:tcPr>
          <w:p w14:paraId="71B10FB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832.713664</w:t>
            </w:r>
          </w:p>
        </w:tc>
        <w:tc>
          <w:tcPr>
            <w:tcW w:w="20" w:type="dxa"/>
            <w:noWrap/>
            <w:hideMark/>
          </w:tcPr>
          <w:p w14:paraId="30B4E8F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0.14640274</w:t>
            </w:r>
          </w:p>
        </w:tc>
      </w:tr>
      <w:tr w:rsidR="008B378D" w:rsidRPr="008B378D" w14:paraId="7F0F79BD" w14:textId="77777777" w:rsidTr="008B378D">
        <w:trPr>
          <w:trHeight w:val="20"/>
        </w:trPr>
        <w:tc>
          <w:tcPr>
            <w:tcW w:w="20" w:type="dxa"/>
            <w:noWrap/>
            <w:hideMark/>
          </w:tcPr>
          <w:p w14:paraId="55AB8A97"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Chamaecrista</w:t>
            </w:r>
            <w:proofErr w:type="spellEnd"/>
          </w:p>
        </w:tc>
        <w:tc>
          <w:tcPr>
            <w:tcW w:w="20" w:type="dxa"/>
            <w:noWrap/>
            <w:hideMark/>
          </w:tcPr>
          <w:p w14:paraId="30F0950E"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1892F78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0.06874797</w:t>
            </w:r>
          </w:p>
        </w:tc>
        <w:tc>
          <w:tcPr>
            <w:tcW w:w="20" w:type="dxa"/>
            <w:noWrap/>
            <w:hideMark/>
          </w:tcPr>
          <w:p w14:paraId="592ECDC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0.13331923</w:t>
            </w:r>
          </w:p>
        </w:tc>
        <w:tc>
          <w:tcPr>
            <w:tcW w:w="20" w:type="dxa"/>
            <w:noWrap/>
            <w:hideMark/>
          </w:tcPr>
          <w:p w14:paraId="7399666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0.00168011</w:t>
            </w:r>
          </w:p>
        </w:tc>
        <w:tc>
          <w:tcPr>
            <w:tcW w:w="20" w:type="dxa"/>
            <w:noWrap/>
            <w:hideMark/>
          </w:tcPr>
          <w:p w14:paraId="5EFA0A6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421.584619</w:t>
            </w:r>
          </w:p>
        </w:tc>
        <w:tc>
          <w:tcPr>
            <w:tcW w:w="20" w:type="dxa"/>
            <w:noWrap/>
            <w:hideMark/>
          </w:tcPr>
          <w:p w14:paraId="396D156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419.653079</w:t>
            </w:r>
          </w:p>
        </w:tc>
        <w:tc>
          <w:tcPr>
            <w:tcW w:w="20" w:type="dxa"/>
            <w:noWrap/>
            <w:hideMark/>
          </w:tcPr>
          <w:p w14:paraId="28DB45B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0.00632869</w:t>
            </w:r>
          </w:p>
        </w:tc>
      </w:tr>
      <w:tr w:rsidR="008B378D" w:rsidRPr="008B378D" w14:paraId="3E00E441" w14:textId="77777777" w:rsidTr="008B378D">
        <w:trPr>
          <w:trHeight w:val="20"/>
        </w:trPr>
        <w:tc>
          <w:tcPr>
            <w:tcW w:w="20" w:type="dxa"/>
            <w:noWrap/>
            <w:hideMark/>
          </w:tcPr>
          <w:p w14:paraId="0FBE4132"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Croton</w:t>
            </w:r>
          </w:p>
        </w:tc>
        <w:tc>
          <w:tcPr>
            <w:tcW w:w="20" w:type="dxa"/>
            <w:noWrap/>
            <w:hideMark/>
          </w:tcPr>
          <w:p w14:paraId="10D7E69F"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45B711D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0.03179358</w:t>
            </w:r>
          </w:p>
        </w:tc>
        <w:tc>
          <w:tcPr>
            <w:tcW w:w="20" w:type="dxa"/>
            <w:noWrap/>
            <w:hideMark/>
          </w:tcPr>
          <w:p w14:paraId="1B353CA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0.13380144</w:t>
            </w:r>
          </w:p>
        </w:tc>
        <w:tc>
          <w:tcPr>
            <w:tcW w:w="20" w:type="dxa"/>
            <w:noWrap/>
            <w:hideMark/>
          </w:tcPr>
          <w:p w14:paraId="6464A5B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0.02210604</w:t>
            </w:r>
          </w:p>
        </w:tc>
        <w:tc>
          <w:tcPr>
            <w:tcW w:w="20" w:type="dxa"/>
            <w:noWrap/>
            <w:hideMark/>
          </w:tcPr>
          <w:p w14:paraId="043534A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944.867343</w:t>
            </w:r>
          </w:p>
        </w:tc>
        <w:tc>
          <w:tcPr>
            <w:tcW w:w="20" w:type="dxa"/>
            <w:noWrap/>
            <w:hideMark/>
          </w:tcPr>
          <w:p w14:paraId="083254E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786.431857</w:t>
            </w:r>
          </w:p>
        </w:tc>
        <w:tc>
          <w:tcPr>
            <w:tcW w:w="20" w:type="dxa"/>
            <w:noWrap/>
            <w:hideMark/>
          </w:tcPr>
          <w:p w14:paraId="0DEFA7B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0.07999859</w:t>
            </w:r>
          </w:p>
        </w:tc>
      </w:tr>
      <w:tr w:rsidR="008B378D" w:rsidRPr="008B378D" w14:paraId="16BB6E73" w14:textId="77777777" w:rsidTr="008B378D">
        <w:trPr>
          <w:trHeight w:val="20"/>
        </w:trPr>
        <w:tc>
          <w:tcPr>
            <w:tcW w:w="20" w:type="dxa"/>
            <w:noWrap/>
            <w:hideMark/>
          </w:tcPr>
          <w:p w14:paraId="434158DF"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Erysimeae</w:t>
            </w:r>
            <w:proofErr w:type="spellEnd"/>
          </w:p>
        </w:tc>
        <w:tc>
          <w:tcPr>
            <w:tcW w:w="20" w:type="dxa"/>
            <w:noWrap/>
            <w:hideMark/>
          </w:tcPr>
          <w:p w14:paraId="3CFB32E3"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BDBFA1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0.1982503</w:t>
            </w:r>
          </w:p>
        </w:tc>
        <w:tc>
          <w:tcPr>
            <w:tcW w:w="20" w:type="dxa"/>
            <w:noWrap/>
            <w:hideMark/>
          </w:tcPr>
          <w:p w14:paraId="1115429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0.05325203</w:t>
            </w:r>
          </w:p>
        </w:tc>
        <w:tc>
          <w:tcPr>
            <w:tcW w:w="20" w:type="dxa"/>
            <w:noWrap/>
            <w:hideMark/>
          </w:tcPr>
          <w:p w14:paraId="77A810E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0.01549671</w:t>
            </w:r>
          </w:p>
        </w:tc>
        <w:tc>
          <w:tcPr>
            <w:tcW w:w="20" w:type="dxa"/>
            <w:noWrap/>
            <w:hideMark/>
          </w:tcPr>
          <w:p w14:paraId="059CCE9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1008.16369</w:t>
            </w:r>
          </w:p>
        </w:tc>
        <w:tc>
          <w:tcPr>
            <w:tcW w:w="20" w:type="dxa"/>
            <w:noWrap/>
            <w:hideMark/>
          </w:tcPr>
          <w:p w14:paraId="6BAEA06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1007.71817</w:t>
            </w:r>
          </w:p>
        </w:tc>
        <w:tc>
          <w:tcPr>
            <w:tcW w:w="20" w:type="dxa"/>
            <w:noWrap/>
            <w:hideMark/>
          </w:tcPr>
          <w:p w14:paraId="254D04B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0.12207182</w:t>
            </w:r>
          </w:p>
        </w:tc>
      </w:tr>
      <w:tr w:rsidR="008B378D" w:rsidRPr="008B378D" w14:paraId="62FE259A" w14:textId="77777777" w:rsidTr="008B378D">
        <w:trPr>
          <w:trHeight w:val="20"/>
        </w:trPr>
        <w:tc>
          <w:tcPr>
            <w:tcW w:w="20" w:type="dxa"/>
            <w:noWrap/>
            <w:hideMark/>
          </w:tcPr>
          <w:p w14:paraId="2F88F69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Euclidieae</w:t>
            </w:r>
            <w:proofErr w:type="spellEnd"/>
          </w:p>
        </w:tc>
        <w:tc>
          <w:tcPr>
            <w:tcW w:w="20" w:type="dxa"/>
            <w:noWrap/>
            <w:hideMark/>
          </w:tcPr>
          <w:p w14:paraId="3467C269"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B9A16A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0.04590691</w:t>
            </w:r>
          </w:p>
        </w:tc>
        <w:tc>
          <w:tcPr>
            <w:tcW w:w="20" w:type="dxa"/>
            <w:noWrap/>
            <w:hideMark/>
          </w:tcPr>
          <w:p w14:paraId="3163DCB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0.57957188</w:t>
            </w:r>
          </w:p>
        </w:tc>
        <w:tc>
          <w:tcPr>
            <w:tcW w:w="20" w:type="dxa"/>
            <w:noWrap/>
            <w:hideMark/>
          </w:tcPr>
          <w:p w14:paraId="5F16F60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0.00504498</w:t>
            </w:r>
          </w:p>
        </w:tc>
        <w:tc>
          <w:tcPr>
            <w:tcW w:w="20" w:type="dxa"/>
            <w:noWrap/>
            <w:hideMark/>
          </w:tcPr>
          <w:p w14:paraId="0EE84D9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1159.92731</w:t>
            </w:r>
          </w:p>
        </w:tc>
        <w:tc>
          <w:tcPr>
            <w:tcW w:w="20" w:type="dxa"/>
            <w:noWrap/>
            <w:hideMark/>
          </w:tcPr>
          <w:p w14:paraId="00F49F4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1159.7501</w:t>
            </w:r>
          </w:p>
        </w:tc>
        <w:tc>
          <w:tcPr>
            <w:tcW w:w="20" w:type="dxa"/>
            <w:noWrap/>
            <w:hideMark/>
          </w:tcPr>
          <w:p w14:paraId="438F13F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0.00417278</w:t>
            </w:r>
          </w:p>
        </w:tc>
      </w:tr>
      <w:tr w:rsidR="008B378D" w:rsidRPr="008B378D" w14:paraId="0D898A10" w14:textId="77777777" w:rsidTr="008B378D">
        <w:trPr>
          <w:trHeight w:val="20"/>
        </w:trPr>
        <w:tc>
          <w:tcPr>
            <w:tcW w:w="20" w:type="dxa"/>
            <w:noWrap/>
            <w:hideMark/>
          </w:tcPr>
          <w:p w14:paraId="4AF56AB3"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Eumalvoideae</w:t>
            </w:r>
            <w:proofErr w:type="spellEnd"/>
          </w:p>
        </w:tc>
        <w:tc>
          <w:tcPr>
            <w:tcW w:w="20" w:type="dxa"/>
            <w:noWrap/>
            <w:hideMark/>
          </w:tcPr>
          <w:p w14:paraId="440B222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7A29224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0.04196715</w:t>
            </w:r>
          </w:p>
        </w:tc>
        <w:tc>
          <w:tcPr>
            <w:tcW w:w="20" w:type="dxa"/>
            <w:noWrap/>
            <w:hideMark/>
          </w:tcPr>
          <w:p w14:paraId="1715EDC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0.07993348</w:t>
            </w:r>
          </w:p>
        </w:tc>
        <w:tc>
          <w:tcPr>
            <w:tcW w:w="20" w:type="dxa"/>
            <w:noWrap/>
            <w:hideMark/>
          </w:tcPr>
          <w:p w14:paraId="3F4F538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0.02366537</w:t>
            </w:r>
          </w:p>
        </w:tc>
        <w:tc>
          <w:tcPr>
            <w:tcW w:w="20" w:type="dxa"/>
            <w:noWrap/>
            <w:hideMark/>
          </w:tcPr>
          <w:p w14:paraId="6144BF1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573.698439</w:t>
            </w:r>
          </w:p>
        </w:tc>
        <w:tc>
          <w:tcPr>
            <w:tcW w:w="20" w:type="dxa"/>
            <w:noWrap/>
            <w:hideMark/>
          </w:tcPr>
          <w:p w14:paraId="25635C5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564.939218</w:t>
            </w:r>
          </w:p>
        </w:tc>
        <w:tc>
          <w:tcPr>
            <w:tcW w:w="20" w:type="dxa"/>
            <w:noWrap/>
            <w:hideMark/>
          </w:tcPr>
          <w:p w14:paraId="6FD9B1D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0.13420067</w:t>
            </w:r>
          </w:p>
        </w:tc>
      </w:tr>
      <w:tr w:rsidR="008B378D" w:rsidRPr="008B378D" w14:paraId="2B49A0FD" w14:textId="77777777" w:rsidTr="008B378D">
        <w:trPr>
          <w:trHeight w:val="20"/>
        </w:trPr>
        <w:tc>
          <w:tcPr>
            <w:tcW w:w="20" w:type="dxa"/>
            <w:noWrap/>
            <w:hideMark/>
          </w:tcPr>
          <w:p w14:paraId="70823764"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Gesneriaceae</w:t>
            </w:r>
            <w:proofErr w:type="spellEnd"/>
          </w:p>
        </w:tc>
        <w:tc>
          <w:tcPr>
            <w:tcW w:w="20" w:type="dxa"/>
            <w:noWrap/>
            <w:hideMark/>
          </w:tcPr>
          <w:p w14:paraId="4E93DE47"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19C339D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0.01034297</w:t>
            </w:r>
          </w:p>
        </w:tc>
        <w:tc>
          <w:tcPr>
            <w:tcW w:w="20" w:type="dxa"/>
            <w:noWrap/>
            <w:hideMark/>
          </w:tcPr>
          <w:p w14:paraId="718DA93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0.00011715</w:t>
            </w:r>
          </w:p>
        </w:tc>
        <w:tc>
          <w:tcPr>
            <w:tcW w:w="20" w:type="dxa"/>
            <w:noWrap/>
            <w:hideMark/>
          </w:tcPr>
          <w:p w14:paraId="62A290B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0.00273603</w:t>
            </w:r>
          </w:p>
        </w:tc>
        <w:tc>
          <w:tcPr>
            <w:tcW w:w="20" w:type="dxa"/>
            <w:noWrap/>
            <w:hideMark/>
          </w:tcPr>
          <w:p w14:paraId="119639D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479.559184</w:t>
            </w:r>
          </w:p>
        </w:tc>
        <w:tc>
          <w:tcPr>
            <w:tcW w:w="20" w:type="dxa"/>
            <w:noWrap/>
            <w:hideMark/>
          </w:tcPr>
          <w:p w14:paraId="4B36790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479.624543</w:t>
            </w:r>
          </w:p>
        </w:tc>
        <w:tc>
          <w:tcPr>
            <w:tcW w:w="20" w:type="dxa"/>
            <w:noWrap/>
            <w:hideMark/>
          </w:tcPr>
          <w:p w14:paraId="03CEB02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0.19744503</w:t>
            </w:r>
          </w:p>
        </w:tc>
      </w:tr>
      <w:tr w:rsidR="008B378D" w:rsidRPr="008B378D" w14:paraId="0523B5A1" w14:textId="77777777" w:rsidTr="008B378D">
        <w:trPr>
          <w:trHeight w:val="20"/>
        </w:trPr>
        <w:tc>
          <w:tcPr>
            <w:tcW w:w="20" w:type="dxa"/>
            <w:noWrap/>
            <w:hideMark/>
          </w:tcPr>
          <w:p w14:paraId="42B1E04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Grewioideae</w:t>
            </w:r>
            <w:proofErr w:type="spellEnd"/>
          </w:p>
        </w:tc>
        <w:tc>
          <w:tcPr>
            <w:tcW w:w="20" w:type="dxa"/>
            <w:noWrap/>
            <w:hideMark/>
          </w:tcPr>
          <w:p w14:paraId="3CF6D45F"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643E17A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0.01839739</w:t>
            </w:r>
          </w:p>
        </w:tc>
        <w:tc>
          <w:tcPr>
            <w:tcW w:w="20" w:type="dxa"/>
            <w:noWrap/>
            <w:hideMark/>
          </w:tcPr>
          <w:p w14:paraId="3D1E450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0.05615118</w:t>
            </w:r>
          </w:p>
        </w:tc>
        <w:tc>
          <w:tcPr>
            <w:tcW w:w="20" w:type="dxa"/>
            <w:noWrap/>
            <w:hideMark/>
          </w:tcPr>
          <w:p w14:paraId="4D4ACB7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0.00826692</w:t>
            </w:r>
          </w:p>
        </w:tc>
        <w:tc>
          <w:tcPr>
            <w:tcW w:w="20" w:type="dxa"/>
            <w:noWrap/>
            <w:hideMark/>
          </w:tcPr>
          <w:p w14:paraId="496CC80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531.339029</w:t>
            </w:r>
          </w:p>
        </w:tc>
        <w:tc>
          <w:tcPr>
            <w:tcW w:w="20" w:type="dxa"/>
            <w:noWrap/>
            <w:hideMark/>
          </w:tcPr>
          <w:p w14:paraId="6D43BEE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521.780875</w:t>
            </w:r>
          </w:p>
        </w:tc>
        <w:tc>
          <w:tcPr>
            <w:tcW w:w="20" w:type="dxa"/>
            <w:noWrap/>
            <w:hideMark/>
          </w:tcPr>
          <w:p w14:paraId="5AFF09B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0.07368693</w:t>
            </w:r>
          </w:p>
        </w:tc>
      </w:tr>
      <w:tr w:rsidR="008B378D" w:rsidRPr="008B378D" w14:paraId="2CF0376B" w14:textId="77777777" w:rsidTr="008B378D">
        <w:trPr>
          <w:trHeight w:val="20"/>
        </w:trPr>
        <w:tc>
          <w:tcPr>
            <w:tcW w:w="20" w:type="dxa"/>
            <w:noWrap/>
            <w:hideMark/>
          </w:tcPr>
          <w:p w14:paraId="45FB8B4C"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Heliophileae</w:t>
            </w:r>
            <w:proofErr w:type="spellEnd"/>
          </w:p>
        </w:tc>
        <w:tc>
          <w:tcPr>
            <w:tcW w:w="20" w:type="dxa"/>
            <w:noWrap/>
            <w:hideMark/>
          </w:tcPr>
          <w:p w14:paraId="5E1BCA1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6B2481E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0.03394285</w:t>
            </w:r>
          </w:p>
        </w:tc>
        <w:tc>
          <w:tcPr>
            <w:tcW w:w="20" w:type="dxa"/>
            <w:noWrap/>
            <w:hideMark/>
          </w:tcPr>
          <w:p w14:paraId="7298B24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0.22994972</w:t>
            </w:r>
          </w:p>
        </w:tc>
        <w:tc>
          <w:tcPr>
            <w:tcW w:w="20" w:type="dxa"/>
            <w:noWrap/>
            <w:hideMark/>
          </w:tcPr>
          <w:p w14:paraId="66FBC6D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0.00241149</w:t>
            </w:r>
          </w:p>
        </w:tc>
        <w:tc>
          <w:tcPr>
            <w:tcW w:w="20" w:type="dxa"/>
            <w:noWrap/>
            <w:hideMark/>
          </w:tcPr>
          <w:p w14:paraId="64076AA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680.822714</w:t>
            </w:r>
          </w:p>
        </w:tc>
        <w:tc>
          <w:tcPr>
            <w:tcW w:w="20" w:type="dxa"/>
            <w:noWrap/>
            <w:hideMark/>
          </w:tcPr>
          <w:p w14:paraId="0B94BA3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680.805003</w:t>
            </w:r>
          </w:p>
        </w:tc>
        <w:tc>
          <w:tcPr>
            <w:tcW w:w="20" w:type="dxa"/>
            <w:noWrap/>
            <w:hideMark/>
          </w:tcPr>
          <w:p w14:paraId="63B835A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0.0066169</w:t>
            </w:r>
          </w:p>
        </w:tc>
      </w:tr>
      <w:tr w:rsidR="008B378D" w:rsidRPr="008B378D" w14:paraId="265E6074" w14:textId="77777777" w:rsidTr="008B378D">
        <w:trPr>
          <w:trHeight w:val="20"/>
        </w:trPr>
        <w:tc>
          <w:tcPr>
            <w:tcW w:w="20" w:type="dxa"/>
            <w:noWrap/>
            <w:hideMark/>
          </w:tcPr>
          <w:p w14:paraId="168ACA3B"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Hypericum</w:t>
            </w:r>
          </w:p>
        </w:tc>
        <w:tc>
          <w:tcPr>
            <w:tcW w:w="20" w:type="dxa"/>
            <w:noWrap/>
            <w:hideMark/>
          </w:tcPr>
          <w:p w14:paraId="657D0269"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7D2733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0.10949778</w:t>
            </w:r>
          </w:p>
        </w:tc>
        <w:tc>
          <w:tcPr>
            <w:tcW w:w="20" w:type="dxa"/>
            <w:noWrap/>
            <w:hideMark/>
          </w:tcPr>
          <w:p w14:paraId="2F9A4B7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0.02634112</w:t>
            </w:r>
          </w:p>
        </w:tc>
        <w:tc>
          <w:tcPr>
            <w:tcW w:w="20" w:type="dxa"/>
            <w:noWrap/>
            <w:hideMark/>
          </w:tcPr>
          <w:p w14:paraId="4D4CCE5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0.0587529</w:t>
            </w:r>
          </w:p>
        </w:tc>
        <w:tc>
          <w:tcPr>
            <w:tcW w:w="20" w:type="dxa"/>
            <w:noWrap/>
            <w:hideMark/>
          </w:tcPr>
          <w:p w14:paraId="1694EAD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1059.13797</w:t>
            </w:r>
          </w:p>
        </w:tc>
        <w:tc>
          <w:tcPr>
            <w:tcW w:w="20" w:type="dxa"/>
            <w:noWrap/>
            <w:hideMark/>
          </w:tcPr>
          <w:p w14:paraId="6A0166D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892.645913</w:t>
            </w:r>
          </w:p>
        </w:tc>
        <w:tc>
          <w:tcPr>
            <w:tcW w:w="20" w:type="dxa"/>
            <w:noWrap/>
            <w:hideMark/>
          </w:tcPr>
          <w:p w14:paraId="52D3E75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0.61556299</w:t>
            </w:r>
          </w:p>
        </w:tc>
      </w:tr>
      <w:tr w:rsidR="008B378D" w:rsidRPr="008B378D" w14:paraId="2AFA4870" w14:textId="77777777" w:rsidTr="008B378D">
        <w:trPr>
          <w:trHeight w:val="20"/>
        </w:trPr>
        <w:tc>
          <w:tcPr>
            <w:tcW w:w="20" w:type="dxa"/>
            <w:noWrap/>
            <w:hideMark/>
          </w:tcPr>
          <w:p w14:paraId="0DA6FAF1"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Lepidieae</w:t>
            </w:r>
            <w:proofErr w:type="spellEnd"/>
          </w:p>
        </w:tc>
        <w:tc>
          <w:tcPr>
            <w:tcW w:w="20" w:type="dxa"/>
            <w:noWrap/>
            <w:hideMark/>
          </w:tcPr>
          <w:p w14:paraId="59F596E3"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3DAA6A2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0.26785015</w:t>
            </w:r>
          </w:p>
        </w:tc>
        <w:tc>
          <w:tcPr>
            <w:tcW w:w="20" w:type="dxa"/>
            <w:noWrap/>
            <w:hideMark/>
          </w:tcPr>
          <w:p w14:paraId="4DB7B61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1.20419534</w:t>
            </w:r>
          </w:p>
        </w:tc>
        <w:tc>
          <w:tcPr>
            <w:tcW w:w="20" w:type="dxa"/>
            <w:noWrap/>
            <w:hideMark/>
          </w:tcPr>
          <w:p w14:paraId="1BD121E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0.18476812</w:t>
            </w:r>
          </w:p>
        </w:tc>
        <w:tc>
          <w:tcPr>
            <w:tcW w:w="20" w:type="dxa"/>
            <w:noWrap/>
            <w:hideMark/>
          </w:tcPr>
          <w:p w14:paraId="410DEEA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867.865367</w:t>
            </w:r>
          </w:p>
        </w:tc>
        <w:tc>
          <w:tcPr>
            <w:tcW w:w="20" w:type="dxa"/>
            <w:noWrap/>
            <w:hideMark/>
          </w:tcPr>
          <w:p w14:paraId="4E88AFA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860.580185</w:t>
            </w:r>
          </w:p>
        </w:tc>
        <w:tc>
          <w:tcPr>
            <w:tcW w:w="20" w:type="dxa"/>
            <w:noWrap/>
            <w:hideMark/>
          </w:tcPr>
          <w:p w14:paraId="6CC70AE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0.07780927</w:t>
            </w:r>
          </w:p>
        </w:tc>
      </w:tr>
      <w:tr w:rsidR="008B378D" w:rsidRPr="008B378D" w14:paraId="3CFE802E" w14:textId="77777777" w:rsidTr="008B378D">
        <w:trPr>
          <w:trHeight w:val="20"/>
        </w:trPr>
        <w:tc>
          <w:tcPr>
            <w:tcW w:w="20" w:type="dxa"/>
            <w:noWrap/>
            <w:hideMark/>
          </w:tcPr>
          <w:p w14:paraId="5EB9C8BA"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Lupinus</w:t>
            </w:r>
          </w:p>
        </w:tc>
        <w:tc>
          <w:tcPr>
            <w:tcW w:w="20" w:type="dxa"/>
            <w:noWrap/>
            <w:hideMark/>
          </w:tcPr>
          <w:p w14:paraId="185671D2"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47594E7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0.03317324</w:t>
            </w:r>
          </w:p>
        </w:tc>
        <w:tc>
          <w:tcPr>
            <w:tcW w:w="20" w:type="dxa"/>
            <w:noWrap/>
            <w:hideMark/>
          </w:tcPr>
          <w:p w14:paraId="4825235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0.00150559</w:t>
            </w:r>
          </w:p>
        </w:tc>
        <w:tc>
          <w:tcPr>
            <w:tcW w:w="20" w:type="dxa"/>
            <w:noWrap/>
            <w:hideMark/>
          </w:tcPr>
          <w:p w14:paraId="53CAC70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0.00411432</w:t>
            </w:r>
          </w:p>
        </w:tc>
        <w:tc>
          <w:tcPr>
            <w:tcW w:w="20" w:type="dxa"/>
            <w:noWrap/>
            <w:hideMark/>
          </w:tcPr>
          <w:p w14:paraId="2543523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767.461383</w:t>
            </w:r>
          </w:p>
        </w:tc>
        <w:tc>
          <w:tcPr>
            <w:tcW w:w="20" w:type="dxa"/>
            <w:noWrap/>
            <w:hideMark/>
          </w:tcPr>
          <w:p w14:paraId="22B67BB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766.211687</w:t>
            </w:r>
          </w:p>
        </w:tc>
        <w:tc>
          <w:tcPr>
            <w:tcW w:w="20" w:type="dxa"/>
            <w:noWrap/>
            <w:hideMark/>
          </w:tcPr>
          <w:p w14:paraId="4DB53D5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0.07422281</w:t>
            </w:r>
          </w:p>
        </w:tc>
      </w:tr>
      <w:tr w:rsidR="008B378D" w:rsidRPr="008B378D" w14:paraId="6F29DE5E" w14:textId="77777777" w:rsidTr="008B378D">
        <w:trPr>
          <w:trHeight w:val="20"/>
        </w:trPr>
        <w:tc>
          <w:tcPr>
            <w:tcW w:w="20" w:type="dxa"/>
            <w:noWrap/>
            <w:hideMark/>
          </w:tcPr>
          <w:p w14:paraId="0A88353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Lysimachieae</w:t>
            </w:r>
            <w:proofErr w:type="spellEnd"/>
          </w:p>
        </w:tc>
        <w:tc>
          <w:tcPr>
            <w:tcW w:w="20" w:type="dxa"/>
            <w:noWrap/>
            <w:hideMark/>
          </w:tcPr>
          <w:p w14:paraId="266D2910"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44CD0E3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0.0339976</w:t>
            </w:r>
          </w:p>
        </w:tc>
        <w:tc>
          <w:tcPr>
            <w:tcW w:w="20" w:type="dxa"/>
            <w:noWrap/>
            <w:hideMark/>
          </w:tcPr>
          <w:p w14:paraId="09A8730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0.00206873</w:t>
            </w:r>
          </w:p>
        </w:tc>
        <w:tc>
          <w:tcPr>
            <w:tcW w:w="20" w:type="dxa"/>
            <w:noWrap/>
            <w:hideMark/>
          </w:tcPr>
          <w:p w14:paraId="1E50F1B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6.37E-05</w:t>
            </w:r>
          </w:p>
        </w:tc>
        <w:tc>
          <w:tcPr>
            <w:tcW w:w="20" w:type="dxa"/>
            <w:noWrap/>
            <w:hideMark/>
          </w:tcPr>
          <w:p w14:paraId="2254BE3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815.378812</w:t>
            </w:r>
          </w:p>
        </w:tc>
        <w:tc>
          <w:tcPr>
            <w:tcW w:w="20" w:type="dxa"/>
            <w:noWrap/>
            <w:hideMark/>
          </w:tcPr>
          <w:p w14:paraId="2812E0B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825.214515</w:t>
            </w:r>
          </w:p>
        </w:tc>
        <w:tc>
          <w:tcPr>
            <w:tcW w:w="20" w:type="dxa"/>
            <w:noWrap/>
            <w:hideMark/>
          </w:tcPr>
          <w:p w14:paraId="7743629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0.19087424</w:t>
            </w:r>
          </w:p>
        </w:tc>
      </w:tr>
      <w:tr w:rsidR="008B378D" w:rsidRPr="008B378D" w14:paraId="59AFED7A" w14:textId="77777777" w:rsidTr="008B378D">
        <w:trPr>
          <w:trHeight w:val="20"/>
        </w:trPr>
        <w:tc>
          <w:tcPr>
            <w:tcW w:w="20" w:type="dxa"/>
            <w:noWrap/>
            <w:hideMark/>
          </w:tcPr>
          <w:p w14:paraId="3444C04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Onagraceae</w:t>
            </w:r>
            <w:proofErr w:type="spellEnd"/>
          </w:p>
        </w:tc>
        <w:tc>
          <w:tcPr>
            <w:tcW w:w="20" w:type="dxa"/>
            <w:noWrap/>
            <w:hideMark/>
          </w:tcPr>
          <w:p w14:paraId="4C9013B7"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4E5143B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0.07402165</w:t>
            </w:r>
          </w:p>
        </w:tc>
        <w:tc>
          <w:tcPr>
            <w:tcW w:w="20" w:type="dxa"/>
            <w:noWrap/>
            <w:hideMark/>
          </w:tcPr>
          <w:p w14:paraId="1E9FEDC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0.05566329</w:t>
            </w:r>
          </w:p>
        </w:tc>
        <w:tc>
          <w:tcPr>
            <w:tcW w:w="20" w:type="dxa"/>
            <w:noWrap/>
            <w:hideMark/>
          </w:tcPr>
          <w:p w14:paraId="7872599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0.0367747</w:t>
            </w:r>
          </w:p>
        </w:tc>
        <w:tc>
          <w:tcPr>
            <w:tcW w:w="20" w:type="dxa"/>
            <w:noWrap/>
            <w:hideMark/>
          </w:tcPr>
          <w:p w14:paraId="55E2DAD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716.509791</w:t>
            </w:r>
          </w:p>
        </w:tc>
        <w:tc>
          <w:tcPr>
            <w:tcW w:w="20" w:type="dxa"/>
            <w:noWrap/>
            <w:hideMark/>
          </w:tcPr>
          <w:p w14:paraId="7AF1D80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717.691354</w:t>
            </w:r>
          </w:p>
        </w:tc>
        <w:tc>
          <w:tcPr>
            <w:tcW w:w="20" w:type="dxa"/>
            <w:noWrap/>
            <w:hideMark/>
          </w:tcPr>
          <w:p w14:paraId="2AFA26D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0.2833446</w:t>
            </w:r>
          </w:p>
        </w:tc>
      </w:tr>
      <w:tr w:rsidR="008B378D" w:rsidRPr="008B378D" w14:paraId="2790B171" w14:textId="77777777" w:rsidTr="008B378D">
        <w:trPr>
          <w:trHeight w:val="20"/>
        </w:trPr>
        <w:tc>
          <w:tcPr>
            <w:tcW w:w="20" w:type="dxa"/>
            <w:noWrap/>
            <w:hideMark/>
          </w:tcPr>
          <w:p w14:paraId="4D363B1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Orobanchaceae</w:t>
            </w:r>
          </w:p>
        </w:tc>
        <w:tc>
          <w:tcPr>
            <w:tcW w:w="20" w:type="dxa"/>
            <w:noWrap/>
            <w:hideMark/>
          </w:tcPr>
          <w:p w14:paraId="348585B2"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166DB2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0.04951053</w:t>
            </w:r>
          </w:p>
        </w:tc>
        <w:tc>
          <w:tcPr>
            <w:tcW w:w="20" w:type="dxa"/>
            <w:noWrap/>
            <w:hideMark/>
          </w:tcPr>
          <w:p w14:paraId="61F31B3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0.10805047</w:t>
            </w:r>
          </w:p>
        </w:tc>
        <w:tc>
          <w:tcPr>
            <w:tcW w:w="20" w:type="dxa"/>
            <w:noWrap/>
            <w:hideMark/>
          </w:tcPr>
          <w:p w14:paraId="466742C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0.01816022</w:t>
            </w:r>
          </w:p>
        </w:tc>
        <w:tc>
          <w:tcPr>
            <w:tcW w:w="20" w:type="dxa"/>
            <w:noWrap/>
            <w:hideMark/>
          </w:tcPr>
          <w:p w14:paraId="027A9E8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864.614561</w:t>
            </w:r>
          </w:p>
        </w:tc>
        <w:tc>
          <w:tcPr>
            <w:tcW w:w="20" w:type="dxa"/>
            <w:noWrap/>
            <w:hideMark/>
          </w:tcPr>
          <w:p w14:paraId="35202B4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867.539143</w:t>
            </w:r>
          </w:p>
        </w:tc>
        <w:tc>
          <w:tcPr>
            <w:tcW w:w="20" w:type="dxa"/>
            <w:noWrap/>
            <w:hideMark/>
          </w:tcPr>
          <w:p w14:paraId="2E2A4B1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0.08662163</w:t>
            </w:r>
          </w:p>
        </w:tc>
      </w:tr>
      <w:tr w:rsidR="008B378D" w:rsidRPr="008B378D" w14:paraId="4D2E9B2D" w14:textId="77777777" w:rsidTr="008B378D">
        <w:trPr>
          <w:trHeight w:val="20"/>
        </w:trPr>
        <w:tc>
          <w:tcPr>
            <w:tcW w:w="20" w:type="dxa"/>
            <w:noWrap/>
            <w:hideMark/>
          </w:tcPr>
          <w:p w14:paraId="74F3F2F8"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Panicoideae</w:t>
            </w:r>
            <w:proofErr w:type="spellEnd"/>
          </w:p>
        </w:tc>
        <w:tc>
          <w:tcPr>
            <w:tcW w:w="20" w:type="dxa"/>
            <w:noWrap/>
            <w:hideMark/>
          </w:tcPr>
          <w:p w14:paraId="4DBD19C4"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6A924FD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0.04060338</w:t>
            </w:r>
          </w:p>
        </w:tc>
        <w:tc>
          <w:tcPr>
            <w:tcW w:w="20" w:type="dxa"/>
            <w:noWrap/>
            <w:hideMark/>
          </w:tcPr>
          <w:p w14:paraId="0A0DCA9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5.82108862</w:t>
            </w:r>
          </w:p>
        </w:tc>
        <w:tc>
          <w:tcPr>
            <w:tcW w:w="20" w:type="dxa"/>
            <w:noWrap/>
            <w:hideMark/>
          </w:tcPr>
          <w:p w14:paraId="4E20DFE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0.98246451</w:t>
            </w:r>
          </w:p>
        </w:tc>
        <w:tc>
          <w:tcPr>
            <w:tcW w:w="20" w:type="dxa"/>
            <w:noWrap/>
            <w:hideMark/>
          </w:tcPr>
          <w:p w14:paraId="5E39DEA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549.640242</w:t>
            </w:r>
          </w:p>
        </w:tc>
        <w:tc>
          <w:tcPr>
            <w:tcW w:w="20" w:type="dxa"/>
            <w:noWrap/>
            <w:hideMark/>
          </w:tcPr>
          <w:p w14:paraId="6D20A38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549.634825</w:t>
            </w:r>
          </w:p>
        </w:tc>
        <w:tc>
          <w:tcPr>
            <w:tcW w:w="20" w:type="dxa"/>
            <w:noWrap/>
            <w:hideMark/>
          </w:tcPr>
          <w:p w14:paraId="182E8EF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0.08443686</w:t>
            </w:r>
          </w:p>
        </w:tc>
      </w:tr>
      <w:tr w:rsidR="008B378D" w:rsidRPr="008B378D" w14:paraId="1CF5FC6A" w14:textId="77777777" w:rsidTr="008B378D">
        <w:trPr>
          <w:trHeight w:val="20"/>
        </w:trPr>
        <w:tc>
          <w:tcPr>
            <w:tcW w:w="20" w:type="dxa"/>
            <w:noWrap/>
            <w:hideMark/>
          </w:tcPr>
          <w:p w14:paraId="1003EF35"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Polemoniaceae</w:t>
            </w:r>
            <w:proofErr w:type="spellEnd"/>
          </w:p>
        </w:tc>
        <w:tc>
          <w:tcPr>
            <w:tcW w:w="20" w:type="dxa"/>
            <w:noWrap/>
            <w:hideMark/>
          </w:tcPr>
          <w:p w14:paraId="01FC8047"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4ED1C3D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0.01199421</w:t>
            </w:r>
          </w:p>
        </w:tc>
        <w:tc>
          <w:tcPr>
            <w:tcW w:w="20" w:type="dxa"/>
            <w:noWrap/>
            <w:hideMark/>
          </w:tcPr>
          <w:p w14:paraId="6053C53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0.03094406</w:t>
            </w:r>
          </w:p>
        </w:tc>
        <w:tc>
          <w:tcPr>
            <w:tcW w:w="20" w:type="dxa"/>
            <w:noWrap/>
            <w:hideMark/>
          </w:tcPr>
          <w:p w14:paraId="08C2786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0.00421092</w:t>
            </w:r>
          </w:p>
        </w:tc>
        <w:tc>
          <w:tcPr>
            <w:tcW w:w="20" w:type="dxa"/>
            <w:noWrap/>
            <w:hideMark/>
          </w:tcPr>
          <w:p w14:paraId="2790ABB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936.138183</w:t>
            </w:r>
          </w:p>
        </w:tc>
        <w:tc>
          <w:tcPr>
            <w:tcW w:w="20" w:type="dxa"/>
            <w:noWrap/>
            <w:hideMark/>
          </w:tcPr>
          <w:p w14:paraId="7418E8E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924.871046</w:t>
            </w:r>
          </w:p>
        </w:tc>
        <w:tc>
          <w:tcPr>
            <w:tcW w:w="20" w:type="dxa"/>
            <w:noWrap/>
            <w:hideMark/>
          </w:tcPr>
          <w:p w14:paraId="7AAB695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0.06812361</w:t>
            </w:r>
          </w:p>
        </w:tc>
      </w:tr>
      <w:tr w:rsidR="008B378D" w:rsidRPr="008B378D" w14:paraId="0F1AB614" w14:textId="77777777" w:rsidTr="008B378D">
        <w:trPr>
          <w:trHeight w:val="20"/>
        </w:trPr>
        <w:tc>
          <w:tcPr>
            <w:tcW w:w="20" w:type="dxa"/>
            <w:noWrap/>
            <w:hideMark/>
          </w:tcPr>
          <w:p w14:paraId="23E12A14"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Pooideae</w:t>
            </w:r>
            <w:proofErr w:type="spellEnd"/>
          </w:p>
        </w:tc>
        <w:tc>
          <w:tcPr>
            <w:tcW w:w="20" w:type="dxa"/>
            <w:noWrap/>
            <w:hideMark/>
          </w:tcPr>
          <w:p w14:paraId="1018044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467F3E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0.02256814</w:t>
            </w:r>
          </w:p>
        </w:tc>
        <w:tc>
          <w:tcPr>
            <w:tcW w:w="20" w:type="dxa"/>
            <w:noWrap/>
            <w:hideMark/>
          </w:tcPr>
          <w:p w14:paraId="23059B6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0.59969435</w:t>
            </w:r>
          </w:p>
        </w:tc>
        <w:tc>
          <w:tcPr>
            <w:tcW w:w="20" w:type="dxa"/>
            <w:noWrap/>
            <w:hideMark/>
          </w:tcPr>
          <w:p w14:paraId="29284D4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0.05025966</w:t>
            </w:r>
          </w:p>
        </w:tc>
        <w:tc>
          <w:tcPr>
            <w:tcW w:w="20" w:type="dxa"/>
            <w:noWrap/>
            <w:hideMark/>
          </w:tcPr>
          <w:p w14:paraId="0A29B53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925.96754</w:t>
            </w:r>
          </w:p>
        </w:tc>
        <w:tc>
          <w:tcPr>
            <w:tcW w:w="20" w:type="dxa"/>
            <w:noWrap/>
            <w:hideMark/>
          </w:tcPr>
          <w:p w14:paraId="7D192A8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916.432884</w:t>
            </w:r>
          </w:p>
        </w:tc>
        <w:tc>
          <w:tcPr>
            <w:tcW w:w="20" w:type="dxa"/>
            <w:noWrap/>
            <w:hideMark/>
          </w:tcPr>
          <w:p w14:paraId="4981AEC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0.05014514</w:t>
            </w:r>
          </w:p>
        </w:tc>
      </w:tr>
      <w:tr w:rsidR="008B378D" w:rsidRPr="008B378D" w14:paraId="0A9F47D1" w14:textId="77777777" w:rsidTr="008B378D">
        <w:trPr>
          <w:trHeight w:val="20"/>
        </w:trPr>
        <w:tc>
          <w:tcPr>
            <w:tcW w:w="20" w:type="dxa"/>
            <w:noWrap/>
            <w:hideMark/>
          </w:tcPr>
          <w:p w14:paraId="0EC7D012"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Primulaceae</w:t>
            </w:r>
            <w:proofErr w:type="spellEnd"/>
          </w:p>
        </w:tc>
        <w:tc>
          <w:tcPr>
            <w:tcW w:w="20" w:type="dxa"/>
            <w:noWrap/>
            <w:hideMark/>
          </w:tcPr>
          <w:p w14:paraId="2285FBD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91BFF0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0.03228184</w:t>
            </w:r>
          </w:p>
        </w:tc>
        <w:tc>
          <w:tcPr>
            <w:tcW w:w="20" w:type="dxa"/>
            <w:noWrap/>
            <w:hideMark/>
          </w:tcPr>
          <w:p w14:paraId="1213ED7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2.55118575</w:t>
            </w:r>
          </w:p>
        </w:tc>
        <w:tc>
          <w:tcPr>
            <w:tcW w:w="20" w:type="dxa"/>
            <w:noWrap/>
            <w:hideMark/>
          </w:tcPr>
          <w:p w14:paraId="218A997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0.19729472</w:t>
            </w:r>
          </w:p>
        </w:tc>
        <w:tc>
          <w:tcPr>
            <w:tcW w:w="20" w:type="dxa"/>
            <w:noWrap/>
            <w:hideMark/>
          </w:tcPr>
          <w:p w14:paraId="5D2F62B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1067.51702</w:t>
            </w:r>
          </w:p>
        </w:tc>
        <w:tc>
          <w:tcPr>
            <w:tcW w:w="20" w:type="dxa"/>
            <w:noWrap/>
            <w:hideMark/>
          </w:tcPr>
          <w:p w14:paraId="7DEC096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1065.14705</w:t>
            </w:r>
          </w:p>
        </w:tc>
        <w:tc>
          <w:tcPr>
            <w:tcW w:w="20" w:type="dxa"/>
            <w:noWrap/>
            <w:hideMark/>
          </w:tcPr>
          <w:p w14:paraId="6331DAA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0.03996562</w:t>
            </w:r>
          </w:p>
        </w:tc>
      </w:tr>
      <w:tr w:rsidR="008B378D" w:rsidRPr="008B378D" w14:paraId="0FA1B8BA" w14:textId="77777777" w:rsidTr="008B378D">
        <w:trPr>
          <w:trHeight w:val="20"/>
        </w:trPr>
        <w:tc>
          <w:tcPr>
            <w:tcW w:w="20" w:type="dxa"/>
            <w:noWrap/>
            <w:hideMark/>
          </w:tcPr>
          <w:p w14:paraId="1B92C10B"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Rubieae</w:t>
            </w:r>
            <w:proofErr w:type="spellEnd"/>
          </w:p>
        </w:tc>
        <w:tc>
          <w:tcPr>
            <w:tcW w:w="20" w:type="dxa"/>
            <w:noWrap/>
            <w:hideMark/>
          </w:tcPr>
          <w:p w14:paraId="68048B99"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116C6D2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0.13120271</w:t>
            </w:r>
          </w:p>
        </w:tc>
        <w:tc>
          <w:tcPr>
            <w:tcW w:w="20" w:type="dxa"/>
            <w:noWrap/>
            <w:hideMark/>
          </w:tcPr>
          <w:p w14:paraId="07A48C0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0.95176001</w:t>
            </w:r>
          </w:p>
        </w:tc>
        <w:tc>
          <w:tcPr>
            <w:tcW w:w="20" w:type="dxa"/>
            <w:noWrap/>
            <w:hideMark/>
          </w:tcPr>
          <w:p w14:paraId="4E9D6D2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0.01740108</w:t>
            </w:r>
          </w:p>
        </w:tc>
        <w:tc>
          <w:tcPr>
            <w:tcW w:w="20" w:type="dxa"/>
            <w:noWrap/>
            <w:hideMark/>
          </w:tcPr>
          <w:p w14:paraId="0870F48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885.231527</w:t>
            </w:r>
          </w:p>
        </w:tc>
        <w:tc>
          <w:tcPr>
            <w:tcW w:w="20" w:type="dxa"/>
            <w:noWrap/>
            <w:hideMark/>
          </w:tcPr>
          <w:p w14:paraId="706232A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885.289456</w:t>
            </w:r>
          </w:p>
        </w:tc>
        <w:tc>
          <w:tcPr>
            <w:tcW w:w="20" w:type="dxa"/>
            <w:noWrap/>
            <w:hideMark/>
          </w:tcPr>
          <w:p w14:paraId="023D959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0.00988396</w:t>
            </w:r>
          </w:p>
        </w:tc>
      </w:tr>
      <w:tr w:rsidR="008B378D" w:rsidRPr="008B378D" w14:paraId="66670D59" w14:textId="77777777" w:rsidTr="008B378D">
        <w:trPr>
          <w:trHeight w:val="20"/>
        </w:trPr>
        <w:tc>
          <w:tcPr>
            <w:tcW w:w="20" w:type="dxa"/>
            <w:noWrap/>
            <w:hideMark/>
          </w:tcPr>
          <w:p w14:paraId="4A386162"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Salvia</w:t>
            </w:r>
          </w:p>
        </w:tc>
        <w:tc>
          <w:tcPr>
            <w:tcW w:w="20" w:type="dxa"/>
            <w:noWrap/>
            <w:hideMark/>
          </w:tcPr>
          <w:p w14:paraId="6FFCC4B7"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4F1391B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0.03575222</w:t>
            </w:r>
          </w:p>
        </w:tc>
        <w:tc>
          <w:tcPr>
            <w:tcW w:w="20" w:type="dxa"/>
            <w:noWrap/>
            <w:hideMark/>
          </w:tcPr>
          <w:p w14:paraId="3CC9453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0.04632607</w:t>
            </w:r>
          </w:p>
        </w:tc>
        <w:tc>
          <w:tcPr>
            <w:tcW w:w="20" w:type="dxa"/>
            <w:noWrap/>
            <w:hideMark/>
          </w:tcPr>
          <w:p w14:paraId="10700F0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0.01112849</w:t>
            </w:r>
          </w:p>
        </w:tc>
        <w:tc>
          <w:tcPr>
            <w:tcW w:w="20" w:type="dxa"/>
            <w:noWrap/>
            <w:hideMark/>
          </w:tcPr>
          <w:p w14:paraId="35FCD85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889.904718</w:t>
            </w:r>
          </w:p>
        </w:tc>
        <w:tc>
          <w:tcPr>
            <w:tcW w:w="20" w:type="dxa"/>
            <w:noWrap/>
            <w:hideMark/>
          </w:tcPr>
          <w:p w14:paraId="4004F4F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756.566801</w:t>
            </w:r>
          </w:p>
        </w:tc>
        <w:tc>
          <w:tcPr>
            <w:tcW w:w="20" w:type="dxa"/>
            <w:noWrap/>
            <w:hideMark/>
          </w:tcPr>
          <w:p w14:paraId="1936CD1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0.12203424</w:t>
            </w:r>
          </w:p>
        </w:tc>
      </w:tr>
      <w:tr w:rsidR="008B378D" w:rsidRPr="008B378D" w14:paraId="1B26CC31" w14:textId="77777777" w:rsidTr="008B378D">
        <w:trPr>
          <w:trHeight w:val="20"/>
        </w:trPr>
        <w:tc>
          <w:tcPr>
            <w:tcW w:w="20" w:type="dxa"/>
            <w:noWrap/>
            <w:hideMark/>
          </w:tcPr>
          <w:p w14:paraId="1A78044C"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Solanaceae</w:t>
            </w:r>
          </w:p>
        </w:tc>
        <w:tc>
          <w:tcPr>
            <w:tcW w:w="20" w:type="dxa"/>
            <w:noWrap/>
            <w:hideMark/>
          </w:tcPr>
          <w:p w14:paraId="09499FD8"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6885D8D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0.03324896</w:t>
            </w:r>
          </w:p>
        </w:tc>
        <w:tc>
          <w:tcPr>
            <w:tcW w:w="20" w:type="dxa"/>
            <w:noWrap/>
            <w:hideMark/>
          </w:tcPr>
          <w:p w14:paraId="71DC92D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0.10759233</w:t>
            </w:r>
          </w:p>
        </w:tc>
        <w:tc>
          <w:tcPr>
            <w:tcW w:w="20" w:type="dxa"/>
            <w:noWrap/>
            <w:hideMark/>
          </w:tcPr>
          <w:p w14:paraId="35FAEB3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0.0275607</w:t>
            </w:r>
          </w:p>
        </w:tc>
        <w:tc>
          <w:tcPr>
            <w:tcW w:w="20" w:type="dxa"/>
            <w:noWrap/>
            <w:hideMark/>
          </w:tcPr>
          <w:p w14:paraId="761DBEF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565.977753</w:t>
            </w:r>
          </w:p>
        </w:tc>
        <w:tc>
          <w:tcPr>
            <w:tcW w:w="20" w:type="dxa"/>
            <w:noWrap/>
            <w:hideMark/>
          </w:tcPr>
          <w:p w14:paraId="6E33255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547.629476</w:t>
            </w:r>
          </w:p>
        </w:tc>
        <w:tc>
          <w:tcPr>
            <w:tcW w:w="20" w:type="dxa"/>
            <w:noWrap/>
            <w:hideMark/>
          </w:tcPr>
          <w:p w14:paraId="3B2BD21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0.12826102</w:t>
            </w:r>
          </w:p>
        </w:tc>
      </w:tr>
      <w:tr w:rsidR="008B378D" w:rsidRPr="008B378D" w14:paraId="111D99CB" w14:textId="77777777" w:rsidTr="008B378D">
        <w:trPr>
          <w:trHeight w:val="20"/>
        </w:trPr>
        <w:tc>
          <w:tcPr>
            <w:tcW w:w="20" w:type="dxa"/>
            <w:noWrap/>
            <w:hideMark/>
          </w:tcPr>
          <w:p w14:paraId="3A742A8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Spermacoceae</w:t>
            </w:r>
            <w:proofErr w:type="spellEnd"/>
          </w:p>
        </w:tc>
        <w:tc>
          <w:tcPr>
            <w:tcW w:w="20" w:type="dxa"/>
            <w:noWrap/>
            <w:hideMark/>
          </w:tcPr>
          <w:p w14:paraId="158F3AE8"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32D397E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0.05419206</w:t>
            </w:r>
          </w:p>
        </w:tc>
        <w:tc>
          <w:tcPr>
            <w:tcW w:w="20" w:type="dxa"/>
            <w:noWrap/>
            <w:hideMark/>
          </w:tcPr>
          <w:p w14:paraId="7A77F0B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0.0574132</w:t>
            </w:r>
          </w:p>
        </w:tc>
        <w:tc>
          <w:tcPr>
            <w:tcW w:w="20" w:type="dxa"/>
            <w:noWrap/>
            <w:hideMark/>
          </w:tcPr>
          <w:p w14:paraId="665A1D8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0.04481367</w:t>
            </w:r>
          </w:p>
        </w:tc>
        <w:tc>
          <w:tcPr>
            <w:tcW w:w="20" w:type="dxa"/>
            <w:noWrap/>
            <w:hideMark/>
          </w:tcPr>
          <w:p w14:paraId="2A2BB2D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426.02468</w:t>
            </w:r>
          </w:p>
        </w:tc>
        <w:tc>
          <w:tcPr>
            <w:tcW w:w="20" w:type="dxa"/>
            <w:noWrap/>
            <w:hideMark/>
          </w:tcPr>
          <w:p w14:paraId="6979948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451.752564</w:t>
            </w:r>
          </w:p>
        </w:tc>
        <w:tc>
          <w:tcPr>
            <w:tcW w:w="20" w:type="dxa"/>
            <w:noWrap/>
            <w:hideMark/>
          </w:tcPr>
          <w:p w14:paraId="78452EB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0.20473137</w:t>
            </w:r>
          </w:p>
        </w:tc>
      </w:tr>
      <w:tr w:rsidR="008B378D" w:rsidRPr="008B378D" w14:paraId="1BC7D1B4" w14:textId="77777777" w:rsidTr="008B378D">
        <w:trPr>
          <w:trHeight w:val="20"/>
        </w:trPr>
        <w:tc>
          <w:tcPr>
            <w:tcW w:w="20" w:type="dxa"/>
            <w:noWrap/>
            <w:hideMark/>
          </w:tcPr>
          <w:p w14:paraId="37A1B186"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Thelypodieae</w:t>
            </w:r>
            <w:proofErr w:type="spellEnd"/>
          </w:p>
        </w:tc>
        <w:tc>
          <w:tcPr>
            <w:tcW w:w="20" w:type="dxa"/>
            <w:noWrap/>
            <w:hideMark/>
          </w:tcPr>
          <w:p w14:paraId="51244509"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77793E9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0.03099634</w:t>
            </w:r>
          </w:p>
        </w:tc>
        <w:tc>
          <w:tcPr>
            <w:tcW w:w="20" w:type="dxa"/>
            <w:noWrap/>
            <w:hideMark/>
          </w:tcPr>
          <w:p w14:paraId="0162016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0.00627389</w:t>
            </w:r>
          </w:p>
        </w:tc>
        <w:tc>
          <w:tcPr>
            <w:tcW w:w="20" w:type="dxa"/>
            <w:noWrap/>
            <w:hideMark/>
          </w:tcPr>
          <w:p w14:paraId="27DD16F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0.00654888</w:t>
            </w:r>
          </w:p>
        </w:tc>
        <w:tc>
          <w:tcPr>
            <w:tcW w:w="20" w:type="dxa"/>
            <w:noWrap/>
            <w:hideMark/>
          </w:tcPr>
          <w:p w14:paraId="67C6412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841.947965</w:t>
            </w:r>
          </w:p>
        </w:tc>
        <w:tc>
          <w:tcPr>
            <w:tcW w:w="20" w:type="dxa"/>
            <w:noWrap/>
            <w:hideMark/>
          </w:tcPr>
          <w:p w14:paraId="3BBDF7C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840.304406</w:t>
            </w:r>
          </w:p>
        </w:tc>
        <w:tc>
          <w:tcPr>
            <w:tcW w:w="20" w:type="dxa"/>
            <w:noWrap/>
            <w:hideMark/>
          </w:tcPr>
          <w:p w14:paraId="01D6780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0.09617648</w:t>
            </w:r>
          </w:p>
        </w:tc>
      </w:tr>
      <w:tr w:rsidR="008B378D" w:rsidRPr="008B378D" w14:paraId="01D3CABB" w14:textId="77777777" w:rsidTr="008B378D">
        <w:trPr>
          <w:trHeight w:val="20"/>
        </w:trPr>
        <w:tc>
          <w:tcPr>
            <w:tcW w:w="20" w:type="dxa"/>
            <w:noWrap/>
            <w:hideMark/>
          </w:tcPr>
          <w:p w14:paraId="5BC4B777"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Alysseae</w:t>
            </w:r>
            <w:proofErr w:type="spellEnd"/>
          </w:p>
        </w:tc>
        <w:tc>
          <w:tcPr>
            <w:tcW w:w="20" w:type="dxa"/>
            <w:noWrap/>
            <w:hideMark/>
          </w:tcPr>
          <w:p w14:paraId="24BF2F3E"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55841D4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0.02644351</w:t>
            </w:r>
          </w:p>
        </w:tc>
        <w:tc>
          <w:tcPr>
            <w:tcW w:w="20" w:type="dxa"/>
            <w:noWrap/>
            <w:hideMark/>
          </w:tcPr>
          <w:p w14:paraId="4864697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0.29525668</w:t>
            </w:r>
          </w:p>
        </w:tc>
        <w:tc>
          <w:tcPr>
            <w:tcW w:w="20" w:type="dxa"/>
            <w:noWrap/>
            <w:hideMark/>
          </w:tcPr>
          <w:p w14:paraId="4F2EBBF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0.01317552</w:t>
            </w:r>
          </w:p>
        </w:tc>
        <w:tc>
          <w:tcPr>
            <w:tcW w:w="20" w:type="dxa"/>
            <w:noWrap/>
            <w:hideMark/>
          </w:tcPr>
          <w:p w14:paraId="4EECF1D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996.015901</w:t>
            </w:r>
          </w:p>
        </w:tc>
        <w:tc>
          <w:tcPr>
            <w:tcW w:w="20" w:type="dxa"/>
            <w:noWrap/>
            <w:hideMark/>
          </w:tcPr>
          <w:p w14:paraId="7307283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996.561161</w:t>
            </w:r>
          </w:p>
        </w:tc>
        <w:tc>
          <w:tcPr>
            <w:tcW w:w="20" w:type="dxa"/>
            <w:noWrap/>
            <w:hideMark/>
          </w:tcPr>
          <w:p w14:paraId="749E8EA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0.02389206</w:t>
            </w:r>
          </w:p>
        </w:tc>
      </w:tr>
      <w:tr w:rsidR="008B378D" w:rsidRPr="008B378D" w14:paraId="2F1F7DBB" w14:textId="77777777" w:rsidTr="008B378D">
        <w:trPr>
          <w:trHeight w:val="20"/>
        </w:trPr>
        <w:tc>
          <w:tcPr>
            <w:tcW w:w="20" w:type="dxa"/>
            <w:noWrap/>
            <w:hideMark/>
          </w:tcPr>
          <w:p w14:paraId="3515199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Antirrhineae</w:t>
            </w:r>
            <w:proofErr w:type="spellEnd"/>
          </w:p>
        </w:tc>
        <w:tc>
          <w:tcPr>
            <w:tcW w:w="20" w:type="dxa"/>
            <w:noWrap/>
            <w:hideMark/>
          </w:tcPr>
          <w:p w14:paraId="05845FE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4260C0F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0.01566215</w:t>
            </w:r>
          </w:p>
        </w:tc>
        <w:tc>
          <w:tcPr>
            <w:tcW w:w="20" w:type="dxa"/>
            <w:noWrap/>
            <w:hideMark/>
          </w:tcPr>
          <w:p w14:paraId="14D6C01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0.03345322</w:t>
            </w:r>
          </w:p>
        </w:tc>
        <w:tc>
          <w:tcPr>
            <w:tcW w:w="20" w:type="dxa"/>
            <w:noWrap/>
            <w:hideMark/>
          </w:tcPr>
          <w:p w14:paraId="0D93BA0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0.00567421</w:t>
            </w:r>
          </w:p>
        </w:tc>
        <w:tc>
          <w:tcPr>
            <w:tcW w:w="20" w:type="dxa"/>
            <w:noWrap/>
            <w:hideMark/>
          </w:tcPr>
          <w:p w14:paraId="775359B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837.302126</w:t>
            </w:r>
          </w:p>
        </w:tc>
        <w:tc>
          <w:tcPr>
            <w:tcW w:w="20" w:type="dxa"/>
            <w:noWrap/>
            <w:hideMark/>
          </w:tcPr>
          <w:p w14:paraId="53A5481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838.907877</w:t>
            </w:r>
          </w:p>
        </w:tc>
        <w:tc>
          <w:tcPr>
            <w:tcW w:w="20" w:type="dxa"/>
            <w:noWrap/>
            <w:hideMark/>
          </w:tcPr>
          <w:p w14:paraId="06CADA2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0.0552575</w:t>
            </w:r>
          </w:p>
        </w:tc>
      </w:tr>
      <w:tr w:rsidR="008B378D" w:rsidRPr="008B378D" w14:paraId="2CB17497" w14:textId="77777777" w:rsidTr="008B378D">
        <w:trPr>
          <w:trHeight w:val="20"/>
        </w:trPr>
        <w:tc>
          <w:tcPr>
            <w:tcW w:w="20" w:type="dxa"/>
            <w:noWrap/>
            <w:hideMark/>
          </w:tcPr>
          <w:p w14:paraId="662742E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Apioideae</w:t>
            </w:r>
            <w:proofErr w:type="spellEnd"/>
          </w:p>
        </w:tc>
        <w:tc>
          <w:tcPr>
            <w:tcW w:w="20" w:type="dxa"/>
            <w:noWrap/>
            <w:hideMark/>
          </w:tcPr>
          <w:p w14:paraId="0B3F6FB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1BAC9AD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0.01284296</w:t>
            </w:r>
          </w:p>
        </w:tc>
        <w:tc>
          <w:tcPr>
            <w:tcW w:w="20" w:type="dxa"/>
            <w:noWrap/>
            <w:hideMark/>
          </w:tcPr>
          <w:p w14:paraId="47BDE7A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0.07987379</w:t>
            </w:r>
          </w:p>
        </w:tc>
        <w:tc>
          <w:tcPr>
            <w:tcW w:w="20" w:type="dxa"/>
            <w:noWrap/>
            <w:hideMark/>
          </w:tcPr>
          <w:p w14:paraId="5B6CC39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0.01407058</w:t>
            </w:r>
          </w:p>
        </w:tc>
        <w:tc>
          <w:tcPr>
            <w:tcW w:w="20" w:type="dxa"/>
            <w:noWrap/>
            <w:hideMark/>
          </w:tcPr>
          <w:p w14:paraId="7697599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923.416731</w:t>
            </w:r>
          </w:p>
        </w:tc>
        <w:tc>
          <w:tcPr>
            <w:tcW w:w="20" w:type="dxa"/>
            <w:noWrap/>
            <w:hideMark/>
          </w:tcPr>
          <w:p w14:paraId="2755778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923.560248</w:t>
            </w:r>
          </w:p>
        </w:tc>
        <w:tc>
          <w:tcPr>
            <w:tcW w:w="20" w:type="dxa"/>
            <w:noWrap/>
            <w:hideMark/>
          </w:tcPr>
          <w:p w14:paraId="14D78FB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0.09002476</w:t>
            </w:r>
          </w:p>
        </w:tc>
      </w:tr>
      <w:tr w:rsidR="008B378D" w:rsidRPr="008B378D" w14:paraId="4A1F5C5F" w14:textId="77777777" w:rsidTr="008B378D">
        <w:trPr>
          <w:trHeight w:val="20"/>
        </w:trPr>
        <w:tc>
          <w:tcPr>
            <w:tcW w:w="20" w:type="dxa"/>
            <w:noWrap/>
            <w:hideMark/>
          </w:tcPr>
          <w:p w14:paraId="2ED28A2A"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Arabideae</w:t>
            </w:r>
            <w:proofErr w:type="spellEnd"/>
          </w:p>
        </w:tc>
        <w:tc>
          <w:tcPr>
            <w:tcW w:w="20" w:type="dxa"/>
            <w:noWrap/>
            <w:hideMark/>
          </w:tcPr>
          <w:p w14:paraId="5E0B47C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71CD3A9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0.25307988</w:t>
            </w:r>
          </w:p>
        </w:tc>
        <w:tc>
          <w:tcPr>
            <w:tcW w:w="20" w:type="dxa"/>
            <w:noWrap/>
            <w:hideMark/>
          </w:tcPr>
          <w:p w14:paraId="694D8D8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0.68015068</w:t>
            </w:r>
          </w:p>
        </w:tc>
        <w:tc>
          <w:tcPr>
            <w:tcW w:w="20" w:type="dxa"/>
            <w:noWrap/>
            <w:hideMark/>
          </w:tcPr>
          <w:p w14:paraId="5F3AF91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0.14579052</w:t>
            </w:r>
          </w:p>
        </w:tc>
        <w:tc>
          <w:tcPr>
            <w:tcW w:w="20" w:type="dxa"/>
            <w:noWrap/>
            <w:hideMark/>
          </w:tcPr>
          <w:p w14:paraId="7471BB2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991.071352</w:t>
            </w:r>
          </w:p>
        </w:tc>
        <w:tc>
          <w:tcPr>
            <w:tcW w:w="20" w:type="dxa"/>
            <w:noWrap/>
            <w:hideMark/>
          </w:tcPr>
          <w:p w14:paraId="4A26511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991.113327</w:t>
            </w:r>
          </w:p>
        </w:tc>
        <w:tc>
          <w:tcPr>
            <w:tcW w:w="20" w:type="dxa"/>
            <w:noWrap/>
            <w:hideMark/>
          </w:tcPr>
          <w:p w14:paraId="3B01AB8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0.10693386</w:t>
            </w:r>
          </w:p>
        </w:tc>
      </w:tr>
      <w:tr w:rsidR="008B378D" w:rsidRPr="008B378D" w14:paraId="50B7B222" w14:textId="77777777" w:rsidTr="008B378D">
        <w:trPr>
          <w:trHeight w:val="20"/>
        </w:trPr>
        <w:tc>
          <w:tcPr>
            <w:tcW w:w="20" w:type="dxa"/>
            <w:noWrap/>
            <w:hideMark/>
          </w:tcPr>
          <w:p w14:paraId="30279708"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Balsamiaceae</w:t>
            </w:r>
            <w:proofErr w:type="spellEnd"/>
          </w:p>
        </w:tc>
        <w:tc>
          <w:tcPr>
            <w:tcW w:w="20" w:type="dxa"/>
            <w:noWrap/>
            <w:hideMark/>
          </w:tcPr>
          <w:p w14:paraId="79D9E4AC"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3726815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0.01369379</w:t>
            </w:r>
          </w:p>
        </w:tc>
        <w:tc>
          <w:tcPr>
            <w:tcW w:w="20" w:type="dxa"/>
            <w:noWrap/>
            <w:hideMark/>
          </w:tcPr>
          <w:p w14:paraId="5B3D8F6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0.00380646</w:t>
            </w:r>
          </w:p>
        </w:tc>
        <w:tc>
          <w:tcPr>
            <w:tcW w:w="20" w:type="dxa"/>
            <w:noWrap/>
            <w:hideMark/>
          </w:tcPr>
          <w:p w14:paraId="63B301E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0.00053683</w:t>
            </w:r>
          </w:p>
        </w:tc>
        <w:tc>
          <w:tcPr>
            <w:tcW w:w="20" w:type="dxa"/>
            <w:noWrap/>
            <w:hideMark/>
          </w:tcPr>
          <w:p w14:paraId="655C466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294.505224</w:t>
            </w:r>
          </w:p>
        </w:tc>
        <w:tc>
          <w:tcPr>
            <w:tcW w:w="20" w:type="dxa"/>
            <w:noWrap/>
            <w:hideMark/>
          </w:tcPr>
          <w:p w14:paraId="20055DD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418.545005</w:t>
            </w:r>
          </w:p>
        </w:tc>
        <w:tc>
          <w:tcPr>
            <w:tcW w:w="20" w:type="dxa"/>
            <w:noWrap/>
            <w:hideMark/>
          </w:tcPr>
          <w:p w14:paraId="08EEEAF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0.09613556</w:t>
            </w:r>
          </w:p>
        </w:tc>
      </w:tr>
      <w:tr w:rsidR="008B378D" w:rsidRPr="008B378D" w14:paraId="24CDE264" w14:textId="77777777" w:rsidTr="008B378D">
        <w:trPr>
          <w:trHeight w:val="20"/>
        </w:trPr>
        <w:tc>
          <w:tcPr>
            <w:tcW w:w="20" w:type="dxa"/>
            <w:noWrap/>
            <w:hideMark/>
          </w:tcPr>
          <w:p w14:paraId="32399DF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Brassiceae</w:t>
            </w:r>
            <w:proofErr w:type="spellEnd"/>
          </w:p>
        </w:tc>
        <w:tc>
          <w:tcPr>
            <w:tcW w:w="20" w:type="dxa"/>
            <w:noWrap/>
            <w:hideMark/>
          </w:tcPr>
          <w:p w14:paraId="676ED25E"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218949B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0.0212001</w:t>
            </w:r>
          </w:p>
        </w:tc>
        <w:tc>
          <w:tcPr>
            <w:tcW w:w="20" w:type="dxa"/>
            <w:noWrap/>
            <w:hideMark/>
          </w:tcPr>
          <w:p w14:paraId="2ADE156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5.02214681</w:t>
            </w:r>
          </w:p>
        </w:tc>
        <w:tc>
          <w:tcPr>
            <w:tcW w:w="20" w:type="dxa"/>
            <w:noWrap/>
            <w:hideMark/>
          </w:tcPr>
          <w:p w14:paraId="24E8BA8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0.35268411</w:t>
            </w:r>
          </w:p>
        </w:tc>
        <w:tc>
          <w:tcPr>
            <w:tcW w:w="20" w:type="dxa"/>
            <w:noWrap/>
            <w:hideMark/>
          </w:tcPr>
          <w:p w14:paraId="0F49D02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904.628579</w:t>
            </w:r>
          </w:p>
        </w:tc>
        <w:tc>
          <w:tcPr>
            <w:tcW w:w="20" w:type="dxa"/>
            <w:noWrap/>
            <w:hideMark/>
          </w:tcPr>
          <w:p w14:paraId="1DC21CB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903.539404</w:t>
            </w:r>
          </w:p>
        </w:tc>
        <w:tc>
          <w:tcPr>
            <w:tcW w:w="20" w:type="dxa"/>
            <w:noWrap/>
            <w:hideMark/>
          </w:tcPr>
          <w:p w14:paraId="3AD5529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0.03489985</w:t>
            </w:r>
          </w:p>
        </w:tc>
      </w:tr>
      <w:tr w:rsidR="008B378D" w:rsidRPr="008B378D" w14:paraId="744D9FD9" w14:textId="77777777" w:rsidTr="008B378D">
        <w:trPr>
          <w:trHeight w:val="20"/>
        </w:trPr>
        <w:tc>
          <w:tcPr>
            <w:tcW w:w="20" w:type="dxa"/>
            <w:noWrap/>
            <w:hideMark/>
          </w:tcPr>
          <w:p w14:paraId="0972DC04"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Cardamineae</w:t>
            </w:r>
            <w:proofErr w:type="spellEnd"/>
          </w:p>
        </w:tc>
        <w:tc>
          <w:tcPr>
            <w:tcW w:w="20" w:type="dxa"/>
            <w:noWrap/>
            <w:hideMark/>
          </w:tcPr>
          <w:p w14:paraId="166F3616"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437A990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0.03668898</w:t>
            </w:r>
          </w:p>
        </w:tc>
        <w:tc>
          <w:tcPr>
            <w:tcW w:w="20" w:type="dxa"/>
            <w:noWrap/>
            <w:hideMark/>
          </w:tcPr>
          <w:p w14:paraId="514E3DE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0.3267593</w:t>
            </w:r>
          </w:p>
        </w:tc>
        <w:tc>
          <w:tcPr>
            <w:tcW w:w="20" w:type="dxa"/>
            <w:noWrap/>
            <w:hideMark/>
          </w:tcPr>
          <w:p w14:paraId="41A9608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0.09180805</w:t>
            </w:r>
          </w:p>
        </w:tc>
        <w:tc>
          <w:tcPr>
            <w:tcW w:w="20" w:type="dxa"/>
            <w:noWrap/>
            <w:hideMark/>
          </w:tcPr>
          <w:p w14:paraId="19E992F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903.092943</w:t>
            </w:r>
          </w:p>
        </w:tc>
        <w:tc>
          <w:tcPr>
            <w:tcW w:w="20" w:type="dxa"/>
            <w:noWrap/>
            <w:hideMark/>
          </w:tcPr>
          <w:p w14:paraId="30B882E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903.216508</w:t>
            </w:r>
          </w:p>
        </w:tc>
        <w:tc>
          <w:tcPr>
            <w:tcW w:w="20" w:type="dxa"/>
            <w:noWrap/>
            <w:hideMark/>
          </w:tcPr>
          <w:p w14:paraId="3182719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0.1406005</w:t>
            </w:r>
          </w:p>
        </w:tc>
      </w:tr>
      <w:tr w:rsidR="008B378D" w:rsidRPr="008B378D" w14:paraId="2A876926" w14:textId="77777777" w:rsidTr="008B378D">
        <w:trPr>
          <w:trHeight w:val="20"/>
        </w:trPr>
        <w:tc>
          <w:tcPr>
            <w:tcW w:w="20" w:type="dxa"/>
            <w:noWrap/>
            <w:hideMark/>
          </w:tcPr>
          <w:p w14:paraId="60FA45C9"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Cardueae</w:t>
            </w:r>
            <w:proofErr w:type="spellEnd"/>
          </w:p>
        </w:tc>
        <w:tc>
          <w:tcPr>
            <w:tcW w:w="20" w:type="dxa"/>
            <w:noWrap/>
            <w:hideMark/>
          </w:tcPr>
          <w:p w14:paraId="7C5416E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40FF381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0.01723469</w:t>
            </w:r>
          </w:p>
        </w:tc>
        <w:tc>
          <w:tcPr>
            <w:tcW w:w="20" w:type="dxa"/>
            <w:noWrap/>
            <w:hideMark/>
          </w:tcPr>
          <w:p w14:paraId="1A17AF9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0.09020761</w:t>
            </w:r>
          </w:p>
        </w:tc>
        <w:tc>
          <w:tcPr>
            <w:tcW w:w="20" w:type="dxa"/>
            <w:noWrap/>
            <w:hideMark/>
          </w:tcPr>
          <w:p w14:paraId="19B7D02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0.01433502</w:t>
            </w:r>
          </w:p>
        </w:tc>
        <w:tc>
          <w:tcPr>
            <w:tcW w:w="20" w:type="dxa"/>
            <w:noWrap/>
            <w:hideMark/>
          </w:tcPr>
          <w:p w14:paraId="3BBA418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926.199939</w:t>
            </w:r>
          </w:p>
        </w:tc>
        <w:tc>
          <w:tcPr>
            <w:tcW w:w="20" w:type="dxa"/>
            <w:noWrap/>
            <w:hideMark/>
          </w:tcPr>
          <w:p w14:paraId="73701F6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926.071184</w:t>
            </w:r>
          </w:p>
        </w:tc>
        <w:tc>
          <w:tcPr>
            <w:tcW w:w="20" w:type="dxa"/>
            <w:noWrap/>
            <w:hideMark/>
          </w:tcPr>
          <w:p w14:paraId="2F71599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0.06900279</w:t>
            </w:r>
          </w:p>
        </w:tc>
      </w:tr>
      <w:tr w:rsidR="008B378D" w:rsidRPr="008B378D" w14:paraId="2FCD3C3B" w14:textId="77777777" w:rsidTr="008B378D">
        <w:trPr>
          <w:trHeight w:val="20"/>
        </w:trPr>
        <w:tc>
          <w:tcPr>
            <w:tcW w:w="20" w:type="dxa"/>
            <w:noWrap/>
            <w:hideMark/>
          </w:tcPr>
          <w:p w14:paraId="27D9A87A"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CES</w:t>
            </w:r>
          </w:p>
        </w:tc>
        <w:tc>
          <w:tcPr>
            <w:tcW w:w="20" w:type="dxa"/>
            <w:noWrap/>
            <w:hideMark/>
          </w:tcPr>
          <w:p w14:paraId="642129B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6749F95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0.03064458</w:t>
            </w:r>
          </w:p>
        </w:tc>
        <w:tc>
          <w:tcPr>
            <w:tcW w:w="20" w:type="dxa"/>
            <w:noWrap/>
            <w:hideMark/>
          </w:tcPr>
          <w:p w14:paraId="1BEF70B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0.00666191</w:t>
            </w:r>
          </w:p>
        </w:tc>
        <w:tc>
          <w:tcPr>
            <w:tcW w:w="20" w:type="dxa"/>
            <w:noWrap/>
            <w:hideMark/>
          </w:tcPr>
          <w:p w14:paraId="4BC4352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0.00627936</w:t>
            </w:r>
          </w:p>
        </w:tc>
        <w:tc>
          <w:tcPr>
            <w:tcW w:w="20" w:type="dxa"/>
            <w:noWrap/>
            <w:hideMark/>
          </w:tcPr>
          <w:p w14:paraId="41392CF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790.30862</w:t>
            </w:r>
          </w:p>
        </w:tc>
        <w:tc>
          <w:tcPr>
            <w:tcW w:w="20" w:type="dxa"/>
            <w:noWrap/>
            <w:hideMark/>
          </w:tcPr>
          <w:p w14:paraId="497E878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812.204552</w:t>
            </w:r>
          </w:p>
        </w:tc>
        <w:tc>
          <w:tcPr>
            <w:tcW w:w="20" w:type="dxa"/>
            <w:noWrap/>
            <w:hideMark/>
          </w:tcPr>
          <w:p w14:paraId="1621F55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0.15948445</w:t>
            </w:r>
          </w:p>
        </w:tc>
      </w:tr>
      <w:tr w:rsidR="008B378D" w:rsidRPr="008B378D" w14:paraId="1F8EABF4" w14:textId="77777777" w:rsidTr="008B378D">
        <w:trPr>
          <w:trHeight w:val="20"/>
        </w:trPr>
        <w:tc>
          <w:tcPr>
            <w:tcW w:w="20" w:type="dxa"/>
            <w:noWrap/>
            <w:hideMark/>
          </w:tcPr>
          <w:p w14:paraId="6F8C7D6B"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Chamaecrista</w:t>
            </w:r>
            <w:proofErr w:type="spellEnd"/>
          </w:p>
        </w:tc>
        <w:tc>
          <w:tcPr>
            <w:tcW w:w="20" w:type="dxa"/>
            <w:noWrap/>
            <w:hideMark/>
          </w:tcPr>
          <w:p w14:paraId="7BB477D7"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55666A9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0.01191969</w:t>
            </w:r>
          </w:p>
        </w:tc>
        <w:tc>
          <w:tcPr>
            <w:tcW w:w="20" w:type="dxa"/>
            <w:noWrap/>
            <w:hideMark/>
          </w:tcPr>
          <w:p w14:paraId="5514FE7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0.13331923</w:t>
            </w:r>
          </w:p>
        </w:tc>
        <w:tc>
          <w:tcPr>
            <w:tcW w:w="20" w:type="dxa"/>
            <w:noWrap/>
            <w:hideMark/>
          </w:tcPr>
          <w:p w14:paraId="21724D7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0.00166961</w:t>
            </w:r>
          </w:p>
        </w:tc>
        <w:tc>
          <w:tcPr>
            <w:tcW w:w="20" w:type="dxa"/>
            <w:noWrap/>
            <w:hideMark/>
          </w:tcPr>
          <w:p w14:paraId="3912468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417.479165</w:t>
            </w:r>
          </w:p>
        </w:tc>
        <w:tc>
          <w:tcPr>
            <w:tcW w:w="20" w:type="dxa"/>
            <w:noWrap/>
            <w:hideMark/>
          </w:tcPr>
          <w:p w14:paraId="0D27F49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417.536707</w:t>
            </w:r>
          </w:p>
        </w:tc>
        <w:tc>
          <w:tcPr>
            <w:tcW w:w="20" w:type="dxa"/>
            <w:noWrap/>
            <w:hideMark/>
          </w:tcPr>
          <w:p w14:paraId="50DF3F5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0.0063186</w:t>
            </w:r>
          </w:p>
        </w:tc>
      </w:tr>
      <w:tr w:rsidR="008B378D" w:rsidRPr="008B378D" w14:paraId="5C721193" w14:textId="77777777" w:rsidTr="008B378D">
        <w:trPr>
          <w:trHeight w:val="20"/>
        </w:trPr>
        <w:tc>
          <w:tcPr>
            <w:tcW w:w="20" w:type="dxa"/>
            <w:noWrap/>
            <w:hideMark/>
          </w:tcPr>
          <w:p w14:paraId="3F6768F6"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Croton</w:t>
            </w:r>
          </w:p>
        </w:tc>
        <w:tc>
          <w:tcPr>
            <w:tcW w:w="20" w:type="dxa"/>
            <w:noWrap/>
            <w:hideMark/>
          </w:tcPr>
          <w:p w14:paraId="7D327D7B"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1504C8E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0.00530538</w:t>
            </w:r>
          </w:p>
        </w:tc>
        <w:tc>
          <w:tcPr>
            <w:tcW w:w="20" w:type="dxa"/>
            <w:noWrap/>
            <w:hideMark/>
          </w:tcPr>
          <w:p w14:paraId="739C0B1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0.13380144</w:t>
            </w:r>
          </w:p>
        </w:tc>
        <w:tc>
          <w:tcPr>
            <w:tcW w:w="20" w:type="dxa"/>
            <w:noWrap/>
            <w:hideMark/>
          </w:tcPr>
          <w:p w14:paraId="4461CAD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0.01444485</w:t>
            </w:r>
          </w:p>
        </w:tc>
        <w:tc>
          <w:tcPr>
            <w:tcW w:w="20" w:type="dxa"/>
            <w:noWrap/>
            <w:hideMark/>
          </w:tcPr>
          <w:p w14:paraId="76AF8C8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441.669282</w:t>
            </w:r>
          </w:p>
        </w:tc>
        <w:tc>
          <w:tcPr>
            <w:tcW w:w="20" w:type="dxa"/>
            <w:noWrap/>
            <w:hideMark/>
          </w:tcPr>
          <w:p w14:paraId="47AEB22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449.858644</w:t>
            </w:r>
          </w:p>
        </w:tc>
        <w:tc>
          <w:tcPr>
            <w:tcW w:w="20" w:type="dxa"/>
            <w:noWrap/>
            <w:hideMark/>
          </w:tcPr>
          <w:p w14:paraId="13F5EC2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0.05466812</w:t>
            </w:r>
          </w:p>
        </w:tc>
      </w:tr>
      <w:tr w:rsidR="008B378D" w:rsidRPr="008B378D" w14:paraId="1FB4DD7A" w14:textId="77777777" w:rsidTr="008B378D">
        <w:trPr>
          <w:trHeight w:val="20"/>
        </w:trPr>
        <w:tc>
          <w:tcPr>
            <w:tcW w:w="20" w:type="dxa"/>
            <w:noWrap/>
            <w:hideMark/>
          </w:tcPr>
          <w:p w14:paraId="1F191A15"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Erysimeae</w:t>
            </w:r>
            <w:proofErr w:type="spellEnd"/>
          </w:p>
        </w:tc>
        <w:tc>
          <w:tcPr>
            <w:tcW w:w="20" w:type="dxa"/>
            <w:noWrap/>
            <w:hideMark/>
          </w:tcPr>
          <w:p w14:paraId="210A5DC4"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25BBDC4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0.0282361</w:t>
            </w:r>
          </w:p>
        </w:tc>
        <w:tc>
          <w:tcPr>
            <w:tcW w:w="20" w:type="dxa"/>
            <w:noWrap/>
            <w:hideMark/>
          </w:tcPr>
          <w:p w14:paraId="32FE72D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0.05325203</w:t>
            </w:r>
          </w:p>
        </w:tc>
        <w:tc>
          <w:tcPr>
            <w:tcW w:w="20" w:type="dxa"/>
            <w:noWrap/>
            <w:hideMark/>
          </w:tcPr>
          <w:p w14:paraId="6688CD9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0.01877336</w:t>
            </w:r>
          </w:p>
        </w:tc>
        <w:tc>
          <w:tcPr>
            <w:tcW w:w="20" w:type="dxa"/>
            <w:noWrap/>
            <w:hideMark/>
          </w:tcPr>
          <w:p w14:paraId="2944F79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1006.94915</w:t>
            </w:r>
          </w:p>
        </w:tc>
        <w:tc>
          <w:tcPr>
            <w:tcW w:w="20" w:type="dxa"/>
            <w:noWrap/>
            <w:hideMark/>
          </w:tcPr>
          <w:p w14:paraId="55DC64B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1006.95589</w:t>
            </w:r>
          </w:p>
        </w:tc>
        <w:tc>
          <w:tcPr>
            <w:tcW w:w="20" w:type="dxa"/>
            <w:noWrap/>
            <w:hideMark/>
          </w:tcPr>
          <w:p w14:paraId="0310345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0.1251606</w:t>
            </w:r>
          </w:p>
        </w:tc>
      </w:tr>
      <w:tr w:rsidR="008B378D" w:rsidRPr="008B378D" w14:paraId="232DB4C7" w14:textId="77777777" w:rsidTr="008B378D">
        <w:trPr>
          <w:trHeight w:val="20"/>
        </w:trPr>
        <w:tc>
          <w:tcPr>
            <w:tcW w:w="20" w:type="dxa"/>
            <w:noWrap/>
            <w:hideMark/>
          </w:tcPr>
          <w:p w14:paraId="78A14C1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Euclidieae</w:t>
            </w:r>
            <w:proofErr w:type="spellEnd"/>
          </w:p>
        </w:tc>
        <w:tc>
          <w:tcPr>
            <w:tcW w:w="20" w:type="dxa"/>
            <w:noWrap/>
            <w:hideMark/>
          </w:tcPr>
          <w:p w14:paraId="5EF0023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3892C4E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0.05983</w:t>
            </w:r>
          </w:p>
        </w:tc>
        <w:tc>
          <w:tcPr>
            <w:tcW w:w="20" w:type="dxa"/>
            <w:noWrap/>
            <w:hideMark/>
          </w:tcPr>
          <w:p w14:paraId="7198136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0.57957188</w:t>
            </w:r>
          </w:p>
        </w:tc>
        <w:tc>
          <w:tcPr>
            <w:tcW w:w="20" w:type="dxa"/>
            <w:noWrap/>
            <w:hideMark/>
          </w:tcPr>
          <w:p w14:paraId="722E2A1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0.04756543</w:t>
            </w:r>
          </w:p>
        </w:tc>
        <w:tc>
          <w:tcPr>
            <w:tcW w:w="20" w:type="dxa"/>
            <w:noWrap/>
            <w:hideMark/>
          </w:tcPr>
          <w:p w14:paraId="7010B68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1135.80506</w:t>
            </w:r>
          </w:p>
        </w:tc>
        <w:tc>
          <w:tcPr>
            <w:tcW w:w="20" w:type="dxa"/>
            <w:noWrap/>
            <w:hideMark/>
          </w:tcPr>
          <w:p w14:paraId="4C381A1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1136.15584</w:t>
            </w:r>
          </w:p>
        </w:tc>
        <w:tc>
          <w:tcPr>
            <w:tcW w:w="20" w:type="dxa"/>
            <w:noWrap/>
            <w:hideMark/>
          </w:tcPr>
          <w:p w14:paraId="1F4E8AC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0.04448762</w:t>
            </w:r>
          </w:p>
        </w:tc>
      </w:tr>
      <w:tr w:rsidR="008B378D" w:rsidRPr="008B378D" w14:paraId="7CB93104" w14:textId="77777777" w:rsidTr="008B378D">
        <w:trPr>
          <w:trHeight w:val="20"/>
        </w:trPr>
        <w:tc>
          <w:tcPr>
            <w:tcW w:w="20" w:type="dxa"/>
            <w:noWrap/>
            <w:hideMark/>
          </w:tcPr>
          <w:p w14:paraId="2B7D05A5"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Eumalvoideae</w:t>
            </w:r>
            <w:proofErr w:type="spellEnd"/>
          </w:p>
        </w:tc>
        <w:tc>
          <w:tcPr>
            <w:tcW w:w="20" w:type="dxa"/>
            <w:noWrap/>
            <w:hideMark/>
          </w:tcPr>
          <w:p w14:paraId="764E4C20"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34CB68E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0.01466083</w:t>
            </w:r>
          </w:p>
        </w:tc>
        <w:tc>
          <w:tcPr>
            <w:tcW w:w="20" w:type="dxa"/>
            <w:noWrap/>
            <w:hideMark/>
          </w:tcPr>
          <w:p w14:paraId="7A833FF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0.07993348</w:t>
            </w:r>
          </w:p>
        </w:tc>
        <w:tc>
          <w:tcPr>
            <w:tcW w:w="20" w:type="dxa"/>
            <w:noWrap/>
            <w:hideMark/>
          </w:tcPr>
          <w:p w14:paraId="183940A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0.01366449</w:t>
            </w:r>
          </w:p>
        </w:tc>
        <w:tc>
          <w:tcPr>
            <w:tcW w:w="20" w:type="dxa"/>
            <w:noWrap/>
            <w:hideMark/>
          </w:tcPr>
          <w:p w14:paraId="6772AF7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553.671627</w:t>
            </w:r>
          </w:p>
        </w:tc>
        <w:tc>
          <w:tcPr>
            <w:tcW w:w="20" w:type="dxa"/>
            <w:noWrap/>
            <w:hideMark/>
          </w:tcPr>
          <w:p w14:paraId="35C2762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554.652931</w:t>
            </w:r>
          </w:p>
        </w:tc>
        <w:tc>
          <w:tcPr>
            <w:tcW w:w="20" w:type="dxa"/>
            <w:noWrap/>
            <w:hideMark/>
          </w:tcPr>
          <w:p w14:paraId="003B445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0.08879878</w:t>
            </w:r>
          </w:p>
        </w:tc>
      </w:tr>
      <w:tr w:rsidR="008B378D" w:rsidRPr="008B378D" w14:paraId="5C35375A" w14:textId="77777777" w:rsidTr="008B378D">
        <w:trPr>
          <w:trHeight w:val="20"/>
        </w:trPr>
        <w:tc>
          <w:tcPr>
            <w:tcW w:w="20" w:type="dxa"/>
            <w:noWrap/>
            <w:hideMark/>
          </w:tcPr>
          <w:p w14:paraId="679A52E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Gesneriaceae</w:t>
            </w:r>
            <w:proofErr w:type="spellEnd"/>
          </w:p>
        </w:tc>
        <w:tc>
          <w:tcPr>
            <w:tcW w:w="20" w:type="dxa"/>
            <w:noWrap/>
            <w:hideMark/>
          </w:tcPr>
          <w:p w14:paraId="266A3D4F"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54BEC2A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0.00239728</w:t>
            </w:r>
          </w:p>
        </w:tc>
        <w:tc>
          <w:tcPr>
            <w:tcW w:w="20" w:type="dxa"/>
            <w:noWrap/>
            <w:hideMark/>
          </w:tcPr>
          <w:p w14:paraId="353F9C4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0.00011715</w:t>
            </w:r>
          </w:p>
        </w:tc>
        <w:tc>
          <w:tcPr>
            <w:tcW w:w="20" w:type="dxa"/>
            <w:noWrap/>
            <w:hideMark/>
          </w:tcPr>
          <w:p w14:paraId="645A139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0.0027086</w:t>
            </w:r>
          </w:p>
        </w:tc>
        <w:tc>
          <w:tcPr>
            <w:tcW w:w="20" w:type="dxa"/>
            <w:noWrap/>
            <w:hideMark/>
          </w:tcPr>
          <w:p w14:paraId="6EADBD7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479.622938</w:t>
            </w:r>
          </w:p>
        </w:tc>
        <w:tc>
          <w:tcPr>
            <w:tcW w:w="20" w:type="dxa"/>
            <w:noWrap/>
            <w:hideMark/>
          </w:tcPr>
          <w:p w14:paraId="1A49D6D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479.632455</w:t>
            </w:r>
          </w:p>
        </w:tc>
        <w:tc>
          <w:tcPr>
            <w:tcW w:w="20" w:type="dxa"/>
            <w:noWrap/>
            <w:hideMark/>
          </w:tcPr>
          <w:p w14:paraId="1DC2FB7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0.19628061</w:t>
            </w:r>
          </w:p>
        </w:tc>
      </w:tr>
      <w:tr w:rsidR="008B378D" w:rsidRPr="008B378D" w14:paraId="111E1FB5" w14:textId="77777777" w:rsidTr="008B378D">
        <w:trPr>
          <w:trHeight w:val="20"/>
        </w:trPr>
        <w:tc>
          <w:tcPr>
            <w:tcW w:w="20" w:type="dxa"/>
            <w:noWrap/>
            <w:hideMark/>
          </w:tcPr>
          <w:p w14:paraId="009969F7"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Grewioideae</w:t>
            </w:r>
            <w:proofErr w:type="spellEnd"/>
          </w:p>
        </w:tc>
        <w:tc>
          <w:tcPr>
            <w:tcW w:w="20" w:type="dxa"/>
            <w:noWrap/>
            <w:hideMark/>
          </w:tcPr>
          <w:p w14:paraId="1882DC49"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6F498EC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0.00198939</w:t>
            </w:r>
          </w:p>
        </w:tc>
        <w:tc>
          <w:tcPr>
            <w:tcW w:w="20" w:type="dxa"/>
            <w:noWrap/>
            <w:hideMark/>
          </w:tcPr>
          <w:p w14:paraId="73F808E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0.05615118</w:t>
            </w:r>
          </w:p>
        </w:tc>
        <w:tc>
          <w:tcPr>
            <w:tcW w:w="20" w:type="dxa"/>
            <w:noWrap/>
            <w:hideMark/>
          </w:tcPr>
          <w:p w14:paraId="0D797D0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0.00888641</w:t>
            </w:r>
          </w:p>
        </w:tc>
        <w:tc>
          <w:tcPr>
            <w:tcW w:w="20" w:type="dxa"/>
            <w:noWrap/>
            <w:hideMark/>
          </w:tcPr>
          <w:p w14:paraId="08BE2E9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461.762101</w:t>
            </w:r>
          </w:p>
        </w:tc>
        <w:tc>
          <w:tcPr>
            <w:tcW w:w="20" w:type="dxa"/>
            <w:noWrap/>
            <w:hideMark/>
          </w:tcPr>
          <w:p w14:paraId="030D2CE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465.804725</w:t>
            </w:r>
          </w:p>
        </w:tc>
        <w:tc>
          <w:tcPr>
            <w:tcW w:w="20" w:type="dxa"/>
            <w:noWrap/>
            <w:hideMark/>
          </w:tcPr>
          <w:p w14:paraId="2B810EB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0.07974829</w:t>
            </w:r>
          </w:p>
        </w:tc>
      </w:tr>
      <w:tr w:rsidR="008B378D" w:rsidRPr="008B378D" w14:paraId="6D96800A" w14:textId="77777777" w:rsidTr="008B378D">
        <w:trPr>
          <w:trHeight w:val="20"/>
        </w:trPr>
        <w:tc>
          <w:tcPr>
            <w:tcW w:w="20" w:type="dxa"/>
            <w:noWrap/>
            <w:hideMark/>
          </w:tcPr>
          <w:p w14:paraId="4BB32717"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Heliophileae</w:t>
            </w:r>
            <w:proofErr w:type="spellEnd"/>
          </w:p>
        </w:tc>
        <w:tc>
          <w:tcPr>
            <w:tcW w:w="20" w:type="dxa"/>
            <w:noWrap/>
            <w:hideMark/>
          </w:tcPr>
          <w:p w14:paraId="32EF6A02"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25C2A19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0.02053737</w:t>
            </w:r>
          </w:p>
        </w:tc>
        <w:tc>
          <w:tcPr>
            <w:tcW w:w="20" w:type="dxa"/>
            <w:noWrap/>
            <w:hideMark/>
          </w:tcPr>
          <w:p w14:paraId="36BE406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0.22994972</w:t>
            </w:r>
          </w:p>
        </w:tc>
        <w:tc>
          <w:tcPr>
            <w:tcW w:w="20" w:type="dxa"/>
            <w:noWrap/>
            <w:hideMark/>
          </w:tcPr>
          <w:p w14:paraId="3BB87BE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0.00262652</w:t>
            </w:r>
          </w:p>
        </w:tc>
        <w:tc>
          <w:tcPr>
            <w:tcW w:w="20" w:type="dxa"/>
            <w:noWrap/>
            <w:hideMark/>
          </w:tcPr>
          <w:p w14:paraId="2F75AB9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676.483309</w:t>
            </w:r>
          </w:p>
        </w:tc>
        <w:tc>
          <w:tcPr>
            <w:tcW w:w="20" w:type="dxa"/>
            <w:noWrap/>
            <w:hideMark/>
          </w:tcPr>
          <w:p w14:paraId="504406C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678.326028</w:t>
            </w:r>
          </w:p>
        </w:tc>
        <w:tc>
          <w:tcPr>
            <w:tcW w:w="20" w:type="dxa"/>
            <w:noWrap/>
            <w:hideMark/>
          </w:tcPr>
          <w:p w14:paraId="5CC430F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0.00675669</w:t>
            </w:r>
          </w:p>
        </w:tc>
      </w:tr>
      <w:tr w:rsidR="008B378D" w:rsidRPr="008B378D" w14:paraId="0D0E0FBB" w14:textId="77777777" w:rsidTr="008B378D">
        <w:trPr>
          <w:trHeight w:val="20"/>
        </w:trPr>
        <w:tc>
          <w:tcPr>
            <w:tcW w:w="20" w:type="dxa"/>
            <w:noWrap/>
            <w:hideMark/>
          </w:tcPr>
          <w:p w14:paraId="41BAEE74"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Hypericum</w:t>
            </w:r>
          </w:p>
        </w:tc>
        <w:tc>
          <w:tcPr>
            <w:tcW w:w="20" w:type="dxa"/>
            <w:noWrap/>
            <w:hideMark/>
          </w:tcPr>
          <w:p w14:paraId="3B5AA47E"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1F65532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0.0135637</w:t>
            </w:r>
          </w:p>
        </w:tc>
        <w:tc>
          <w:tcPr>
            <w:tcW w:w="20" w:type="dxa"/>
            <w:noWrap/>
            <w:hideMark/>
          </w:tcPr>
          <w:p w14:paraId="0D3325A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0.02634112</w:t>
            </w:r>
          </w:p>
        </w:tc>
        <w:tc>
          <w:tcPr>
            <w:tcW w:w="20" w:type="dxa"/>
            <w:noWrap/>
            <w:hideMark/>
          </w:tcPr>
          <w:p w14:paraId="7E37690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0.00773588</w:t>
            </w:r>
          </w:p>
        </w:tc>
        <w:tc>
          <w:tcPr>
            <w:tcW w:w="20" w:type="dxa"/>
            <w:noWrap/>
            <w:hideMark/>
          </w:tcPr>
          <w:p w14:paraId="2EC42B3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859.501785</w:t>
            </w:r>
          </w:p>
        </w:tc>
        <w:tc>
          <w:tcPr>
            <w:tcW w:w="20" w:type="dxa"/>
            <w:noWrap/>
            <w:hideMark/>
          </w:tcPr>
          <w:p w14:paraId="36BA034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872.116987</w:t>
            </w:r>
          </w:p>
        </w:tc>
        <w:tc>
          <w:tcPr>
            <w:tcW w:w="20" w:type="dxa"/>
            <w:noWrap/>
            <w:hideMark/>
          </w:tcPr>
          <w:p w14:paraId="191D1DD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0.33904791</w:t>
            </w:r>
          </w:p>
        </w:tc>
      </w:tr>
      <w:tr w:rsidR="008B378D" w:rsidRPr="008B378D" w14:paraId="33F861AF" w14:textId="77777777" w:rsidTr="008B378D">
        <w:trPr>
          <w:trHeight w:val="20"/>
        </w:trPr>
        <w:tc>
          <w:tcPr>
            <w:tcW w:w="20" w:type="dxa"/>
            <w:noWrap/>
            <w:hideMark/>
          </w:tcPr>
          <w:p w14:paraId="6F7E37DF"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Lepidieae</w:t>
            </w:r>
            <w:proofErr w:type="spellEnd"/>
          </w:p>
        </w:tc>
        <w:tc>
          <w:tcPr>
            <w:tcW w:w="20" w:type="dxa"/>
            <w:noWrap/>
            <w:hideMark/>
          </w:tcPr>
          <w:p w14:paraId="58325607"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1E1B39A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0.20604805</w:t>
            </w:r>
          </w:p>
        </w:tc>
        <w:tc>
          <w:tcPr>
            <w:tcW w:w="20" w:type="dxa"/>
            <w:noWrap/>
            <w:hideMark/>
          </w:tcPr>
          <w:p w14:paraId="157FF08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1.20419534</w:t>
            </w:r>
          </w:p>
        </w:tc>
        <w:tc>
          <w:tcPr>
            <w:tcW w:w="20" w:type="dxa"/>
            <w:noWrap/>
            <w:hideMark/>
          </w:tcPr>
          <w:p w14:paraId="683BF0C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0.17984272</w:t>
            </w:r>
          </w:p>
        </w:tc>
        <w:tc>
          <w:tcPr>
            <w:tcW w:w="20" w:type="dxa"/>
            <w:noWrap/>
            <w:hideMark/>
          </w:tcPr>
          <w:p w14:paraId="5E907B1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809.447138</w:t>
            </w:r>
          </w:p>
        </w:tc>
        <w:tc>
          <w:tcPr>
            <w:tcW w:w="20" w:type="dxa"/>
            <w:noWrap/>
            <w:hideMark/>
          </w:tcPr>
          <w:p w14:paraId="67CF5D8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820.311873</w:t>
            </w:r>
          </w:p>
        </w:tc>
        <w:tc>
          <w:tcPr>
            <w:tcW w:w="20" w:type="dxa"/>
            <w:noWrap/>
            <w:hideMark/>
          </w:tcPr>
          <w:p w14:paraId="1942D52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0.07520574</w:t>
            </w:r>
          </w:p>
        </w:tc>
      </w:tr>
      <w:tr w:rsidR="008B378D" w:rsidRPr="008B378D" w14:paraId="78444F33" w14:textId="77777777" w:rsidTr="008B378D">
        <w:trPr>
          <w:trHeight w:val="20"/>
        </w:trPr>
        <w:tc>
          <w:tcPr>
            <w:tcW w:w="20" w:type="dxa"/>
            <w:noWrap/>
            <w:hideMark/>
          </w:tcPr>
          <w:p w14:paraId="5AC83D9B"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Lupinus</w:t>
            </w:r>
          </w:p>
        </w:tc>
        <w:tc>
          <w:tcPr>
            <w:tcW w:w="20" w:type="dxa"/>
            <w:noWrap/>
            <w:hideMark/>
          </w:tcPr>
          <w:p w14:paraId="4EF044A4"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72861F8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0.08571184</w:t>
            </w:r>
          </w:p>
        </w:tc>
        <w:tc>
          <w:tcPr>
            <w:tcW w:w="20" w:type="dxa"/>
            <w:noWrap/>
            <w:hideMark/>
          </w:tcPr>
          <w:p w14:paraId="1E74FAC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0.00150559</w:t>
            </w:r>
          </w:p>
        </w:tc>
        <w:tc>
          <w:tcPr>
            <w:tcW w:w="20" w:type="dxa"/>
            <w:noWrap/>
            <w:hideMark/>
          </w:tcPr>
          <w:p w14:paraId="08C571B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0.02851749</w:t>
            </w:r>
          </w:p>
        </w:tc>
        <w:tc>
          <w:tcPr>
            <w:tcW w:w="20" w:type="dxa"/>
            <w:noWrap/>
            <w:hideMark/>
          </w:tcPr>
          <w:p w14:paraId="19A7857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698.858054</w:t>
            </w:r>
          </w:p>
        </w:tc>
        <w:tc>
          <w:tcPr>
            <w:tcW w:w="20" w:type="dxa"/>
            <w:noWrap/>
            <w:hideMark/>
          </w:tcPr>
          <w:p w14:paraId="4AB905B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759.650441</w:t>
            </w:r>
          </w:p>
        </w:tc>
        <w:tc>
          <w:tcPr>
            <w:tcW w:w="20" w:type="dxa"/>
            <w:noWrap/>
            <w:hideMark/>
          </w:tcPr>
          <w:p w14:paraId="371D409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0.17487776</w:t>
            </w:r>
          </w:p>
        </w:tc>
      </w:tr>
      <w:tr w:rsidR="008B378D" w:rsidRPr="008B378D" w14:paraId="65FE0402" w14:textId="77777777" w:rsidTr="008B378D">
        <w:trPr>
          <w:trHeight w:val="20"/>
        </w:trPr>
        <w:tc>
          <w:tcPr>
            <w:tcW w:w="20" w:type="dxa"/>
            <w:noWrap/>
            <w:hideMark/>
          </w:tcPr>
          <w:p w14:paraId="6F9F5002"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Lysimachieae</w:t>
            </w:r>
            <w:proofErr w:type="spellEnd"/>
          </w:p>
        </w:tc>
        <w:tc>
          <w:tcPr>
            <w:tcW w:w="20" w:type="dxa"/>
            <w:noWrap/>
            <w:hideMark/>
          </w:tcPr>
          <w:p w14:paraId="4DCD5FE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5AE5E30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0.02746466</w:t>
            </w:r>
          </w:p>
        </w:tc>
        <w:tc>
          <w:tcPr>
            <w:tcW w:w="20" w:type="dxa"/>
            <w:noWrap/>
            <w:hideMark/>
          </w:tcPr>
          <w:p w14:paraId="4043A53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0.00206873</w:t>
            </w:r>
          </w:p>
        </w:tc>
        <w:tc>
          <w:tcPr>
            <w:tcW w:w="20" w:type="dxa"/>
            <w:noWrap/>
            <w:hideMark/>
          </w:tcPr>
          <w:p w14:paraId="7E26EE3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0.00905691</w:t>
            </w:r>
          </w:p>
        </w:tc>
        <w:tc>
          <w:tcPr>
            <w:tcW w:w="20" w:type="dxa"/>
            <w:noWrap/>
            <w:hideMark/>
          </w:tcPr>
          <w:p w14:paraId="368EE5F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826.014558</w:t>
            </w:r>
          </w:p>
        </w:tc>
        <w:tc>
          <w:tcPr>
            <w:tcW w:w="20" w:type="dxa"/>
            <w:noWrap/>
            <w:hideMark/>
          </w:tcPr>
          <w:p w14:paraId="231910F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825.973939</w:t>
            </w:r>
          </w:p>
        </w:tc>
        <w:tc>
          <w:tcPr>
            <w:tcW w:w="20" w:type="dxa"/>
            <w:noWrap/>
            <w:hideMark/>
          </w:tcPr>
          <w:p w14:paraId="13ACC49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0.24500091</w:t>
            </w:r>
          </w:p>
        </w:tc>
      </w:tr>
      <w:tr w:rsidR="008B378D" w:rsidRPr="008B378D" w14:paraId="5748546B" w14:textId="77777777" w:rsidTr="008B378D">
        <w:trPr>
          <w:trHeight w:val="20"/>
        </w:trPr>
        <w:tc>
          <w:tcPr>
            <w:tcW w:w="20" w:type="dxa"/>
            <w:noWrap/>
            <w:hideMark/>
          </w:tcPr>
          <w:p w14:paraId="5CEC9AF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Onagraceae</w:t>
            </w:r>
            <w:proofErr w:type="spellEnd"/>
          </w:p>
        </w:tc>
        <w:tc>
          <w:tcPr>
            <w:tcW w:w="20" w:type="dxa"/>
            <w:noWrap/>
            <w:hideMark/>
          </w:tcPr>
          <w:p w14:paraId="7C00DDB3"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4846072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0.010763</w:t>
            </w:r>
          </w:p>
        </w:tc>
        <w:tc>
          <w:tcPr>
            <w:tcW w:w="20" w:type="dxa"/>
            <w:noWrap/>
            <w:hideMark/>
          </w:tcPr>
          <w:p w14:paraId="418E199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0.05566329</w:t>
            </w:r>
          </w:p>
        </w:tc>
        <w:tc>
          <w:tcPr>
            <w:tcW w:w="20" w:type="dxa"/>
            <w:noWrap/>
            <w:hideMark/>
          </w:tcPr>
          <w:p w14:paraId="0378CAA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0.01796286</w:t>
            </w:r>
          </w:p>
        </w:tc>
        <w:tc>
          <w:tcPr>
            <w:tcW w:w="20" w:type="dxa"/>
            <w:noWrap/>
            <w:hideMark/>
          </w:tcPr>
          <w:p w14:paraId="4C03AB8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673.965449</w:t>
            </w:r>
          </w:p>
        </w:tc>
        <w:tc>
          <w:tcPr>
            <w:tcW w:w="20" w:type="dxa"/>
            <w:noWrap/>
            <w:hideMark/>
          </w:tcPr>
          <w:p w14:paraId="43D9519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682.706142</w:t>
            </w:r>
          </w:p>
        </w:tc>
        <w:tc>
          <w:tcPr>
            <w:tcW w:w="20" w:type="dxa"/>
            <w:noWrap/>
            <w:hideMark/>
          </w:tcPr>
          <w:p w14:paraId="031BA9A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0.23232201</w:t>
            </w:r>
          </w:p>
        </w:tc>
      </w:tr>
      <w:tr w:rsidR="008B378D" w:rsidRPr="008B378D" w14:paraId="3358EECD" w14:textId="77777777" w:rsidTr="008B378D">
        <w:trPr>
          <w:trHeight w:val="20"/>
        </w:trPr>
        <w:tc>
          <w:tcPr>
            <w:tcW w:w="20" w:type="dxa"/>
            <w:noWrap/>
            <w:hideMark/>
          </w:tcPr>
          <w:p w14:paraId="0CDB642B"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Orobanchaceae</w:t>
            </w:r>
          </w:p>
        </w:tc>
        <w:tc>
          <w:tcPr>
            <w:tcW w:w="20" w:type="dxa"/>
            <w:noWrap/>
            <w:hideMark/>
          </w:tcPr>
          <w:p w14:paraId="579E8130"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76CEF7C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0.04493717</w:t>
            </w:r>
          </w:p>
        </w:tc>
        <w:tc>
          <w:tcPr>
            <w:tcW w:w="20" w:type="dxa"/>
            <w:noWrap/>
            <w:hideMark/>
          </w:tcPr>
          <w:p w14:paraId="7D04C2B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0.10805047</w:t>
            </w:r>
          </w:p>
        </w:tc>
        <w:tc>
          <w:tcPr>
            <w:tcW w:w="20" w:type="dxa"/>
            <w:noWrap/>
            <w:hideMark/>
          </w:tcPr>
          <w:p w14:paraId="3AADF71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0.02204674</w:t>
            </w:r>
          </w:p>
        </w:tc>
        <w:tc>
          <w:tcPr>
            <w:tcW w:w="20" w:type="dxa"/>
            <w:noWrap/>
            <w:hideMark/>
          </w:tcPr>
          <w:p w14:paraId="3EEBF6E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878.88469</w:t>
            </w:r>
          </w:p>
        </w:tc>
        <w:tc>
          <w:tcPr>
            <w:tcW w:w="20" w:type="dxa"/>
            <w:noWrap/>
            <w:hideMark/>
          </w:tcPr>
          <w:p w14:paraId="7D6BF0C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876.584242</w:t>
            </w:r>
          </w:p>
        </w:tc>
        <w:tc>
          <w:tcPr>
            <w:tcW w:w="20" w:type="dxa"/>
            <w:noWrap/>
            <w:hideMark/>
          </w:tcPr>
          <w:p w14:paraId="3101F67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0.10108514</w:t>
            </w:r>
          </w:p>
        </w:tc>
      </w:tr>
      <w:tr w:rsidR="008B378D" w:rsidRPr="008B378D" w14:paraId="1A85235A" w14:textId="77777777" w:rsidTr="008B378D">
        <w:trPr>
          <w:trHeight w:val="20"/>
        </w:trPr>
        <w:tc>
          <w:tcPr>
            <w:tcW w:w="20" w:type="dxa"/>
            <w:noWrap/>
            <w:hideMark/>
          </w:tcPr>
          <w:p w14:paraId="75CDF175"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Panicoideae</w:t>
            </w:r>
            <w:proofErr w:type="spellEnd"/>
          </w:p>
        </w:tc>
        <w:tc>
          <w:tcPr>
            <w:tcW w:w="20" w:type="dxa"/>
            <w:noWrap/>
            <w:hideMark/>
          </w:tcPr>
          <w:p w14:paraId="78B4FE2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5287FB1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0.04248433</w:t>
            </w:r>
          </w:p>
        </w:tc>
        <w:tc>
          <w:tcPr>
            <w:tcW w:w="20" w:type="dxa"/>
            <w:noWrap/>
            <w:hideMark/>
          </w:tcPr>
          <w:p w14:paraId="45B9374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5.82108862</w:t>
            </w:r>
          </w:p>
        </w:tc>
        <w:tc>
          <w:tcPr>
            <w:tcW w:w="20" w:type="dxa"/>
            <w:noWrap/>
            <w:hideMark/>
          </w:tcPr>
          <w:p w14:paraId="6D89FA3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0.98241422</w:t>
            </w:r>
          </w:p>
        </w:tc>
        <w:tc>
          <w:tcPr>
            <w:tcW w:w="20" w:type="dxa"/>
            <w:noWrap/>
            <w:hideMark/>
          </w:tcPr>
          <w:p w14:paraId="61516AB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548.358333</w:t>
            </w:r>
          </w:p>
        </w:tc>
        <w:tc>
          <w:tcPr>
            <w:tcW w:w="20" w:type="dxa"/>
            <w:noWrap/>
            <w:hideMark/>
          </w:tcPr>
          <w:p w14:paraId="0B77109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548.364392</w:t>
            </w:r>
          </w:p>
        </w:tc>
        <w:tc>
          <w:tcPr>
            <w:tcW w:w="20" w:type="dxa"/>
            <w:noWrap/>
            <w:hideMark/>
          </w:tcPr>
          <w:p w14:paraId="71C4809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0.08443103</w:t>
            </w:r>
          </w:p>
        </w:tc>
      </w:tr>
      <w:tr w:rsidR="008B378D" w:rsidRPr="008B378D" w14:paraId="08517784" w14:textId="77777777" w:rsidTr="008B378D">
        <w:trPr>
          <w:trHeight w:val="20"/>
        </w:trPr>
        <w:tc>
          <w:tcPr>
            <w:tcW w:w="20" w:type="dxa"/>
            <w:noWrap/>
            <w:hideMark/>
          </w:tcPr>
          <w:p w14:paraId="00AA0419"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Polemoniaceae</w:t>
            </w:r>
            <w:proofErr w:type="spellEnd"/>
          </w:p>
        </w:tc>
        <w:tc>
          <w:tcPr>
            <w:tcW w:w="20" w:type="dxa"/>
            <w:noWrap/>
            <w:hideMark/>
          </w:tcPr>
          <w:p w14:paraId="156BE2B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66E6343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0.01019994</w:t>
            </w:r>
          </w:p>
        </w:tc>
        <w:tc>
          <w:tcPr>
            <w:tcW w:w="20" w:type="dxa"/>
            <w:noWrap/>
            <w:hideMark/>
          </w:tcPr>
          <w:p w14:paraId="286E193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0.03094406</w:t>
            </w:r>
          </w:p>
        </w:tc>
        <w:tc>
          <w:tcPr>
            <w:tcW w:w="20" w:type="dxa"/>
            <w:noWrap/>
            <w:hideMark/>
          </w:tcPr>
          <w:p w14:paraId="22CAB62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0.00516661</w:t>
            </w:r>
          </w:p>
        </w:tc>
        <w:tc>
          <w:tcPr>
            <w:tcW w:w="20" w:type="dxa"/>
            <w:noWrap/>
            <w:hideMark/>
          </w:tcPr>
          <w:p w14:paraId="55BB38E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418.137332</w:t>
            </w:r>
          </w:p>
        </w:tc>
        <w:tc>
          <w:tcPr>
            <w:tcW w:w="20" w:type="dxa"/>
            <w:noWrap/>
            <w:hideMark/>
          </w:tcPr>
          <w:p w14:paraId="0A82F95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689.649525</w:t>
            </w:r>
          </w:p>
        </w:tc>
        <w:tc>
          <w:tcPr>
            <w:tcW w:w="20" w:type="dxa"/>
            <w:noWrap/>
            <w:hideMark/>
          </w:tcPr>
          <w:p w14:paraId="5DA46F5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0.07613777</w:t>
            </w:r>
          </w:p>
        </w:tc>
      </w:tr>
      <w:tr w:rsidR="008B378D" w:rsidRPr="008B378D" w14:paraId="22130B59" w14:textId="77777777" w:rsidTr="008B378D">
        <w:trPr>
          <w:trHeight w:val="20"/>
        </w:trPr>
        <w:tc>
          <w:tcPr>
            <w:tcW w:w="20" w:type="dxa"/>
            <w:noWrap/>
            <w:hideMark/>
          </w:tcPr>
          <w:p w14:paraId="3862BAE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Pooideae</w:t>
            </w:r>
            <w:proofErr w:type="spellEnd"/>
          </w:p>
        </w:tc>
        <w:tc>
          <w:tcPr>
            <w:tcW w:w="20" w:type="dxa"/>
            <w:noWrap/>
            <w:hideMark/>
          </w:tcPr>
          <w:p w14:paraId="3EA9E3E0"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1697D0A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0.0313471</w:t>
            </w:r>
          </w:p>
        </w:tc>
        <w:tc>
          <w:tcPr>
            <w:tcW w:w="20" w:type="dxa"/>
            <w:noWrap/>
            <w:hideMark/>
          </w:tcPr>
          <w:p w14:paraId="592D87E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0.59969435</w:t>
            </w:r>
          </w:p>
        </w:tc>
        <w:tc>
          <w:tcPr>
            <w:tcW w:w="20" w:type="dxa"/>
            <w:noWrap/>
            <w:hideMark/>
          </w:tcPr>
          <w:p w14:paraId="42C3FAA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0.15827396</w:t>
            </w:r>
          </w:p>
        </w:tc>
        <w:tc>
          <w:tcPr>
            <w:tcW w:w="20" w:type="dxa"/>
            <w:noWrap/>
            <w:hideMark/>
          </w:tcPr>
          <w:p w14:paraId="73734F3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873.220878</w:t>
            </w:r>
          </w:p>
        </w:tc>
        <w:tc>
          <w:tcPr>
            <w:tcW w:w="20" w:type="dxa"/>
            <w:noWrap/>
            <w:hideMark/>
          </w:tcPr>
          <w:p w14:paraId="29B3424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873.636097</w:t>
            </w:r>
          </w:p>
        </w:tc>
        <w:tc>
          <w:tcPr>
            <w:tcW w:w="20" w:type="dxa"/>
            <w:noWrap/>
            <w:hideMark/>
          </w:tcPr>
          <w:p w14:paraId="5D019DE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0.13148293</w:t>
            </w:r>
          </w:p>
        </w:tc>
      </w:tr>
      <w:tr w:rsidR="008B378D" w:rsidRPr="008B378D" w14:paraId="3387A64E" w14:textId="77777777" w:rsidTr="008B378D">
        <w:trPr>
          <w:trHeight w:val="20"/>
        </w:trPr>
        <w:tc>
          <w:tcPr>
            <w:tcW w:w="20" w:type="dxa"/>
            <w:noWrap/>
            <w:hideMark/>
          </w:tcPr>
          <w:p w14:paraId="4FA70EC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Primulaceae</w:t>
            </w:r>
            <w:proofErr w:type="spellEnd"/>
          </w:p>
        </w:tc>
        <w:tc>
          <w:tcPr>
            <w:tcW w:w="20" w:type="dxa"/>
            <w:noWrap/>
            <w:hideMark/>
          </w:tcPr>
          <w:p w14:paraId="56EFB486"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44ED61A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0.01169352</w:t>
            </w:r>
          </w:p>
        </w:tc>
        <w:tc>
          <w:tcPr>
            <w:tcW w:w="20" w:type="dxa"/>
            <w:noWrap/>
            <w:hideMark/>
          </w:tcPr>
          <w:p w14:paraId="61C82FD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2.55118575</w:t>
            </w:r>
          </w:p>
        </w:tc>
        <w:tc>
          <w:tcPr>
            <w:tcW w:w="20" w:type="dxa"/>
            <w:noWrap/>
            <w:hideMark/>
          </w:tcPr>
          <w:p w14:paraId="57E1163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0.19162347</w:t>
            </w:r>
          </w:p>
        </w:tc>
        <w:tc>
          <w:tcPr>
            <w:tcW w:w="20" w:type="dxa"/>
            <w:noWrap/>
            <w:hideMark/>
          </w:tcPr>
          <w:p w14:paraId="711E092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940.087717</w:t>
            </w:r>
          </w:p>
        </w:tc>
        <w:tc>
          <w:tcPr>
            <w:tcW w:w="20" w:type="dxa"/>
            <w:noWrap/>
            <w:hideMark/>
          </w:tcPr>
          <w:p w14:paraId="285220D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940.121823</w:t>
            </w:r>
          </w:p>
        </w:tc>
        <w:tc>
          <w:tcPr>
            <w:tcW w:w="20" w:type="dxa"/>
            <w:noWrap/>
            <w:hideMark/>
          </w:tcPr>
          <w:p w14:paraId="71C1D14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0.03752795</w:t>
            </w:r>
          </w:p>
        </w:tc>
      </w:tr>
      <w:tr w:rsidR="008B378D" w:rsidRPr="008B378D" w14:paraId="5CEF04DC" w14:textId="77777777" w:rsidTr="008B378D">
        <w:trPr>
          <w:trHeight w:val="20"/>
        </w:trPr>
        <w:tc>
          <w:tcPr>
            <w:tcW w:w="20" w:type="dxa"/>
            <w:noWrap/>
            <w:hideMark/>
          </w:tcPr>
          <w:p w14:paraId="7603D9AC"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Rubieae</w:t>
            </w:r>
            <w:proofErr w:type="spellEnd"/>
          </w:p>
        </w:tc>
        <w:tc>
          <w:tcPr>
            <w:tcW w:w="20" w:type="dxa"/>
            <w:noWrap/>
            <w:hideMark/>
          </w:tcPr>
          <w:p w14:paraId="0CC28570"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1D85C72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0.01132199</w:t>
            </w:r>
          </w:p>
        </w:tc>
        <w:tc>
          <w:tcPr>
            <w:tcW w:w="20" w:type="dxa"/>
            <w:noWrap/>
            <w:hideMark/>
          </w:tcPr>
          <w:p w14:paraId="3036A04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0.95176001</w:t>
            </w:r>
          </w:p>
        </w:tc>
        <w:tc>
          <w:tcPr>
            <w:tcW w:w="20" w:type="dxa"/>
            <w:noWrap/>
            <w:hideMark/>
          </w:tcPr>
          <w:p w14:paraId="3AAF8D9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0.08604369</w:t>
            </w:r>
          </w:p>
        </w:tc>
        <w:tc>
          <w:tcPr>
            <w:tcW w:w="20" w:type="dxa"/>
            <w:noWrap/>
            <w:hideMark/>
          </w:tcPr>
          <w:p w14:paraId="7BD7FD3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887.015009</w:t>
            </w:r>
          </w:p>
        </w:tc>
        <w:tc>
          <w:tcPr>
            <w:tcW w:w="20" w:type="dxa"/>
            <w:noWrap/>
            <w:hideMark/>
          </w:tcPr>
          <w:p w14:paraId="2819667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886.936364</w:t>
            </w:r>
          </w:p>
        </w:tc>
        <w:tc>
          <w:tcPr>
            <w:tcW w:w="20" w:type="dxa"/>
            <w:noWrap/>
            <w:hideMark/>
          </w:tcPr>
          <w:p w14:paraId="717CD47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0.04423067</w:t>
            </w:r>
          </w:p>
        </w:tc>
      </w:tr>
      <w:tr w:rsidR="008B378D" w:rsidRPr="008B378D" w14:paraId="684332BB" w14:textId="77777777" w:rsidTr="008B378D">
        <w:trPr>
          <w:trHeight w:val="20"/>
        </w:trPr>
        <w:tc>
          <w:tcPr>
            <w:tcW w:w="20" w:type="dxa"/>
            <w:noWrap/>
            <w:hideMark/>
          </w:tcPr>
          <w:p w14:paraId="589A580B"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Salvia</w:t>
            </w:r>
          </w:p>
        </w:tc>
        <w:tc>
          <w:tcPr>
            <w:tcW w:w="20" w:type="dxa"/>
            <w:noWrap/>
            <w:hideMark/>
          </w:tcPr>
          <w:p w14:paraId="34307BF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4310374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0.01331384</w:t>
            </w:r>
          </w:p>
        </w:tc>
        <w:tc>
          <w:tcPr>
            <w:tcW w:w="20" w:type="dxa"/>
            <w:noWrap/>
            <w:hideMark/>
          </w:tcPr>
          <w:p w14:paraId="602661E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0.04632607</w:t>
            </w:r>
          </w:p>
        </w:tc>
        <w:tc>
          <w:tcPr>
            <w:tcW w:w="20" w:type="dxa"/>
            <w:noWrap/>
            <w:hideMark/>
          </w:tcPr>
          <w:p w14:paraId="3B85FDE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0.01239111</w:t>
            </w:r>
          </w:p>
        </w:tc>
        <w:tc>
          <w:tcPr>
            <w:tcW w:w="20" w:type="dxa"/>
            <w:noWrap/>
            <w:hideMark/>
          </w:tcPr>
          <w:p w14:paraId="1E6B83B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732.177346</w:t>
            </w:r>
          </w:p>
        </w:tc>
        <w:tc>
          <w:tcPr>
            <w:tcW w:w="20" w:type="dxa"/>
            <w:noWrap/>
            <w:hideMark/>
          </w:tcPr>
          <w:p w14:paraId="1DA86DF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732.523841</w:t>
            </w:r>
          </w:p>
        </w:tc>
        <w:tc>
          <w:tcPr>
            <w:tcW w:w="20" w:type="dxa"/>
            <w:noWrap/>
            <w:hideMark/>
          </w:tcPr>
          <w:p w14:paraId="618FE4A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0.12671422</w:t>
            </w:r>
          </w:p>
        </w:tc>
      </w:tr>
      <w:tr w:rsidR="008B378D" w:rsidRPr="008B378D" w14:paraId="3F7200E5" w14:textId="77777777" w:rsidTr="008B378D">
        <w:trPr>
          <w:trHeight w:val="20"/>
        </w:trPr>
        <w:tc>
          <w:tcPr>
            <w:tcW w:w="20" w:type="dxa"/>
            <w:noWrap/>
            <w:hideMark/>
          </w:tcPr>
          <w:p w14:paraId="74FE10E3"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Solanaceae</w:t>
            </w:r>
          </w:p>
        </w:tc>
        <w:tc>
          <w:tcPr>
            <w:tcW w:w="20" w:type="dxa"/>
            <w:noWrap/>
            <w:hideMark/>
          </w:tcPr>
          <w:p w14:paraId="51DAD65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535CB30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0.01325026</w:t>
            </w:r>
          </w:p>
        </w:tc>
        <w:tc>
          <w:tcPr>
            <w:tcW w:w="20" w:type="dxa"/>
            <w:noWrap/>
            <w:hideMark/>
          </w:tcPr>
          <w:p w14:paraId="264CBF9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0.10759233</w:t>
            </w:r>
          </w:p>
        </w:tc>
        <w:tc>
          <w:tcPr>
            <w:tcW w:w="20" w:type="dxa"/>
            <w:noWrap/>
            <w:hideMark/>
          </w:tcPr>
          <w:p w14:paraId="695F494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0.0277963</w:t>
            </w:r>
          </w:p>
        </w:tc>
        <w:tc>
          <w:tcPr>
            <w:tcW w:w="20" w:type="dxa"/>
            <w:noWrap/>
            <w:hideMark/>
          </w:tcPr>
          <w:p w14:paraId="078B8DA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527.868206</w:t>
            </w:r>
          </w:p>
        </w:tc>
        <w:tc>
          <w:tcPr>
            <w:tcW w:w="20" w:type="dxa"/>
            <w:noWrap/>
            <w:hideMark/>
          </w:tcPr>
          <w:p w14:paraId="0FC502A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528.177482</w:t>
            </w:r>
          </w:p>
        </w:tc>
        <w:tc>
          <w:tcPr>
            <w:tcW w:w="20" w:type="dxa"/>
            <w:noWrap/>
            <w:hideMark/>
          </w:tcPr>
          <w:p w14:paraId="1402834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0.12907516</w:t>
            </w:r>
          </w:p>
        </w:tc>
      </w:tr>
      <w:tr w:rsidR="008B378D" w:rsidRPr="008B378D" w14:paraId="746A4244" w14:textId="77777777" w:rsidTr="008B378D">
        <w:trPr>
          <w:trHeight w:val="20"/>
        </w:trPr>
        <w:tc>
          <w:tcPr>
            <w:tcW w:w="20" w:type="dxa"/>
            <w:noWrap/>
            <w:hideMark/>
          </w:tcPr>
          <w:p w14:paraId="13993872"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Spermacoceae</w:t>
            </w:r>
            <w:proofErr w:type="spellEnd"/>
          </w:p>
        </w:tc>
        <w:tc>
          <w:tcPr>
            <w:tcW w:w="20" w:type="dxa"/>
            <w:noWrap/>
            <w:hideMark/>
          </w:tcPr>
          <w:p w14:paraId="78172C6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2C10489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0.02360441</w:t>
            </w:r>
          </w:p>
        </w:tc>
        <w:tc>
          <w:tcPr>
            <w:tcW w:w="20" w:type="dxa"/>
            <w:noWrap/>
            <w:hideMark/>
          </w:tcPr>
          <w:p w14:paraId="07BD670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0.0574132</w:t>
            </w:r>
          </w:p>
        </w:tc>
        <w:tc>
          <w:tcPr>
            <w:tcW w:w="20" w:type="dxa"/>
            <w:noWrap/>
            <w:hideMark/>
          </w:tcPr>
          <w:p w14:paraId="08273F4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0.01400538</w:t>
            </w:r>
          </w:p>
        </w:tc>
        <w:tc>
          <w:tcPr>
            <w:tcW w:w="20" w:type="dxa"/>
            <w:noWrap/>
            <w:hideMark/>
          </w:tcPr>
          <w:p w14:paraId="64B373A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494.215488</w:t>
            </w:r>
          </w:p>
        </w:tc>
        <w:tc>
          <w:tcPr>
            <w:tcW w:w="20" w:type="dxa"/>
            <w:noWrap/>
            <w:hideMark/>
          </w:tcPr>
          <w:p w14:paraId="536917A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491.398934</w:t>
            </w:r>
          </w:p>
        </w:tc>
        <w:tc>
          <w:tcPr>
            <w:tcW w:w="20" w:type="dxa"/>
            <w:noWrap/>
            <w:hideMark/>
          </w:tcPr>
          <w:p w14:paraId="01BE164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0.12128527</w:t>
            </w:r>
          </w:p>
        </w:tc>
      </w:tr>
      <w:tr w:rsidR="008B378D" w:rsidRPr="008B378D" w14:paraId="21172277" w14:textId="77777777" w:rsidTr="008B378D">
        <w:trPr>
          <w:trHeight w:val="20"/>
        </w:trPr>
        <w:tc>
          <w:tcPr>
            <w:tcW w:w="20" w:type="dxa"/>
            <w:noWrap/>
            <w:hideMark/>
          </w:tcPr>
          <w:p w14:paraId="2B7D10AF"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Thelypodieae</w:t>
            </w:r>
            <w:proofErr w:type="spellEnd"/>
          </w:p>
        </w:tc>
        <w:tc>
          <w:tcPr>
            <w:tcW w:w="20" w:type="dxa"/>
            <w:noWrap/>
            <w:hideMark/>
          </w:tcPr>
          <w:p w14:paraId="77F5DC38"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2E0E379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0.07839508</w:t>
            </w:r>
          </w:p>
        </w:tc>
        <w:tc>
          <w:tcPr>
            <w:tcW w:w="20" w:type="dxa"/>
            <w:noWrap/>
            <w:hideMark/>
          </w:tcPr>
          <w:p w14:paraId="7277A7B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0.00627389</w:t>
            </w:r>
          </w:p>
        </w:tc>
        <w:tc>
          <w:tcPr>
            <w:tcW w:w="20" w:type="dxa"/>
            <w:noWrap/>
            <w:hideMark/>
          </w:tcPr>
          <w:p w14:paraId="736B28F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0.00666205</w:t>
            </w:r>
          </w:p>
        </w:tc>
        <w:tc>
          <w:tcPr>
            <w:tcW w:w="20" w:type="dxa"/>
            <w:noWrap/>
            <w:hideMark/>
          </w:tcPr>
          <w:p w14:paraId="710EAEB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839.593379</w:t>
            </w:r>
          </w:p>
        </w:tc>
        <w:tc>
          <w:tcPr>
            <w:tcW w:w="20" w:type="dxa"/>
            <w:noWrap/>
            <w:hideMark/>
          </w:tcPr>
          <w:p w14:paraId="5B529F5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840.144516</w:t>
            </w:r>
          </w:p>
        </w:tc>
        <w:tc>
          <w:tcPr>
            <w:tcW w:w="20" w:type="dxa"/>
            <w:noWrap/>
            <w:hideMark/>
          </w:tcPr>
          <w:p w14:paraId="0BB7B13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0.09670056</w:t>
            </w:r>
          </w:p>
        </w:tc>
      </w:tr>
    </w:tbl>
    <w:p w14:paraId="0C2047F4" w14:textId="0F91F6A4" w:rsidR="00682E97" w:rsidRPr="002B0243" w:rsidRDefault="008B378D" w:rsidP="004C7D04">
      <w:pPr>
        <w:rPr>
          <w:rFonts w:ascii="Times New Roman" w:hAnsi="Times New Roman" w:cs="Times New Roman"/>
        </w:rPr>
      </w:pPr>
      <w:r w:rsidRPr="002B0243">
        <w:rPr>
          <w:rFonts w:ascii="Times New Roman" w:hAnsi="Times New Roman" w:cs="Times New Roman"/>
        </w:rPr>
        <w:t xml:space="preserve"> </w:t>
      </w:r>
      <w:r w:rsidR="00682E97" w:rsidRPr="002B0243">
        <w:rPr>
          <w:rFonts w:ascii="Times New Roman" w:hAnsi="Times New Roman" w:cs="Times New Roman"/>
        </w:rPr>
        <w:br w:type="page"/>
      </w:r>
    </w:p>
    <w:p w14:paraId="4D750407" w14:textId="6AD95951" w:rsidR="00682E97" w:rsidRPr="002B0243" w:rsidRDefault="00682E97" w:rsidP="004C7D04">
      <w:pPr>
        <w:rPr>
          <w:rFonts w:ascii="Times New Roman" w:hAnsi="Times New Roman" w:cs="Times New Roman"/>
        </w:rPr>
      </w:pPr>
      <w:r w:rsidRPr="002B0243">
        <w:rPr>
          <w:rFonts w:ascii="Times New Roman" w:hAnsi="Times New Roman" w:cs="Times New Roman"/>
        </w:rPr>
        <w:lastRenderedPageBreak/>
        <w:t xml:space="preserve">Table S3.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BIO5</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8B378D" w:rsidRPr="008B378D" w14:paraId="0C04EC79" w14:textId="77777777" w:rsidTr="008B378D">
        <w:trPr>
          <w:trHeight w:val="20"/>
        </w:trPr>
        <w:tc>
          <w:tcPr>
            <w:tcW w:w="236" w:type="dxa"/>
            <w:noWrap/>
            <w:hideMark/>
          </w:tcPr>
          <w:p w14:paraId="0DC0102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Group.1</w:t>
            </w:r>
          </w:p>
        </w:tc>
        <w:tc>
          <w:tcPr>
            <w:tcW w:w="236" w:type="dxa"/>
            <w:noWrap/>
            <w:hideMark/>
          </w:tcPr>
          <w:p w14:paraId="1C378F6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Group.2</w:t>
            </w:r>
          </w:p>
        </w:tc>
        <w:tc>
          <w:tcPr>
            <w:tcW w:w="236" w:type="dxa"/>
            <w:noWrap/>
            <w:hideMark/>
          </w:tcPr>
          <w:p w14:paraId="1A84BB2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rates</w:t>
            </w:r>
          </w:p>
        </w:tc>
        <w:tc>
          <w:tcPr>
            <w:tcW w:w="236" w:type="dxa"/>
            <w:noWrap/>
            <w:hideMark/>
          </w:tcPr>
          <w:p w14:paraId="710CC07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alpha</w:t>
            </w:r>
          </w:p>
        </w:tc>
        <w:tc>
          <w:tcPr>
            <w:tcW w:w="236" w:type="dxa"/>
            <w:noWrap/>
            <w:hideMark/>
          </w:tcPr>
          <w:p w14:paraId="1140E51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proofErr w:type="gramStart"/>
            <w:r w:rsidRPr="008B378D">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01A12BA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theta</w:t>
            </w:r>
          </w:p>
        </w:tc>
        <w:tc>
          <w:tcPr>
            <w:tcW w:w="236" w:type="dxa"/>
            <w:noWrap/>
            <w:hideMark/>
          </w:tcPr>
          <w:p w14:paraId="1F15458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0E19BA1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expected_var</w:t>
            </w:r>
            <w:proofErr w:type="spellEnd"/>
          </w:p>
        </w:tc>
      </w:tr>
      <w:tr w:rsidR="008B378D" w:rsidRPr="008B378D" w14:paraId="74C853C1" w14:textId="77777777" w:rsidTr="008B378D">
        <w:trPr>
          <w:trHeight w:val="20"/>
        </w:trPr>
        <w:tc>
          <w:tcPr>
            <w:tcW w:w="236" w:type="dxa"/>
            <w:noWrap/>
            <w:hideMark/>
          </w:tcPr>
          <w:p w14:paraId="33F08D3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Alysseae</w:t>
            </w:r>
            <w:proofErr w:type="spellEnd"/>
          </w:p>
        </w:tc>
        <w:tc>
          <w:tcPr>
            <w:tcW w:w="236" w:type="dxa"/>
            <w:noWrap/>
            <w:hideMark/>
          </w:tcPr>
          <w:p w14:paraId="2E65B84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F5C513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0.04337222</w:t>
            </w:r>
          </w:p>
        </w:tc>
        <w:tc>
          <w:tcPr>
            <w:tcW w:w="236" w:type="dxa"/>
            <w:noWrap/>
            <w:hideMark/>
          </w:tcPr>
          <w:p w14:paraId="63A417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10.6994061</w:t>
            </w:r>
          </w:p>
        </w:tc>
        <w:tc>
          <w:tcPr>
            <w:tcW w:w="236" w:type="dxa"/>
            <w:noWrap/>
            <w:hideMark/>
          </w:tcPr>
          <w:p w14:paraId="291F2AF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0.00181687</w:t>
            </w:r>
          </w:p>
        </w:tc>
        <w:tc>
          <w:tcPr>
            <w:tcW w:w="236" w:type="dxa"/>
            <w:noWrap/>
            <w:hideMark/>
          </w:tcPr>
          <w:p w14:paraId="2BC0589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27.1166682</w:t>
            </w:r>
          </w:p>
        </w:tc>
        <w:tc>
          <w:tcPr>
            <w:tcW w:w="236" w:type="dxa"/>
            <w:noWrap/>
            <w:hideMark/>
          </w:tcPr>
          <w:p w14:paraId="0D13734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27.1134443</w:t>
            </w:r>
          </w:p>
        </w:tc>
        <w:tc>
          <w:tcPr>
            <w:tcW w:w="236" w:type="dxa"/>
            <w:noWrap/>
            <w:hideMark/>
          </w:tcPr>
          <w:p w14:paraId="3E3AE7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8.84E-05</w:t>
            </w:r>
          </w:p>
        </w:tc>
      </w:tr>
      <w:tr w:rsidR="008B378D" w:rsidRPr="008B378D" w14:paraId="3053079E" w14:textId="77777777" w:rsidTr="008B378D">
        <w:trPr>
          <w:trHeight w:val="20"/>
        </w:trPr>
        <w:tc>
          <w:tcPr>
            <w:tcW w:w="236" w:type="dxa"/>
            <w:noWrap/>
            <w:hideMark/>
          </w:tcPr>
          <w:p w14:paraId="44420AB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34A14AF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AC5F30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0.03134976</w:t>
            </w:r>
          </w:p>
        </w:tc>
        <w:tc>
          <w:tcPr>
            <w:tcW w:w="236" w:type="dxa"/>
            <w:noWrap/>
            <w:hideMark/>
          </w:tcPr>
          <w:p w14:paraId="0709DCD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0.10723967</w:t>
            </w:r>
          </w:p>
        </w:tc>
        <w:tc>
          <w:tcPr>
            <w:tcW w:w="236" w:type="dxa"/>
            <w:noWrap/>
            <w:hideMark/>
          </w:tcPr>
          <w:p w14:paraId="206AEB6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3.72E-05</w:t>
            </w:r>
          </w:p>
        </w:tc>
        <w:tc>
          <w:tcPr>
            <w:tcW w:w="236" w:type="dxa"/>
            <w:noWrap/>
            <w:hideMark/>
          </w:tcPr>
          <w:p w14:paraId="40D544C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29.7492161</w:t>
            </w:r>
          </w:p>
        </w:tc>
        <w:tc>
          <w:tcPr>
            <w:tcW w:w="236" w:type="dxa"/>
            <w:noWrap/>
            <w:hideMark/>
          </w:tcPr>
          <w:p w14:paraId="50BB69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29.7062696</w:t>
            </w:r>
          </w:p>
        </w:tc>
        <w:tc>
          <w:tcPr>
            <w:tcW w:w="236" w:type="dxa"/>
            <w:noWrap/>
            <w:hideMark/>
          </w:tcPr>
          <w:p w14:paraId="40C713E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0.00017423</w:t>
            </w:r>
          </w:p>
        </w:tc>
      </w:tr>
      <w:tr w:rsidR="008B378D" w:rsidRPr="008B378D" w14:paraId="1D1F16E8" w14:textId="77777777" w:rsidTr="008B378D">
        <w:trPr>
          <w:trHeight w:val="20"/>
        </w:trPr>
        <w:tc>
          <w:tcPr>
            <w:tcW w:w="236" w:type="dxa"/>
            <w:noWrap/>
            <w:hideMark/>
          </w:tcPr>
          <w:p w14:paraId="7C58008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Apioideae</w:t>
            </w:r>
            <w:proofErr w:type="spellEnd"/>
          </w:p>
        </w:tc>
        <w:tc>
          <w:tcPr>
            <w:tcW w:w="236" w:type="dxa"/>
            <w:noWrap/>
            <w:hideMark/>
          </w:tcPr>
          <w:p w14:paraId="571A1E5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00B49B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0.01620089</w:t>
            </w:r>
          </w:p>
        </w:tc>
        <w:tc>
          <w:tcPr>
            <w:tcW w:w="236" w:type="dxa"/>
            <w:noWrap/>
            <w:hideMark/>
          </w:tcPr>
          <w:p w14:paraId="6C180EA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0.19195569</w:t>
            </w:r>
          </w:p>
        </w:tc>
        <w:tc>
          <w:tcPr>
            <w:tcW w:w="236" w:type="dxa"/>
            <w:noWrap/>
            <w:hideMark/>
          </w:tcPr>
          <w:p w14:paraId="71F8063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9.63E-05</w:t>
            </w:r>
          </w:p>
        </w:tc>
        <w:tc>
          <w:tcPr>
            <w:tcW w:w="236" w:type="dxa"/>
            <w:noWrap/>
            <w:hideMark/>
          </w:tcPr>
          <w:p w14:paraId="531296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31.5150133</w:t>
            </w:r>
          </w:p>
        </w:tc>
        <w:tc>
          <w:tcPr>
            <w:tcW w:w="236" w:type="dxa"/>
            <w:noWrap/>
            <w:hideMark/>
          </w:tcPr>
          <w:p w14:paraId="0B12CA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29.4248292</w:t>
            </w:r>
          </w:p>
        </w:tc>
        <w:tc>
          <w:tcPr>
            <w:tcW w:w="236" w:type="dxa"/>
            <w:noWrap/>
            <w:hideMark/>
          </w:tcPr>
          <w:p w14:paraId="6AECE52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0.00024946</w:t>
            </w:r>
          </w:p>
        </w:tc>
      </w:tr>
      <w:tr w:rsidR="008B378D" w:rsidRPr="008B378D" w14:paraId="53A0836E" w14:textId="77777777" w:rsidTr="008B378D">
        <w:trPr>
          <w:trHeight w:val="20"/>
        </w:trPr>
        <w:tc>
          <w:tcPr>
            <w:tcW w:w="236" w:type="dxa"/>
            <w:noWrap/>
            <w:hideMark/>
          </w:tcPr>
          <w:p w14:paraId="4CBE75C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Arabideae</w:t>
            </w:r>
            <w:proofErr w:type="spellEnd"/>
          </w:p>
        </w:tc>
        <w:tc>
          <w:tcPr>
            <w:tcW w:w="236" w:type="dxa"/>
            <w:noWrap/>
            <w:hideMark/>
          </w:tcPr>
          <w:p w14:paraId="41B8652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A0D3C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0.27197746</w:t>
            </w:r>
          </w:p>
        </w:tc>
        <w:tc>
          <w:tcPr>
            <w:tcW w:w="236" w:type="dxa"/>
            <w:noWrap/>
            <w:hideMark/>
          </w:tcPr>
          <w:p w14:paraId="48CB18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2.01303375</w:t>
            </w:r>
          </w:p>
        </w:tc>
        <w:tc>
          <w:tcPr>
            <w:tcW w:w="236" w:type="dxa"/>
            <w:noWrap/>
            <w:hideMark/>
          </w:tcPr>
          <w:p w14:paraId="3273801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0.00133574</w:t>
            </w:r>
          </w:p>
        </w:tc>
        <w:tc>
          <w:tcPr>
            <w:tcW w:w="236" w:type="dxa"/>
            <w:noWrap/>
            <w:hideMark/>
          </w:tcPr>
          <w:p w14:paraId="1405719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23.0705727</w:t>
            </w:r>
          </w:p>
        </w:tc>
        <w:tc>
          <w:tcPr>
            <w:tcW w:w="236" w:type="dxa"/>
            <w:noWrap/>
            <w:hideMark/>
          </w:tcPr>
          <w:p w14:paraId="2FE428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21.9706136</w:t>
            </w:r>
          </w:p>
        </w:tc>
        <w:tc>
          <w:tcPr>
            <w:tcW w:w="236" w:type="dxa"/>
            <w:noWrap/>
            <w:hideMark/>
          </w:tcPr>
          <w:p w14:paraId="5EE6B45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0.0003282</w:t>
            </w:r>
          </w:p>
        </w:tc>
      </w:tr>
      <w:tr w:rsidR="008B378D" w:rsidRPr="008B378D" w14:paraId="683F4308" w14:textId="77777777" w:rsidTr="008B378D">
        <w:trPr>
          <w:trHeight w:val="20"/>
        </w:trPr>
        <w:tc>
          <w:tcPr>
            <w:tcW w:w="236" w:type="dxa"/>
            <w:noWrap/>
            <w:hideMark/>
          </w:tcPr>
          <w:p w14:paraId="4FDF046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39B8BD6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F471E6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0.01449122</w:t>
            </w:r>
          </w:p>
        </w:tc>
        <w:tc>
          <w:tcPr>
            <w:tcW w:w="236" w:type="dxa"/>
            <w:noWrap/>
            <w:hideMark/>
          </w:tcPr>
          <w:p w14:paraId="6665B37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0.25096766</w:t>
            </w:r>
          </w:p>
        </w:tc>
        <w:tc>
          <w:tcPr>
            <w:tcW w:w="236" w:type="dxa"/>
            <w:noWrap/>
            <w:hideMark/>
          </w:tcPr>
          <w:p w14:paraId="66A31E5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7.73E-05</w:t>
            </w:r>
          </w:p>
        </w:tc>
        <w:tc>
          <w:tcPr>
            <w:tcW w:w="236" w:type="dxa"/>
            <w:noWrap/>
            <w:hideMark/>
          </w:tcPr>
          <w:p w14:paraId="1AD0EE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24.4622633</w:t>
            </w:r>
          </w:p>
        </w:tc>
        <w:tc>
          <w:tcPr>
            <w:tcW w:w="236" w:type="dxa"/>
            <w:noWrap/>
            <w:hideMark/>
          </w:tcPr>
          <w:p w14:paraId="5C4E92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24.4695021</w:t>
            </w:r>
          </w:p>
        </w:tc>
        <w:tc>
          <w:tcPr>
            <w:tcW w:w="236" w:type="dxa"/>
            <w:noWrap/>
            <w:hideMark/>
          </w:tcPr>
          <w:p w14:paraId="4D62F43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0.00015536</w:t>
            </w:r>
          </w:p>
        </w:tc>
      </w:tr>
      <w:tr w:rsidR="008B378D" w:rsidRPr="008B378D" w14:paraId="523C2BED" w14:textId="77777777" w:rsidTr="008B378D">
        <w:trPr>
          <w:trHeight w:val="20"/>
        </w:trPr>
        <w:tc>
          <w:tcPr>
            <w:tcW w:w="236" w:type="dxa"/>
            <w:noWrap/>
            <w:hideMark/>
          </w:tcPr>
          <w:p w14:paraId="5DFB896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Brassiceae</w:t>
            </w:r>
            <w:proofErr w:type="spellEnd"/>
          </w:p>
        </w:tc>
        <w:tc>
          <w:tcPr>
            <w:tcW w:w="236" w:type="dxa"/>
            <w:noWrap/>
            <w:hideMark/>
          </w:tcPr>
          <w:p w14:paraId="15D4470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BB4EF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0.05795414</w:t>
            </w:r>
          </w:p>
        </w:tc>
        <w:tc>
          <w:tcPr>
            <w:tcW w:w="236" w:type="dxa"/>
            <w:noWrap/>
            <w:hideMark/>
          </w:tcPr>
          <w:p w14:paraId="3761FC5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10.2964912</w:t>
            </w:r>
          </w:p>
        </w:tc>
        <w:tc>
          <w:tcPr>
            <w:tcW w:w="236" w:type="dxa"/>
            <w:noWrap/>
            <w:hideMark/>
          </w:tcPr>
          <w:p w14:paraId="4519C13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0.00437339</w:t>
            </w:r>
          </w:p>
        </w:tc>
        <w:tc>
          <w:tcPr>
            <w:tcW w:w="236" w:type="dxa"/>
            <w:noWrap/>
            <w:hideMark/>
          </w:tcPr>
          <w:p w14:paraId="081706C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28.505024</w:t>
            </w:r>
          </w:p>
        </w:tc>
        <w:tc>
          <w:tcPr>
            <w:tcW w:w="236" w:type="dxa"/>
            <w:noWrap/>
            <w:hideMark/>
          </w:tcPr>
          <w:p w14:paraId="766B83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28.5050131</w:t>
            </w:r>
          </w:p>
        </w:tc>
        <w:tc>
          <w:tcPr>
            <w:tcW w:w="236" w:type="dxa"/>
            <w:noWrap/>
            <w:hideMark/>
          </w:tcPr>
          <w:p w14:paraId="15A4116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0.00021431</w:t>
            </w:r>
          </w:p>
        </w:tc>
      </w:tr>
      <w:tr w:rsidR="008B378D" w:rsidRPr="008B378D" w14:paraId="1D7855B3" w14:textId="77777777" w:rsidTr="008B378D">
        <w:trPr>
          <w:trHeight w:val="20"/>
        </w:trPr>
        <w:tc>
          <w:tcPr>
            <w:tcW w:w="236" w:type="dxa"/>
            <w:noWrap/>
            <w:hideMark/>
          </w:tcPr>
          <w:p w14:paraId="696E13F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3EFFCD2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66E51B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0.02563818</w:t>
            </w:r>
          </w:p>
        </w:tc>
        <w:tc>
          <w:tcPr>
            <w:tcW w:w="236" w:type="dxa"/>
            <w:noWrap/>
            <w:hideMark/>
          </w:tcPr>
          <w:p w14:paraId="0142DA8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6.74858649</w:t>
            </w:r>
          </w:p>
        </w:tc>
        <w:tc>
          <w:tcPr>
            <w:tcW w:w="236" w:type="dxa"/>
            <w:noWrap/>
            <w:hideMark/>
          </w:tcPr>
          <w:p w14:paraId="7CC6A4F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0.00272862</w:t>
            </w:r>
          </w:p>
        </w:tc>
        <w:tc>
          <w:tcPr>
            <w:tcW w:w="236" w:type="dxa"/>
            <w:noWrap/>
            <w:hideMark/>
          </w:tcPr>
          <w:p w14:paraId="6BB47B5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26.0792835</w:t>
            </w:r>
          </w:p>
        </w:tc>
        <w:tc>
          <w:tcPr>
            <w:tcW w:w="236" w:type="dxa"/>
            <w:noWrap/>
            <w:hideMark/>
          </w:tcPr>
          <w:p w14:paraId="05ECA08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25.8167091</w:t>
            </w:r>
          </w:p>
        </w:tc>
        <w:tc>
          <w:tcPr>
            <w:tcW w:w="236" w:type="dxa"/>
            <w:noWrap/>
            <w:hideMark/>
          </w:tcPr>
          <w:p w14:paraId="61D758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0.00020681</w:t>
            </w:r>
          </w:p>
        </w:tc>
      </w:tr>
      <w:tr w:rsidR="008B378D" w:rsidRPr="008B378D" w14:paraId="399164A1" w14:textId="77777777" w:rsidTr="008B378D">
        <w:trPr>
          <w:trHeight w:val="20"/>
        </w:trPr>
        <w:tc>
          <w:tcPr>
            <w:tcW w:w="236" w:type="dxa"/>
            <w:noWrap/>
            <w:hideMark/>
          </w:tcPr>
          <w:p w14:paraId="2C7C77D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Cardueae</w:t>
            </w:r>
            <w:proofErr w:type="spellEnd"/>
          </w:p>
        </w:tc>
        <w:tc>
          <w:tcPr>
            <w:tcW w:w="236" w:type="dxa"/>
            <w:noWrap/>
            <w:hideMark/>
          </w:tcPr>
          <w:p w14:paraId="3E0E355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2213A5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0.0714986</w:t>
            </w:r>
          </w:p>
        </w:tc>
        <w:tc>
          <w:tcPr>
            <w:tcW w:w="236" w:type="dxa"/>
            <w:noWrap/>
            <w:hideMark/>
          </w:tcPr>
          <w:p w14:paraId="0FC7555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0.12847278</w:t>
            </w:r>
          </w:p>
        </w:tc>
        <w:tc>
          <w:tcPr>
            <w:tcW w:w="236" w:type="dxa"/>
            <w:noWrap/>
            <w:hideMark/>
          </w:tcPr>
          <w:p w14:paraId="6D211C7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4.84E-05</w:t>
            </w:r>
          </w:p>
        </w:tc>
        <w:tc>
          <w:tcPr>
            <w:tcW w:w="236" w:type="dxa"/>
            <w:noWrap/>
            <w:hideMark/>
          </w:tcPr>
          <w:p w14:paraId="2A4D7D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29.6563315</w:t>
            </w:r>
          </w:p>
        </w:tc>
        <w:tc>
          <w:tcPr>
            <w:tcW w:w="236" w:type="dxa"/>
            <w:noWrap/>
            <w:hideMark/>
          </w:tcPr>
          <w:p w14:paraId="79C295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29.4250386</w:t>
            </w:r>
          </w:p>
        </w:tc>
        <w:tc>
          <w:tcPr>
            <w:tcW w:w="236" w:type="dxa"/>
            <w:noWrap/>
            <w:hideMark/>
          </w:tcPr>
          <w:p w14:paraId="38EEBB3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0.00018871</w:t>
            </w:r>
          </w:p>
        </w:tc>
      </w:tr>
      <w:tr w:rsidR="008B378D" w:rsidRPr="008B378D" w14:paraId="6F755C80" w14:textId="77777777" w:rsidTr="008B378D">
        <w:trPr>
          <w:trHeight w:val="20"/>
        </w:trPr>
        <w:tc>
          <w:tcPr>
            <w:tcW w:w="236" w:type="dxa"/>
            <w:noWrap/>
            <w:hideMark/>
          </w:tcPr>
          <w:p w14:paraId="19CE560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CES</w:t>
            </w:r>
          </w:p>
        </w:tc>
        <w:tc>
          <w:tcPr>
            <w:tcW w:w="236" w:type="dxa"/>
            <w:noWrap/>
            <w:hideMark/>
          </w:tcPr>
          <w:p w14:paraId="1BC7D0D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BA4AB9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0.1047205</w:t>
            </w:r>
          </w:p>
        </w:tc>
        <w:tc>
          <w:tcPr>
            <w:tcW w:w="236" w:type="dxa"/>
            <w:noWrap/>
            <w:hideMark/>
          </w:tcPr>
          <w:p w14:paraId="5756A82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0.00790863</w:t>
            </w:r>
          </w:p>
        </w:tc>
        <w:tc>
          <w:tcPr>
            <w:tcW w:w="236" w:type="dxa"/>
            <w:noWrap/>
            <w:hideMark/>
          </w:tcPr>
          <w:p w14:paraId="327CB44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1.86E-05</w:t>
            </w:r>
          </w:p>
        </w:tc>
        <w:tc>
          <w:tcPr>
            <w:tcW w:w="236" w:type="dxa"/>
            <w:noWrap/>
            <w:hideMark/>
          </w:tcPr>
          <w:p w14:paraId="751D142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168.146636</w:t>
            </w:r>
          </w:p>
        </w:tc>
        <w:tc>
          <w:tcPr>
            <w:tcW w:w="236" w:type="dxa"/>
            <w:noWrap/>
            <w:hideMark/>
          </w:tcPr>
          <w:p w14:paraId="779A3E5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18.8642562</w:t>
            </w:r>
          </w:p>
        </w:tc>
        <w:tc>
          <w:tcPr>
            <w:tcW w:w="236" w:type="dxa"/>
            <w:noWrap/>
            <w:hideMark/>
          </w:tcPr>
          <w:p w14:paraId="7357196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0.00051714</w:t>
            </w:r>
          </w:p>
        </w:tc>
      </w:tr>
      <w:tr w:rsidR="008B378D" w:rsidRPr="008B378D" w14:paraId="4B5EE41A" w14:textId="77777777" w:rsidTr="008B378D">
        <w:trPr>
          <w:trHeight w:val="20"/>
        </w:trPr>
        <w:tc>
          <w:tcPr>
            <w:tcW w:w="236" w:type="dxa"/>
            <w:noWrap/>
            <w:hideMark/>
          </w:tcPr>
          <w:p w14:paraId="046A989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086D40C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25A332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0.09043656</w:t>
            </w:r>
          </w:p>
        </w:tc>
        <w:tc>
          <w:tcPr>
            <w:tcW w:w="236" w:type="dxa"/>
            <w:noWrap/>
            <w:hideMark/>
          </w:tcPr>
          <w:p w14:paraId="3968855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0.45939341</w:t>
            </w:r>
          </w:p>
        </w:tc>
        <w:tc>
          <w:tcPr>
            <w:tcW w:w="236" w:type="dxa"/>
            <w:noWrap/>
            <w:hideMark/>
          </w:tcPr>
          <w:p w14:paraId="79CFC9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2.18E-05</w:t>
            </w:r>
          </w:p>
        </w:tc>
        <w:tc>
          <w:tcPr>
            <w:tcW w:w="236" w:type="dxa"/>
            <w:noWrap/>
            <w:hideMark/>
          </w:tcPr>
          <w:p w14:paraId="3372E3A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31.159002</w:t>
            </w:r>
          </w:p>
        </w:tc>
        <w:tc>
          <w:tcPr>
            <w:tcW w:w="236" w:type="dxa"/>
            <w:noWrap/>
            <w:hideMark/>
          </w:tcPr>
          <w:p w14:paraId="5993A2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30.6792633</w:t>
            </w:r>
          </w:p>
        </w:tc>
        <w:tc>
          <w:tcPr>
            <w:tcW w:w="236" w:type="dxa"/>
            <w:noWrap/>
            <w:hideMark/>
          </w:tcPr>
          <w:p w14:paraId="0FCD205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2.95E-05</w:t>
            </w:r>
          </w:p>
        </w:tc>
      </w:tr>
      <w:tr w:rsidR="008B378D" w:rsidRPr="008B378D" w14:paraId="7237B830" w14:textId="77777777" w:rsidTr="008B378D">
        <w:trPr>
          <w:trHeight w:val="20"/>
        </w:trPr>
        <w:tc>
          <w:tcPr>
            <w:tcW w:w="236" w:type="dxa"/>
            <w:noWrap/>
            <w:hideMark/>
          </w:tcPr>
          <w:p w14:paraId="1261974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Croton</w:t>
            </w:r>
          </w:p>
        </w:tc>
        <w:tc>
          <w:tcPr>
            <w:tcW w:w="236" w:type="dxa"/>
            <w:noWrap/>
            <w:hideMark/>
          </w:tcPr>
          <w:p w14:paraId="44F4825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339026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0.02748687</w:t>
            </w:r>
          </w:p>
        </w:tc>
        <w:tc>
          <w:tcPr>
            <w:tcW w:w="236" w:type="dxa"/>
            <w:noWrap/>
            <w:hideMark/>
          </w:tcPr>
          <w:p w14:paraId="6D1DBE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0.11922311</w:t>
            </w:r>
          </w:p>
        </w:tc>
        <w:tc>
          <w:tcPr>
            <w:tcW w:w="236" w:type="dxa"/>
            <w:noWrap/>
            <w:hideMark/>
          </w:tcPr>
          <w:p w14:paraId="292C82E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2.21E-05</w:t>
            </w:r>
          </w:p>
        </w:tc>
        <w:tc>
          <w:tcPr>
            <w:tcW w:w="236" w:type="dxa"/>
            <w:noWrap/>
            <w:hideMark/>
          </w:tcPr>
          <w:p w14:paraId="2BA7A5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29.0554108</w:t>
            </w:r>
          </w:p>
        </w:tc>
        <w:tc>
          <w:tcPr>
            <w:tcW w:w="236" w:type="dxa"/>
            <w:noWrap/>
            <w:hideMark/>
          </w:tcPr>
          <w:p w14:paraId="5987CC5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29.0487245</w:t>
            </w:r>
          </w:p>
        </w:tc>
        <w:tc>
          <w:tcPr>
            <w:tcW w:w="236" w:type="dxa"/>
            <w:noWrap/>
            <w:hideMark/>
          </w:tcPr>
          <w:p w14:paraId="49B6506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9.27E-05</w:t>
            </w:r>
          </w:p>
        </w:tc>
      </w:tr>
      <w:tr w:rsidR="008B378D" w:rsidRPr="008B378D" w14:paraId="10D41D57" w14:textId="77777777" w:rsidTr="008B378D">
        <w:trPr>
          <w:trHeight w:val="20"/>
        </w:trPr>
        <w:tc>
          <w:tcPr>
            <w:tcW w:w="236" w:type="dxa"/>
            <w:noWrap/>
            <w:hideMark/>
          </w:tcPr>
          <w:p w14:paraId="5EA206C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Erysimeae</w:t>
            </w:r>
            <w:proofErr w:type="spellEnd"/>
          </w:p>
        </w:tc>
        <w:tc>
          <w:tcPr>
            <w:tcW w:w="236" w:type="dxa"/>
            <w:noWrap/>
            <w:hideMark/>
          </w:tcPr>
          <w:p w14:paraId="08EB6F3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B175AA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0.18148684</w:t>
            </w:r>
          </w:p>
        </w:tc>
        <w:tc>
          <w:tcPr>
            <w:tcW w:w="236" w:type="dxa"/>
            <w:noWrap/>
            <w:hideMark/>
          </w:tcPr>
          <w:p w14:paraId="59FE0DF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4.08360477</w:t>
            </w:r>
          </w:p>
        </w:tc>
        <w:tc>
          <w:tcPr>
            <w:tcW w:w="236" w:type="dxa"/>
            <w:noWrap/>
            <w:hideMark/>
          </w:tcPr>
          <w:p w14:paraId="026B81C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0.00064567</w:t>
            </w:r>
          </w:p>
        </w:tc>
        <w:tc>
          <w:tcPr>
            <w:tcW w:w="236" w:type="dxa"/>
            <w:noWrap/>
            <w:hideMark/>
          </w:tcPr>
          <w:p w14:paraId="715E3AC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25.4569097</w:t>
            </w:r>
          </w:p>
        </w:tc>
        <w:tc>
          <w:tcPr>
            <w:tcW w:w="236" w:type="dxa"/>
            <w:noWrap/>
            <w:hideMark/>
          </w:tcPr>
          <w:p w14:paraId="4700F6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25.4175552</w:t>
            </w:r>
          </w:p>
        </w:tc>
        <w:tc>
          <w:tcPr>
            <w:tcW w:w="236" w:type="dxa"/>
            <w:noWrap/>
            <w:hideMark/>
          </w:tcPr>
          <w:p w14:paraId="0AF5C00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0.00016716</w:t>
            </w:r>
          </w:p>
        </w:tc>
      </w:tr>
      <w:tr w:rsidR="008B378D" w:rsidRPr="008B378D" w14:paraId="46598FBD" w14:textId="77777777" w:rsidTr="008B378D">
        <w:trPr>
          <w:trHeight w:val="20"/>
        </w:trPr>
        <w:tc>
          <w:tcPr>
            <w:tcW w:w="236" w:type="dxa"/>
            <w:noWrap/>
            <w:hideMark/>
          </w:tcPr>
          <w:p w14:paraId="34765BD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Euclidieae</w:t>
            </w:r>
            <w:proofErr w:type="spellEnd"/>
          </w:p>
        </w:tc>
        <w:tc>
          <w:tcPr>
            <w:tcW w:w="236" w:type="dxa"/>
            <w:noWrap/>
            <w:hideMark/>
          </w:tcPr>
          <w:p w14:paraId="3BACFFC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6DE08A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0.03490325</w:t>
            </w:r>
          </w:p>
        </w:tc>
        <w:tc>
          <w:tcPr>
            <w:tcW w:w="236" w:type="dxa"/>
            <w:noWrap/>
            <w:hideMark/>
          </w:tcPr>
          <w:p w14:paraId="3EFEDCD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13.684164</w:t>
            </w:r>
          </w:p>
        </w:tc>
        <w:tc>
          <w:tcPr>
            <w:tcW w:w="236" w:type="dxa"/>
            <w:noWrap/>
            <w:hideMark/>
          </w:tcPr>
          <w:p w14:paraId="5269F20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0.02284841</w:t>
            </w:r>
          </w:p>
        </w:tc>
        <w:tc>
          <w:tcPr>
            <w:tcW w:w="236" w:type="dxa"/>
            <w:noWrap/>
            <w:hideMark/>
          </w:tcPr>
          <w:p w14:paraId="4575CD0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28.7276635</w:t>
            </w:r>
          </w:p>
        </w:tc>
        <w:tc>
          <w:tcPr>
            <w:tcW w:w="236" w:type="dxa"/>
            <w:noWrap/>
            <w:hideMark/>
          </w:tcPr>
          <w:p w14:paraId="534870D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28.7031489</w:t>
            </w:r>
          </w:p>
        </w:tc>
        <w:tc>
          <w:tcPr>
            <w:tcW w:w="236" w:type="dxa"/>
            <w:noWrap/>
            <w:hideMark/>
          </w:tcPr>
          <w:p w14:paraId="1D1EEC3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0.00082231</w:t>
            </w:r>
          </w:p>
        </w:tc>
      </w:tr>
      <w:tr w:rsidR="008B378D" w:rsidRPr="008B378D" w14:paraId="47374AA5" w14:textId="77777777" w:rsidTr="008B378D">
        <w:trPr>
          <w:trHeight w:val="20"/>
        </w:trPr>
        <w:tc>
          <w:tcPr>
            <w:tcW w:w="236" w:type="dxa"/>
            <w:noWrap/>
            <w:hideMark/>
          </w:tcPr>
          <w:p w14:paraId="74EC2C9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23784C8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91D2B5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0.03909404</w:t>
            </w:r>
          </w:p>
        </w:tc>
        <w:tc>
          <w:tcPr>
            <w:tcW w:w="236" w:type="dxa"/>
            <w:noWrap/>
            <w:hideMark/>
          </w:tcPr>
          <w:p w14:paraId="4F138C7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0.06037643</w:t>
            </w:r>
          </w:p>
        </w:tc>
        <w:tc>
          <w:tcPr>
            <w:tcW w:w="236" w:type="dxa"/>
            <w:noWrap/>
            <w:hideMark/>
          </w:tcPr>
          <w:p w14:paraId="3C0029A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2.93E-05</w:t>
            </w:r>
          </w:p>
        </w:tc>
        <w:tc>
          <w:tcPr>
            <w:tcW w:w="236" w:type="dxa"/>
            <w:noWrap/>
            <w:hideMark/>
          </w:tcPr>
          <w:p w14:paraId="6D4B2B5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28.4445017</w:t>
            </w:r>
          </w:p>
        </w:tc>
        <w:tc>
          <w:tcPr>
            <w:tcW w:w="236" w:type="dxa"/>
            <w:noWrap/>
            <w:hideMark/>
          </w:tcPr>
          <w:p w14:paraId="77CA4E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28.4219481</w:t>
            </w:r>
          </w:p>
        </w:tc>
        <w:tc>
          <w:tcPr>
            <w:tcW w:w="236" w:type="dxa"/>
            <w:noWrap/>
            <w:hideMark/>
          </w:tcPr>
          <w:p w14:paraId="2724BB6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0.00024352</w:t>
            </w:r>
          </w:p>
        </w:tc>
      </w:tr>
      <w:tr w:rsidR="008B378D" w:rsidRPr="008B378D" w14:paraId="764877AA" w14:textId="77777777" w:rsidTr="008B378D">
        <w:trPr>
          <w:trHeight w:val="20"/>
        </w:trPr>
        <w:tc>
          <w:tcPr>
            <w:tcW w:w="236" w:type="dxa"/>
            <w:noWrap/>
            <w:hideMark/>
          </w:tcPr>
          <w:p w14:paraId="2F37740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7D6C2E4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A392B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0.007603</w:t>
            </w:r>
          </w:p>
        </w:tc>
        <w:tc>
          <w:tcPr>
            <w:tcW w:w="236" w:type="dxa"/>
            <w:noWrap/>
            <w:hideMark/>
          </w:tcPr>
          <w:p w14:paraId="3E4393F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0.0490575</w:t>
            </w:r>
          </w:p>
        </w:tc>
        <w:tc>
          <w:tcPr>
            <w:tcW w:w="236" w:type="dxa"/>
            <w:noWrap/>
            <w:hideMark/>
          </w:tcPr>
          <w:p w14:paraId="4191553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9.58E-06</w:t>
            </w:r>
          </w:p>
        </w:tc>
        <w:tc>
          <w:tcPr>
            <w:tcW w:w="236" w:type="dxa"/>
            <w:noWrap/>
            <w:hideMark/>
          </w:tcPr>
          <w:p w14:paraId="7F7FB01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26.4865403</w:t>
            </w:r>
          </w:p>
        </w:tc>
        <w:tc>
          <w:tcPr>
            <w:tcW w:w="236" w:type="dxa"/>
            <w:noWrap/>
            <w:hideMark/>
          </w:tcPr>
          <w:p w14:paraId="609365A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26.4864758</w:t>
            </w:r>
          </w:p>
        </w:tc>
        <w:tc>
          <w:tcPr>
            <w:tcW w:w="236" w:type="dxa"/>
            <w:noWrap/>
            <w:hideMark/>
          </w:tcPr>
          <w:p w14:paraId="11AEB45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9.90E-05</w:t>
            </w:r>
          </w:p>
        </w:tc>
      </w:tr>
      <w:tr w:rsidR="008B378D" w:rsidRPr="008B378D" w14:paraId="49301BD7" w14:textId="77777777" w:rsidTr="008B378D">
        <w:trPr>
          <w:trHeight w:val="20"/>
        </w:trPr>
        <w:tc>
          <w:tcPr>
            <w:tcW w:w="236" w:type="dxa"/>
            <w:noWrap/>
            <w:hideMark/>
          </w:tcPr>
          <w:p w14:paraId="5523B8B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5671CCA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6C4CE6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0.02291133</w:t>
            </w:r>
          </w:p>
        </w:tc>
        <w:tc>
          <w:tcPr>
            <w:tcW w:w="236" w:type="dxa"/>
            <w:noWrap/>
            <w:hideMark/>
          </w:tcPr>
          <w:p w14:paraId="273008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2.54756316</w:t>
            </w:r>
          </w:p>
        </w:tc>
        <w:tc>
          <w:tcPr>
            <w:tcW w:w="236" w:type="dxa"/>
            <w:noWrap/>
            <w:hideMark/>
          </w:tcPr>
          <w:p w14:paraId="78C0662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0.00032241</w:t>
            </w:r>
          </w:p>
        </w:tc>
        <w:tc>
          <w:tcPr>
            <w:tcW w:w="236" w:type="dxa"/>
            <w:noWrap/>
            <w:hideMark/>
          </w:tcPr>
          <w:p w14:paraId="081D0D7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30.8505594</w:t>
            </w:r>
          </w:p>
        </w:tc>
        <w:tc>
          <w:tcPr>
            <w:tcW w:w="236" w:type="dxa"/>
            <w:noWrap/>
            <w:hideMark/>
          </w:tcPr>
          <w:p w14:paraId="5D995EF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30.8194556</w:t>
            </w:r>
          </w:p>
        </w:tc>
        <w:tc>
          <w:tcPr>
            <w:tcW w:w="236" w:type="dxa"/>
            <w:noWrap/>
            <w:hideMark/>
          </w:tcPr>
          <w:p w14:paraId="5FDD55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6.42E-05</w:t>
            </w:r>
          </w:p>
        </w:tc>
      </w:tr>
      <w:tr w:rsidR="008B378D" w:rsidRPr="008B378D" w14:paraId="7065BF74" w14:textId="77777777" w:rsidTr="008B378D">
        <w:trPr>
          <w:trHeight w:val="20"/>
        </w:trPr>
        <w:tc>
          <w:tcPr>
            <w:tcW w:w="236" w:type="dxa"/>
            <w:noWrap/>
            <w:hideMark/>
          </w:tcPr>
          <w:p w14:paraId="55A8E69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4BA20BE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2AEDAA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0.0345661</w:t>
            </w:r>
          </w:p>
        </w:tc>
        <w:tc>
          <w:tcPr>
            <w:tcW w:w="236" w:type="dxa"/>
            <w:noWrap/>
            <w:hideMark/>
          </w:tcPr>
          <w:p w14:paraId="29082F8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3.84160829</w:t>
            </w:r>
          </w:p>
        </w:tc>
        <w:tc>
          <w:tcPr>
            <w:tcW w:w="236" w:type="dxa"/>
            <w:noWrap/>
            <w:hideMark/>
          </w:tcPr>
          <w:p w14:paraId="3A146AF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0.0002021</w:t>
            </w:r>
          </w:p>
        </w:tc>
        <w:tc>
          <w:tcPr>
            <w:tcW w:w="236" w:type="dxa"/>
            <w:noWrap/>
            <w:hideMark/>
          </w:tcPr>
          <w:p w14:paraId="3C5787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28.2760965</w:t>
            </w:r>
          </w:p>
        </w:tc>
        <w:tc>
          <w:tcPr>
            <w:tcW w:w="236" w:type="dxa"/>
            <w:noWrap/>
            <w:hideMark/>
          </w:tcPr>
          <w:p w14:paraId="04E3EB7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28.27605</w:t>
            </w:r>
          </w:p>
        </w:tc>
        <w:tc>
          <w:tcPr>
            <w:tcW w:w="236" w:type="dxa"/>
            <w:noWrap/>
            <w:hideMark/>
          </w:tcPr>
          <w:p w14:paraId="36CCF87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2.42E-05</w:t>
            </w:r>
          </w:p>
        </w:tc>
      </w:tr>
      <w:tr w:rsidR="008B378D" w:rsidRPr="008B378D" w14:paraId="6514B15F" w14:textId="77777777" w:rsidTr="008B378D">
        <w:trPr>
          <w:trHeight w:val="20"/>
        </w:trPr>
        <w:tc>
          <w:tcPr>
            <w:tcW w:w="236" w:type="dxa"/>
            <w:noWrap/>
            <w:hideMark/>
          </w:tcPr>
          <w:p w14:paraId="0A6EC28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Hypericum</w:t>
            </w:r>
          </w:p>
        </w:tc>
        <w:tc>
          <w:tcPr>
            <w:tcW w:w="236" w:type="dxa"/>
            <w:noWrap/>
            <w:hideMark/>
          </w:tcPr>
          <w:p w14:paraId="562857A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4B69EF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0.08139911</w:t>
            </w:r>
          </w:p>
        </w:tc>
        <w:tc>
          <w:tcPr>
            <w:tcW w:w="236" w:type="dxa"/>
            <w:noWrap/>
            <w:hideMark/>
          </w:tcPr>
          <w:p w14:paraId="4CFE588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0.05856605</w:t>
            </w:r>
          </w:p>
        </w:tc>
        <w:tc>
          <w:tcPr>
            <w:tcW w:w="236" w:type="dxa"/>
            <w:noWrap/>
            <w:hideMark/>
          </w:tcPr>
          <w:p w14:paraId="54962BB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5.05E-05</w:t>
            </w:r>
          </w:p>
        </w:tc>
        <w:tc>
          <w:tcPr>
            <w:tcW w:w="236" w:type="dxa"/>
            <w:noWrap/>
            <w:hideMark/>
          </w:tcPr>
          <w:p w14:paraId="2018306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28.2388658</w:t>
            </w:r>
          </w:p>
        </w:tc>
        <w:tc>
          <w:tcPr>
            <w:tcW w:w="236" w:type="dxa"/>
            <w:noWrap/>
            <w:hideMark/>
          </w:tcPr>
          <w:p w14:paraId="5B058AE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26.8724685</w:t>
            </w:r>
          </w:p>
        </w:tc>
        <w:tc>
          <w:tcPr>
            <w:tcW w:w="236" w:type="dxa"/>
            <w:noWrap/>
            <w:hideMark/>
          </w:tcPr>
          <w:p w14:paraId="7EAD9AB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0.00048208</w:t>
            </w:r>
          </w:p>
        </w:tc>
      </w:tr>
      <w:tr w:rsidR="008B378D" w:rsidRPr="008B378D" w14:paraId="7CA61C4C" w14:textId="77777777" w:rsidTr="008B378D">
        <w:trPr>
          <w:trHeight w:val="20"/>
        </w:trPr>
        <w:tc>
          <w:tcPr>
            <w:tcW w:w="236" w:type="dxa"/>
            <w:noWrap/>
            <w:hideMark/>
          </w:tcPr>
          <w:p w14:paraId="65E57C8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Lepidieae</w:t>
            </w:r>
            <w:proofErr w:type="spellEnd"/>
          </w:p>
        </w:tc>
        <w:tc>
          <w:tcPr>
            <w:tcW w:w="236" w:type="dxa"/>
            <w:noWrap/>
            <w:hideMark/>
          </w:tcPr>
          <w:p w14:paraId="2FE719E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FD9FB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0.27812295</w:t>
            </w:r>
          </w:p>
        </w:tc>
        <w:tc>
          <w:tcPr>
            <w:tcW w:w="236" w:type="dxa"/>
            <w:noWrap/>
            <w:hideMark/>
          </w:tcPr>
          <w:p w14:paraId="789DC0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12.7990663</w:t>
            </w:r>
          </w:p>
        </w:tc>
        <w:tc>
          <w:tcPr>
            <w:tcW w:w="236" w:type="dxa"/>
            <w:noWrap/>
            <w:hideMark/>
          </w:tcPr>
          <w:p w14:paraId="56EE4D2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0.00756354</w:t>
            </w:r>
          </w:p>
        </w:tc>
        <w:tc>
          <w:tcPr>
            <w:tcW w:w="236" w:type="dxa"/>
            <w:noWrap/>
            <w:hideMark/>
          </w:tcPr>
          <w:p w14:paraId="0F12D7F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28.9273622</w:t>
            </w:r>
          </w:p>
        </w:tc>
        <w:tc>
          <w:tcPr>
            <w:tcW w:w="236" w:type="dxa"/>
            <w:noWrap/>
            <w:hideMark/>
          </w:tcPr>
          <w:p w14:paraId="60F3EF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28.8702129</w:t>
            </w:r>
          </w:p>
        </w:tc>
        <w:tc>
          <w:tcPr>
            <w:tcW w:w="236" w:type="dxa"/>
            <w:noWrap/>
            <w:hideMark/>
          </w:tcPr>
          <w:p w14:paraId="094379D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0.00029957</w:t>
            </w:r>
          </w:p>
        </w:tc>
      </w:tr>
      <w:tr w:rsidR="008B378D" w:rsidRPr="008B378D" w14:paraId="390AA8F6" w14:textId="77777777" w:rsidTr="008B378D">
        <w:trPr>
          <w:trHeight w:val="20"/>
        </w:trPr>
        <w:tc>
          <w:tcPr>
            <w:tcW w:w="236" w:type="dxa"/>
            <w:noWrap/>
            <w:hideMark/>
          </w:tcPr>
          <w:p w14:paraId="0B987EB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Lupinus</w:t>
            </w:r>
          </w:p>
        </w:tc>
        <w:tc>
          <w:tcPr>
            <w:tcW w:w="236" w:type="dxa"/>
            <w:noWrap/>
            <w:hideMark/>
          </w:tcPr>
          <w:p w14:paraId="74428DC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84697F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0.03112251</w:t>
            </w:r>
          </w:p>
        </w:tc>
        <w:tc>
          <w:tcPr>
            <w:tcW w:w="236" w:type="dxa"/>
            <w:noWrap/>
            <w:hideMark/>
          </w:tcPr>
          <w:p w14:paraId="0741867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0.02696097</w:t>
            </w:r>
          </w:p>
        </w:tc>
        <w:tc>
          <w:tcPr>
            <w:tcW w:w="236" w:type="dxa"/>
            <w:noWrap/>
            <w:hideMark/>
          </w:tcPr>
          <w:p w14:paraId="77D0A75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2.58E-05</w:t>
            </w:r>
          </w:p>
        </w:tc>
        <w:tc>
          <w:tcPr>
            <w:tcW w:w="236" w:type="dxa"/>
            <w:noWrap/>
            <w:hideMark/>
          </w:tcPr>
          <w:p w14:paraId="1AAFED0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26.4386383</w:t>
            </w:r>
          </w:p>
        </w:tc>
        <w:tc>
          <w:tcPr>
            <w:tcW w:w="236" w:type="dxa"/>
            <w:noWrap/>
            <w:hideMark/>
          </w:tcPr>
          <w:p w14:paraId="6A25D3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26.3680204</w:t>
            </w:r>
          </w:p>
        </w:tc>
        <w:tc>
          <w:tcPr>
            <w:tcW w:w="236" w:type="dxa"/>
            <w:noWrap/>
            <w:hideMark/>
          </w:tcPr>
          <w:p w14:paraId="483875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0.00026135</w:t>
            </w:r>
          </w:p>
        </w:tc>
      </w:tr>
      <w:tr w:rsidR="008B378D" w:rsidRPr="008B378D" w14:paraId="70C897A7" w14:textId="77777777" w:rsidTr="008B378D">
        <w:trPr>
          <w:trHeight w:val="20"/>
        </w:trPr>
        <w:tc>
          <w:tcPr>
            <w:tcW w:w="236" w:type="dxa"/>
            <w:noWrap/>
            <w:hideMark/>
          </w:tcPr>
          <w:p w14:paraId="6900A72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59196F7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FD507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0.04106105</w:t>
            </w:r>
          </w:p>
        </w:tc>
        <w:tc>
          <w:tcPr>
            <w:tcW w:w="236" w:type="dxa"/>
            <w:noWrap/>
            <w:hideMark/>
          </w:tcPr>
          <w:p w14:paraId="6A90CE8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0.12980581</w:t>
            </w:r>
          </w:p>
        </w:tc>
        <w:tc>
          <w:tcPr>
            <w:tcW w:w="236" w:type="dxa"/>
            <w:noWrap/>
            <w:hideMark/>
          </w:tcPr>
          <w:p w14:paraId="5050AE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2.50E-05</w:t>
            </w:r>
          </w:p>
        </w:tc>
        <w:tc>
          <w:tcPr>
            <w:tcW w:w="236" w:type="dxa"/>
            <w:noWrap/>
            <w:hideMark/>
          </w:tcPr>
          <w:p w14:paraId="4244001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31.8765016</w:t>
            </w:r>
          </w:p>
        </w:tc>
        <w:tc>
          <w:tcPr>
            <w:tcW w:w="236" w:type="dxa"/>
            <w:noWrap/>
            <w:hideMark/>
          </w:tcPr>
          <w:p w14:paraId="45C4D2D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26.366249</w:t>
            </w:r>
          </w:p>
        </w:tc>
        <w:tc>
          <w:tcPr>
            <w:tcW w:w="236" w:type="dxa"/>
            <w:noWrap/>
            <w:hideMark/>
          </w:tcPr>
          <w:p w14:paraId="2AD963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0.00010913</w:t>
            </w:r>
          </w:p>
        </w:tc>
      </w:tr>
      <w:tr w:rsidR="008B378D" w:rsidRPr="008B378D" w14:paraId="72DF28A1" w14:textId="77777777" w:rsidTr="008B378D">
        <w:trPr>
          <w:trHeight w:val="20"/>
        </w:trPr>
        <w:tc>
          <w:tcPr>
            <w:tcW w:w="236" w:type="dxa"/>
            <w:noWrap/>
            <w:hideMark/>
          </w:tcPr>
          <w:p w14:paraId="5A6EC4F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Onagraceae</w:t>
            </w:r>
            <w:proofErr w:type="spellEnd"/>
          </w:p>
        </w:tc>
        <w:tc>
          <w:tcPr>
            <w:tcW w:w="236" w:type="dxa"/>
            <w:noWrap/>
            <w:hideMark/>
          </w:tcPr>
          <w:p w14:paraId="66866BA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DDDBE0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0.02918668</w:t>
            </w:r>
          </w:p>
        </w:tc>
        <w:tc>
          <w:tcPr>
            <w:tcW w:w="236" w:type="dxa"/>
            <w:noWrap/>
            <w:hideMark/>
          </w:tcPr>
          <w:p w14:paraId="4ED0589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0.47536547</w:t>
            </w:r>
          </w:p>
        </w:tc>
        <w:tc>
          <w:tcPr>
            <w:tcW w:w="236" w:type="dxa"/>
            <w:noWrap/>
            <w:hideMark/>
          </w:tcPr>
          <w:p w14:paraId="29E3028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0.00040129</w:t>
            </w:r>
          </w:p>
        </w:tc>
        <w:tc>
          <w:tcPr>
            <w:tcW w:w="236" w:type="dxa"/>
            <w:noWrap/>
            <w:hideMark/>
          </w:tcPr>
          <w:p w14:paraId="04E4C9F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30.9680118</w:t>
            </w:r>
          </w:p>
        </w:tc>
        <w:tc>
          <w:tcPr>
            <w:tcW w:w="236" w:type="dxa"/>
            <w:noWrap/>
            <w:hideMark/>
          </w:tcPr>
          <w:p w14:paraId="5823CE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30.7841683</w:t>
            </w:r>
          </w:p>
        </w:tc>
        <w:tc>
          <w:tcPr>
            <w:tcW w:w="236" w:type="dxa"/>
            <w:noWrap/>
            <w:hideMark/>
          </w:tcPr>
          <w:p w14:paraId="70AE898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0.00042586</w:t>
            </w:r>
          </w:p>
        </w:tc>
      </w:tr>
      <w:tr w:rsidR="008B378D" w:rsidRPr="008B378D" w14:paraId="5CC1985B" w14:textId="77777777" w:rsidTr="008B378D">
        <w:trPr>
          <w:trHeight w:val="20"/>
        </w:trPr>
        <w:tc>
          <w:tcPr>
            <w:tcW w:w="236" w:type="dxa"/>
            <w:noWrap/>
            <w:hideMark/>
          </w:tcPr>
          <w:p w14:paraId="76269D0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Orobanchaceae</w:t>
            </w:r>
          </w:p>
        </w:tc>
        <w:tc>
          <w:tcPr>
            <w:tcW w:w="236" w:type="dxa"/>
            <w:noWrap/>
            <w:hideMark/>
          </w:tcPr>
          <w:p w14:paraId="4261F43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2E305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0.04944369</w:t>
            </w:r>
          </w:p>
        </w:tc>
        <w:tc>
          <w:tcPr>
            <w:tcW w:w="236" w:type="dxa"/>
            <w:noWrap/>
            <w:hideMark/>
          </w:tcPr>
          <w:p w14:paraId="1A6439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0.36440144</w:t>
            </w:r>
          </w:p>
        </w:tc>
        <w:tc>
          <w:tcPr>
            <w:tcW w:w="236" w:type="dxa"/>
            <w:noWrap/>
            <w:hideMark/>
          </w:tcPr>
          <w:p w14:paraId="11F2BAB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0.00012831</w:t>
            </w:r>
          </w:p>
        </w:tc>
        <w:tc>
          <w:tcPr>
            <w:tcW w:w="236" w:type="dxa"/>
            <w:noWrap/>
            <w:hideMark/>
          </w:tcPr>
          <w:p w14:paraId="27F27F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26.9652409</w:t>
            </w:r>
          </w:p>
        </w:tc>
        <w:tc>
          <w:tcPr>
            <w:tcW w:w="236" w:type="dxa"/>
            <w:noWrap/>
            <w:hideMark/>
          </w:tcPr>
          <w:p w14:paraId="1D0053B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26.867926</w:t>
            </w:r>
          </w:p>
        </w:tc>
        <w:tc>
          <w:tcPr>
            <w:tcW w:w="236" w:type="dxa"/>
            <w:noWrap/>
            <w:hideMark/>
          </w:tcPr>
          <w:p w14:paraId="309845F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0.00018263</w:t>
            </w:r>
          </w:p>
        </w:tc>
      </w:tr>
      <w:tr w:rsidR="008B378D" w:rsidRPr="008B378D" w14:paraId="0B95D924" w14:textId="77777777" w:rsidTr="008B378D">
        <w:trPr>
          <w:trHeight w:val="20"/>
        </w:trPr>
        <w:tc>
          <w:tcPr>
            <w:tcW w:w="236" w:type="dxa"/>
            <w:noWrap/>
            <w:hideMark/>
          </w:tcPr>
          <w:p w14:paraId="09FEC3A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0DA4F3C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C27DFE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0.02191758</w:t>
            </w:r>
          </w:p>
        </w:tc>
        <w:tc>
          <w:tcPr>
            <w:tcW w:w="236" w:type="dxa"/>
            <w:noWrap/>
            <w:hideMark/>
          </w:tcPr>
          <w:p w14:paraId="70C62C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10.1067817</w:t>
            </w:r>
          </w:p>
        </w:tc>
        <w:tc>
          <w:tcPr>
            <w:tcW w:w="236" w:type="dxa"/>
            <w:noWrap/>
            <w:hideMark/>
          </w:tcPr>
          <w:p w14:paraId="7D94442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0.0017054</w:t>
            </w:r>
          </w:p>
        </w:tc>
        <w:tc>
          <w:tcPr>
            <w:tcW w:w="236" w:type="dxa"/>
            <w:noWrap/>
            <w:hideMark/>
          </w:tcPr>
          <w:p w14:paraId="3C07D28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30.5397738</w:t>
            </w:r>
          </w:p>
        </w:tc>
        <w:tc>
          <w:tcPr>
            <w:tcW w:w="236" w:type="dxa"/>
            <w:noWrap/>
            <w:hideMark/>
          </w:tcPr>
          <w:p w14:paraId="1323713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30.5380222</w:t>
            </w:r>
          </w:p>
        </w:tc>
        <w:tc>
          <w:tcPr>
            <w:tcW w:w="236" w:type="dxa"/>
            <w:noWrap/>
            <w:hideMark/>
          </w:tcPr>
          <w:p w14:paraId="51BAEFF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8.52E-05</w:t>
            </w:r>
          </w:p>
        </w:tc>
      </w:tr>
      <w:tr w:rsidR="008B378D" w:rsidRPr="008B378D" w14:paraId="0CA09DA5" w14:textId="77777777" w:rsidTr="008B378D">
        <w:trPr>
          <w:trHeight w:val="20"/>
        </w:trPr>
        <w:tc>
          <w:tcPr>
            <w:tcW w:w="236" w:type="dxa"/>
            <w:noWrap/>
            <w:hideMark/>
          </w:tcPr>
          <w:p w14:paraId="0EB7E2D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3F8624C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83CC10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0.01169879</w:t>
            </w:r>
          </w:p>
        </w:tc>
        <w:tc>
          <w:tcPr>
            <w:tcW w:w="236" w:type="dxa"/>
            <w:noWrap/>
            <w:hideMark/>
          </w:tcPr>
          <w:p w14:paraId="6DC5026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0.07125677</w:t>
            </w:r>
          </w:p>
        </w:tc>
        <w:tc>
          <w:tcPr>
            <w:tcW w:w="236" w:type="dxa"/>
            <w:noWrap/>
            <w:hideMark/>
          </w:tcPr>
          <w:p w14:paraId="39F913D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4.05E-05</w:t>
            </w:r>
          </w:p>
        </w:tc>
        <w:tc>
          <w:tcPr>
            <w:tcW w:w="236" w:type="dxa"/>
            <w:noWrap/>
            <w:hideMark/>
          </w:tcPr>
          <w:p w14:paraId="237BC9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28.8676101</w:t>
            </w:r>
          </w:p>
        </w:tc>
        <w:tc>
          <w:tcPr>
            <w:tcW w:w="236" w:type="dxa"/>
            <w:noWrap/>
            <w:hideMark/>
          </w:tcPr>
          <w:p w14:paraId="5EFB45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28.8663668</w:t>
            </w:r>
          </w:p>
        </w:tc>
        <w:tc>
          <w:tcPr>
            <w:tcW w:w="236" w:type="dxa"/>
            <w:noWrap/>
            <w:hideMark/>
          </w:tcPr>
          <w:p w14:paraId="6893E40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0.000284</w:t>
            </w:r>
          </w:p>
        </w:tc>
      </w:tr>
      <w:tr w:rsidR="008B378D" w:rsidRPr="008B378D" w14:paraId="23961473" w14:textId="77777777" w:rsidTr="008B378D">
        <w:trPr>
          <w:trHeight w:val="20"/>
        </w:trPr>
        <w:tc>
          <w:tcPr>
            <w:tcW w:w="236" w:type="dxa"/>
            <w:noWrap/>
            <w:hideMark/>
          </w:tcPr>
          <w:p w14:paraId="08CC6B0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Pooideae</w:t>
            </w:r>
            <w:proofErr w:type="spellEnd"/>
          </w:p>
        </w:tc>
        <w:tc>
          <w:tcPr>
            <w:tcW w:w="236" w:type="dxa"/>
            <w:noWrap/>
            <w:hideMark/>
          </w:tcPr>
          <w:p w14:paraId="2532CC3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8D0A68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0.02549196</w:t>
            </w:r>
          </w:p>
        </w:tc>
        <w:tc>
          <w:tcPr>
            <w:tcW w:w="236" w:type="dxa"/>
            <w:noWrap/>
            <w:hideMark/>
          </w:tcPr>
          <w:p w14:paraId="679084D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9.27369114</w:t>
            </w:r>
          </w:p>
        </w:tc>
        <w:tc>
          <w:tcPr>
            <w:tcW w:w="236" w:type="dxa"/>
            <w:noWrap/>
            <w:hideMark/>
          </w:tcPr>
          <w:p w14:paraId="2E4628F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0.00549692</w:t>
            </w:r>
          </w:p>
        </w:tc>
        <w:tc>
          <w:tcPr>
            <w:tcW w:w="236" w:type="dxa"/>
            <w:noWrap/>
            <w:hideMark/>
          </w:tcPr>
          <w:p w14:paraId="549E704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28.2741001</w:t>
            </w:r>
          </w:p>
        </w:tc>
        <w:tc>
          <w:tcPr>
            <w:tcW w:w="236" w:type="dxa"/>
            <w:noWrap/>
            <w:hideMark/>
          </w:tcPr>
          <w:p w14:paraId="5D46713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28.2095742</w:t>
            </w:r>
          </w:p>
        </w:tc>
        <w:tc>
          <w:tcPr>
            <w:tcW w:w="236" w:type="dxa"/>
            <w:noWrap/>
            <w:hideMark/>
          </w:tcPr>
          <w:p w14:paraId="72723CD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0.00029637</w:t>
            </w:r>
          </w:p>
        </w:tc>
      </w:tr>
      <w:tr w:rsidR="008B378D" w:rsidRPr="008B378D" w14:paraId="3D640FAC" w14:textId="77777777" w:rsidTr="008B378D">
        <w:trPr>
          <w:trHeight w:val="20"/>
        </w:trPr>
        <w:tc>
          <w:tcPr>
            <w:tcW w:w="236" w:type="dxa"/>
            <w:noWrap/>
            <w:hideMark/>
          </w:tcPr>
          <w:p w14:paraId="4F9B46B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12F574A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D8953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0.03001064</w:t>
            </w:r>
          </w:p>
        </w:tc>
        <w:tc>
          <w:tcPr>
            <w:tcW w:w="236" w:type="dxa"/>
            <w:noWrap/>
            <w:hideMark/>
          </w:tcPr>
          <w:p w14:paraId="4854789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0.22886667</w:t>
            </w:r>
          </w:p>
        </w:tc>
        <w:tc>
          <w:tcPr>
            <w:tcW w:w="236" w:type="dxa"/>
            <w:noWrap/>
            <w:hideMark/>
          </w:tcPr>
          <w:p w14:paraId="6BA309B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0.00011637</w:t>
            </w:r>
          </w:p>
        </w:tc>
        <w:tc>
          <w:tcPr>
            <w:tcW w:w="236" w:type="dxa"/>
            <w:noWrap/>
            <w:hideMark/>
          </w:tcPr>
          <w:p w14:paraId="68B817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20.4227465</w:t>
            </w:r>
          </w:p>
        </w:tc>
        <w:tc>
          <w:tcPr>
            <w:tcW w:w="236" w:type="dxa"/>
            <w:noWrap/>
            <w:hideMark/>
          </w:tcPr>
          <w:p w14:paraId="797801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20.2923207</w:t>
            </w:r>
          </w:p>
        </w:tc>
        <w:tc>
          <w:tcPr>
            <w:tcW w:w="236" w:type="dxa"/>
            <w:noWrap/>
            <w:hideMark/>
          </w:tcPr>
          <w:p w14:paraId="0BEDD0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0.00025699</w:t>
            </w:r>
          </w:p>
        </w:tc>
      </w:tr>
      <w:tr w:rsidR="008B378D" w:rsidRPr="008B378D" w14:paraId="109C7C03" w14:textId="77777777" w:rsidTr="008B378D">
        <w:trPr>
          <w:trHeight w:val="20"/>
        </w:trPr>
        <w:tc>
          <w:tcPr>
            <w:tcW w:w="236" w:type="dxa"/>
            <w:noWrap/>
            <w:hideMark/>
          </w:tcPr>
          <w:p w14:paraId="42B9FF2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Rubieae</w:t>
            </w:r>
            <w:proofErr w:type="spellEnd"/>
          </w:p>
        </w:tc>
        <w:tc>
          <w:tcPr>
            <w:tcW w:w="236" w:type="dxa"/>
            <w:noWrap/>
            <w:hideMark/>
          </w:tcPr>
          <w:p w14:paraId="747EEB9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421BB7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0.07146282</w:t>
            </w:r>
          </w:p>
        </w:tc>
        <w:tc>
          <w:tcPr>
            <w:tcW w:w="236" w:type="dxa"/>
            <w:noWrap/>
            <w:hideMark/>
          </w:tcPr>
          <w:p w14:paraId="5D212DA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11.3357708</w:t>
            </w:r>
          </w:p>
        </w:tc>
        <w:tc>
          <w:tcPr>
            <w:tcW w:w="236" w:type="dxa"/>
            <w:noWrap/>
            <w:hideMark/>
          </w:tcPr>
          <w:p w14:paraId="5CE22C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0.00180116</w:t>
            </w:r>
          </w:p>
        </w:tc>
        <w:tc>
          <w:tcPr>
            <w:tcW w:w="236" w:type="dxa"/>
            <w:noWrap/>
            <w:hideMark/>
          </w:tcPr>
          <w:p w14:paraId="6BC67F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27.3842536</w:t>
            </w:r>
          </w:p>
        </w:tc>
        <w:tc>
          <w:tcPr>
            <w:tcW w:w="236" w:type="dxa"/>
            <w:noWrap/>
            <w:hideMark/>
          </w:tcPr>
          <w:p w14:paraId="390371C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27.3710283</w:t>
            </w:r>
          </w:p>
        </w:tc>
        <w:tc>
          <w:tcPr>
            <w:tcW w:w="236" w:type="dxa"/>
            <w:noWrap/>
            <w:hideMark/>
          </w:tcPr>
          <w:p w14:paraId="5431AB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8.23E-05</w:t>
            </w:r>
          </w:p>
        </w:tc>
      </w:tr>
      <w:tr w:rsidR="008B378D" w:rsidRPr="008B378D" w14:paraId="4AF725C2" w14:textId="77777777" w:rsidTr="008B378D">
        <w:trPr>
          <w:trHeight w:val="20"/>
        </w:trPr>
        <w:tc>
          <w:tcPr>
            <w:tcW w:w="236" w:type="dxa"/>
            <w:noWrap/>
            <w:hideMark/>
          </w:tcPr>
          <w:p w14:paraId="5E4E305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Salvia</w:t>
            </w:r>
          </w:p>
        </w:tc>
        <w:tc>
          <w:tcPr>
            <w:tcW w:w="236" w:type="dxa"/>
            <w:noWrap/>
            <w:hideMark/>
          </w:tcPr>
          <w:p w14:paraId="78A07A3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F7DE50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0.01791912</w:t>
            </w:r>
          </w:p>
        </w:tc>
        <w:tc>
          <w:tcPr>
            <w:tcW w:w="236" w:type="dxa"/>
            <w:noWrap/>
            <w:hideMark/>
          </w:tcPr>
          <w:p w14:paraId="5BC71A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0.12517184</w:t>
            </w:r>
          </w:p>
        </w:tc>
        <w:tc>
          <w:tcPr>
            <w:tcW w:w="236" w:type="dxa"/>
            <w:noWrap/>
            <w:hideMark/>
          </w:tcPr>
          <w:p w14:paraId="004D90E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2.55E-05</w:t>
            </w:r>
          </w:p>
        </w:tc>
        <w:tc>
          <w:tcPr>
            <w:tcW w:w="236" w:type="dxa"/>
            <w:noWrap/>
            <w:hideMark/>
          </w:tcPr>
          <w:p w14:paraId="3ABBD3F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27.4405428</w:t>
            </w:r>
          </w:p>
        </w:tc>
        <w:tc>
          <w:tcPr>
            <w:tcW w:w="236" w:type="dxa"/>
            <w:noWrap/>
            <w:hideMark/>
          </w:tcPr>
          <w:p w14:paraId="52BE93F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27.2627386</w:t>
            </w:r>
          </w:p>
        </w:tc>
        <w:tc>
          <w:tcPr>
            <w:tcW w:w="236" w:type="dxa"/>
            <w:noWrap/>
            <w:hideMark/>
          </w:tcPr>
          <w:p w14:paraId="743FB45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0.00013596</w:t>
            </w:r>
          </w:p>
        </w:tc>
      </w:tr>
      <w:tr w:rsidR="008B378D" w:rsidRPr="008B378D" w14:paraId="5559897A" w14:textId="77777777" w:rsidTr="008B378D">
        <w:trPr>
          <w:trHeight w:val="20"/>
        </w:trPr>
        <w:tc>
          <w:tcPr>
            <w:tcW w:w="236" w:type="dxa"/>
            <w:noWrap/>
            <w:hideMark/>
          </w:tcPr>
          <w:p w14:paraId="0670528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Solanaceae</w:t>
            </w:r>
          </w:p>
        </w:tc>
        <w:tc>
          <w:tcPr>
            <w:tcW w:w="236" w:type="dxa"/>
            <w:noWrap/>
            <w:hideMark/>
          </w:tcPr>
          <w:p w14:paraId="1E1AD0B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5C60E3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0.03815547</w:t>
            </w:r>
          </w:p>
        </w:tc>
        <w:tc>
          <w:tcPr>
            <w:tcW w:w="236" w:type="dxa"/>
            <w:noWrap/>
            <w:hideMark/>
          </w:tcPr>
          <w:p w14:paraId="1A1C38F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0.16530149</w:t>
            </w:r>
          </w:p>
        </w:tc>
        <w:tc>
          <w:tcPr>
            <w:tcW w:w="236" w:type="dxa"/>
            <w:noWrap/>
            <w:hideMark/>
          </w:tcPr>
          <w:p w14:paraId="47C2EF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7.87E-05</w:t>
            </w:r>
          </w:p>
        </w:tc>
        <w:tc>
          <w:tcPr>
            <w:tcW w:w="236" w:type="dxa"/>
            <w:noWrap/>
            <w:hideMark/>
          </w:tcPr>
          <w:p w14:paraId="1C72327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25.6218183</w:t>
            </w:r>
          </w:p>
        </w:tc>
        <w:tc>
          <w:tcPr>
            <w:tcW w:w="236" w:type="dxa"/>
            <w:noWrap/>
            <w:hideMark/>
          </w:tcPr>
          <w:p w14:paraId="6406DEE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25.6218162</w:t>
            </w:r>
          </w:p>
        </w:tc>
        <w:tc>
          <w:tcPr>
            <w:tcW w:w="236" w:type="dxa"/>
            <w:noWrap/>
            <w:hideMark/>
          </w:tcPr>
          <w:p w14:paraId="76A28F1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0.00023809</w:t>
            </w:r>
          </w:p>
        </w:tc>
      </w:tr>
      <w:tr w:rsidR="008B378D" w:rsidRPr="008B378D" w14:paraId="3E13424B" w14:textId="77777777" w:rsidTr="008B378D">
        <w:trPr>
          <w:trHeight w:val="20"/>
        </w:trPr>
        <w:tc>
          <w:tcPr>
            <w:tcW w:w="236" w:type="dxa"/>
            <w:noWrap/>
            <w:hideMark/>
          </w:tcPr>
          <w:p w14:paraId="66FBF8D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6B86430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8C6EF4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0.03353691</w:t>
            </w:r>
          </w:p>
        </w:tc>
        <w:tc>
          <w:tcPr>
            <w:tcW w:w="236" w:type="dxa"/>
            <w:noWrap/>
            <w:hideMark/>
          </w:tcPr>
          <w:p w14:paraId="22D5B75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0.11487522</w:t>
            </w:r>
          </w:p>
        </w:tc>
        <w:tc>
          <w:tcPr>
            <w:tcW w:w="236" w:type="dxa"/>
            <w:noWrap/>
            <w:hideMark/>
          </w:tcPr>
          <w:p w14:paraId="7BE6F11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1.19E-05</w:t>
            </w:r>
          </w:p>
        </w:tc>
        <w:tc>
          <w:tcPr>
            <w:tcW w:w="236" w:type="dxa"/>
            <w:noWrap/>
            <w:hideMark/>
          </w:tcPr>
          <w:p w14:paraId="65BD29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29.1766623</w:t>
            </w:r>
          </w:p>
        </w:tc>
        <w:tc>
          <w:tcPr>
            <w:tcW w:w="236" w:type="dxa"/>
            <w:noWrap/>
            <w:hideMark/>
          </w:tcPr>
          <w:p w14:paraId="24F85FF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29.1766282</w:t>
            </w:r>
          </w:p>
        </w:tc>
        <w:tc>
          <w:tcPr>
            <w:tcW w:w="236" w:type="dxa"/>
            <w:noWrap/>
            <w:hideMark/>
          </w:tcPr>
          <w:p w14:paraId="6786EB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5.15E-05</w:t>
            </w:r>
          </w:p>
        </w:tc>
      </w:tr>
      <w:tr w:rsidR="008B378D" w:rsidRPr="008B378D" w14:paraId="3EFAD323" w14:textId="77777777" w:rsidTr="008B378D">
        <w:trPr>
          <w:trHeight w:val="20"/>
        </w:trPr>
        <w:tc>
          <w:tcPr>
            <w:tcW w:w="236" w:type="dxa"/>
            <w:noWrap/>
            <w:hideMark/>
          </w:tcPr>
          <w:p w14:paraId="03E31C41"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3ABF976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31FD6D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0.03237878</w:t>
            </w:r>
          </w:p>
        </w:tc>
        <w:tc>
          <w:tcPr>
            <w:tcW w:w="236" w:type="dxa"/>
            <w:noWrap/>
            <w:hideMark/>
          </w:tcPr>
          <w:p w14:paraId="57826F3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0.0634584</w:t>
            </w:r>
          </w:p>
        </w:tc>
        <w:tc>
          <w:tcPr>
            <w:tcW w:w="236" w:type="dxa"/>
            <w:noWrap/>
            <w:hideMark/>
          </w:tcPr>
          <w:p w14:paraId="41F275A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7.00E-05</w:t>
            </w:r>
          </w:p>
        </w:tc>
        <w:tc>
          <w:tcPr>
            <w:tcW w:w="236" w:type="dxa"/>
            <w:noWrap/>
            <w:hideMark/>
          </w:tcPr>
          <w:p w14:paraId="0D97DF6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31.7862202</w:t>
            </w:r>
          </w:p>
        </w:tc>
        <w:tc>
          <w:tcPr>
            <w:tcW w:w="236" w:type="dxa"/>
            <w:noWrap/>
            <w:hideMark/>
          </w:tcPr>
          <w:p w14:paraId="16636A6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29.6540432</w:t>
            </w:r>
          </w:p>
        </w:tc>
        <w:tc>
          <w:tcPr>
            <w:tcW w:w="236" w:type="dxa"/>
            <w:noWrap/>
            <w:hideMark/>
          </w:tcPr>
          <w:p w14:paraId="7EF603C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0.00056777</w:t>
            </w:r>
          </w:p>
        </w:tc>
      </w:tr>
      <w:tr w:rsidR="008B378D" w:rsidRPr="008B378D" w14:paraId="6E5C4951" w14:textId="77777777" w:rsidTr="008B378D">
        <w:trPr>
          <w:trHeight w:val="20"/>
        </w:trPr>
        <w:tc>
          <w:tcPr>
            <w:tcW w:w="236" w:type="dxa"/>
            <w:noWrap/>
            <w:hideMark/>
          </w:tcPr>
          <w:p w14:paraId="3782BF41"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Alysseae</w:t>
            </w:r>
            <w:proofErr w:type="spellEnd"/>
          </w:p>
        </w:tc>
        <w:tc>
          <w:tcPr>
            <w:tcW w:w="236" w:type="dxa"/>
            <w:noWrap/>
            <w:hideMark/>
          </w:tcPr>
          <w:p w14:paraId="2DEFFCC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AC121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0.02426779</w:t>
            </w:r>
          </w:p>
        </w:tc>
        <w:tc>
          <w:tcPr>
            <w:tcW w:w="236" w:type="dxa"/>
            <w:noWrap/>
            <w:hideMark/>
          </w:tcPr>
          <w:p w14:paraId="0E3AA89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10.6994061</w:t>
            </w:r>
          </w:p>
        </w:tc>
        <w:tc>
          <w:tcPr>
            <w:tcW w:w="236" w:type="dxa"/>
            <w:noWrap/>
            <w:hideMark/>
          </w:tcPr>
          <w:p w14:paraId="7B61762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0.00220883</w:t>
            </w:r>
          </w:p>
        </w:tc>
        <w:tc>
          <w:tcPr>
            <w:tcW w:w="236" w:type="dxa"/>
            <w:noWrap/>
            <w:hideMark/>
          </w:tcPr>
          <w:p w14:paraId="64FE87D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26.6235869</w:t>
            </w:r>
          </w:p>
        </w:tc>
        <w:tc>
          <w:tcPr>
            <w:tcW w:w="236" w:type="dxa"/>
            <w:noWrap/>
            <w:hideMark/>
          </w:tcPr>
          <w:p w14:paraId="13AE1CA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26.6237214</w:t>
            </w:r>
          </w:p>
        </w:tc>
        <w:tc>
          <w:tcPr>
            <w:tcW w:w="236" w:type="dxa"/>
            <w:noWrap/>
            <w:hideMark/>
          </w:tcPr>
          <w:p w14:paraId="198DC21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0.00010143</w:t>
            </w:r>
          </w:p>
        </w:tc>
      </w:tr>
      <w:tr w:rsidR="008B378D" w:rsidRPr="008B378D" w14:paraId="1236F03E" w14:textId="77777777" w:rsidTr="008B378D">
        <w:trPr>
          <w:trHeight w:val="20"/>
        </w:trPr>
        <w:tc>
          <w:tcPr>
            <w:tcW w:w="236" w:type="dxa"/>
            <w:noWrap/>
            <w:hideMark/>
          </w:tcPr>
          <w:p w14:paraId="65759B8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BDBF0C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FB16D6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0.01203507</w:t>
            </w:r>
          </w:p>
        </w:tc>
        <w:tc>
          <w:tcPr>
            <w:tcW w:w="236" w:type="dxa"/>
            <w:noWrap/>
            <w:hideMark/>
          </w:tcPr>
          <w:p w14:paraId="04BF7B6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0.10723967</w:t>
            </w:r>
          </w:p>
        </w:tc>
        <w:tc>
          <w:tcPr>
            <w:tcW w:w="236" w:type="dxa"/>
            <w:noWrap/>
            <w:hideMark/>
          </w:tcPr>
          <w:p w14:paraId="40EE476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3.72E-05</w:t>
            </w:r>
          </w:p>
        </w:tc>
        <w:tc>
          <w:tcPr>
            <w:tcW w:w="236" w:type="dxa"/>
            <w:noWrap/>
            <w:hideMark/>
          </w:tcPr>
          <w:p w14:paraId="1035451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27.4527429</w:t>
            </w:r>
          </w:p>
        </w:tc>
        <w:tc>
          <w:tcPr>
            <w:tcW w:w="236" w:type="dxa"/>
            <w:noWrap/>
            <w:hideMark/>
          </w:tcPr>
          <w:p w14:paraId="66A7FF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28.3186798</w:t>
            </w:r>
          </w:p>
        </w:tc>
        <w:tc>
          <w:tcPr>
            <w:tcW w:w="236" w:type="dxa"/>
            <w:noWrap/>
            <w:hideMark/>
          </w:tcPr>
          <w:p w14:paraId="55F77B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0.00017427</w:t>
            </w:r>
          </w:p>
        </w:tc>
      </w:tr>
      <w:tr w:rsidR="008B378D" w:rsidRPr="008B378D" w14:paraId="28F6E518" w14:textId="77777777" w:rsidTr="008B378D">
        <w:trPr>
          <w:trHeight w:val="20"/>
        </w:trPr>
        <w:tc>
          <w:tcPr>
            <w:tcW w:w="236" w:type="dxa"/>
            <w:noWrap/>
            <w:hideMark/>
          </w:tcPr>
          <w:p w14:paraId="60AB3F4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Apioideae</w:t>
            </w:r>
            <w:proofErr w:type="spellEnd"/>
          </w:p>
        </w:tc>
        <w:tc>
          <w:tcPr>
            <w:tcW w:w="236" w:type="dxa"/>
            <w:noWrap/>
            <w:hideMark/>
          </w:tcPr>
          <w:p w14:paraId="24A889C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0BB379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0.01339412</w:t>
            </w:r>
          </w:p>
        </w:tc>
        <w:tc>
          <w:tcPr>
            <w:tcW w:w="236" w:type="dxa"/>
            <w:noWrap/>
            <w:hideMark/>
          </w:tcPr>
          <w:p w14:paraId="595180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0.19195569</w:t>
            </w:r>
          </w:p>
        </w:tc>
        <w:tc>
          <w:tcPr>
            <w:tcW w:w="236" w:type="dxa"/>
            <w:noWrap/>
            <w:hideMark/>
          </w:tcPr>
          <w:p w14:paraId="26B933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9.24E-05</w:t>
            </w:r>
          </w:p>
        </w:tc>
        <w:tc>
          <w:tcPr>
            <w:tcW w:w="236" w:type="dxa"/>
            <w:noWrap/>
            <w:hideMark/>
          </w:tcPr>
          <w:p w14:paraId="29E6CA4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24.4896495</w:t>
            </w:r>
          </w:p>
        </w:tc>
        <w:tc>
          <w:tcPr>
            <w:tcW w:w="236" w:type="dxa"/>
            <w:noWrap/>
            <w:hideMark/>
          </w:tcPr>
          <w:p w14:paraId="15EA53D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24.5452359</w:t>
            </w:r>
          </w:p>
        </w:tc>
        <w:tc>
          <w:tcPr>
            <w:tcW w:w="236" w:type="dxa"/>
            <w:noWrap/>
            <w:hideMark/>
          </w:tcPr>
          <w:p w14:paraId="599E4CD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0.0002408</w:t>
            </w:r>
          </w:p>
        </w:tc>
      </w:tr>
      <w:tr w:rsidR="008B378D" w:rsidRPr="008B378D" w14:paraId="0EAAD1BF" w14:textId="77777777" w:rsidTr="008B378D">
        <w:trPr>
          <w:trHeight w:val="20"/>
        </w:trPr>
        <w:tc>
          <w:tcPr>
            <w:tcW w:w="236" w:type="dxa"/>
            <w:noWrap/>
            <w:hideMark/>
          </w:tcPr>
          <w:p w14:paraId="22BF8F6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Arabideae</w:t>
            </w:r>
            <w:proofErr w:type="spellEnd"/>
          </w:p>
        </w:tc>
        <w:tc>
          <w:tcPr>
            <w:tcW w:w="236" w:type="dxa"/>
            <w:noWrap/>
            <w:hideMark/>
          </w:tcPr>
          <w:p w14:paraId="29ED396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CC0469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0.07331012</w:t>
            </w:r>
          </w:p>
        </w:tc>
        <w:tc>
          <w:tcPr>
            <w:tcW w:w="236" w:type="dxa"/>
            <w:noWrap/>
            <w:hideMark/>
          </w:tcPr>
          <w:p w14:paraId="475FDE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2.01303375</w:t>
            </w:r>
          </w:p>
        </w:tc>
        <w:tc>
          <w:tcPr>
            <w:tcW w:w="236" w:type="dxa"/>
            <w:noWrap/>
            <w:hideMark/>
          </w:tcPr>
          <w:p w14:paraId="43F5112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0.00130584</w:t>
            </w:r>
          </w:p>
        </w:tc>
        <w:tc>
          <w:tcPr>
            <w:tcW w:w="236" w:type="dxa"/>
            <w:noWrap/>
            <w:hideMark/>
          </w:tcPr>
          <w:p w14:paraId="2BA1168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18.8053626</w:t>
            </w:r>
          </w:p>
        </w:tc>
        <w:tc>
          <w:tcPr>
            <w:tcW w:w="236" w:type="dxa"/>
            <w:noWrap/>
            <w:hideMark/>
          </w:tcPr>
          <w:p w14:paraId="5DEB47A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18.8193568</w:t>
            </w:r>
          </w:p>
        </w:tc>
        <w:tc>
          <w:tcPr>
            <w:tcW w:w="236" w:type="dxa"/>
            <w:noWrap/>
            <w:hideMark/>
          </w:tcPr>
          <w:p w14:paraId="262904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0.00032613</w:t>
            </w:r>
          </w:p>
        </w:tc>
      </w:tr>
      <w:tr w:rsidR="008B378D" w:rsidRPr="008B378D" w14:paraId="6864787A" w14:textId="77777777" w:rsidTr="008B378D">
        <w:trPr>
          <w:trHeight w:val="20"/>
        </w:trPr>
        <w:tc>
          <w:tcPr>
            <w:tcW w:w="236" w:type="dxa"/>
            <w:noWrap/>
            <w:hideMark/>
          </w:tcPr>
          <w:p w14:paraId="4A3D3D9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2A7196D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2B471A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0.01216597</w:t>
            </w:r>
          </w:p>
        </w:tc>
        <w:tc>
          <w:tcPr>
            <w:tcW w:w="236" w:type="dxa"/>
            <w:noWrap/>
            <w:hideMark/>
          </w:tcPr>
          <w:p w14:paraId="3F79BCD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0.25096766</w:t>
            </w:r>
          </w:p>
        </w:tc>
        <w:tc>
          <w:tcPr>
            <w:tcW w:w="236" w:type="dxa"/>
            <w:noWrap/>
            <w:hideMark/>
          </w:tcPr>
          <w:p w14:paraId="3C4E200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7.21E-05</w:t>
            </w:r>
          </w:p>
        </w:tc>
        <w:tc>
          <w:tcPr>
            <w:tcW w:w="236" w:type="dxa"/>
            <w:noWrap/>
            <w:hideMark/>
          </w:tcPr>
          <w:p w14:paraId="1C30896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24.6623734</w:t>
            </w:r>
          </w:p>
        </w:tc>
        <w:tc>
          <w:tcPr>
            <w:tcW w:w="236" w:type="dxa"/>
            <w:noWrap/>
            <w:hideMark/>
          </w:tcPr>
          <w:p w14:paraId="0D1450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24.6397144</w:t>
            </w:r>
          </w:p>
        </w:tc>
        <w:tc>
          <w:tcPr>
            <w:tcW w:w="236" w:type="dxa"/>
            <w:noWrap/>
            <w:hideMark/>
          </w:tcPr>
          <w:p w14:paraId="5F5559D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0.00014281</w:t>
            </w:r>
          </w:p>
        </w:tc>
      </w:tr>
      <w:tr w:rsidR="008B378D" w:rsidRPr="008B378D" w14:paraId="0A27F03E" w14:textId="77777777" w:rsidTr="008B378D">
        <w:trPr>
          <w:trHeight w:val="20"/>
        </w:trPr>
        <w:tc>
          <w:tcPr>
            <w:tcW w:w="236" w:type="dxa"/>
            <w:noWrap/>
            <w:hideMark/>
          </w:tcPr>
          <w:p w14:paraId="716EC55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Brassiceae</w:t>
            </w:r>
            <w:proofErr w:type="spellEnd"/>
          </w:p>
        </w:tc>
        <w:tc>
          <w:tcPr>
            <w:tcW w:w="236" w:type="dxa"/>
            <w:noWrap/>
            <w:hideMark/>
          </w:tcPr>
          <w:p w14:paraId="4194D54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5C79D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0.0193124</w:t>
            </w:r>
          </w:p>
        </w:tc>
        <w:tc>
          <w:tcPr>
            <w:tcW w:w="236" w:type="dxa"/>
            <w:noWrap/>
            <w:hideMark/>
          </w:tcPr>
          <w:p w14:paraId="55FF74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10.2964912</w:t>
            </w:r>
          </w:p>
        </w:tc>
        <w:tc>
          <w:tcPr>
            <w:tcW w:w="236" w:type="dxa"/>
            <w:noWrap/>
            <w:hideMark/>
          </w:tcPr>
          <w:p w14:paraId="44248D0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0.0048282</w:t>
            </w:r>
          </w:p>
        </w:tc>
        <w:tc>
          <w:tcPr>
            <w:tcW w:w="236" w:type="dxa"/>
            <w:noWrap/>
            <w:hideMark/>
          </w:tcPr>
          <w:p w14:paraId="4943AA3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28.4783565</w:t>
            </w:r>
          </w:p>
        </w:tc>
        <w:tc>
          <w:tcPr>
            <w:tcW w:w="236" w:type="dxa"/>
            <w:noWrap/>
            <w:hideMark/>
          </w:tcPr>
          <w:p w14:paraId="43E634A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28.4786712</w:t>
            </w:r>
          </w:p>
        </w:tc>
        <w:tc>
          <w:tcPr>
            <w:tcW w:w="236" w:type="dxa"/>
            <w:noWrap/>
            <w:hideMark/>
          </w:tcPr>
          <w:p w14:paraId="717E023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0.00022954</w:t>
            </w:r>
          </w:p>
        </w:tc>
      </w:tr>
      <w:tr w:rsidR="008B378D" w:rsidRPr="008B378D" w14:paraId="629DA707" w14:textId="77777777" w:rsidTr="008B378D">
        <w:trPr>
          <w:trHeight w:val="20"/>
        </w:trPr>
        <w:tc>
          <w:tcPr>
            <w:tcW w:w="236" w:type="dxa"/>
            <w:noWrap/>
            <w:hideMark/>
          </w:tcPr>
          <w:p w14:paraId="3938428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3E5D243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64400E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0.03506271</w:t>
            </w:r>
          </w:p>
        </w:tc>
        <w:tc>
          <w:tcPr>
            <w:tcW w:w="236" w:type="dxa"/>
            <w:noWrap/>
            <w:hideMark/>
          </w:tcPr>
          <w:p w14:paraId="49E3F92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6.74858649</w:t>
            </w:r>
          </w:p>
        </w:tc>
        <w:tc>
          <w:tcPr>
            <w:tcW w:w="236" w:type="dxa"/>
            <w:noWrap/>
            <w:hideMark/>
          </w:tcPr>
          <w:p w14:paraId="49DA5F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0.00289792</w:t>
            </w:r>
          </w:p>
        </w:tc>
        <w:tc>
          <w:tcPr>
            <w:tcW w:w="236" w:type="dxa"/>
            <w:noWrap/>
            <w:hideMark/>
          </w:tcPr>
          <w:p w14:paraId="599A275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21.2773619</w:t>
            </w:r>
          </w:p>
        </w:tc>
        <w:tc>
          <w:tcPr>
            <w:tcW w:w="236" w:type="dxa"/>
            <w:noWrap/>
            <w:hideMark/>
          </w:tcPr>
          <w:p w14:paraId="09E5309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21.2810615</w:t>
            </w:r>
          </w:p>
        </w:tc>
        <w:tc>
          <w:tcPr>
            <w:tcW w:w="236" w:type="dxa"/>
            <w:noWrap/>
            <w:hideMark/>
          </w:tcPr>
          <w:p w14:paraId="3885085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0.00021244</w:t>
            </w:r>
          </w:p>
        </w:tc>
      </w:tr>
      <w:tr w:rsidR="008B378D" w:rsidRPr="008B378D" w14:paraId="38E2B21B" w14:textId="77777777" w:rsidTr="008B378D">
        <w:trPr>
          <w:trHeight w:val="20"/>
        </w:trPr>
        <w:tc>
          <w:tcPr>
            <w:tcW w:w="236" w:type="dxa"/>
            <w:noWrap/>
            <w:hideMark/>
          </w:tcPr>
          <w:p w14:paraId="551DA4F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Cardueae</w:t>
            </w:r>
            <w:proofErr w:type="spellEnd"/>
          </w:p>
        </w:tc>
        <w:tc>
          <w:tcPr>
            <w:tcW w:w="236" w:type="dxa"/>
            <w:noWrap/>
            <w:hideMark/>
          </w:tcPr>
          <w:p w14:paraId="6D4D6C8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E49024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0.01506848</w:t>
            </w:r>
          </w:p>
        </w:tc>
        <w:tc>
          <w:tcPr>
            <w:tcW w:w="236" w:type="dxa"/>
            <w:noWrap/>
            <w:hideMark/>
          </w:tcPr>
          <w:p w14:paraId="61E967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0.12847278</w:t>
            </w:r>
          </w:p>
        </w:tc>
        <w:tc>
          <w:tcPr>
            <w:tcW w:w="236" w:type="dxa"/>
            <w:noWrap/>
            <w:hideMark/>
          </w:tcPr>
          <w:p w14:paraId="5237C0C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4.84E-05</w:t>
            </w:r>
          </w:p>
        </w:tc>
        <w:tc>
          <w:tcPr>
            <w:tcW w:w="236" w:type="dxa"/>
            <w:noWrap/>
            <w:hideMark/>
          </w:tcPr>
          <w:p w14:paraId="3FEA8F1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24.1898272</w:t>
            </w:r>
          </w:p>
        </w:tc>
        <w:tc>
          <w:tcPr>
            <w:tcW w:w="236" w:type="dxa"/>
            <w:noWrap/>
            <w:hideMark/>
          </w:tcPr>
          <w:p w14:paraId="2480638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26.2974977</w:t>
            </w:r>
          </w:p>
        </w:tc>
        <w:tc>
          <w:tcPr>
            <w:tcW w:w="236" w:type="dxa"/>
            <w:noWrap/>
            <w:hideMark/>
          </w:tcPr>
          <w:p w14:paraId="6C77541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0.0001887</w:t>
            </w:r>
          </w:p>
        </w:tc>
      </w:tr>
      <w:tr w:rsidR="008B378D" w:rsidRPr="008B378D" w14:paraId="2EB1549C" w14:textId="77777777" w:rsidTr="008B378D">
        <w:trPr>
          <w:trHeight w:val="20"/>
        </w:trPr>
        <w:tc>
          <w:tcPr>
            <w:tcW w:w="236" w:type="dxa"/>
            <w:noWrap/>
            <w:hideMark/>
          </w:tcPr>
          <w:p w14:paraId="6BD77A1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CES</w:t>
            </w:r>
          </w:p>
        </w:tc>
        <w:tc>
          <w:tcPr>
            <w:tcW w:w="236" w:type="dxa"/>
            <w:noWrap/>
            <w:hideMark/>
          </w:tcPr>
          <w:p w14:paraId="4472CA3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2C4C3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0.02988037</w:t>
            </w:r>
          </w:p>
        </w:tc>
        <w:tc>
          <w:tcPr>
            <w:tcW w:w="236" w:type="dxa"/>
            <w:noWrap/>
            <w:hideMark/>
          </w:tcPr>
          <w:p w14:paraId="519A3F3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0.00790863</w:t>
            </w:r>
          </w:p>
        </w:tc>
        <w:tc>
          <w:tcPr>
            <w:tcW w:w="236" w:type="dxa"/>
            <w:noWrap/>
            <w:hideMark/>
          </w:tcPr>
          <w:p w14:paraId="2576E8B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2.07E-05</w:t>
            </w:r>
          </w:p>
        </w:tc>
        <w:tc>
          <w:tcPr>
            <w:tcW w:w="236" w:type="dxa"/>
            <w:noWrap/>
            <w:hideMark/>
          </w:tcPr>
          <w:p w14:paraId="5DCB4C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18.4419802</w:t>
            </w:r>
          </w:p>
        </w:tc>
        <w:tc>
          <w:tcPr>
            <w:tcW w:w="236" w:type="dxa"/>
            <w:noWrap/>
            <w:hideMark/>
          </w:tcPr>
          <w:p w14:paraId="5B30EA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18.4764177</w:t>
            </w:r>
          </w:p>
        </w:tc>
        <w:tc>
          <w:tcPr>
            <w:tcW w:w="236" w:type="dxa"/>
            <w:noWrap/>
            <w:hideMark/>
          </w:tcPr>
          <w:p w14:paraId="7E8E286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0.00052526</w:t>
            </w:r>
          </w:p>
        </w:tc>
      </w:tr>
      <w:tr w:rsidR="008B378D" w:rsidRPr="008B378D" w14:paraId="2424DF4D" w14:textId="77777777" w:rsidTr="008B378D">
        <w:trPr>
          <w:trHeight w:val="20"/>
        </w:trPr>
        <w:tc>
          <w:tcPr>
            <w:tcW w:w="236" w:type="dxa"/>
            <w:noWrap/>
            <w:hideMark/>
          </w:tcPr>
          <w:p w14:paraId="64079FF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138FAE0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A1415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0.01294343</w:t>
            </w:r>
          </w:p>
        </w:tc>
        <w:tc>
          <w:tcPr>
            <w:tcW w:w="236" w:type="dxa"/>
            <w:noWrap/>
            <w:hideMark/>
          </w:tcPr>
          <w:p w14:paraId="3F83796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0.45939341</w:t>
            </w:r>
          </w:p>
        </w:tc>
        <w:tc>
          <w:tcPr>
            <w:tcW w:w="236" w:type="dxa"/>
            <w:noWrap/>
            <w:hideMark/>
          </w:tcPr>
          <w:p w14:paraId="31D64E1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2.57E-05</w:t>
            </w:r>
          </w:p>
        </w:tc>
        <w:tc>
          <w:tcPr>
            <w:tcW w:w="236" w:type="dxa"/>
            <w:noWrap/>
            <w:hideMark/>
          </w:tcPr>
          <w:p w14:paraId="057EE67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29.0915432</w:t>
            </w:r>
          </w:p>
        </w:tc>
        <w:tc>
          <w:tcPr>
            <w:tcW w:w="236" w:type="dxa"/>
            <w:noWrap/>
            <w:hideMark/>
          </w:tcPr>
          <w:p w14:paraId="705BD40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29.1208672</w:t>
            </w:r>
          </w:p>
        </w:tc>
        <w:tc>
          <w:tcPr>
            <w:tcW w:w="236" w:type="dxa"/>
            <w:noWrap/>
            <w:hideMark/>
          </w:tcPr>
          <w:p w14:paraId="0DE1A28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2.97E-05</w:t>
            </w:r>
          </w:p>
        </w:tc>
      </w:tr>
      <w:tr w:rsidR="008B378D" w:rsidRPr="008B378D" w14:paraId="5E9D0624" w14:textId="77777777" w:rsidTr="008B378D">
        <w:trPr>
          <w:trHeight w:val="20"/>
        </w:trPr>
        <w:tc>
          <w:tcPr>
            <w:tcW w:w="236" w:type="dxa"/>
            <w:noWrap/>
            <w:hideMark/>
          </w:tcPr>
          <w:p w14:paraId="359740A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Croton</w:t>
            </w:r>
          </w:p>
        </w:tc>
        <w:tc>
          <w:tcPr>
            <w:tcW w:w="236" w:type="dxa"/>
            <w:noWrap/>
            <w:hideMark/>
          </w:tcPr>
          <w:p w14:paraId="0698ED1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3CB4BD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0.00572356</w:t>
            </w:r>
          </w:p>
        </w:tc>
        <w:tc>
          <w:tcPr>
            <w:tcW w:w="236" w:type="dxa"/>
            <w:noWrap/>
            <w:hideMark/>
          </w:tcPr>
          <w:p w14:paraId="1929467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0.11922311</w:t>
            </w:r>
          </w:p>
        </w:tc>
        <w:tc>
          <w:tcPr>
            <w:tcW w:w="236" w:type="dxa"/>
            <w:noWrap/>
            <w:hideMark/>
          </w:tcPr>
          <w:p w14:paraId="5F80B7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2.21E-05</w:t>
            </w:r>
          </w:p>
        </w:tc>
        <w:tc>
          <w:tcPr>
            <w:tcW w:w="236" w:type="dxa"/>
            <w:noWrap/>
            <w:hideMark/>
          </w:tcPr>
          <w:p w14:paraId="6813DC3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29.0406205</w:t>
            </w:r>
          </w:p>
        </w:tc>
        <w:tc>
          <w:tcPr>
            <w:tcW w:w="236" w:type="dxa"/>
            <w:noWrap/>
            <w:hideMark/>
          </w:tcPr>
          <w:p w14:paraId="5CF303F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29.0407615</w:t>
            </w:r>
          </w:p>
        </w:tc>
        <w:tc>
          <w:tcPr>
            <w:tcW w:w="236" w:type="dxa"/>
            <w:noWrap/>
            <w:hideMark/>
          </w:tcPr>
          <w:p w14:paraId="71EAFA9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9.28E-05</w:t>
            </w:r>
          </w:p>
        </w:tc>
      </w:tr>
      <w:tr w:rsidR="008B378D" w:rsidRPr="008B378D" w14:paraId="03277009" w14:textId="77777777" w:rsidTr="008B378D">
        <w:trPr>
          <w:trHeight w:val="20"/>
        </w:trPr>
        <w:tc>
          <w:tcPr>
            <w:tcW w:w="236" w:type="dxa"/>
            <w:noWrap/>
            <w:hideMark/>
          </w:tcPr>
          <w:p w14:paraId="49017A6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Erysimeae</w:t>
            </w:r>
            <w:proofErr w:type="spellEnd"/>
          </w:p>
        </w:tc>
        <w:tc>
          <w:tcPr>
            <w:tcW w:w="236" w:type="dxa"/>
            <w:noWrap/>
            <w:hideMark/>
          </w:tcPr>
          <w:p w14:paraId="58C1ADC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93404B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0.02578306</w:t>
            </w:r>
          </w:p>
        </w:tc>
        <w:tc>
          <w:tcPr>
            <w:tcW w:w="236" w:type="dxa"/>
            <w:noWrap/>
            <w:hideMark/>
          </w:tcPr>
          <w:p w14:paraId="7BA558A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4.08360477</w:t>
            </w:r>
          </w:p>
        </w:tc>
        <w:tc>
          <w:tcPr>
            <w:tcW w:w="236" w:type="dxa"/>
            <w:noWrap/>
            <w:hideMark/>
          </w:tcPr>
          <w:p w14:paraId="114835F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0.00165405</w:t>
            </w:r>
          </w:p>
        </w:tc>
        <w:tc>
          <w:tcPr>
            <w:tcW w:w="236" w:type="dxa"/>
            <w:noWrap/>
            <w:hideMark/>
          </w:tcPr>
          <w:p w14:paraId="1A4B69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25.2774197</w:t>
            </w:r>
          </w:p>
        </w:tc>
        <w:tc>
          <w:tcPr>
            <w:tcW w:w="236" w:type="dxa"/>
            <w:noWrap/>
            <w:hideMark/>
          </w:tcPr>
          <w:p w14:paraId="5A2696D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25.278247</w:t>
            </w:r>
          </w:p>
        </w:tc>
        <w:tc>
          <w:tcPr>
            <w:tcW w:w="236" w:type="dxa"/>
            <w:noWrap/>
            <w:hideMark/>
          </w:tcPr>
          <w:p w14:paraId="1576A1B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0.00020125</w:t>
            </w:r>
          </w:p>
        </w:tc>
      </w:tr>
      <w:tr w:rsidR="008B378D" w:rsidRPr="008B378D" w14:paraId="464230B7" w14:textId="77777777" w:rsidTr="008B378D">
        <w:trPr>
          <w:trHeight w:val="20"/>
        </w:trPr>
        <w:tc>
          <w:tcPr>
            <w:tcW w:w="236" w:type="dxa"/>
            <w:noWrap/>
            <w:hideMark/>
          </w:tcPr>
          <w:p w14:paraId="1B01A85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Euclidieae</w:t>
            </w:r>
            <w:proofErr w:type="spellEnd"/>
          </w:p>
        </w:tc>
        <w:tc>
          <w:tcPr>
            <w:tcW w:w="236" w:type="dxa"/>
            <w:noWrap/>
            <w:hideMark/>
          </w:tcPr>
          <w:p w14:paraId="29A4E03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53B569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0.0509384</w:t>
            </w:r>
          </w:p>
        </w:tc>
        <w:tc>
          <w:tcPr>
            <w:tcW w:w="236" w:type="dxa"/>
            <w:noWrap/>
            <w:hideMark/>
          </w:tcPr>
          <w:p w14:paraId="4075647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13.684164</w:t>
            </w:r>
          </w:p>
        </w:tc>
        <w:tc>
          <w:tcPr>
            <w:tcW w:w="236" w:type="dxa"/>
            <w:noWrap/>
            <w:hideMark/>
          </w:tcPr>
          <w:p w14:paraId="729C67B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0.00071978</w:t>
            </w:r>
          </w:p>
        </w:tc>
        <w:tc>
          <w:tcPr>
            <w:tcW w:w="236" w:type="dxa"/>
            <w:noWrap/>
            <w:hideMark/>
          </w:tcPr>
          <w:p w14:paraId="75430D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13.8083493</w:t>
            </w:r>
          </w:p>
        </w:tc>
        <w:tc>
          <w:tcPr>
            <w:tcW w:w="236" w:type="dxa"/>
            <w:noWrap/>
            <w:hideMark/>
          </w:tcPr>
          <w:p w14:paraId="286AC33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13.8495702</w:t>
            </w:r>
          </w:p>
        </w:tc>
        <w:tc>
          <w:tcPr>
            <w:tcW w:w="236" w:type="dxa"/>
            <w:noWrap/>
            <w:hideMark/>
          </w:tcPr>
          <w:p w14:paraId="22D0FB3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5.00E-05</w:t>
            </w:r>
          </w:p>
        </w:tc>
      </w:tr>
      <w:tr w:rsidR="008B378D" w:rsidRPr="008B378D" w14:paraId="5681335F" w14:textId="77777777" w:rsidTr="008B378D">
        <w:trPr>
          <w:trHeight w:val="20"/>
        </w:trPr>
        <w:tc>
          <w:tcPr>
            <w:tcW w:w="236" w:type="dxa"/>
            <w:noWrap/>
            <w:hideMark/>
          </w:tcPr>
          <w:p w14:paraId="7453BE1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4BB12C0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6F242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0.01214217</w:t>
            </w:r>
          </w:p>
        </w:tc>
        <w:tc>
          <w:tcPr>
            <w:tcW w:w="236" w:type="dxa"/>
            <w:noWrap/>
            <w:hideMark/>
          </w:tcPr>
          <w:p w14:paraId="76DC30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0.06037643</w:t>
            </w:r>
          </w:p>
        </w:tc>
        <w:tc>
          <w:tcPr>
            <w:tcW w:w="236" w:type="dxa"/>
            <w:noWrap/>
            <w:hideMark/>
          </w:tcPr>
          <w:p w14:paraId="782B77C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2.90E-05</w:t>
            </w:r>
          </w:p>
        </w:tc>
        <w:tc>
          <w:tcPr>
            <w:tcW w:w="236" w:type="dxa"/>
            <w:noWrap/>
            <w:hideMark/>
          </w:tcPr>
          <w:p w14:paraId="369FC5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28.4211974</w:t>
            </w:r>
          </w:p>
        </w:tc>
        <w:tc>
          <w:tcPr>
            <w:tcW w:w="236" w:type="dxa"/>
            <w:noWrap/>
            <w:hideMark/>
          </w:tcPr>
          <w:p w14:paraId="2A6F150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28.4212627</w:t>
            </w:r>
          </w:p>
        </w:tc>
        <w:tc>
          <w:tcPr>
            <w:tcW w:w="236" w:type="dxa"/>
            <w:noWrap/>
            <w:hideMark/>
          </w:tcPr>
          <w:p w14:paraId="02857FB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0.0002419</w:t>
            </w:r>
          </w:p>
        </w:tc>
      </w:tr>
      <w:tr w:rsidR="008B378D" w:rsidRPr="008B378D" w14:paraId="34C70B04" w14:textId="77777777" w:rsidTr="008B378D">
        <w:trPr>
          <w:trHeight w:val="20"/>
        </w:trPr>
        <w:tc>
          <w:tcPr>
            <w:tcW w:w="236" w:type="dxa"/>
            <w:noWrap/>
            <w:hideMark/>
          </w:tcPr>
          <w:p w14:paraId="359C9D9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54560DF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46340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0.00236961</w:t>
            </w:r>
          </w:p>
        </w:tc>
        <w:tc>
          <w:tcPr>
            <w:tcW w:w="236" w:type="dxa"/>
            <w:noWrap/>
            <w:hideMark/>
          </w:tcPr>
          <w:p w14:paraId="6EAE8B6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0.0490575</w:t>
            </w:r>
          </w:p>
        </w:tc>
        <w:tc>
          <w:tcPr>
            <w:tcW w:w="236" w:type="dxa"/>
            <w:noWrap/>
            <w:hideMark/>
          </w:tcPr>
          <w:p w14:paraId="3926AF8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9.61E-06</w:t>
            </w:r>
          </w:p>
        </w:tc>
        <w:tc>
          <w:tcPr>
            <w:tcW w:w="236" w:type="dxa"/>
            <w:noWrap/>
            <w:hideMark/>
          </w:tcPr>
          <w:p w14:paraId="1C28C86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26.486387</w:t>
            </w:r>
          </w:p>
        </w:tc>
        <w:tc>
          <w:tcPr>
            <w:tcW w:w="236" w:type="dxa"/>
            <w:noWrap/>
            <w:hideMark/>
          </w:tcPr>
          <w:p w14:paraId="639CE2A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26.4863866</w:t>
            </w:r>
          </w:p>
        </w:tc>
        <w:tc>
          <w:tcPr>
            <w:tcW w:w="236" w:type="dxa"/>
            <w:noWrap/>
            <w:hideMark/>
          </w:tcPr>
          <w:p w14:paraId="14AFBBD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0.00010048</w:t>
            </w:r>
          </w:p>
        </w:tc>
      </w:tr>
      <w:tr w:rsidR="008B378D" w:rsidRPr="008B378D" w14:paraId="74EA498A" w14:textId="77777777" w:rsidTr="008B378D">
        <w:trPr>
          <w:trHeight w:val="20"/>
        </w:trPr>
        <w:tc>
          <w:tcPr>
            <w:tcW w:w="236" w:type="dxa"/>
            <w:noWrap/>
            <w:hideMark/>
          </w:tcPr>
          <w:p w14:paraId="52FE6A5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542C6A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DCAD05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0.00347057</w:t>
            </w:r>
          </w:p>
        </w:tc>
        <w:tc>
          <w:tcPr>
            <w:tcW w:w="236" w:type="dxa"/>
            <w:noWrap/>
            <w:hideMark/>
          </w:tcPr>
          <w:p w14:paraId="18A7D9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2.54756316</w:t>
            </w:r>
          </w:p>
        </w:tc>
        <w:tc>
          <w:tcPr>
            <w:tcW w:w="236" w:type="dxa"/>
            <w:noWrap/>
            <w:hideMark/>
          </w:tcPr>
          <w:p w14:paraId="7A529DF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0.00020284</w:t>
            </w:r>
          </w:p>
        </w:tc>
        <w:tc>
          <w:tcPr>
            <w:tcW w:w="236" w:type="dxa"/>
            <w:noWrap/>
            <w:hideMark/>
          </w:tcPr>
          <w:p w14:paraId="4E82E41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29.3816285</w:t>
            </w:r>
          </w:p>
        </w:tc>
        <w:tc>
          <w:tcPr>
            <w:tcW w:w="236" w:type="dxa"/>
            <w:noWrap/>
            <w:hideMark/>
          </w:tcPr>
          <w:p w14:paraId="0E75652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29.3899184</w:t>
            </w:r>
          </w:p>
        </w:tc>
        <w:tc>
          <w:tcPr>
            <w:tcW w:w="236" w:type="dxa"/>
            <w:noWrap/>
            <w:hideMark/>
          </w:tcPr>
          <w:p w14:paraId="48B578D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4.59E-05</w:t>
            </w:r>
          </w:p>
        </w:tc>
      </w:tr>
      <w:tr w:rsidR="008B378D" w:rsidRPr="008B378D" w14:paraId="00CF4C78" w14:textId="77777777" w:rsidTr="008B378D">
        <w:trPr>
          <w:trHeight w:val="20"/>
        </w:trPr>
        <w:tc>
          <w:tcPr>
            <w:tcW w:w="236" w:type="dxa"/>
            <w:noWrap/>
            <w:hideMark/>
          </w:tcPr>
          <w:p w14:paraId="5B14271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2F2DB0F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6EBED3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0.02074398</w:t>
            </w:r>
          </w:p>
        </w:tc>
        <w:tc>
          <w:tcPr>
            <w:tcW w:w="236" w:type="dxa"/>
            <w:noWrap/>
            <w:hideMark/>
          </w:tcPr>
          <w:p w14:paraId="23F85B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3.84160829</w:t>
            </w:r>
          </w:p>
        </w:tc>
        <w:tc>
          <w:tcPr>
            <w:tcW w:w="236" w:type="dxa"/>
            <w:noWrap/>
            <w:hideMark/>
          </w:tcPr>
          <w:p w14:paraId="09D0B0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0.0001305</w:t>
            </w:r>
          </w:p>
        </w:tc>
        <w:tc>
          <w:tcPr>
            <w:tcW w:w="236" w:type="dxa"/>
            <w:noWrap/>
            <w:hideMark/>
          </w:tcPr>
          <w:p w14:paraId="261A09E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26.9801262</w:t>
            </w:r>
          </w:p>
        </w:tc>
        <w:tc>
          <w:tcPr>
            <w:tcW w:w="236" w:type="dxa"/>
            <w:noWrap/>
            <w:hideMark/>
          </w:tcPr>
          <w:p w14:paraId="4FF9927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27.0460602</w:t>
            </w:r>
          </w:p>
        </w:tc>
        <w:tc>
          <w:tcPr>
            <w:tcW w:w="236" w:type="dxa"/>
            <w:noWrap/>
            <w:hideMark/>
          </w:tcPr>
          <w:p w14:paraId="3474D2F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2.14E-05</w:t>
            </w:r>
          </w:p>
        </w:tc>
      </w:tr>
      <w:tr w:rsidR="008B378D" w:rsidRPr="008B378D" w14:paraId="596CCE60" w14:textId="77777777" w:rsidTr="008B378D">
        <w:trPr>
          <w:trHeight w:val="20"/>
        </w:trPr>
        <w:tc>
          <w:tcPr>
            <w:tcW w:w="236" w:type="dxa"/>
            <w:noWrap/>
            <w:hideMark/>
          </w:tcPr>
          <w:p w14:paraId="2BB5442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Hypericum</w:t>
            </w:r>
          </w:p>
        </w:tc>
        <w:tc>
          <w:tcPr>
            <w:tcW w:w="236" w:type="dxa"/>
            <w:noWrap/>
            <w:hideMark/>
          </w:tcPr>
          <w:p w14:paraId="64054F1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AB8C59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0.01772965</w:t>
            </w:r>
          </w:p>
        </w:tc>
        <w:tc>
          <w:tcPr>
            <w:tcW w:w="236" w:type="dxa"/>
            <w:noWrap/>
            <w:hideMark/>
          </w:tcPr>
          <w:p w14:paraId="5D802C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0.05856605</w:t>
            </w:r>
          </w:p>
        </w:tc>
        <w:tc>
          <w:tcPr>
            <w:tcW w:w="236" w:type="dxa"/>
            <w:noWrap/>
            <w:hideMark/>
          </w:tcPr>
          <w:p w14:paraId="19375E9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4.94E-05</w:t>
            </w:r>
          </w:p>
        </w:tc>
        <w:tc>
          <w:tcPr>
            <w:tcW w:w="236" w:type="dxa"/>
            <w:noWrap/>
            <w:hideMark/>
          </w:tcPr>
          <w:p w14:paraId="7C34ED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26.4522746</w:t>
            </w:r>
          </w:p>
        </w:tc>
        <w:tc>
          <w:tcPr>
            <w:tcW w:w="236" w:type="dxa"/>
            <w:noWrap/>
            <w:hideMark/>
          </w:tcPr>
          <w:p w14:paraId="15823A0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26.4913315</w:t>
            </w:r>
          </w:p>
        </w:tc>
        <w:tc>
          <w:tcPr>
            <w:tcW w:w="236" w:type="dxa"/>
            <w:noWrap/>
            <w:hideMark/>
          </w:tcPr>
          <w:p w14:paraId="3FF948D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0.00047563</w:t>
            </w:r>
          </w:p>
        </w:tc>
      </w:tr>
      <w:tr w:rsidR="008B378D" w:rsidRPr="008B378D" w14:paraId="6B2199A0" w14:textId="77777777" w:rsidTr="008B378D">
        <w:trPr>
          <w:trHeight w:val="20"/>
        </w:trPr>
        <w:tc>
          <w:tcPr>
            <w:tcW w:w="236" w:type="dxa"/>
            <w:noWrap/>
            <w:hideMark/>
          </w:tcPr>
          <w:p w14:paraId="3E362A6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Lepidieae</w:t>
            </w:r>
            <w:proofErr w:type="spellEnd"/>
          </w:p>
        </w:tc>
        <w:tc>
          <w:tcPr>
            <w:tcW w:w="236" w:type="dxa"/>
            <w:noWrap/>
            <w:hideMark/>
          </w:tcPr>
          <w:p w14:paraId="3F051F4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28E0F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0.23259435</w:t>
            </w:r>
          </w:p>
        </w:tc>
        <w:tc>
          <w:tcPr>
            <w:tcW w:w="236" w:type="dxa"/>
            <w:noWrap/>
            <w:hideMark/>
          </w:tcPr>
          <w:p w14:paraId="5EE291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12.7990663</w:t>
            </w:r>
          </w:p>
        </w:tc>
        <w:tc>
          <w:tcPr>
            <w:tcW w:w="236" w:type="dxa"/>
            <w:noWrap/>
            <w:hideMark/>
          </w:tcPr>
          <w:p w14:paraId="34EB0FB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0.00853369</w:t>
            </w:r>
          </w:p>
        </w:tc>
        <w:tc>
          <w:tcPr>
            <w:tcW w:w="236" w:type="dxa"/>
            <w:noWrap/>
            <w:hideMark/>
          </w:tcPr>
          <w:p w14:paraId="38C642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27.1273164</w:t>
            </w:r>
          </w:p>
        </w:tc>
        <w:tc>
          <w:tcPr>
            <w:tcW w:w="236" w:type="dxa"/>
            <w:noWrap/>
            <w:hideMark/>
          </w:tcPr>
          <w:p w14:paraId="28FFBCE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27.1996417</w:t>
            </w:r>
          </w:p>
        </w:tc>
        <w:tc>
          <w:tcPr>
            <w:tcW w:w="236" w:type="dxa"/>
            <w:noWrap/>
            <w:hideMark/>
          </w:tcPr>
          <w:p w14:paraId="75FFA3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0.00033105</w:t>
            </w:r>
          </w:p>
        </w:tc>
      </w:tr>
      <w:tr w:rsidR="008B378D" w:rsidRPr="008B378D" w14:paraId="6D3213C2" w14:textId="77777777" w:rsidTr="008B378D">
        <w:trPr>
          <w:trHeight w:val="20"/>
        </w:trPr>
        <w:tc>
          <w:tcPr>
            <w:tcW w:w="236" w:type="dxa"/>
            <w:noWrap/>
            <w:hideMark/>
          </w:tcPr>
          <w:p w14:paraId="030F865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Lupinus</w:t>
            </w:r>
          </w:p>
        </w:tc>
        <w:tc>
          <w:tcPr>
            <w:tcW w:w="236" w:type="dxa"/>
            <w:noWrap/>
            <w:hideMark/>
          </w:tcPr>
          <w:p w14:paraId="05A16AC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C8A56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0.08186885</w:t>
            </w:r>
          </w:p>
        </w:tc>
        <w:tc>
          <w:tcPr>
            <w:tcW w:w="236" w:type="dxa"/>
            <w:noWrap/>
            <w:hideMark/>
          </w:tcPr>
          <w:p w14:paraId="023190C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0.02696097</w:t>
            </w:r>
          </w:p>
        </w:tc>
        <w:tc>
          <w:tcPr>
            <w:tcW w:w="236" w:type="dxa"/>
            <w:noWrap/>
            <w:hideMark/>
          </w:tcPr>
          <w:p w14:paraId="428C96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8.23E-05</w:t>
            </w:r>
          </w:p>
        </w:tc>
        <w:tc>
          <w:tcPr>
            <w:tcW w:w="236" w:type="dxa"/>
            <w:noWrap/>
            <w:hideMark/>
          </w:tcPr>
          <w:p w14:paraId="26775B8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25.6003891</w:t>
            </w:r>
          </w:p>
        </w:tc>
        <w:tc>
          <w:tcPr>
            <w:tcW w:w="236" w:type="dxa"/>
            <w:noWrap/>
            <w:hideMark/>
          </w:tcPr>
          <w:p w14:paraId="4C0000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25.8845822</w:t>
            </w:r>
          </w:p>
        </w:tc>
        <w:tc>
          <w:tcPr>
            <w:tcW w:w="236" w:type="dxa"/>
            <w:noWrap/>
            <w:hideMark/>
          </w:tcPr>
          <w:p w14:paraId="37164A6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0.00050458</w:t>
            </w:r>
          </w:p>
        </w:tc>
      </w:tr>
      <w:tr w:rsidR="008B378D" w:rsidRPr="008B378D" w14:paraId="2068C807" w14:textId="77777777" w:rsidTr="008B378D">
        <w:trPr>
          <w:trHeight w:val="20"/>
        </w:trPr>
        <w:tc>
          <w:tcPr>
            <w:tcW w:w="236" w:type="dxa"/>
            <w:noWrap/>
            <w:hideMark/>
          </w:tcPr>
          <w:p w14:paraId="352CE35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161AC08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B57A8F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0.02547939</w:t>
            </w:r>
          </w:p>
        </w:tc>
        <w:tc>
          <w:tcPr>
            <w:tcW w:w="236" w:type="dxa"/>
            <w:noWrap/>
            <w:hideMark/>
          </w:tcPr>
          <w:p w14:paraId="0CF9197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0.12980581</w:t>
            </w:r>
          </w:p>
        </w:tc>
        <w:tc>
          <w:tcPr>
            <w:tcW w:w="236" w:type="dxa"/>
            <w:noWrap/>
            <w:hideMark/>
          </w:tcPr>
          <w:p w14:paraId="4B52C3F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3.45E-05</w:t>
            </w:r>
          </w:p>
        </w:tc>
        <w:tc>
          <w:tcPr>
            <w:tcW w:w="236" w:type="dxa"/>
            <w:noWrap/>
            <w:hideMark/>
          </w:tcPr>
          <w:p w14:paraId="4135D85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26.3543955</w:t>
            </w:r>
          </w:p>
        </w:tc>
        <w:tc>
          <w:tcPr>
            <w:tcW w:w="236" w:type="dxa"/>
            <w:noWrap/>
            <w:hideMark/>
          </w:tcPr>
          <w:p w14:paraId="49B95F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26.3548318</w:t>
            </w:r>
          </w:p>
        </w:tc>
        <w:tc>
          <w:tcPr>
            <w:tcW w:w="236" w:type="dxa"/>
            <w:noWrap/>
            <w:hideMark/>
          </w:tcPr>
          <w:p w14:paraId="6782CFB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0.00013576</w:t>
            </w:r>
          </w:p>
        </w:tc>
      </w:tr>
      <w:tr w:rsidR="008B378D" w:rsidRPr="008B378D" w14:paraId="561E5C7C" w14:textId="77777777" w:rsidTr="008B378D">
        <w:trPr>
          <w:trHeight w:val="20"/>
        </w:trPr>
        <w:tc>
          <w:tcPr>
            <w:tcW w:w="236" w:type="dxa"/>
            <w:noWrap/>
            <w:hideMark/>
          </w:tcPr>
          <w:p w14:paraId="6ECE6EC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Onagraceae</w:t>
            </w:r>
            <w:proofErr w:type="spellEnd"/>
          </w:p>
        </w:tc>
        <w:tc>
          <w:tcPr>
            <w:tcW w:w="236" w:type="dxa"/>
            <w:noWrap/>
            <w:hideMark/>
          </w:tcPr>
          <w:p w14:paraId="007C0DD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22C23F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0.01116725</w:t>
            </w:r>
          </w:p>
        </w:tc>
        <w:tc>
          <w:tcPr>
            <w:tcW w:w="236" w:type="dxa"/>
            <w:noWrap/>
            <w:hideMark/>
          </w:tcPr>
          <w:p w14:paraId="626C5DF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0.47536547</w:t>
            </w:r>
          </w:p>
        </w:tc>
        <w:tc>
          <w:tcPr>
            <w:tcW w:w="236" w:type="dxa"/>
            <w:noWrap/>
            <w:hideMark/>
          </w:tcPr>
          <w:p w14:paraId="725D00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0.00029177</w:t>
            </w:r>
          </w:p>
        </w:tc>
        <w:tc>
          <w:tcPr>
            <w:tcW w:w="236" w:type="dxa"/>
            <w:noWrap/>
            <w:hideMark/>
          </w:tcPr>
          <w:p w14:paraId="74E8AF6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25.5988822</w:t>
            </w:r>
          </w:p>
        </w:tc>
        <w:tc>
          <w:tcPr>
            <w:tcW w:w="236" w:type="dxa"/>
            <w:noWrap/>
            <w:hideMark/>
          </w:tcPr>
          <w:p w14:paraId="1D9DBCC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25.9113943</w:t>
            </w:r>
          </w:p>
        </w:tc>
        <w:tc>
          <w:tcPr>
            <w:tcW w:w="236" w:type="dxa"/>
            <w:noWrap/>
            <w:hideMark/>
          </w:tcPr>
          <w:p w14:paraId="4760580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0.00031558</w:t>
            </w:r>
          </w:p>
        </w:tc>
      </w:tr>
      <w:tr w:rsidR="008B378D" w:rsidRPr="008B378D" w14:paraId="6BB70D61" w14:textId="77777777" w:rsidTr="008B378D">
        <w:trPr>
          <w:trHeight w:val="20"/>
        </w:trPr>
        <w:tc>
          <w:tcPr>
            <w:tcW w:w="236" w:type="dxa"/>
            <w:noWrap/>
            <w:hideMark/>
          </w:tcPr>
          <w:p w14:paraId="65CEED9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Orobanchaceae</w:t>
            </w:r>
          </w:p>
        </w:tc>
        <w:tc>
          <w:tcPr>
            <w:tcW w:w="236" w:type="dxa"/>
            <w:noWrap/>
            <w:hideMark/>
          </w:tcPr>
          <w:p w14:paraId="4E7EA7C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BF868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0.04580571</w:t>
            </w:r>
          </w:p>
        </w:tc>
        <w:tc>
          <w:tcPr>
            <w:tcW w:w="236" w:type="dxa"/>
            <w:noWrap/>
            <w:hideMark/>
          </w:tcPr>
          <w:p w14:paraId="33D82C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0.36440144</w:t>
            </w:r>
          </w:p>
        </w:tc>
        <w:tc>
          <w:tcPr>
            <w:tcW w:w="236" w:type="dxa"/>
            <w:noWrap/>
            <w:hideMark/>
          </w:tcPr>
          <w:p w14:paraId="0738A96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0.0001489</w:t>
            </w:r>
          </w:p>
        </w:tc>
        <w:tc>
          <w:tcPr>
            <w:tcW w:w="236" w:type="dxa"/>
            <w:noWrap/>
            <w:hideMark/>
          </w:tcPr>
          <w:p w14:paraId="23C863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26.1907864</w:t>
            </w:r>
          </w:p>
        </w:tc>
        <w:tc>
          <w:tcPr>
            <w:tcW w:w="236" w:type="dxa"/>
            <w:noWrap/>
            <w:hideMark/>
          </w:tcPr>
          <w:p w14:paraId="599E52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26.2268877</w:t>
            </w:r>
          </w:p>
        </w:tc>
        <w:tc>
          <w:tcPr>
            <w:tcW w:w="236" w:type="dxa"/>
            <w:noWrap/>
            <w:hideMark/>
          </w:tcPr>
          <w:p w14:paraId="29DBAE3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0.00020935</w:t>
            </w:r>
          </w:p>
        </w:tc>
      </w:tr>
      <w:tr w:rsidR="008B378D" w:rsidRPr="008B378D" w14:paraId="44E2FB05" w14:textId="77777777" w:rsidTr="008B378D">
        <w:trPr>
          <w:trHeight w:val="20"/>
        </w:trPr>
        <w:tc>
          <w:tcPr>
            <w:tcW w:w="236" w:type="dxa"/>
            <w:noWrap/>
            <w:hideMark/>
          </w:tcPr>
          <w:p w14:paraId="6889322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7256F6E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D4C221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0.0407256</w:t>
            </w:r>
          </w:p>
        </w:tc>
        <w:tc>
          <w:tcPr>
            <w:tcW w:w="236" w:type="dxa"/>
            <w:noWrap/>
            <w:hideMark/>
          </w:tcPr>
          <w:p w14:paraId="3CC3A7B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10.1067817</w:t>
            </w:r>
          </w:p>
        </w:tc>
        <w:tc>
          <w:tcPr>
            <w:tcW w:w="236" w:type="dxa"/>
            <w:noWrap/>
            <w:hideMark/>
          </w:tcPr>
          <w:p w14:paraId="3906D5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0.00165495</w:t>
            </w:r>
          </w:p>
        </w:tc>
        <w:tc>
          <w:tcPr>
            <w:tcW w:w="236" w:type="dxa"/>
            <w:noWrap/>
            <w:hideMark/>
          </w:tcPr>
          <w:p w14:paraId="56273F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29.6247791</w:t>
            </w:r>
          </w:p>
        </w:tc>
        <w:tc>
          <w:tcPr>
            <w:tcW w:w="236" w:type="dxa"/>
            <w:noWrap/>
            <w:hideMark/>
          </w:tcPr>
          <w:p w14:paraId="3AB999F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29.6269721</w:t>
            </w:r>
          </w:p>
        </w:tc>
        <w:tc>
          <w:tcPr>
            <w:tcW w:w="236" w:type="dxa"/>
            <w:noWrap/>
            <w:hideMark/>
          </w:tcPr>
          <w:p w14:paraId="7D551A6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8.18E-05</w:t>
            </w:r>
          </w:p>
        </w:tc>
      </w:tr>
      <w:tr w:rsidR="008B378D" w:rsidRPr="008B378D" w14:paraId="03BB7814" w14:textId="77777777" w:rsidTr="008B378D">
        <w:trPr>
          <w:trHeight w:val="20"/>
        </w:trPr>
        <w:tc>
          <w:tcPr>
            <w:tcW w:w="236" w:type="dxa"/>
            <w:noWrap/>
            <w:hideMark/>
          </w:tcPr>
          <w:p w14:paraId="52C4D6B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646F0E6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387E43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0.01145944</w:t>
            </w:r>
          </w:p>
        </w:tc>
        <w:tc>
          <w:tcPr>
            <w:tcW w:w="236" w:type="dxa"/>
            <w:noWrap/>
            <w:hideMark/>
          </w:tcPr>
          <w:p w14:paraId="5F4B4D0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0.07125677</w:t>
            </w:r>
          </w:p>
        </w:tc>
        <w:tc>
          <w:tcPr>
            <w:tcW w:w="236" w:type="dxa"/>
            <w:noWrap/>
            <w:hideMark/>
          </w:tcPr>
          <w:p w14:paraId="66D5E13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4.05E-05</w:t>
            </w:r>
          </w:p>
        </w:tc>
        <w:tc>
          <w:tcPr>
            <w:tcW w:w="236" w:type="dxa"/>
            <w:noWrap/>
            <w:hideMark/>
          </w:tcPr>
          <w:p w14:paraId="362E3AF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28.8512318</w:t>
            </w:r>
          </w:p>
        </w:tc>
        <w:tc>
          <w:tcPr>
            <w:tcW w:w="236" w:type="dxa"/>
            <w:noWrap/>
            <w:hideMark/>
          </w:tcPr>
          <w:p w14:paraId="26983D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28.8583737</w:t>
            </w:r>
          </w:p>
        </w:tc>
        <w:tc>
          <w:tcPr>
            <w:tcW w:w="236" w:type="dxa"/>
            <w:noWrap/>
            <w:hideMark/>
          </w:tcPr>
          <w:p w14:paraId="398378B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0.00028402</w:t>
            </w:r>
          </w:p>
        </w:tc>
      </w:tr>
      <w:tr w:rsidR="008B378D" w:rsidRPr="008B378D" w14:paraId="75D769A0" w14:textId="77777777" w:rsidTr="008B378D">
        <w:trPr>
          <w:trHeight w:val="20"/>
        </w:trPr>
        <w:tc>
          <w:tcPr>
            <w:tcW w:w="236" w:type="dxa"/>
            <w:noWrap/>
            <w:hideMark/>
          </w:tcPr>
          <w:p w14:paraId="49FA381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Pooideae</w:t>
            </w:r>
            <w:proofErr w:type="spellEnd"/>
          </w:p>
        </w:tc>
        <w:tc>
          <w:tcPr>
            <w:tcW w:w="236" w:type="dxa"/>
            <w:noWrap/>
            <w:hideMark/>
          </w:tcPr>
          <w:p w14:paraId="1F466CE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BCC834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0.03070636</w:t>
            </w:r>
          </w:p>
        </w:tc>
        <w:tc>
          <w:tcPr>
            <w:tcW w:w="236" w:type="dxa"/>
            <w:noWrap/>
            <w:hideMark/>
          </w:tcPr>
          <w:p w14:paraId="1FD51E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9.27369114</w:t>
            </w:r>
          </w:p>
        </w:tc>
        <w:tc>
          <w:tcPr>
            <w:tcW w:w="236" w:type="dxa"/>
            <w:noWrap/>
            <w:hideMark/>
          </w:tcPr>
          <w:p w14:paraId="4E0C4B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0.00549692</w:t>
            </w:r>
          </w:p>
        </w:tc>
        <w:tc>
          <w:tcPr>
            <w:tcW w:w="236" w:type="dxa"/>
            <w:noWrap/>
            <w:hideMark/>
          </w:tcPr>
          <w:p w14:paraId="48A67B1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21.7025115</w:t>
            </w:r>
          </w:p>
        </w:tc>
        <w:tc>
          <w:tcPr>
            <w:tcW w:w="236" w:type="dxa"/>
            <w:noWrap/>
            <w:hideMark/>
          </w:tcPr>
          <w:p w14:paraId="35CC38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21.7098626</w:t>
            </w:r>
          </w:p>
        </w:tc>
        <w:tc>
          <w:tcPr>
            <w:tcW w:w="236" w:type="dxa"/>
            <w:noWrap/>
            <w:hideMark/>
          </w:tcPr>
          <w:p w14:paraId="76960F5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0.00029637</w:t>
            </w:r>
          </w:p>
        </w:tc>
      </w:tr>
      <w:tr w:rsidR="008B378D" w:rsidRPr="008B378D" w14:paraId="413646C4" w14:textId="77777777" w:rsidTr="008B378D">
        <w:trPr>
          <w:trHeight w:val="20"/>
        </w:trPr>
        <w:tc>
          <w:tcPr>
            <w:tcW w:w="236" w:type="dxa"/>
            <w:noWrap/>
            <w:hideMark/>
          </w:tcPr>
          <w:p w14:paraId="63FC040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56345A5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17A797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0.01104393</w:t>
            </w:r>
          </w:p>
        </w:tc>
        <w:tc>
          <w:tcPr>
            <w:tcW w:w="236" w:type="dxa"/>
            <w:noWrap/>
            <w:hideMark/>
          </w:tcPr>
          <w:p w14:paraId="4293D85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0.22886667</w:t>
            </w:r>
          </w:p>
        </w:tc>
        <w:tc>
          <w:tcPr>
            <w:tcW w:w="236" w:type="dxa"/>
            <w:noWrap/>
            <w:hideMark/>
          </w:tcPr>
          <w:p w14:paraId="3CDEC4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0.00011736</w:t>
            </w:r>
          </w:p>
        </w:tc>
        <w:tc>
          <w:tcPr>
            <w:tcW w:w="236" w:type="dxa"/>
            <w:noWrap/>
            <w:hideMark/>
          </w:tcPr>
          <w:p w14:paraId="49185B3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20.0237445</w:t>
            </w:r>
          </w:p>
        </w:tc>
        <w:tc>
          <w:tcPr>
            <w:tcW w:w="236" w:type="dxa"/>
            <w:noWrap/>
            <w:hideMark/>
          </w:tcPr>
          <w:p w14:paraId="466F622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20.0274335</w:t>
            </w:r>
          </w:p>
        </w:tc>
        <w:tc>
          <w:tcPr>
            <w:tcW w:w="236" w:type="dxa"/>
            <w:noWrap/>
            <w:hideMark/>
          </w:tcPr>
          <w:p w14:paraId="3A148B7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0.00025704</w:t>
            </w:r>
          </w:p>
        </w:tc>
      </w:tr>
      <w:tr w:rsidR="008B378D" w:rsidRPr="008B378D" w14:paraId="6C3CB3BE" w14:textId="77777777" w:rsidTr="008B378D">
        <w:trPr>
          <w:trHeight w:val="20"/>
        </w:trPr>
        <w:tc>
          <w:tcPr>
            <w:tcW w:w="236" w:type="dxa"/>
            <w:noWrap/>
            <w:hideMark/>
          </w:tcPr>
          <w:p w14:paraId="5A45A97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Rubieae</w:t>
            </w:r>
            <w:proofErr w:type="spellEnd"/>
          </w:p>
        </w:tc>
        <w:tc>
          <w:tcPr>
            <w:tcW w:w="236" w:type="dxa"/>
            <w:noWrap/>
            <w:hideMark/>
          </w:tcPr>
          <w:p w14:paraId="3D821E8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3DA10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0.02879279</w:t>
            </w:r>
          </w:p>
        </w:tc>
        <w:tc>
          <w:tcPr>
            <w:tcW w:w="236" w:type="dxa"/>
            <w:noWrap/>
            <w:hideMark/>
          </w:tcPr>
          <w:p w14:paraId="1FA51D4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11.3357708</w:t>
            </w:r>
          </w:p>
        </w:tc>
        <w:tc>
          <w:tcPr>
            <w:tcW w:w="236" w:type="dxa"/>
            <w:noWrap/>
            <w:hideMark/>
          </w:tcPr>
          <w:p w14:paraId="1C6207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0.00233061</w:t>
            </w:r>
          </w:p>
        </w:tc>
        <w:tc>
          <w:tcPr>
            <w:tcW w:w="236" w:type="dxa"/>
            <w:noWrap/>
            <w:hideMark/>
          </w:tcPr>
          <w:p w14:paraId="77C60B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24.2344206</w:t>
            </w:r>
          </w:p>
        </w:tc>
        <w:tc>
          <w:tcPr>
            <w:tcW w:w="236" w:type="dxa"/>
            <w:noWrap/>
            <w:hideMark/>
          </w:tcPr>
          <w:p w14:paraId="03A84D4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24.2428943</w:t>
            </w:r>
          </w:p>
        </w:tc>
        <w:tc>
          <w:tcPr>
            <w:tcW w:w="236" w:type="dxa"/>
            <w:noWrap/>
            <w:hideMark/>
          </w:tcPr>
          <w:p w14:paraId="6AA8E3E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0.00010212</w:t>
            </w:r>
          </w:p>
        </w:tc>
      </w:tr>
      <w:tr w:rsidR="008B378D" w:rsidRPr="008B378D" w14:paraId="71C0A73D" w14:textId="77777777" w:rsidTr="008B378D">
        <w:trPr>
          <w:trHeight w:val="20"/>
        </w:trPr>
        <w:tc>
          <w:tcPr>
            <w:tcW w:w="236" w:type="dxa"/>
            <w:noWrap/>
            <w:hideMark/>
          </w:tcPr>
          <w:p w14:paraId="6FC8662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Salvia</w:t>
            </w:r>
          </w:p>
        </w:tc>
        <w:tc>
          <w:tcPr>
            <w:tcW w:w="236" w:type="dxa"/>
            <w:noWrap/>
            <w:hideMark/>
          </w:tcPr>
          <w:p w14:paraId="7603AFD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67CFA6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0.01330184</w:t>
            </w:r>
          </w:p>
        </w:tc>
        <w:tc>
          <w:tcPr>
            <w:tcW w:w="236" w:type="dxa"/>
            <w:noWrap/>
            <w:hideMark/>
          </w:tcPr>
          <w:p w14:paraId="039F50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0.12517184</w:t>
            </w:r>
          </w:p>
        </w:tc>
        <w:tc>
          <w:tcPr>
            <w:tcW w:w="236" w:type="dxa"/>
            <w:noWrap/>
            <w:hideMark/>
          </w:tcPr>
          <w:p w14:paraId="11CD299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4.68E-05</w:t>
            </w:r>
          </w:p>
        </w:tc>
        <w:tc>
          <w:tcPr>
            <w:tcW w:w="236" w:type="dxa"/>
            <w:noWrap/>
            <w:hideMark/>
          </w:tcPr>
          <w:p w14:paraId="06C1E0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27.1876332</w:t>
            </w:r>
          </w:p>
        </w:tc>
        <w:tc>
          <w:tcPr>
            <w:tcW w:w="236" w:type="dxa"/>
            <w:noWrap/>
            <w:hideMark/>
          </w:tcPr>
          <w:p w14:paraId="56D6E2A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27.1876988</w:t>
            </w:r>
          </w:p>
        </w:tc>
        <w:tc>
          <w:tcPr>
            <w:tcW w:w="236" w:type="dxa"/>
            <w:noWrap/>
            <w:hideMark/>
          </w:tcPr>
          <w:p w14:paraId="0CC1615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0.00018666</w:t>
            </w:r>
          </w:p>
        </w:tc>
      </w:tr>
      <w:tr w:rsidR="008B378D" w:rsidRPr="008B378D" w14:paraId="37E24BE5" w14:textId="77777777" w:rsidTr="008B378D">
        <w:trPr>
          <w:trHeight w:val="20"/>
        </w:trPr>
        <w:tc>
          <w:tcPr>
            <w:tcW w:w="236" w:type="dxa"/>
            <w:noWrap/>
            <w:hideMark/>
          </w:tcPr>
          <w:p w14:paraId="06DCBE6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Solanaceae</w:t>
            </w:r>
          </w:p>
        </w:tc>
        <w:tc>
          <w:tcPr>
            <w:tcW w:w="236" w:type="dxa"/>
            <w:noWrap/>
            <w:hideMark/>
          </w:tcPr>
          <w:p w14:paraId="5D8251C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B876A7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0.01382659</w:t>
            </w:r>
          </w:p>
        </w:tc>
        <w:tc>
          <w:tcPr>
            <w:tcW w:w="236" w:type="dxa"/>
            <w:noWrap/>
            <w:hideMark/>
          </w:tcPr>
          <w:p w14:paraId="450C8C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0.16530149</w:t>
            </w:r>
          </w:p>
        </w:tc>
        <w:tc>
          <w:tcPr>
            <w:tcW w:w="236" w:type="dxa"/>
            <w:noWrap/>
            <w:hideMark/>
          </w:tcPr>
          <w:p w14:paraId="0D7633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7.87E-05</w:t>
            </w:r>
          </w:p>
        </w:tc>
        <w:tc>
          <w:tcPr>
            <w:tcW w:w="236" w:type="dxa"/>
            <w:noWrap/>
            <w:hideMark/>
          </w:tcPr>
          <w:p w14:paraId="0AA2E0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25.6218135</w:t>
            </w:r>
          </w:p>
        </w:tc>
        <w:tc>
          <w:tcPr>
            <w:tcW w:w="236" w:type="dxa"/>
            <w:noWrap/>
            <w:hideMark/>
          </w:tcPr>
          <w:p w14:paraId="258AE23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25.6218136</w:t>
            </w:r>
          </w:p>
        </w:tc>
        <w:tc>
          <w:tcPr>
            <w:tcW w:w="236" w:type="dxa"/>
            <w:noWrap/>
            <w:hideMark/>
          </w:tcPr>
          <w:p w14:paraId="5C154A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0.00023809</w:t>
            </w:r>
          </w:p>
        </w:tc>
      </w:tr>
      <w:tr w:rsidR="008B378D" w:rsidRPr="008B378D" w14:paraId="6B2E972B" w14:textId="77777777" w:rsidTr="008B378D">
        <w:trPr>
          <w:trHeight w:val="20"/>
        </w:trPr>
        <w:tc>
          <w:tcPr>
            <w:tcW w:w="236" w:type="dxa"/>
            <w:noWrap/>
            <w:hideMark/>
          </w:tcPr>
          <w:p w14:paraId="7F86725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63DD983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7259F1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0.06163745</w:t>
            </w:r>
          </w:p>
        </w:tc>
        <w:tc>
          <w:tcPr>
            <w:tcW w:w="236" w:type="dxa"/>
            <w:noWrap/>
            <w:hideMark/>
          </w:tcPr>
          <w:p w14:paraId="0955342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0.11487522</w:t>
            </w:r>
          </w:p>
        </w:tc>
        <w:tc>
          <w:tcPr>
            <w:tcW w:w="236" w:type="dxa"/>
            <w:noWrap/>
            <w:hideMark/>
          </w:tcPr>
          <w:p w14:paraId="24BDE31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1.30E-05</w:t>
            </w:r>
          </w:p>
        </w:tc>
        <w:tc>
          <w:tcPr>
            <w:tcW w:w="236" w:type="dxa"/>
            <w:noWrap/>
            <w:hideMark/>
          </w:tcPr>
          <w:p w14:paraId="23BD51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29.1761336</w:t>
            </w:r>
          </w:p>
        </w:tc>
        <w:tc>
          <w:tcPr>
            <w:tcW w:w="236" w:type="dxa"/>
            <w:noWrap/>
            <w:hideMark/>
          </w:tcPr>
          <w:p w14:paraId="30E20B8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29.1763155</w:t>
            </w:r>
          </w:p>
        </w:tc>
        <w:tc>
          <w:tcPr>
            <w:tcW w:w="236" w:type="dxa"/>
            <w:noWrap/>
            <w:hideMark/>
          </w:tcPr>
          <w:p w14:paraId="6AE1956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0.0001138</w:t>
            </w:r>
          </w:p>
        </w:tc>
      </w:tr>
      <w:tr w:rsidR="008B378D" w:rsidRPr="008B378D" w14:paraId="589DBF3A" w14:textId="77777777" w:rsidTr="008B378D">
        <w:trPr>
          <w:trHeight w:val="20"/>
        </w:trPr>
        <w:tc>
          <w:tcPr>
            <w:tcW w:w="236" w:type="dxa"/>
            <w:noWrap/>
            <w:hideMark/>
          </w:tcPr>
          <w:p w14:paraId="756A305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05CDBD8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0ED57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0.07627419</w:t>
            </w:r>
          </w:p>
        </w:tc>
        <w:tc>
          <w:tcPr>
            <w:tcW w:w="236" w:type="dxa"/>
            <w:noWrap/>
            <w:hideMark/>
          </w:tcPr>
          <w:p w14:paraId="6C30D06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0.0634584</w:t>
            </w:r>
          </w:p>
        </w:tc>
        <w:tc>
          <w:tcPr>
            <w:tcW w:w="236" w:type="dxa"/>
            <w:noWrap/>
            <w:hideMark/>
          </w:tcPr>
          <w:p w14:paraId="27B8F5D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7.21E-05</w:t>
            </w:r>
          </w:p>
        </w:tc>
        <w:tc>
          <w:tcPr>
            <w:tcW w:w="236" w:type="dxa"/>
            <w:noWrap/>
            <w:hideMark/>
          </w:tcPr>
          <w:p w14:paraId="7DBBDF8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27.2564202</w:t>
            </w:r>
          </w:p>
        </w:tc>
        <w:tc>
          <w:tcPr>
            <w:tcW w:w="236" w:type="dxa"/>
            <w:noWrap/>
            <w:hideMark/>
          </w:tcPr>
          <w:p w14:paraId="2B7BB84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27.4590681</w:t>
            </w:r>
          </w:p>
        </w:tc>
        <w:tc>
          <w:tcPr>
            <w:tcW w:w="236" w:type="dxa"/>
            <w:noWrap/>
            <w:hideMark/>
          </w:tcPr>
          <w:p w14:paraId="445A55E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0.00057905</w:t>
            </w:r>
          </w:p>
        </w:tc>
      </w:tr>
    </w:tbl>
    <w:p w14:paraId="06A8AD56" w14:textId="77777777" w:rsidR="00682E97" w:rsidRPr="002B0243" w:rsidRDefault="00682E97" w:rsidP="004C7D04">
      <w:pPr>
        <w:rPr>
          <w:rFonts w:ascii="Times New Roman" w:hAnsi="Times New Roman" w:cs="Times New Roman"/>
        </w:rPr>
      </w:pPr>
    </w:p>
    <w:p w14:paraId="100E6981" w14:textId="77777777" w:rsidR="00682E97" w:rsidRPr="002B0243" w:rsidRDefault="00682E97" w:rsidP="004C7D04">
      <w:pPr>
        <w:rPr>
          <w:rFonts w:ascii="Times New Roman" w:hAnsi="Times New Roman" w:cs="Times New Roman"/>
        </w:rPr>
      </w:pPr>
      <w:r w:rsidRPr="002B0243">
        <w:rPr>
          <w:rFonts w:ascii="Times New Roman" w:hAnsi="Times New Roman" w:cs="Times New Roman"/>
        </w:rPr>
        <w:br w:type="page"/>
      </w:r>
    </w:p>
    <w:p w14:paraId="13F22241" w14:textId="2F446C1E" w:rsidR="00682E97" w:rsidRPr="002B0243" w:rsidRDefault="00682E97" w:rsidP="004C7D04">
      <w:pPr>
        <w:rPr>
          <w:rFonts w:ascii="Times New Roman" w:hAnsi="Times New Roman" w:cs="Times New Roman"/>
        </w:rPr>
      </w:pPr>
      <w:r w:rsidRPr="002B0243">
        <w:rPr>
          <w:rFonts w:ascii="Times New Roman" w:hAnsi="Times New Roman" w:cs="Times New Roman"/>
        </w:rPr>
        <w:lastRenderedPageBreak/>
        <w:t xml:space="preserve">Table S4.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BIO6</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8B378D" w:rsidRPr="008B378D" w14:paraId="0E8F11FE" w14:textId="77777777" w:rsidTr="008B378D">
        <w:trPr>
          <w:trHeight w:val="20"/>
        </w:trPr>
        <w:tc>
          <w:tcPr>
            <w:tcW w:w="236" w:type="dxa"/>
            <w:noWrap/>
            <w:hideMark/>
          </w:tcPr>
          <w:p w14:paraId="4A51074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Group.1</w:t>
            </w:r>
          </w:p>
        </w:tc>
        <w:tc>
          <w:tcPr>
            <w:tcW w:w="236" w:type="dxa"/>
            <w:noWrap/>
            <w:hideMark/>
          </w:tcPr>
          <w:p w14:paraId="2191E2F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Group.2</w:t>
            </w:r>
          </w:p>
        </w:tc>
        <w:tc>
          <w:tcPr>
            <w:tcW w:w="236" w:type="dxa"/>
            <w:noWrap/>
            <w:hideMark/>
          </w:tcPr>
          <w:p w14:paraId="74BD47A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rates</w:t>
            </w:r>
          </w:p>
        </w:tc>
        <w:tc>
          <w:tcPr>
            <w:tcW w:w="236" w:type="dxa"/>
            <w:noWrap/>
            <w:hideMark/>
          </w:tcPr>
          <w:p w14:paraId="1C73437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alpha</w:t>
            </w:r>
          </w:p>
        </w:tc>
        <w:tc>
          <w:tcPr>
            <w:tcW w:w="236" w:type="dxa"/>
            <w:noWrap/>
            <w:hideMark/>
          </w:tcPr>
          <w:p w14:paraId="0CEFE5B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proofErr w:type="gramStart"/>
            <w:r w:rsidRPr="008B378D">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6A4BEA1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theta</w:t>
            </w:r>
          </w:p>
        </w:tc>
        <w:tc>
          <w:tcPr>
            <w:tcW w:w="236" w:type="dxa"/>
            <w:noWrap/>
            <w:hideMark/>
          </w:tcPr>
          <w:p w14:paraId="7D5FEA3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63AA125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expected_var</w:t>
            </w:r>
            <w:proofErr w:type="spellEnd"/>
          </w:p>
        </w:tc>
      </w:tr>
      <w:tr w:rsidR="008B378D" w:rsidRPr="008B378D" w14:paraId="1F817958" w14:textId="77777777" w:rsidTr="008B378D">
        <w:trPr>
          <w:trHeight w:val="20"/>
        </w:trPr>
        <w:tc>
          <w:tcPr>
            <w:tcW w:w="236" w:type="dxa"/>
            <w:noWrap/>
            <w:hideMark/>
          </w:tcPr>
          <w:p w14:paraId="21B1E41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Alysseae</w:t>
            </w:r>
            <w:proofErr w:type="spellEnd"/>
          </w:p>
        </w:tc>
        <w:tc>
          <w:tcPr>
            <w:tcW w:w="236" w:type="dxa"/>
            <w:noWrap/>
            <w:hideMark/>
          </w:tcPr>
          <w:p w14:paraId="4087FD4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C0C6C1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0.05161333</w:t>
            </w:r>
          </w:p>
        </w:tc>
        <w:tc>
          <w:tcPr>
            <w:tcW w:w="236" w:type="dxa"/>
            <w:noWrap/>
            <w:hideMark/>
          </w:tcPr>
          <w:p w14:paraId="439BFD1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6.22818656</w:t>
            </w:r>
          </w:p>
        </w:tc>
        <w:tc>
          <w:tcPr>
            <w:tcW w:w="236" w:type="dxa"/>
            <w:noWrap/>
            <w:hideMark/>
          </w:tcPr>
          <w:p w14:paraId="5248EE1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0.00420731</w:t>
            </w:r>
          </w:p>
        </w:tc>
        <w:tc>
          <w:tcPr>
            <w:tcW w:w="236" w:type="dxa"/>
            <w:noWrap/>
            <w:hideMark/>
          </w:tcPr>
          <w:p w14:paraId="52E2AB9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-2.5872065</w:t>
            </w:r>
          </w:p>
        </w:tc>
        <w:tc>
          <w:tcPr>
            <w:tcW w:w="236" w:type="dxa"/>
            <w:noWrap/>
            <w:hideMark/>
          </w:tcPr>
          <w:p w14:paraId="5CDCB0E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-2.6130718</w:t>
            </w:r>
          </w:p>
        </w:tc>
        <w:tc>
          <w:tcPr>
            <w:tcW w:w="236" w:type="dxa"/>
            <w:noWrap/>
            <w:hideMark/>
          </w:tcPr>
          <w:p w14:paraId="197B052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0.00035728</w:t>
            </w:r>
          </w:p>
        </w:tc>
      </w:tr>
      <w:tr w:rsidR="008B378D" w:rsidRPr="008B378D" w14:paraId="38F87353" w14:textId="77777777" w:rsidTr="008B378D">
        <w:trPr>
          <w:trHeight w:val="20"/>
        </w:trPr>
        <w:tc>
          <w:tcPr>
            <w:tcW w:w="236" w:type="dxa"/>
            <w:noWrap/>
            <w:hideMark/>
          </w:tcPr>
          <w:p w14:paraId="4518E61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73F878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B3FF0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0.03153751</w:t>
            </w:r>
          </w:p>
        </w:tc>
        <w:tc>
          <w:tcPr>
            <w:tcW w:w="236" w:type="dxa"/>
            <w:noWrap/>
            <w:hideMark/>
          </w:tcPr>
          <w:p w14:paraId="2EF98AB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0.05956301</w:t>
            </w:r>
          </w:p>
        </w:tc>
        <w:tc>
          <w:tcPr>
            <w:tcW w:w="236" w:type="dxa"/>
            <w:noWrap/>
            <w:hideMark/>
          </w:tcPr>
          <w:p w14:paraId="364BFEE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4.77E-05</w:t>
            </w:r>
          </w:p>
        </w:tc>
        <w:tc>
          <w:tcPr>
            <w:tcW w:w="236" w:type="dxa"/>
            <w:noWrap/>
            <w:hideMark/>
          </w:tcPr>
          <w:p w14:paraId="1C7F9F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4.16352647</w:t>
            </w:r>
          </w:p>
        </w:tc>
        <w:tc>
          <w:tcPr>
            <w:tcW w:w="236" w:type="dxa"/>
            <w:noWrap/>
            <w:hideMark/>
          </w:tcPr>
          <w:p w14:paraId="671767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4.16319215</w:t>
            </w:r>
          </w:p>
        </w:tc>
        <w:tc>
          <w:tcPr>
            <w:tcW w:w="236" w:type="dxa"/>
            <w:noWrap/>
            <w:hideMark/>
          </w:tcPr>
          <w:p w14:paraId="07EA0C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0.00040351</w:t>
            </w:r>
          </w:p>
        </w:tc>
      </w:tr>
      <w:tr w:rsidR="008B378D" w:rsidRPr="008B378D" w14:paraId="209F9F01" w14:textId="77777777" w:rsidTr="008B378D">
        <w:trPr>
          <w:trHeight w:val="20"/>
        </w:trPr>
        <w:tc>
          <w:tcPr>
            <w:tcW w:w="236" w:type="dxa"/>
            <w:noWrap/>
            <w:hideMark/>
          </w:tcPr>
          <w:p w14:paraId="2E6D12D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Apioideae</w:t>
            </w:r>
            <w:proofErr w:type="spellEnd"/>
          </w:p>
        </w:tc>
        <w:tc>
          <w:tcPr>
            <w:tcW w:w="236" w:type="dxa"/>
            <w:noWrap/>
            <w:hideMark/>
          </w:tcPr>
          <w:p w14:paraId="29798EB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764C19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0.01369082</w:t>
            </w:r>
          </w:p>
        </w:tc>
        <w:tc>
          <w:tcPr>
            <w:tcW w:w="236" w:type="dxa"/>
            <w:noWrap/>
            <w:hideMark/>
          </w:tcPr>
          <w:p w14:paraId="2F62D5A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0.11671906</w:t>
            </w:r>
          </w:p>
        </w:tc>
        <w:tc>
          <w:tcPr>
            <w:tcW w:w="236" w:type="dxa"/>
            <w:noWrap/>
            <w:hideMark/>
          </w:tcPr>
          <w:p w14:paraId="7DAA684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5.17E-05</w:t>
            </w:r>
          </w:p>
        </w:tc>
        <w:tc>
          <w:tcPr>
            <w:tcW w:w="236" w:type="dxa"/>
            <w:noWrap/>
            <w:hideMark/>
          </w:tcPr>
          <w:p w14:paraId="0D6FC0D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2.79702488</w:t>
            </w:r>
          </w:p>
        </w:tc>
        <w:tc>
          <w:tcPr>
            <w:tcW w:w="236" w:type="dxa"/>
            <w:noWrap/>
            <w:hideMark/>
          </w:tcPr>
          <w:p w14:paraId="1344D4F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0.0871027</w:t>
            </w:r>
          </w:p>
        </w:tc>
        <w:tc>
          <w:tcPr>
            <w:tcW w:w="236" w:type="dxa"/>
            <w:noWrap/>
            <w:hideMark/>
          </w:tcPr>
          <w:p w14:paraId="52ABB73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0.00036986</w:t>
            </w:r>
          </w:p>
        </w:tc>
      </w:tr>
      <w:tr w:rsidR="008B378D" w:rsidRPr="008B378D" w14:paraId="672C280A" w14:textId="77777777" w:rsidTr="008B378D">
        <w:trPr>
          <w:trHeight w:val="20"/>
        </w:trPr>
        <w:tc>
          <w:tcPr>
            <w:tcW w:w="236" w:type="dxa"/>
            <w:noWrap/>
            <w:hideMark/>
          </w:tcPr>
          <w:p w14:paraId="26A3B8C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Arabideae</w:t>
            </w:r>
            <w:proofErr w:type="spellEnd"/>
          </w:p>
        </w:tc>
        <w:tc>
          <w:tcPr>
            <w:tcW w:w="236" w:type="dxa"/>
            <w:noWrap/>
            <w:hideMark/>
          </w:tcPr>
          <w:p w14:paraId="71F4E58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B16B5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1.57546449</w:t>
            </w:r>
          </w:p>
        </w:tc>
        <w:tc>
          <w:tcPr>
            <w:tcW w:w="236" w:type="dxa"/>
            <w:noWrap/>
            <w:hideMark/>
          </w:tcPr>
          <w:p w14:paraId="114D1F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1.02115052</w:t>
            </w:r>
          </w:p>
        </w:tc>
        <w:tc>
          <w:tcPr>
            <w:tcW w:w="236" w:type="dxa"/>
            <w:noWrap/>
            <w:hideMark/>
          </w:tcPr>
          <w:p w14:paraId="56C1679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0.00222512</w:t>
            </w:r>
          </w:p>
        </w:tc>
        <w:tc>
          <w:tcPr>
            <w:tcW w:w="236" w:type="dxa"/>
            <w:noWrap/>
            <w:hideMark/>
          </w:tcPr>
          <w:p w14:paraId="54B05BE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-8.9057323</w:t>
            </w:r>
          </w:p>
        </w:tc>
        <w:tc>
          <w:tcPr>
            <w:tcW w:w="236" w:type="dxa"/>
            <w:noWrap/>
            <w:hideMark/>
          </w:tcPr>
          <w:p w14:paraId="0CC3A34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-9.3703577</w:t>
            </w:r>
          </w:p>
        </w:tc>
        <w:tc>
          <w:tcPr>
            <w:tcW w:w="236" w:type="dxa"/>
            <w:noWrap/>
            <w:hideMark/>
          </w:tcPr>
          <w:p w14:paraId="485B071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0.0010899</w:t>
            </w:r>
          </w:p>
        </w:tc>
      </w:tr>
      <w:tr w:rsidR="008B378D" w:rsidRPr="008B378D" w14:paraId="005CED10" w14:textId="77777777" w:rsidTr="008B378D">
        <w:trPr>
          <w:trHeight w:val="20"/>
        </w:trPr>
        <w:tc>
          <w:tcPr>
            <w:tcW w:w="236" w:type="dxa"/>
            <w:noWrap/>
            <w:hideMark/>
          </w:tcPr>
          <w:p w14:paraId="2408FF4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0836BD2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7038A5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0.01404574</w:t>
            </w:r>
          </w:p>
        </w:tc>
        <w:tc>
          <w:tcPr>
            <w:tcW w:w="236" w:type="dxa"/>
            <w:noWrap/>
            <w:hideMark/>
          </w:tcPr>
          <w:p w14:paraId="1DDFDB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0.00331545</w:t>
            </w:r>
          </w:p>
        </w:tc>
        <w:tc>
          <w:tcPr>
            <w:tcW w:w="236" w:type="dxa"/>
            <w:noWrap/>
            <w:hideMark/>
          </w:tcPr>
          <w:p w14:paraId="2FFAE6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2.63E-05</w:t>
            </w:r>
          </w:p>
        </w:tc>
        <w:tc>
          <w:tcPr>
            <w:tcW w:w="236" w:type="dxa"/>
            <w:noWrap/>
            <w:hideMark/>
          </w:tcPr>
          <w:p w14:paraId="476392C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4.33322988</w:t>
            </w:r>
          </w:p>
        </w:tc>
        <w:tc>
          <w:tcPr>
            <w:tcW w:w="236" w:type="dxa"/>
            <w:noWrap/>
            <w:hideMark/>
          </w:tcPr>
          <w:p w14:paraId="52031A8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5.0580273</w:t>
            </w:r>
          </w:p>
        </w:tc>
        <w:tc>
          <w:tcPr>
            <w:tcW w:w="236" w:type="dxa"/>
            <w:noWrap/>
            <w:hideMark/>
          </w:tcPr>
          <w:p w14:paraId="5C1DDA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0.00160415</w:t>
            </w:r>
          </w:p>
        </w:tc>
      </w:tr>
      <w:tr w:rsidR="008B378D" w:rsidRPr="008B378D" w14:paraId="1CB7C7D8" w14:textId="77777777" w:rsidTr="008B378D">
        <w:trPr>
          <w:trHeight w:val="20"/>
        </w:trPr>
        <w:tc>
          <w:tcPr>
            <w:tcW w:w="236" w:type="dxa"/>
            <w:noWrap/>
            <w:hideMark/>
          </w:tcPr>
          <w:p w14:paraId="07FF29F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Brassiceae</w:t>
            </w:r>
            <w:proofErr w:type="spellEnd"/>
          </w:p>
        </w:tc>
        <w:tc>
          <w:tcPr>
            <w:tcW w:w="236" w:type="dxa"/>
            <w:noWrap/>
            <w:hideMark/>
          </w:tcPr>
          <w:p w14:paraId="62FA00E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C01CF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0.05940327</w:t>
            </w:r>
          </w:p>
        </w:tc>
        <w:tc>
          <w:tcPr>
            <w:tcW w:w="236" w:type="dxa"/>
            <w:noWrap/>
            <w:hideMark/>
          </w:tcPr>
          <w:p w14:paraId="5C81CBB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8.37844032</w:t>
            </w:r>
          </w:p>
        </w:tc>
        <w:tc>
          <w:tcPr>
            <w:tcW w:w="236" w:type="dxa"/>
            <w:noWrap/>
            <w:hideMark/>
          </w:tcPr>
          <w:p w14:paraId="7A704AF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0.00515641</w:t>
            </w:r>
          </w:p>
        </w:tc>
        <w:tc>
          <w:tcPr>
            <w:tcW w:w="236" w:type="dxa"/>
            <w:noWrap/>
            <w:hideMark/>
          </w:tcPr>
          <w:p w14:paraId="40F90E1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2.79205995</w:t>
            </w:r>
          </w:p>
        </w:tc>
        <w:tc>
          <w:tcPr>
            <w:tcW w:w="236" w:type="dxa"/>
            <w:noWrap/>
            <w:hideMark/>
          </w:tcPr>
          <w:p w14:paraId="2D9E8E4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2.79147376</w:t>
            </w:r>
          </w:p>
        </w:tc>
        <w:tc>
          <w:tcPr>
            <w:tcW w:w="236" w:type="dxa"/>
            <w:noWrap/>
            <w:hideMark/>
          </w:tcPr>
          <w:p w14:paraId="36C41DC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0.00031426</w:t>
            </w:r>
          </w:p>
        </w:tc>
      </w:tr>
      <w:tr w:rsidR="008B378D" w:rsidRPr="008B378D" w14:paraId="6079CB05" w14:textId="77777777" w:rsidTr="008B378D">
        <w:trPr>
          <w:trHeight w:val="20"/>
        </w:trPr>
        <w:tc>
          <w:tcPr>
            <w:tcW w:w="236" w:type="dxa"/>
            <w:noWrap/>
            <w:hideMark/>
          </w:tcPr>
          <w:p w14:paraId="517A6DC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60D3447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3F7424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0.03710529</w:t>
            </w:r>
          </w:p>
        </w:tc>
        <w:tc>
          <w:tcPr>
            <w:tcW w:w="236" w:type="dxa"/>
            <w:noWrap/>
            <w:hideMark/>
          </w:tcPr>
          <w:p w14:paraId="5FB699F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14.9016984</w:t>
            </w:r>
          </w:p>
        </w:tc>
        <w:tc>
          <w:tcPr>
            <w:tcW w:w="236" w:type="dxa"/>
            <w:noWrap/>
            <w:hideMark/>
          </w:tcPr>
          <w:p w14:paraId="7B3CD84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0.00896339</w:t>
            </w:r>
          </w:p>
        </w:tc>
        <w:tc>
          <w:tcPr>
            <w:tcW w:w="236" w:type="dxa"/>
            <w:noWrap/>
            <w:hideMark/>
          </w:tcPr>
          <w:p w14:paraId="684286F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-0.8557734</w:t>
            </w:r>
          </w:p>
        </w:tc>
        <w:tc>
          <w:tcPr>
            <w:tcW w:w="236" w:type="dxa"/>
            <w:noWrap/>
            <w:hideMark/>
          </w:tcPr>
          <w:p w14:paraId="5B419EB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-0.9579275</w:t>
            </w:r>
          </w:p>
        </w:tc>
        <w:tc>
          <w:tcPr>
            <w:tcW w:w="236" w:type="dxa"/>
            <w:noWrap/>
            <w:hideMark/>
          </w:tcPr>
          <w:p w14:paraId="7F7256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0.00031157</w:t>
            </w:r>
          </w:p>
        </w:tc>
      </w:tr>
      <w:tr w:rsidR="008B378D" w:rsidRPr="008B378D" w14:paraId="4B6F0042" w14:textId="77777777" w:rsidTr="008B378D">
        <w:trPr>
          <w:trHeight w:val="20"/>
        </w:trPr>
        <w:tc>
          <w:tcPr>
            <w:tcW w:w="236" w:type="dxa"/>
            <w:noWrap/>
            <w:hideMark/>
          </w:tcPr>
          <w:p w14:paraId="3B6E6E1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Cardueae</w:t>
            </w:r>
            <w:proofErr w:type="spellEnd"/>
          </w:p>
        </w:tc>
        <w:tc>
          <w:tcPr>
            <w:tcW w:w="236" w:type="dxa"/>
            <w:noWrap/>
            <w:hideMark/>
          </w:tcPr>
          <w:p w14:paraId="168211B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6EE7D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0.07951689</w:t>
            </w:r>
          </w:p>
        </w:tc>
        <w:tc>
          <w:tcPr>
            <w:tcW w:w="236" w:type="dxa"/>
            <w:noWrap/>
            <w:hideMark/>
          </w:tcPr>
          <w:p w14:paraId="5651D0D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0.04745138</w:t>
            </w:r>
          </w:p>
        </w:tc>
        <w:tc>
          <w:tcPr>
            <w:tcW w:w="236" w:type="dxa"/>
            <w:noWrap/>
            <w:hideMark/>
          </w:tcPr>
          <w:p w14:paraId="1BC6E3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5.89E-05</w:t>
            </w:r>
          </w:p>
        </w:tc>
        <w:tc>
          <w:tcPr>
            <w:tcW w:w="236" w:type="dxa"/>
            <w:noWrap/>
            <w:hideMark/>
          </w:tcPr>
          <w:p w14:paraId="380E27C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24.2413272</w:t>
            </w:r>
          </w:p>
        </w:tc>
        <w:tc>
          <w:tcPr>
            <w:tcW w:w="236" w:type="dxa"/>
            <w:noWrap/>
            <w:hideMark/>
          </w:tcPr>
          <w:p w14:paraId="1218DCD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5.22621163</w:t>
            </w:r>
          </w:p>
        </w:tc>
        <w:tc>
          <w:tcPr>
            <w:tcW w:w="236" w:type="dxa"/>
            <w:noWrap/>
            <w:hideMark/>
          </w:tcPr>
          <w:p w14:paraId="5EDC7B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0.00075799</w:t>
            </w:r>
          </w:p>
        </w:tc>
      </w:tr>
      <w:tr w:rsidR="008B378D" w:rsidRPr="008B378D" w14:paraId="08FF3B8F" w14:textId="77777777" w:rsidTr="008B378D">
        <w:trPr>
          <w:trHeight w:val="20"/>
        </w:trPr>
        <w:tc>
          <w:tcPr>
            <w:tcW w:w="236" w:type="dxa"/>
            <w:noWrap/>
            <w:hideMark/>
          </w:tcPr>
          <w:p w14:paraId="7C69CEA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CES</w:t>
            </w:r>
          </w:p>
        </w:tc>
        <w:tc>
          <w:tcPr>
            <w:tcW w:w="236" w:type="dxa"/>
            <w:noWrap/>
            <w:hideMark/>
          </w:tcPr>
          <w:p w14:paraId="022A8F8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5CFF47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0.08983146</w:t>
            </w:r>
          </w:p>
        </w:tc>
        <w:tc>
          <w:tcPr>
            <w:tcW w:w="236" w:type="dxa"/>
            <w:noWrap/>
            <w:hideMark/>
          </w:tcPr>
          <w:p w14:paraId="05E1962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0.00061035</w:t>
            </w:r>
          </w:p>
        </w:tc>
        <w:tc>
          <w:tcPr>
            <w:tcW w:w="236" w:type="dxa"/>
            <w:noWrap/>
            <w:hideMark/>
          </w:tcPr>
          <w:p w14:paraId="3A4B28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4.97E-05</w:t>
            </w:r>
          </w:p>
        </w:tc>
        <w:tc>
          <w:tcPr>
            <w:tcW w:w="236" w:type="dxa"/>
            <w:noWrap/>
            <w:hideMark/>
          </w:tcPr>
          <w:p w14:paraId="7053C1F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-6.9837056</w:t>
            </w:r>
          </w:p>
        </w:tc>
        <w:tc>
          <w:tcPr>
            <w:tcW w:w="236" w:type="dxa"/>
            <w:noWrap/>
            <w:hideMark/>
          </w:tcPr>
          <w:p w14:paraId="5844183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-8.0944107</w:t>
            </w:r>
          </w:p>
        </w:tc>
        <w:tc>
          <w:tcPr>
            <w:tcW w:w="236" w:type="dxa"/>
            <w:noWrap/>
            <w:hideMark/>
          </w:tcPr>
          <w:p w14:paraId="4761AB8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0.00108717</w:t>
            </w:r>
          </w:p>
        </w:tc>
      </w:tr>
      <w:tr w:rsidR="008B378D" w:rsidRPr="008B378D" w14:paraId="64EDE746" w14:textId="77777777" w:rsidTr="008B378D">
        <w:trPr>
          <w:trHeight w:val="20"/>
        </w:trPr>
        <w:tc>
          <w:tcPr>
            <w:tcW w:w="236" w:type="dxa"/>
            <w:noWrap/>
            <w:hideMark/>
          </w:tcPr>
          <w:p w14:paraId="429C8FA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0B40B89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CF5488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0.0776548</w:t>
            </w:r>
          </w:p>
        </w:tc>
        <w:tc>
          <w:tcPr>
            <w:tcW w:w="236" w:type="dxa"/>
            <w:noWrap/>
            <w:hideMark/>
          </w:tcPr>
          <w:p w14:paraId="78ED13B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0.06377404</w:t>
            </w:r>
          </w:p>
        </w:tc>
        <w:tc>
          <w:tcPr>
            <w:tcW w:w="236" w:type="dxa"/>
            <w:noWrap/>
            <w:hideMark/>
          </w:tcPr>
          <w:p w14:paraId="3A19A8F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1.31E-05</w:t>
            </w:r>
          </w:p>
        </w:tc>
        <w:tc>
          <w:tcPr>
            <w:tcW w:w="236" w:type="dxa"/>
            <w:noWrap/>
            <w:hideMark/>
          </w:tcPr>
          <w:p w14:paraId="057518E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17.7269466</w:t>
            </w:r>
          </w:p>
        </w:tc>
        <w:tc>
          <w:tcPr>
            <w:tcW w:w="236" w:type="dxa"/>
            <w:noWrap/>
            <w:hideMark/>
          </w:tcPr>
          <w:p w14:paraId="784A113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17.5173651</w:t>
            </w:r>
          </w:p>
        </w:tc>
        <w:tc>
          <w:tcPr>
            <w:tcW w:w="236" w:type="dxa"/>
            <w:noWrap/>
            <w:hideMark/>
          </w:tcPr>
          <w:p w14:paraId="4C8352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0.00010645</w:t>
            </w:r>
          </w:p>
        </w:tc>
      </w:tr>
      <w:tr w:rsidR="008B378D" w:rsidRPr="008B378D" w14:paraId="713F78EE" w14:textId="77777777" w:rsidTr="008B378D">
        <w:trPr>
          <w:trHeight w:val="20"/>
        </w:trPr>
        <w:tc>
          <w:tcPr>
            <w:tcW w:w="236" w:type="dxa"/>
            <w:noWrap/>
            <w:hideMark/>
          </w:tcPr>
          <w:p w14:paraId="15CE4C6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Croton</w:t>
            </w:r>
          </w:p>
        </w:tc>
        <w:tc>
          <w:tcPr>
            <w:tcW w:w="236" w:type="dxa"/>
            <w:noWrap/>
            <w:hideMark/>
          </w:tcPr>
          <w:p w14:paraId="2655314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D505D4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0.04789096</w:t>
            </w:r>
          </w:p>
        </w:tc>
        <w:tc>
          <w:tcPr>
            <w:tcW w:w="236" w:type="dxa"/>
            <w:noWrap/>
            <w:hideMark/>
          </w:tcPr>
          <w:p w14:paraId="7F17BA5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0.08200858</w:t>
            </w:r>
          </w:p>
        </w:tc>
        <w:tc>
          <w:tcPr>
            <w:tcW w:w="236" w:type="dxa"/>
            <w:noWrap/>
            <w:hideMark/>
          </w:tcPr>
          <w:p w14:paraId="4C53BED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0.00012471</w:t>
            </w:r>
          </w:p>
        </w:tc>
        <w:tc>
          <w:tcPr>
            <w:tcW w:w="236" w:type="dxa"/>
            <w:noWrap/>
            <w:hideMark/>
          </w:tcPr>
          <w:p w14:paraId="43CD436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0.35893374</w:t>
            </w:r>
          </w:p>
        </w:tc>
        <w:tc>
          <w:tcPr>
            <w:tcW w:w="236" w:type="dxa"/>
            <w:noWrap/>
            <w:hideMark/>
          </w:tcPr>
          <w:p w14:paraId="349FA59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5.81302847</w:t>
            </w:r>
          </w:p>
        </w:tc>
        <w:tc>
          <w:tcPr>
            <w:tcW w:w="236" w:type="dxa"/>
            <w:noWrap/>
            <w:hideMark/>
          </w:tcPr>
          <w:p w14:paraId="6B9FEC7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0.00067711</w:t>
            </w:r>
          </w:p>
        </w:tc>
      </w:tr>
      <w:tr w:rsidR="008B378D" w:rsidRPr="008B378D" w14:paraId="45804D73" w14:textId="77777777" w:rsidTr="008B378D">
        <w:trPr>
          <w:trHeight w:val="20"/>
        </w:trPr>
        <w:tc>
          <w:tcPr>
            <w:tcW w:w="236" w:type="dxa"/>
            <w:noWrap/>
            <w:hideMark/>
          </w:tcPr>
          <w:p w14:paraId="2B0F2B4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Erysimeae</w:t>
            </w:r>
            <w:proofErr w:type="spellEnd"/>
          </w:p>
        </w:tc>
        <w:tc>
          <w:tcPr>
            <w:tcW w:w="236" w:type="dxa"/>
            <w:noWrap/>
            <w:hideMark/>
          </w:tcPr>
          <w:p w14:paraId="7FFC6DD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20F385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0.18334152</w:t>
            </w:r>
          </w:p>
        </w:tc>
        <w:tc>
          <w:tcPr>
            <w:tcW w:w="236" w:type="dxa"/>
            <w:noWrap/>
            <w:hideMark/>
          </w:tcPr>
          <w:p w14:paraId="6CF103B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0.130955</w:t>
            </w:r>
          </w:p>
        </w:tc>
        <w:tc>
          <w:tcPr>
            <w:tcW w:w="236" w:type="dxa"/>
            <w:noWrap/>
            <w:hideMark/>
          </w:tcPr>
          <w:p w14:paraId="7527B6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0.00021388</w:t>
            </w:r>
          </w:p>
        </w:tc>
        <w:tc>
          <w:tcPr>
            <w:tcW w:w="236" w:type="dxa"/>
            <w:noWrap/>
            <w:hideMark/>
          </w:tcPr>
          <w:p w14:paraId="0F89A4E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-5.4326107</w:t>
            </w:r>
          </w:p>
        </w:tc>
        <w:tc>
          <w:tcPr>
            <w:tcW w:w="236" w:type="dxa"/>
            <w:noWrap/>
            <w:hideMark/>
          </w:tcPr>
          <w:p w14:paraId="2E871DC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-5.4313851</w:t>
            </w:r>
          </w:p>
        </w:tc>
        <w:tc>
          <w:tcPr>
            <w:tcW w:w="236" w:type="dxa"/>
            <w:noWrap/>
            <w:hideMark/>
          </w:tcPr>
          <w:p w14:paraId="108E7DE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0.00099315</w:t>
            </w:r>
          </w:p>
        </w:tc>
      </w:tr>
      <w:tr w:rsidR="008B378D" w:rsidRPr="008B378D" w14:paraId="2D58F4BF" w14:textId="77777777" w:rsidTr="008B378D">
        <w:trPr>
          <w:trHeight w:val="20"/>
        </w:trPr>
        <w:tc>
          <w:tcPr>
            <w:tcW w:w="236" w:type="dxa"/>
            <w:noWrap/>
            <w:hideMark/>
          </w:tcPr>
          <w:p w14:paraId="6628026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Euclidieae</w:t>
            </w:r>
            <w:proofErr w:type="spellEnd"/>
          </w:p>
        </w:tc>
        <w:tc>
          <w:tcPr>
            <w:tcW w:w="236" w:type="dxa"/>
            <w:noWrap/>
            <w:hideMark/>
          </w:tcPr>
          <w:p w14:paraId="27F10A2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51F40C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0.04332979</w:t>
            </w:r>
          </w:p>
        </w:tc>
        <w:tc>
          <w:tcPr>
            <w:tcW w:w="236" w:type="dxa"/>
            <w:noWrap/>
            <w:hideMark/>
          </w:tcPr>
          <w:p w14:paraId="7B03E3A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0.78484052</w:t>
            </w:r>
          </w:p>
        </w:tc>
        <w:tc>
          <w:tcPr>
            <w:tcW w:w="236" w:type="dxa"/>
            <w:noWrap/>
            <w:hideMark/>
          </w:tcPr>
          <w:p w14:paraId="5F40AE8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0.00137342</w:t>
            </w:r>
          </w:p>
        </w:tc>
        <w:tc>
          <w:tcPr>
            <w:tcW w:w="236" w:type="dxa"/>
            <w:noWrap/>
            <w:hideMark/>
          </w:tcPr>
          <w:p w14:paraId="4F74EB8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-9.4705188</w:t>
            </w:r>
          </w:p>
        </w:tc>
        <w:tc>
          <w:tcPr>
            <w:tcW w:w="236" w:type="dxa"/>
            <w:noWrap/>
            <w:hideMark/>
          </w:tcPr>
          <w:p w14:paraId="537C7C7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-9.5720676</w:t>
            </w:r>
          </w:p>
        </w:tc>
        <w:tc>
          <w:tcPr>
            <w:tcW w:w="236" w:type="dxa"/>
            <w:noWrap/>
            <w:hideMark/>
          </w:tcPr>
          <w:p w14:paraId="69C107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0.00107547</w:t>
            </w:r>
          </w:p>
        </w:tc>
      </w:tr>
      <w:tr w:rsidR="008B378D" w:rsidRPr="008B378D" w14:paraId="132F0D2C" w14:textId="77777777" w:rsidTr="008B378D">
        <w:trPr>
          <w:trHeight w:val="20"/>
        </w:trPr>
        <w:tc>
          <w:tcPr>
            <w:tcW w:w="236" w:type="dxa"/>
            <w:noWrap/>
            <w:hideMark/>
          </w:tcPr>
          <w:p w14:paraId="48B2165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730F97A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839437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0.04499692</w:t>
            </w:r>
          </w:p>
        </w:tc>
        <w:tc>
          <w:tcPr>
            <w:tcW w:w="236" w:type="dxa"/>
            <w:noWrap/>
            <w:hideMark/>
          </w:tcPr>
          <w:p w14:paraId="07DE4B2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0.0400512</w:t>
            </w:r>
          </w:p>
        </w:tc>
        <w:tc>
          <w:tcPr>
            <w:tcW w:w="236" w:type="dxa"/>
            <w:noWrap/>
            <w:hideMark/>
          </w:tcPr>
          <w:p w14:paraId="75F5FAF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4.37E-05</w:t>
            </w:r>
          </w:p>
        </w:tc>
        <w:tc>
          <w:tcPr>
            <w:tcW w:w="236" w:type="dxa"/>
            <w:noWrap/>
            <w:hideMark/>
          </w:tcPr>
          <w:p w14:paraId="78A9FA3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10.7729575</w:t>
            </w:r>
          </w:p>
        </w:tc>
        <w:tc>
          <w:tcPr>
            <w:tcW w:w="236" w:type="dxa"/>
            <w:noWrap/>
            <w:hideMark/>
          </w:tcPr>
          <w:p w14:paraId="2BF044F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9.68704456</w:t>
            </w:r>
          </w:p>
        </w:tc>
        <w:tc>
          <w:tcPr>
            <w:tcW w:w="236" w:type="dxa"/>
            <w:noWrap/>
            <w:hideMark/>
          </w:tcPr>
          <w:p w14:paraId="3B930B8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0.00054352</w:t>
            </w:r>
          </w:p>
        </w:tc>
      </w:tr>
      <w:tr w:rsidR="008B378D" w:rsidRPr="008B378D" w14:paraId="032B7B98" w14:textId="77777777" w:rsidTr="008B378D">
        <w:trPr>
          <w:trHeight w:val="20"/>
        </w:trPr>
        <w:tc>
          <w:tcPr>
            <w:tcW w:w="236" w:type="dxa"/>
            <w:noWrap/>
            <w:hideMark/>
          </w:tcPr>
          <w:p w14:paraId="0F19088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4E682D8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DA8819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0.01200571</w:t>
            </w:r>
          </w:p>
        </w:tc>
        <w:tc>
          <w:tcPr>
            <w:tcW w:w="236" w:type="dxa"/>
            <w:noWrap/>
            <w:hideMark/>
          </w:tcPr>
          <w:p w14:paraId="14816CD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1.80E-05</w:t>
            </w:r>
          </w:p>
        </w:tc>
        <w:tc>
          <w:tcPr>
            <w:tcW w:w="236" w:type="dxa"/>
            <w:noWrap/>
            <w:hideMark/>
          </w:tcPr>
          <w:p w14:paraId="4439DAF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1.86E-05</w:t>
            </w:r>
          </w:p>
        </w:tc>
        <w:tc>
          <w:tcPr>
            <w:tcW w:w="236" w:type="dxa"/>
            <w:noWrap/>
            <w:hideMark/>
          </w:tcPr>
          <w:p w14:paraId="7A91DB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32.2990803</w:t>
            </w:r>
          </w:p>
        </w:tc>
        <w:tc>
          <w:tcPr>
            <w:tcW w:w="236" w:type="dxa"/>
            <w:noWrap/>
            <w:hideMark/>
          </w:tcPr>
          <w:p w14:paraId="4892E01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11.351057</w:t>
            </w:r>
          </w:p>
        </w:tc>
        <w:tc>
          <w:tcPr>
            <w:tcW w:w="236" w:type="dxa"/>
            <w:noWrap/>
            <w:hideMark/>
          </w:tcPr>
          <w:p w14:paraId="45AC6F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0.00128112</w:t>
            </w:r>
          </w:p>
        </w:tc>
      </w:tr>
      <w:tr w:rsidR="008B378D" w:rsidRPr="008B378D" w14:paraId="1B98887A" w14:textId="77777777" w:rsidTr="008B378D">
        <w:trPr>
          <w:trHeight w:val="20"/>
        </w:trPr>
        <w:tc>
          <w:tcPr>
            <w:tcW w:w="236" w:type="dxa"/>
            <w:noWrap/>
            <w:hideMark/>
          </w:tcPr>
          <w:p w14:paraId="36311DD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155337C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48F6FE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0.0188415</w:t>
            </w:r>
          </w:p>
        </w:tc>
        <w:tc>
          <w:tcPr>
            <w:tcW w:w="236" w:type="dxa"/>
            <w:noWrap/>
            <w:hideMark/>
          </w:tcPr>
          <w:p w14:paraId="7DC5145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0.03116208</w:t>
            </w:r>
          </w:p>
        </w:tc>
        <w:tc>
          <w:tcPr>
            <w:tcW w:w="236" w:type="dxa"/>
            <w:noWrap/>
            <w:hideMark/>
          </w:tcPr>
          <w:p w14:paraId="0CAA072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2.40E-05</w:t>
            </w:r>
          </w:p>
        </w:tc>
        <w:tc>
          <w:tcPr>
            <w:tcW w:w="236" w:type="dxa"/>
            <w:noWrap/>
            <w:hideMark/>
          </w:tcPr>
          <w:p w14:paraId="71E129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14.1142749</w:t>
            </w:r>
          </w:p>
        </w:tc>
        <w:tc>
          <w:tcPr>
            <w:tcW w:w="236" w:type="dxa"/>
            <w:noWrap/>
            <w:hideMark/>
          </w:tcPr>
          <w:p w14:paraId="660E688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14.2676253</w:t>
            </w:r>
          </w:p>
        </w:tc>
        <w:tc>
          <w:tcPr>
            <w:tcW w:w="236" w:type="dxa"/>
            <w:noWrap/>
            <w:hideMark/>
          </w:tcPr>
          <w:p w14:paraId="51CC099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0.00038977</w:t>
            </w:r>
          </w:p>
        </w:tc>
      </w:tr>
      <w:tr w:rsidR="008B378D" w:rsidRPr="008B378D" w14:paraId="41E3F436" w14:textId="77777777" w:rsidTr="008B378D">
        <w:trPr>
          <w:trHeight w:val="20"/>
        </w:trPr>
        <w:tc>
          <w:tcPr>
            <w:tcW w:w="236" w:type="dxa"/>
            <w:noWrap/>
            <w:hideMark/>
          </w:tcPr>
          <w:p w14:paraId="45B860A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4D60A03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EEF24A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0.03543767</w:t>
            </w:r>
          </w:p>
        </w:tc>
        <w:tc>
          <w:tcPr>
            <w:tcW w:w="236" w:type="dxa"/>
            <w:noWrap/>
            <w:hideMark/>
          </w:tcPr>
          <w:p w14:paraId="075D661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0.72214292</w:t>
            </w:r>
          </w:p>
        </w:tc>
        <w:tc>
          <w:tcPr>
            <w:tcW w:w="236" w:type="dxa"/>
            <w:noWrap/>
            <w:hideMark/>
          </w:tcPr>
          <w:p w14:paraId="252186C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6.28E-05</w:t>
            </w:r>
          </w:p>
        </w:tc>
        <w:tc>
          <w:tcPr>
            <w:tcW w:w="236" w:type="dxa"/>
            <w:noWrap/>
            <w:hideMark/>
          </w:tcPr>
          <w:p w14:paraId="123B2EC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4.42898155</w:t>
            </w:r>
          </w:p>
        </w:tc>
        <w:tc>
          <w:tcPr>
            <w:tcW w:w="236" w:type="dxa"/>
            <w:noWrap/>
            <w:hideMark/>
          </w:tcPr>
          <w:p w14:paraId="037F00A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4.42874101</w:t>
            </w:r>
          </w:p>
        </w:tc>
        <w:tc>
          <w:tcPr>
            <w:tcW w:w="236" w:type="dxa"/>
            <w:noWrap/>
            <w:hideMark/>
          </w:tcPr>
          <w:p w14:paraId="3A49F2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6.42E-05</w:t>
            </w:r>
          </w:p>
        </w:tc>
      </w:tr>
      <w:tr w:rsidR="008B378D" w:rsidRPr="008B378D" w14:paraId="5AEE8B9A" w14:textId="77777777" w:rsidTr="008B378D">
        <w:trPr>
          <w:trHeight w:val="20"/>
        </w:trPr>
        <w:tc>
          <w:tcPr>
            <w:tcW w:w="236" w:type="dxa"/>
            <w:noWrap/>
            <w:hideMark/>
          </w:tcPr>
          <w:p w14:paraId="611CA35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Hypericum</w:t>
            </w:r>
          </w:p>
        </w:tc>
        <w:tc>
          <w:tcPr>
            <w:tcW w:w="236" w:type="dxa"/>
            <w:noWrap/>
            <w:hideMark/>
          </w:tcPr>
          <w:p w14:paraId="22B2434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BCACC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0.08505912</w:t>
            </w:r>
          </w:p>
        </w:tc>
        <w:tc>
          <w:tcPr>
            <w:tcW w:w="236" w:type="dxa"/>
            <w:noWrap/>
            <w:hideMark/>
          </w:tcPr>
          <w:p w14:paraId="1E14846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0.38813508</w:t>
            </w:r>
          </w:p>
        </w:tc>
        <w:tc>
          <w:tcPr>
            <w:tcW w:w="236" w:type="dxa"/>
            <w:noWrap/>
            <w:hideMark/>
          </w:tcPr>
          <w:p w14:paraId="142809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0.00039905</w:t>
            </w:r>
          </w:p>
        </w:tc>
        <w:tc>
          <w:tcPr>
            <w:tcW w:w="236" w:type="dxa"/>
            <w:noWrap/>
            <w:hideMark/>
          </w:tcPr>
          <w:p w14:paraId="5F0098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3.66568345</w:t>
            </w:r>
          </w:p>
        </w:tc>
        <w:tc>
          <w:tcPr>
            <w:tcW w:w="236" w:type="dxa"/>
            <w:noWrap/>
            <w:hideMark/>
          </w:tcPr>
          <w:p w14:paraId="34D48D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3.60648487</w:t>
            </w:r>
          </w:p>
        </w:tc>
        <w:tc>
          <w:tcPr>
            <w:tcW w:w="236" w:type="dxa"/>
            <w:noWrap/>
            <w:hideMark/>
          </w:tcPr>
          <w:p w14:paraId="593B81C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0.0005244</w:t>
            </w:r>
          </w:p>
        </w:tc>
      </w:tr>
      <w:tr w:rsidR="008B378D" w:rsidRPr="008B378D" w14:paraId="254ED5F8" w14:textId="77777777" w:rsidTr="008B378D">
        <w:trPr>
          <w:trHeight w:val="20"/>
        </w:trPr>
        <w:tc>
          <w:tcPr>
            <w:tcW w:w="236" w:type="dxa"/>
            <w:noWrap/>
            <w:hideMark/>
          </w:tcPr>
          <w:p w14:paraId="0C6E8AC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Lepidieae</w:t>
            </w:r>
            <w:proofErr w:type="spellEnd"/>
          </w:p>
        </w:tc>
        <w:tc>
          <w:tcPr>
            <w:tcW w:w="236" w:type="dxa"/>
            <w:noWrap/>
            <w:hideMark/>
          </w:tcPr>
          <w:p w14:paraId="07CDF8F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3D4CFF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0.24167275</w:t>
            </w:r>
          </w:p>
        </w:tc>
        <w:tc>
          <w:tcPr>
            <w:tcW w:w="236" w:type="dxa"/>
            <w:noWrap/>
            <w:hideMark/>
          </w:tcPr>
          <w:p w14:paraId="163AB4A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0.15644081</w:t>
            </w:r>
          </w:p>
        </w:tc>
        <w:tc>
          <w:tcPr>
            <w:tcW w:w="236" w:type="dxa"/>
            <w:noWrap/>
            <w:hideMark/>
          </w:tcPr>
          <w:p w14:paraId="653081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0.00047588</w:t>
            </w:r>
          </w:p>
        </w:tc>
        <w:tc>
          <w:tcPr>
            <w:tcW w:w="236" w:type="dxa"/>
            <w:noWrap/>
            <w:hideMark/>
          </w:tcPr>
          <w:p w14:paraId="10E0D1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1.37135046</w:t>
            </w:r>
          </w:p>
        </w:tc>
        <w:tc>
          <w:tcPr>
            <w:tcW w:w="236" w:type="dxa"/>
            <w:noWrap/>
            <w:hideMark/>
          </w:tcPr>
          <w:p w14:paraId="1BD835A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1.53084075</w:t>
            </w:r>
          </w:p>
        </w:tc>
        <w:tc>
          <w:tcPr>
            <w:tcW w:w="236" w:type="dxa"/>
            <w:noWrap/>
            <w:hideMark/>
          </w:tcPr>
          <w:p w14:paraId="508F522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0.00201487</w:t>
            </w:r>
          </w:p>
        </w:tc>
      </w:tr>
      <w:tr w:rsidR="008B378D" w:rsidRPr="008B378D" w14:paraId="78831424" w14:textId="77777777" w:rsidTr="008B378D">
        <w:trPr>
          <w:trHeight w:val="20"/>
        </w:trPr>
        <w:tc>
          <w:tcPr>
            <w:tcW w:w="236" w:type="dxa"/>
            <w:noWrap/>
            <w:hideMark/>
          </w:tcPr>
          <w:p w14:paraId="5C7348F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Lupinus</w:t>
            </w:r>
          </w:p>
        </w:tc>
        <w:tc>
          <w:tcPr>
            <w:tcW w:w="236" w:type="dxa"/>
            <w:noWrap/>
            <w:hideMark/>
          </w:tcPr>
          <w:p w14:paraId="4DC3C6B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AABF64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0.0298838</w:t>
            </w:r>
          </w:p>
        </w:tc>
        <w:tc>
          <w:tcPr>
            <w:tcW w:w="236" w:type="dxa"/>
            <w:noWrap/>
            <w:hideMark/>
          </w:tcPr>
          <w:p w14:paraId="621510A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8.05E-05</w:t>
            </w:r>
          </w:p>
        </w:tc>
        <w:tc>
          <w:tcPr>
            <w:tcW w:w="236" w:type="dxa"/>
            <w:noWrap/>
            <w:hideMark/>
          </w:tcPr>
          <w:p w14:paraId="5D2C122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1.85E-05</w:t>
            </w:r>
          </w:p>
        </w:tc>
        <w:tc>
          <w:tcPr>
            <w:tcW w:w="236" w:type="dxa"/>
            <w:noWrap/>
            <w:hideMark/>
          </w:tcPr>
          <w:p w14:paraId="7EC26E2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2.92253971</w:t>
            </w:r>
          </w:p>
        </w:tc>
        <w:tc>
          <w:tcPr>
            <w:tcW w:w="236" w:type="dxa"/>
            <w:noWrap/>
            <w:hideMark/>
          </w:tcPr>
          <w:p w14:paraId="040919F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2.92250733</w:t>
            </w:r>
          </w:p>
        </w:tc>
        <w:tc>
          <w:tcPr>
            <w:tcW w:w="236" w:type="dxa"/>
            <w:noWrap/>
            <w:hideMark/>
          </w:tcPr>
          <w:p w14:paraId="6C3641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0.00037004</w:t>
            </w:r>
          </w:p>
        </w:tc>
      </w:tr>
      <w:tr w:rsidR="008B378D" w:rsidRPr="008B378D" w14:paraId="1919838A" w14:textId="77777777" w:rsidTr="008B378D">
        <w:trPr>
          <w:trHeight w:val="20"/>
        </w:trPr>
        <w:tc>
          <w:tcPr>
            <w:tcW w:w="236" w:type="dxa"/>
            <w:noWrap/>
            <w:hideMark/>
          </w:tcPr>
          <w:p w14:paraId="57A8983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79E39E6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C402F3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0.03317461</w:t>
            </w:r>
          </w:p>
        </w:tc>
        <w:tc>
          <w:tcPr>
            <w:tcW w:w="236" w:type="dxa"/>
            <w:noWrap/>
            <w:hideMark/>
          </w:tcPr>
          <w:p w14:paraId="355FC5D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0.01845862</w:t>
            </w:r>
          </w:p>
        </w:tc>
        <w:tc>
          <w:tcPr>
            <w:tcW w:w="236" w:type="dxa"/>
            <w:noWrap/>
            <w:hideMark/>
          </w:tcPr>
          <w:p w14:paraId="3634BA4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1.65E-05</w:t>
            </w:r>
          </w:p>
        </w:tc>
        <w:tc>
          <w:tcPr>
            <w:tcW w:w="236" w:type="dxa"/>
            <w:noWrap/>
            <w:hideMark/>
          </w:tcPr>
          <w:p w14:paraId="1FDBA12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4.78979231</w:t>
            </w:r>
          </w:p>
        </w:tc>
        <w:tc>
          <w:tcPr>
            <w:tcW w:w="236" w:type="dxa"/>
            <w:noWrap/>
            <w:hideMark/>
          </w:tcPr>
          <w:p w14:paraId="47C1D0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-0.226402</w:t>
            </w:r>
          </w:p>
        </w:tc>
        <w:tc>
          <w:tcPr>
            <w:tcW w:w="236" w:type="dxa"/>
            <w:noWrap/>
            <w:hideMark/>
          </w:tcPr>
          <w:p w14:paraId="7163B4B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0.00108976</w:t>
            </w:r>
          </w:p>
        </w:tc>
      </w:tr>
      <w:tr w:rsidR="008B378D" w:rsidRPr="008B378D" w14:paraId="7AB8BCCD" w14:textId="77777777" w:rsidTr="008B378D">
        <w:trPr>
          <w:trHeight w:val="20"/>
        </w:trPr>
        <w:tc>
          <w:tcPr>
            <w:tcW w:w="236" w:type="dxa"/>
            <w:noWrap/>
            <w:hideMark/>
          </w:tcPr>
          <w:p w14:paraId="02D806B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Onagraceae</w:t>
            </w:r>
            <w:proofErr w:type="spellEnd"/>
          </w:p>
        </w:tc>
        <w:tc>
          <w:tcPr>
            <w:tcW w:w="236" w:type="dxa"/>
            <w:noWrap/>
            <w:hideMark/>
          </w:tcPr>
          <w:p w14:paraId="3485B20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80BAE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0.0729175</w:t>
            </w:r>
          </w:p>
        </w:tc>
        <w:tc>
          <w:tcPr>
            <w:tcW w:w="236" w:type="dxa"/>
            <w:noWrap/>
            <w:hideMark/>
          </w:tcPr>
          <w:p w14:paraId="433DF3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0.32771862</w:t>
            </w:r>
          </w:p>
        </w:tc>
        <w:tc>
          <w:tcPr>
            <w:tcW w:w="236" w:type="dxa"/>
            <w:noWrap/>
            <w:hideMark/>
          </w:tcPr>
          <w:p w14:paraId="3ABDAB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0.00056161</w:t>
            </w:r>
          </w:p>
        </w:tc>
        <w:tc>
          <w:tcPr>
            <w:tcW w:w="236" w:type="dxa"/>
            <w:noWrap/>
            <w:hideMark/>
          </w:tcPr>
          <w:p w14:paraId="1971CC4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1.74824217</w:t>
            </w:r>
          </w:p>
        </w:tc>
        <w:tc>
          <w:tcPr>
            <w:tcW w:w="236" w:type="dxa"/>
            <w:noWrap/>
            <w:hideMark/>
          </w:tcPr>
          <w:p w14:paraId="3DB65A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1.74069861</w:t>
            </w:r>
          </w:p>
        </w:tc>
        <w:tc>
          <w:tcPr>
            <w:tcW w:w="236" w:type="dxa"/>
            <w:noWrap/>
            <w:hideMark/>
          </w:tcPr>
          <w:p w14:paraId="17C4FA0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0.00086319</w:t>
            </w:r>
          </w:p>
        </w:tc>
      </w:tr>
      <w:tr w:rsidR="008B378D" w:rsidRPr="008B378D" w14:paraId="5E385980" w14:textId="77777777" w:rsidTr="008B378D">
        <w:trPr>
          <w:trHeight w:val="20"/>
        </w:trPr>
        <w:tc>
          <w:tcPr>
            <w:tcW w:w="236" w:type="dxa"/>
            <w:noWrap/>
            <w:hideMark/>
          </w:tcPr>
          <w:p w14:paraId="1C2FF1A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Orobanchaceae</w:t>
            </w:r>
          </w:p>
        </w:tc>
        <w:tc>
          <w:tcPr>
            <w:tcW w:w="236" w:type="dxa"/>
            <w:noWrap/>
            <w:hideMark/>
          </w:tcPr>
          <w:p w14:paraId="7656137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F34C15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0.05366978</w:t>
            </w:r>
          </w:p>
        </w:tc>
        <w:tc>
          <w:tcPr>
            <w:tcW w:w="236" w:type="dxa"/>
            <w:noWrap/>
            <w:hideMark/>
          </w:tcPr>
          <w:p w14:paraId="05EA51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0.3059429</w:t>
            </w:r>
          </w:p>
        </w:tc>
        <w:tc>
          <w:tcPr>
            <w:tcW w:w="236" w:type="dxa"/>
            <w:noWrap/>
            <w:hideMark/>
          </w:tcPr>
          <w:p w14:paraId="09405B6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0.00059156</w:t>
            </w:r>
          </w:p>
        </w:tc>
        <w:tc>
          <w:tcPr>
            <w:tcW w:w="236" w:type="dxa"/>
            <w:noWrap/>
            <w:hideMark/>
          </w:tcPr>
          <w:p w14:paraId="04FFCA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0.34673511</w:t>
            </w:r>
          </w:p>
        </w:tc>
        <w:tc>
          <w:tcPr>
            <w:tcW w:w="236" w:type="dxa"/>
            <w:noWrap/>
            <w:hideMark/>
          </w:tcPr>
          <w:p w14:paraId="6400A8D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-0.2261732</w:t>
            </w:r>
          </w:p>
        </w:tc>
        <w:tc>
          <w:tcPr>
            <w:tcW w:w="236" w:type="dxa"/>
            <w:noWrap/>
            <w:hideMark/>
          </w:tcPr>
          <w:p w14:paraId="0859204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0.00096534</w:t>
            </w:r>
          </w:p>
        </w:tc>
      </w:tr>
      <w:tr w:rsidR="008B378D" w:rsidRPr="008B378D" w14:paraId="7D962CC7" w14:textId="77777777" w:rsidTr="008B378D">
        <w:trPr>
          <w:trHeight w:val="20"/>
        </w:trPr>
        <w:tc>
          <w:tcPr>
            <w:tcW w:w="236" w:type="dxa"/>
            <w:noWrap/>
            <w:hideMark/>
          </w:tcPr>
          <w:p w14:paraId="32CE5A31"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3166E9B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420B1C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0.02806071</w:t>
            </w:r>
          </w:p>
        </w:tc>
        <w:tc>
          <w:tcPr>
            <w:tcW w:w="236" w:type="dxa"/>
            <w:noWrap/>
            <w:hideMark/>
          </w:tcPr>
          <w:p w14:paraId="0550DDC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0.89663704</w:t>
            </w:r>
          </w:p>
        </w:tc>
        <w:tc>
          <w:tcPr>
            <w:tcW w:w="236" w:type="dxa"/>
            <w:noWrap/>
            <w:hideMark/>
          </w:tcPr>
          <w:p w14:paraId="0A592E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0.00069173</w:t>
            </w:r>
          </w:p>
        </w:tc>
        <w:tc>
          <w:tcPr>
            <w:tcW w:w="236" w:type="dxa"/>
            <w:noWrap/>
            <w:hideMark/>
          </w:tcPr>
          <w:p w14:paraId="1A4F48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11.7845865</w:t>
            </w:r>
          </w:p>
        </w:tc>
        <w:tc>
          <w:tcPr>
            <w:tcW w:w="236" w:type="dxa"/>
            <w:noWrap/>
            <w:hideMark/>
          </w:tcPr>
          <w:p w14:paraId="6E9C4F4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11.7886472</w:t>
            </w:r>
          </w:p>
        </w:tc>
        <w:tc>
          <w:tcPr>
            <w:tcW w:w="236" w:type="dxa"/>
            <w:noWrap/>
            <w:hideMark/>
          </w:tcPr>
          <w:p w14:paraId="7D994F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0.00037604</w:t>
            </w:r>
          </w:p>
        </w:tc>
      </w:tr>
      <w:tr w:rsidR="008B378D" w:rsidRPr="008B378D" w14:paraId="0D70CB87" w14:textId="77777777" w:rsidTr="008B378D">
        <w:trPr>
          <w:trHeight w:val="20"/>
        </w:trPr>
        <w:tc>
          <w:tcPr>
            <w:tcW w:w="236" w:type="dxa"/>
            <w:noWrap/>
            <w:hideMark/>
          </w:tcPr>
          <w:p w14:paraId="0540C40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20AC41F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B6C68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0.01359697</w:t>
            </w:r>
          </w:p>
        </w:tc>
        <w:tc>
          <w:tcPr>
            <w:tcW w:w="236" w:type="dxa"/>
            <w:noWrap/>
            <w:hideMark/>
          </w:tcPr>
          <w:p w14:paraId="58FC099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0.03724123</w:t>
            </w:r>
          </w:p>
        </w:tc>
        <w:tc>
          <w:tcPr>
            <w:tcW w:w="236" w:type="dxa"/>
            <w:noWrap/>
            <w:hideMark/>
          </w:tcPr>
          <w:p w14:paraId="580885E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3.41E-05</w:t>
            </w:r>
          </w:p>
        </w:tc>
        <w:tc>
          <w:tcPr>
            <w:tcW w:w="236" w:type="dxa"/>
            <w:noWrap/>
            <w:hideMark/>
          </w:tcPr>
          <w:p w14:paraId="5A06A50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0.06272615</w:t>
            </w:r>
          </w:p>
        </w:tc>
        <w:tc>
          <w:tcPr>
            <w:tcW w:w="236" w:type="dxa"/>
            <w:noWrap/>
            <w:hideMark/>
          </w:tcPr>
          <w:p w14:paraId="4BF68FE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0.07136543</w:t>
            </w:r>
          </w:p>
        </w:tc>
        <w:tc>
          <w:tcPr>
            <w:tcW w:w="236" w:type="dxa"/>
            <w:noWrap/>
            <w:hideMark/>
          </w:tcPr>
          <w:p w14:paraId="4CFC7DB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0.00062239</w:t>
            </w:r>
          </w:p>
        </w:tc>
      </w:tr>
      <w:tr w:rsidR="008B378D" w:rsidRPr="008B378D" w14:paraId="43417C42" w14:textId="77777777" w:rsidTr="008B378D">
        <w:trPr>
          <w:trHeight w:val="20"/>
        </w:trPr>
        <w:tc>
          <w:tcPr>
            <w:tcW w:w="236" w:type="dxa"/>
            <w:noWrap/>
            <w:hideMark/>
          </w:tcPr>
          <w:p w14:paraId="3B3CA3E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Pooideae</w:t>
            </w:r>
            <w:proofErr w:type="spellEnd"/>
          </w:p>
        </w:tc>
        <w:tc>
          <w:tcPr>
            <w:tcW w:w="236" w:type="dxa"/>
            <w:noWrap/>
            <w:hideMark/>
          </w:tcPr>
          <w:p w14:paraId="2069A98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09A094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0.03461644</w:t>
            </w:r>
          </w:p>
        </w:tc>
        <w:tc>
          <w:tcPr>
            <w:tcW w:w="236" w:type="dxa"/>
            <w:noWrap/>
            <w:hideMark/>
          </w:tcPr>
          <w:p w14:paraId="00636D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7.60060832</w:t>
            </w:r>
          </w:p>
        </w:tc>
        <w:tc>
          <w:tcPr>
            <w:tcW w:w="236" w:type="dxa"/>
            <w:noWrap/>
            <w:hideMark/>
          </w:tcPr>
          <w:p w14:paraId="0162CC0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0.00550049</w:t>
            </w:r>
          </w:p>
        </w:tc>
        <w:tc>
          <w:tcPr>
            <w:tcW w:w="236" w:type="dxa"/>
            <w:noWrap/>
            <w:hideMark/>
          </w:tcPr>
          <w:p w14:paraId="463AD11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0.55533901</w:t>
            </w:r>
          </w:p>
        </w:tc>
        <w:tc>
          <w:tcPr>
            <w:tcW w:w="236" w:type="dxa"/>
            <w:noWrap/>
            <w:hideMark/>
          </w:tcPr>
          <w:p w14:paraId="597504D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0.46764762</w:t>
            </w:r>
          </w:p>
        </w:tc>
        <w:tc>
          <w:tcPr>
            <w:tcW w:w="236" w:type="dxa"/>
            <w:noWrap/>
            <w:hideMark/>
          </w:tcPr>
          <w:p w14:paraId="794766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0.00036478</w:t>
            </w:r>
          </w:p>
        </w:tc>
      </w:tr>
      <w:tr w:rsidR="008B378D" w:rsidRPr="008B378D" w14:paraId="51EFBF6C" w14:textId="77777777" w:rsidTr="008B378D">
        <w:trPr>
          <w:trHeight w:val="20"/>
        </w:trPr>
        <w:tc>
          <w:tcPr>
            <w:tcW w:w="236" w:type="dxa"/>
            <w:noWrap/>
            <w:hideMark/>
          </w:tcPr>
          <w:p w14:paraId="4248B95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7AFAC50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1664F0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0.02774153</w:t>
            </w:r>
          </w:p>
        </w:tc>
        <w:tc>
          <w:tcPr>
            <w:tcW w:w="236" w:type="dxa"/>
            <w:noWrap/>
            <w:hideMark/>
          </w:tcPr>
          <w:p w14:paraId="4CF2882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1.80320897</w:t>
            </w:r>
          </w:p>
        </w:tc>
        <w:tc>
          <w:tcPr>
            <w:tcW w:w="236" w:type="dxa"/>
            <w:noWrap/>
            <w:hideMark/>
          </w:tcPr>
          <w:p w14:paraId="0F5DF4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0.00309142</w:t>
            </w:r>
          </w:p>
        </w:tc>
        <w:tc>
          <w:tcPr>
            <w:tcW w:w="236" w:type="dxa"/>
            <w:noWrap/>
            <w:hideMark/>
          </w:tcPr>
          <w:p w14:paraId="22673D6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-8.8019942</w:t>
            </w:r>
          </w:p>
        </w:tc>
        <w:tc>
          <w:tcPr>
            <w:tcW w:w="236" w:type="dxa"/>
            <w:noWrap/>
            <w:hideMark/>
          </w:tcPr>
          <w:p w14:paraId="6DAC881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-8.8019938</w:t>
            </w:r>
          </w:p>
        </w:tc>
        <w:tc>
          <w:tcPr>
            <w:tcW w:w="236" w:type="dxa"/>
            <w:noWrap/>
            <w:hideMark/>
          </w:tcPr>
          <w:p w14:paraId="0EEDC01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0.00075187</w:t>
            </w:r>
          </w:p>
        </w:tc>
      </w:tr>
      <w:tr w:rsidR="008B378D" w:rsidRPr="008B378D" w14:paraId="78DA9AA0" w14:textId="77777777" w:rsidTr="008B378D">
        <w:trPr>
          <w:trHeight w:val="20"/>
        </w:trPr>
        <w:tc>
          <w:tcPr>
            <w:tcW w:w="236" w:type="dxa"/>
            <w:noWrap/>
            <w:hideMark/>
          </w:tcPr>
          <w:p w14:paraId="758F767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Rubieae</w:t>
            </w:r>
            <w:proofErr w:type="spellEnd"/>
          </w:p>
        </w:tc>
        <w:tc>
          <w:tcPr>
            <w:tcW w:w="236" w:type="dxa"/>
            <w:noWrap/>
            <w:hideMark/>
          </w:tcPr>
          <w:p w14:paraId="1BC1749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7A2ED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0.12070004</w:t>
            </w:r>
          </w:p>
        </w:tc>
        <w:tc>
          <w:tcPr>
            <w:tcW w:w="236" w:type="dxa"/>
            <w:noWrap/>
            <w:hideMark/>
          </w:tcPr>
          <w:p w14:paraId="70849C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14.8097802</w:t>
            </w:r>
          </w:p>
        </w:tc>
        <w:tc>
          <w:tcPr>
            <w:tcW w:w="236" w:type="dxa"/>
            <w:noWrap/>
            <w:hideMark/>
          </w:tcPr>
          <w:p w14:paraId="2A6289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0.00561357</w:t>
            </w:r>
          </w:p>
        </w:tc>
        <w:tc>
          <w:tcPr>
            <w:tcW w:w="236" w:type="dxa"/>
            <w:noWrap/>
            <w:hideMark/>
          </w:tcPr>
          <w:p w14:paraId="213D9AD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2.15523062</w:t>
            </w:r>
          </w:p>
        </w:tc>
        <w:tc>
          <w:tcPr>
            <w:tcW w:w="236" w:type="dxa"/>
            <w:noWrap/>
            <w:hideMark/>
          </w:tcPr>
          <w:p w14:paraId="536B12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2.15510356</w:t>
            </w:r>
          </w:p>
        </w:tc>
        <w:tc>
          <w:tcPr>
            <w:tcW w:w="236" w:type="dxa"/>
            <w:noWrap/>
            <w:hideMark/>
          </w:tcPr>
          <w:p w14:paraId="4DBD791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0.00019313</w:t>
            </w:r>
          </w:p>
        </w:tc>
      </w:tr>
      <w:tr w:rsidR="008B378D" w:rsidRPr="008B378D" w14:paraId="264A6112" w14:textId="77777777" w:rsidTr="008B378D">
        <w:trPr>
          <w:trHeight w:val="20"/>
        </w:trPr>
        <w:tc>
          <w:tcPr>
            <w:tcW w:w="236" w:type="dxa"/>
            <w:noWrap/>
            <w:hideMark/>
          </w:tcPr>
          <w:p w14:paraId="756AEC5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Salvia</w:t>
            </w:r>
          </w:p>
        </w:tc>
        <w:tc>
          <w:tcPr>
            <w:tcW w:w="236" w:type="dxa"/>
            <w:noWrap/>
            <w:hideMark/>
          </w:tcPr>
          <w:p w14:paraId="21F9244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DF0FE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0.01857804</w:t>
            </w:r>
          </w:p>
        </w:tc>
        <w:tc>
          <w:tcPr>
            <w:tcW w:w="236" w:type="dxa"/>
            <w:noWrap/>
            <w:hideMark/>
          </w:tcPr>
          <w:p w14:paraId="516AC30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0.08850728</w:t>
            </w:r>
          </w:p>
        </w:tc>
        <w:tc>
          <w:tcPr>
            <w:tcW w:w="236" w:type="dxa"/>
            <w:noWrap/>
            <w:hideMark/>
          </w:tcPr>
          <w:p w14:paraId="07C7C5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7.58E-05</w:t>
            </w:r>
          </w:p>
        </w:tc>
        <w:tc>
          <w:tcPr>
            <w:tcW w:w="236" w:type="dxa"/>
            <w:noWrap/>
            <w:hideMark/>
          </w:tcPr>
          <w:p w14:paraId="15F1561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4.04848497</w:t>
            </w:r>
          </w:p>
        </w:tc>
        <w:tc>
          <w:tcPr>
            <w:tcW w:w="236" w:type="dxa"/>
            <w:noWrap/>
            <w:hideMark/>
          </w:tcPr>
          <w:p w14:paraId="66804A8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3.96820796</w:t>
            </w:r>
          </w:p>
        </w:tc>
        <w:tc>
          <w:tcPr>
            <w:tcW w:w="236" w:type="dxa"/>
            <w:noWrap/>
            <w:hideMark/>
          </w:tcPr>
          <w:p w14:paraId="62B71FC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0.00042913</w:t>
            </w:r>
          </w:p>
        </w:tc>
      </w:tr>
      <w:tr w:rsidR="008B378D" w:rsidRPr="008B378D" w14:paraId="7CC4E2E5" w14:textId="77777777" w:rsidTr="008B378D">
        <w:trPr>
          <w:trHeight w:val="20"/>
        </w:trPr>
        <w:tc>
          <w:tcPr>
            <w:tcW w:w="236" w:type="dxa"/>
            <w:noWrap/>
            <w:hideMark/>
          </w:tcPr>
          <w:p w14:paraId="0E7AB23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Solanaceae</w:t>
            </w:r>
          </w:p>
        </w:tc>
        <w:tc>
          <w:tcPr>
            <w:tcW w:w="236" w:type="dxa"/>
            <w:noWrap/>
            <w:hideMark/>
          </w:tcPr>
          <w:p w14:paraId="141427E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44A76D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0.03417268</w:t>
            </w:r>
          </w:p>
        </w:tc>
        <w:tc>
          <w:tcPr>
            <w:tcW w:w="236" w:type="dxa"/>
            <w:noWrap/>
            <w:hideMark/>
          </w:tcPr>
          <w:p w14:paraId="17BD23D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0.11593327</w:t>
            </w:r>
          </w:p>
        </w:tc>
        <w:tc>
          <w:tcPr>
            <w:tcW w:w="236" w:type="dxa"/>
            <w:noWrap/>
            <w:hideMark/>
          </w:tcPr>
          <w:p w14:paraId="4E14C8D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0.00015636</w:t>
            </w:r>
          </w:p>
        </w:tc>
        <w:tc>
          <w:tcPr>
            <w:tcW w:w="236" w:type="dxa"/>
            <w:noWrap/>
            <w:hideMark/>
          </w:tcPr>
          <w:p w14:paraId="0E6ADDB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7.97218075</w:t>
            </w:r>
          </w:p>
        </w:tc>
        <w:tc>
          <w:tcPr>
            <w:tcW w:w="236" w:type="dxa"/>
            <w:noWrap/>
            <w:hideMark/>
          </w:tcPr>
          <w:p w14:paraId="34C892F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8.47110923</w:t>
            </w:r>
          </w:p>
        </w:tc>
        <w:tc>
          <w:tcPr>
            <w:tcW w:w="236" w:type="dxa"/>
            <w:noWrap/>
            <w:hideMark/>
          </w:tcPr>
          <w:p w14:paraId="0DBBE82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0.00067372</w:t>
            </w:r>
          </w:p>
        </w:tc>
      </w:tr>
      <w:tr w:rsidR="008B378D" w:rsidRPr="008B378D" w14:paraId="5EA1FDAC" w14:textId="77777777" w:rsidTr="008B378D">
        <w:trPr>
          <w:trHeight w:val="20"/>
        </w:trPr>
        <w:tc>
          <w:tcPr>
            <w:tcW w:w="236" w:type="dxa"/>
            <w:noWrap/>
            <w:hideMark/>
          </w:tcPr>
          <w:p w14:paraId="2841722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71C487C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B9A8A3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0.03577035</w:t>
            </w:r>
          </w:p>
        </w:tc>
        <w:tc>
          <w:tcPr>
            <w:tcW w:w="236" w:type="dxa"/>
            <w:noWrap/>
            <w:hideMark/>
          </w:tcPr>
          <w:p w14:paraId="12B4D8B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0.1393921</w:t>
            </w:r>
          </w:p>
        </w:tc>
        <w:tc>
          <w:tcPr>
            <w:tcW w:w="236" w:type="dxa"/>
            <w:noWrap/>
            <w:hideMark/>
          </w:tcPr>
          <w:p w14:paraId="3EEAA69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0.00014899</w:t>
            </w:r>
          </w:p>
        </w:tc>
        <w:tc>
          <w:tcPr>
            <w:tcW w:w="236" w:type="dxa"/>
            <w:noWrap/>
            <w:hideMark/>
          </w:tcPr>
          <w:p w14:paraId="4B04EA7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14.4334213</w:t>
            </w:r>
          </w:p>
        </w:tc>
        <w:tc>
          <w:tcPr>
            <w:tcW w:w="236" w:type="dxa"/>
            <w:noWrap/>
            <w:hideMark/>
          </w:tcPr>
          <w:p w14:paraId="16A365E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14.0807734</w:t>
            </w:r>
          </w:p>
        </w:tc>
        <w:tc>
          <w:tcPr>
            <w:tcW w:w="236" w:type="dxa"/>
            <w:noWrap/>
            <w:hideMark/>
          </w:tcPr>
          <w:p w14:paraId="1589B2E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0.00052781</w:t>
            </w:r>
          </w:p>
        </w:tc>
      </w:tr>
      <w:tr w:rsidR="008B378D" w:rsidRPr="008B378D" w14:paraId="25EE97F0" w14:textId="77777777" w:rsidTr="008B378D">
        <w:trPr>
          <w:trHeight w:val="20"/>
        </w:trPr>
        <w:tc>
          <w:tcPr>
            <w:tcW w:w="236" w:type="dxa"/>
            <w:noWrap/>
            <w:hideMark/>
          </w:tcPr>
          <w:p w14:paraId="078D859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5B4A4D4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C83F78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0.03118705</w:t>
            </w:r>
          </w:p>
        </w:tc>
        <w:tc>
          <w:tcPr>
            <w:tcW w:w="236" w:type="dxa"/>
            <w:noWrap/>
            <w:hideMark/>
          </w:tcPr>
          <w:p w14:paraId="7DBB181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0.76067528</w:t>
            </w:r>
          </w:p>
        </w:tc>
        <w:tc>
          <w:tcPr>
            <w:tcW w:w="236" w:type="dxa"/>
            <w:noWrap/>
            <w:hideMark/>
          </w:tcPr>
          <w:p w14:paraId="0D97C0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0.00024656</w:t>
            </w:r>
          </w:p>
        </w:tc>
        <w:tc>
          <w:tcPr>
            <w:tcW w:w="236" w:type="dxa"/>
            <w:noWrap/>
            <w:hideMark/>
          </w:tcPr>
          <w:p w14:paraId="11ADF99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2.44353163</w:t>
            </w:r>
          </w:p>
        </w:tc>
        <w:tc>
          <w:tcPr>
            <w:tcW w:w="236" w:type="dxa"/>
            <w:noWrap/>
            <w:hideMark/>
          </w:tcPr>
          <w:p w14:paraId="5A4D397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1.62625784</w:t>
            </w:r>
          </w:p>
        </w:tc>
        <w:tc>
          <w:tcPr>
            <w:tcW w:w="236" w:type="dxa"/>
            <w:noWrap/>
            <w:hideMark/>
          </w:tcPr>
          <w:p w14:paraId="5FA3B1F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0.00014893</w:t>
            </w:r>
          </w:p>
        </w:tc>
      </w:tr>
      <w:tr w:rsidR="008B378D" w:rsidRPr="008B378D" w14:paraId="5CFCFFCA" w14:textId="77777777" w:rsidTr="008B378D">
        <w:trPr>
          <w:trHeight w:val="20"/>
        </w:trPr>
        <w:tc>
          <w:tcPr>
            <w:tcW w:w="236" w:type="dxa"/>
            <w:noWrap/>
            <w:hideMark/>
          </w:tcPr>
          <w:p w14:paraId="4D4791C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Alysseae</w:t>
            </w:r>
            <w:proofErr w:type="spellEnd"/>
          </w:p>
        </w:tc>
        <w:tc>
          <w:tcPr>
            <w:tcW w:w="236" w:type="dxa"/>
            <w:noWrap/>
            <w:hideMark/>
          </w:tcPr>
          <w:p w14:paraId="4DB1477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51003A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0.02680039</w:t>
            </w:r>
          </w:p>
        </w:tc>
        <w:tc>
          <w:tcPr>
            <w:tcW w:w="236" w:type="dxa"/>
            <w:noWrap/>
            <w:hideMark/>
          </w:tcPr>
          <w:p w14:paraId="726868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6.22818656</w:t>
            </w:r>
          </w:p>
        </w:tc>
        <w:tc>
          <w:tcPr>
            <w:tcW w:w="236" w:type="dxa"/>
            <w:noWrap/>
            <w:hideMark/>
          </w:tcPr>
          <w:p w14:paraId="2A881E4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0.00449874</w:t>
            </w:r>
          </w:p>
        </w:tc>
        <w:tc>
          <w:tcPr>
            <w:tcW w:w="236" w:type="dxa"/>
            <w:noWrap/>
            <w:hideMark/>
          </w:tcPr>
          <w:p w14:paraId="42FDE24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-3.0347174</w:t>
            </w:r>
          </w:p>
        </w:tc>
        <w:tc>
          <w:tcPr>
            <w:tcW w:w="236" w:type="dxa"/>
            <w:noWrap/>
            <w:hideMark/>
          </w:tcPr>
          <w:p w14:paraId="20DFAEB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-3.0141286</w:t>
            </w:r>
          </w:p>
        </w:tc>
        <w:tc>
          <w:tcPr>
            <w:tcW w:w="236" w:type="dxa"/>
            <w:noWrap/>
            <w:hideMark/>
          </w:tcPr>
          <w:p w14:paraId="403F71C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0.00036718</w:t>
            </w:r>
          </w:p>
        </w:tc>
      </w:tr>
      <w:tr w:rsidR="008B378D" w:rsidRPr="008B378D" w14:paraId="691438DD" w14:textId="77777777" w:rsidTr="008B378D">
        <w:trPr>
          <w:trHeight w:val="20"/>
        </w:trPr>
        <w:tc>
          <w:tcPr>
            <w:tcW w:w="236" w:type="dxa"/>
            <w:noWrap/>
            <w:hideMark/>
          </w:tcPr>
          <w:p w14:paraId="70EDC511"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CAE117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CE0D87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0.01118818</w:t>
            </w:r>
          </w:p>
        </w:tc>
        <w:tc>
          <w:tcPr>
            <w:tcW w:w="236" w:type="dxa"/>
            <w:noWrap/>
            <w:hideMark/>
          </w:tcPr>
          <w:p w14:paraId="08DD767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0.05956301</w:t>
            </w:r>
          </w:p>
        </w:tc>
        <w:tc>
          <w:tcPr>
            <w:tcW w:w="236" w:type="dxa"/>
            <w:noWrap/>
            <w:hideMark/>
          </w:tcPr>
          <w:p w14:paraId="3317A63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5.19E-05</w:t>
            </w:r>
          </w:p>
        </w:tc>
        <w:tc>
          <w:tcPr>
            <w:tcW w:w="236" w:type="dxa"/>
            <w:noWrap/>
            <w:hideMark/>
          </w:tcPr>
          <w:p w14:paraId="2D4FD7F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4.15231742</w:t>
            </w:r>
          </w:p>
        </w:tc>
        <w:tc>
          <w:tcPr>
            <w:tcW w:w="236" w:type="dxa"/>
            <w:noWrap/>
            <w:hideMark/>
          </w:tcPr>
          <w:p w14:paraId="6B1D8FC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4.15845512</w:t>
            </w:r>
          </w:p>
        </w:tc>
        <w:tc>
          <w:tcPr>
            <w:tcW w:w="236" w:type="dxa"/>
            <w:noWrap/>
            <w:hideMark/>
          </w:tcPr>
          <w:p w14:paraId="682185B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0.00042346</w:t>
            </w:r>
          </w:p>
        </w:tc>
      </w:tr>
      <w:tr w:rsidR="008B378D" w:rsidRPr="008B378D" w14:paraId="4BF26297" w14:textId="77777777" w:rsidTr="008B378D">
        <w:trPr>
          <w:trHeight w:val="20"/>
        </w:trPr>
        <w:tc>
          <w:tcPr>
            <w:tcW w:w="236" w:type="dxa"/>
            <w:noWrap/>
            <w:hideMark/>
          </w:tcPr>
          <w:p w14:paraId="47D65FA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Apioideae</w:t>
            </w:r>
            <w:proofErr w:type="spellEnd"/>
          </w:p>
        </w:tc>
        <w:tc>
          <w:tcPr>
            <w:tcW w:w="236" w:type="dxa"/>
            <w:noWrap/>
            <w:hideMark/>
          </w:tcPr>
          <w:p w14:paraId="061FB28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910B5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0.01391388</w:t>
            </w:r>
          </w:p>
        </w:tc>
        <w:tc>
          <w:tcPr>
            <w:tcW w:w="236" w:type="dxa"/>
            <w:noWrap/>
            <w:hideMark/>
          </w:tcPr>
          <w:p w14:paraId="610AA63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0.11671906</w:t>
            </w:r>
          </w:p>
        </w:tc>
        <w:tc>
          <w:tcPr>
            <w:tcW w:w="236" w:type="dxa"/>
            <w:noWrap/>
            <w:hideMark/>
          </w:tcPr>
          <w:p w14:paraId="7096BE3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0.00019408</w:t>
            </w:r>
          </w:p>
        </w:tc>
        <w:tc>
          <w:tcPr>
            <w:tcW w:w="236" w:type="dxa"/>
            <w:noWrap/>
            <w:hideMark/>
          </w:tcPr>
          <w:p w14:paraId="620BBC4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-3.4906913</w:t>
            </w:r>
          </w:p>
        </w:tc>
        <w:tc>
          <w:tcPr>
            <w:tcW w:w="236" w:type="dxa"/>
            <w:noWrap/>
            <w:hideMark/>
          </w:tcPr>
          <w:p w14:paraId="77423B6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-3.4356057</w:t>
            </w:r>
          </w:p>
        </w:tc>
        <w:tc>
          <w:tcPr>
            <w:tcW w:w="236" w:type="dxa"/>
            <w:noWrap/>
            <w:hideMark/>
          </w:tcPr>
          <w:p w14:paraId="42EE52F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0.00082635</w:t>
            </w:r>
          </w:p>
        </w:tc>
      </w:tr>
      <w:tr w:rsidR="008B378D" w:rsidRPr="008B378D" w14:paraId="2EB1E37B" w14:textId="77777777" w:rsidTr="008B378D">
        <w:trPr>
          <w:trHeight w:val="20"/>
        </w:trPr>
        <w:tc>
          <w:tcPr>
            <w:tcW w:w="236" w:type="dxa"/>
            <w:noWrap/>
            <w:hideMark/>
          </w:tcPr>
          <w:p w14:paraId="2CBD1AE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Arabideae</w:t>
            </w:r>
            <w:proofErr w:type="spellEnd"/>
          </w:p>
        </w:tc>
        <w:tc>
          <w:tcPr>
            <w:tcW w:w="236" w:type="dxa"/>
            <w:noWrap/>
            <w:hideMark/>
          </w:tcPr>
          <w:p w14:paraId="6DBE579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A338B8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0.2551859</w:t>
            </w:r>
          </w:p>
        </w:tc>
        <w:tc>
          <w:tcPr>
            <w:tcW w:w="236" w:type="dxa"/>
            <w:noWrap/>
            <w:hideMark/>
          </w:tcPr>
          <w:p w14:paraId="667DB3E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1.02115052</w:t>
            </w:r>
          </w:p>
        </w:tc>
        <w:tc>
          <w:tcPr>
            <w:tcW w:w="236" w:type="dxa"/>
            <w:noWrap/>
            <w:hideMark/>
          </w:tcPr>
          <w:p w14:paraId="7F6BA5A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0.0022278</w:t>
            </w:r>
          </w:p>
        </w:tc>
        <w:tc>
          <w:tcPr>
            <w:tcW w:w="236" w:type="dxa"/>
            <w:noWrap/>
            <w:hideMark/>
          </w:tcPr>
          <w:p w14:paraId="5FBE87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-10.24818</w:t>
            </w:r>
          </w:p>
        </w:tc>
        <w:tc>
          <w:tcPr>
            <w:tcW w:w="236" w:type="dxa"/>
            <w:noWrap/>
            <w:hideMark/>
          </w:tcPr>
          <w:p w14:paraId="2B4EFA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-10.241348</w:t>
            </w:r>
          </w:p>
        </w:tc>
        <w:tc>
          <w:tcPr>
            <w:tcW w:w="236" w:type="dxa"/>
            <w:noWrap/>
            <w:hideMark/>
          </w:tcPr>
          <w:p w14:paraId="0FEDBE8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0.00109115</w:t>
            </w:r>
          </w:p>
        </w:tc>
      </w:tr>
      <w:tr w:rsidR="008B378D" w:rsidRPr="008B378D" w14:paraId="15EE2049" w14:textId="77777777" w:rsidTr="008B378D">
        <w:trPr>
          <w:trHeight w:val="20"/>
        </w:trPr>
        <w:tc>
          <w:tcPr>
            <w:tcW w:w="236" w:type="dxa"/>
            <w:noWrap/>
            <w:hideMark/>
          </w:tcPr>
          <w:p w14:paraId="7970BB4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74CC70B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20D47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0.01467325</w:t>
            </w:r>
          </w:p>
        </w:tc>
        <w:tc>
          <w:tcPr>
            <w:tcW w:w="236" w:type="dxa"/>
            <w:noWrap/>
            <w:hideMark/>
          </w:tcPr>
          <w:p w14:paraId="3278AD9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0.00331545</w:t>
            </w:r>
          </w:p>
        </w:tc>
        <w:tc>
          <w:tcPr>
            <w:tcW w:w="236" w:type="dxa"/>
            <w:noWrap/>
            <w:hideMark/>
          </w:tcPr>
          <w:p w14:paraId="5AA8EA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7.37E-05</w:t>
            </w:r>
          </w:p>
        </w:tc>
        <w:tc>
          <w:tcPr>
            <w:tcW w:w="236" w:type="dxa"/>
            <w:noWrap/>
            <w:hideMark/>
          </w:tcPr>
          <w:p w14:paraId="1D4580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1534.9123</w:t>
            </w:r>
          </w:p>
        </w:tc>
        <w:tc>
          <w:tcPr>
            <w:tcW w:w="236" w:type="dxa"/>
            <w:noWrap/>
            <w:hideMark/>
          </w:tcPr>
          <w:p w14:paraId="0E5EFB1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9.94250783</w:t>
            </w:r>
          </w:p>
        </w:tc>
        <w:tc>
          <w:tcPr>
            <w:tcW w:w="236" w:type="dxa"/>
            <w:noWrap/>
            <w:hideMark/>
          </w:tcPr>
          <w:p w14:paraId="6CD3D70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0.00229979</w:t>
            </w:r>
          </w:p>
        </w:tc>
      </w:tr>
      <w:tr w:rsidR="008B378D" w:rsidRPr="008B378D" w14:paraId="6054B8EB" w14:textId="77777777" w:rsidTr="008B378D">
        <w:trPr>
          <w:trHeight w:val="20"/>
        </w:trPr>
        <w:tc>
          <w:tcPr>
            <w:tcW w:w="236" w:type="dxa"/>
            <w:noWrap/>
            <w:hideMark/>
          </w:tcPr>
          <w:p w14:paraId="6B594F1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Brassiceae</w:t>
            </w:r>
            <w:proofErr w:type="spellEnd"/>
          </w:p>
        </w:tc>
        <w:tc>
          <w:tcPr>
            <w:tcW w:w="236" w:type="dxa"/>
            <w:noWrap/>
            <w:hideMark/>
          </w:tcPr>
          <w:p w14:paraId="5C3BCC2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D146B0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0.02528941</w:t>
            </w:r>
          </w:p>
        </w:tc>
        <w:tc>
          <w:tcPr>
            <w:tcW w:w="236" w:type="dxa"/>
            <w:noWrap/>
            <w:hideMark/>
          </w:tcPr>
          <w:p w14:paraId="135BE55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8.37844032</w:t>
            </w:r>
          </w:p>
        </w:tc>
        <w:tc>
          <w:tcPr>
            <w:tcW w:w="236" w:type="dxa"/>
            <w:noWrap/>
            <w:hideMark/>
          </w:tcPr>
          <w:p w14:paraId="4779C1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0.005576</w:t>
            </w:r>
          </w:p>
        </w:tc>
        <w:tc>
          <w:tcPr>
            <w:tcW w:w="236" w:type="dxa"/>
            <w:noWrap/>
            <w:hideMark/>
          </w:tcPr>
          <w:p w14:paraId="24FE3A6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0.97804292</w:t>
            </w:r>
          </w:p>
        </w:tc>
        <w:tc>
          <w:tcPr>
            <w:tcW w:w="236" w:type="dxa"/>
            <w:noWrap/>
            <w:hideMark/>
          </w:tcPr>
          <w:p w14:paraId="4812758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0.99501929</w:t>
            </w:r>
          </w:p>
        </w:tc>
        <w:tc>
          <w:tcPr>
            <w:tcW w:w="236" w:type="dxa"/>
            <w:noWrap/>
            <w:hideMark/>
          </w:tcPr>
          <w:p w14:paraId="073391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0.00032824</w:t>
            </w:r>
          </w:p>
        </w:tc>
      </w:tr>
      <w:tr w:rsidR="008B378D" w:rsidRPr="008B378D" w14:paraId="11CC0E4C" w14:textId="77777777" w:rsidTr="008B378D">
        <w:trPr>
          <w:trHeight w:val="20"/>
        </w:trPr>
        <w:tc>
          <w:tcPr>
            <w:tcW w:w="236" w:type="dxa"/>
            <w:noWrap/>
            <w:hideMark/>
          </w:tcPr>
          <w:p w14:paraId="2D47063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18C5FC3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E6A99F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0.03890158</w:t>
            </w:r>
          </w:p>
        </w:tc>
        <w:tc>
          <w:tcPr>
            <w:tcW w:w="236" w:type="dxa"/>
            <w:noWrap/>
            <w:hideMark/>
          </w:tcPr>
          <w:p w14:paraId="5AA1382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14.9016984</w:t>
            </w:r>
          </w:p>
        </w:tc>
        <w:tc>
          <w:tcPr>
            <w:tcW w:w="236" w:type="dxa"/>
            <w:noWrap/>
            <w:hideMark/>
          </w:tcPr>
          <w:p w14:paraId="75F301A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0.04083057</w:t>
            </w:r>
          </w:p>
        </w:tc>
        <w:tc>
          <w:tcPr>
            <w:tcW w:w="236" w:type="dxa"/>
            <w:noWrap/>
            <w:hideMark/>
          </w:tcPr>
          <w:p w14:paraId="069388A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-6.4841025</w:t>
            </w:r>
          </w:p>
        </w:tc>
        <w:tc>
          <w:tcPr>
            <w:tcW w:w="236" w:type="dxa"/>
            <w:noWrap/>
            <w:hideMark/>
          </w:tcPr>
          <w:p w14:paraId="64EE945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-6.4837457</w:t>
            </w:r>
          </w:p>
        </w:tc>
        <w:tc>
          <w:tcPr>
            <w:tcW w:w="236" w:type="dxa"/>
            <w:noWrap/>
            <w:hideMark/>
          </w:tcPr>
          <w:p w14:paraId="2FBD72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0.00136872</w:t>
            </w:r>
          </w:p>
        </w:tc>
      </w:tr>
      <w:tr w:rsidR="008B378D" w:rsidRPr="008B378D" w14:paraId="2151B31C" w14:textId="77777777" w:rsidTr="008B378D">
        <w:trPr>
          <w:trHeight w:val="20"/>
        </w:trPr>
        <w:tc>
          <w:tcPr>
            <w:tcW w:w="236" w:type="dxa"/>
            <w:noWrap/>
            <w:hideMark/>
          </w:tcPr>
          <w:p w14:paraId="5C4D435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Cardueae</w:t>
            </w:r>
            <w:proofErr w:type="spellEnd"/>
          </w:p>
        </w:tc>
        <w:tc>
          <w:tcPr>
            <w:tcW w:w="236" w:type="dxa"/>
            <w:noWrap/>
            <w:hideMark/>
          </w:tcPr>
          <w:p w14:paraId="1B1D304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9D10AA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0.03683252</w:t>
            </w:r>
          </w:p>
        </w:tc>
        <w:tc>
          <w:tcPr>
            <w:tcW w:w="236" w:type="dxa"/>
            <w:noWrap/>
            <w:hideMark/>
          </w:tcPr>
          <w:p w14:paraId="7393594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0.04745138</w:t>
            </w:r>
          </w:p>
        </w:tc>
        <w:tc>
          <w:tcPr>
            <w:tcW w:w="236" w:type="dxa"/>
            <w:noWrap/>
            <w:hideMark/>
          </w:tcPr>
          <w:p w14:paraId="76D3D4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0.00011318</w:t>
            </w:r>
          </w:p>
        </w:tc>
        <w:tc>
          <w:tcPr>
            <w:tcW w:w="236" w:type="dxa"/>
            <w:noWrap/>
            <w:hideMark/>
          </w:tcPr>
          <w:p w14:paraId="378279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-2.846125</w:t>
            </w:r>
          </w:p>
        </w:tc>
        <w:tc>
          <w:tcPr>
            <w:tcW w:w="236" w:type="dxa"/>
            <w:noWrap/>
            <w:hideMark/>
          </w:tcPr>
          <w:p w14:paraId="237F3D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-0.395766</w:t>
            </w:r>
          </w:p>
        </w:tc>
        <w:tc>
          <w:tcPr>
            <w:tcW w:w="236" w:type="dxa"/>
            <w:noWrap/>
            <w:hideMark/>
          </w:tcPr>
          <w:p w14:paraId="6361283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0.00104146</w:t>
            </w:r>
          </w:p>
        </w:tc>
      </w:tr>
      <w:tr w:rsidR="008B378D" w:rsidRPr="008B378D" w14:paraId="06C0BF18" w14:textId="77777777" w:rsidTr="008B378D">
        <w:trPr>
          <w:trHeight w:val="20"/>
        </w:trPr>
        <w:tc>
          <w:tcPr>
            <w:tcW w:w="236" w:type="dxa"/>
            <w:noWrap/>
            <w:hideMark/>
          </w:tcPr>
          <w:p w14:paraId="5650F1D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CES</w:t>
            </w:r>
          </w:p>
        </w:tc>
        <w:tc>
          <w:tcPr>
            <w:tcW w:w="236" w:type="dxa"/>
            <w:noWrap/>
            <w:hideMark/>
          </w:tcPr>
          <w:p w14:paraId="7A59C50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0E973A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0.02897703</w:t>
            </w:r>
          </w:p>
        </w:tc>
        <w:tc>
          <w:tcPr>
            <w:tcW w:w="236" w:type="dxa"/>
            <w:noWrap/>
            <w:hideMark/>
          </w:tcPr>
          <w:p w14:paraId="770728F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0.00061035</w:t>
            </w:r>
          </w:p>
        </w:tc>
        <w:tc>
          <w:tcPr>
            <w:tcW w:w="236" w:type="dxa"/>
            <w:noWrap/>
            <w:hideMark/>
          </w:tcPr>
          <w:p w14:paraId="68BC18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3.21E-05</w:t>
            </w:r>
          </w:p>
        </w:tc>
        <w:tc>
          <w:tcPr>
            <w:tcW w:w="236" w:type="dxa"/>
            <w:noWrap/>
            <w:hideMark/>
          </w:tcPr>
          <w:p w14:paraId="1301CF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-8.0927916</w:t>
            </w:r>
          </w:p>
        </w:tc>
        <w:tc>
          <w:tcPr>
            <w:tcW w:w="236" w:type="dxa"/>
            <w:noWrap/>
            <w:hideMark/>
          </w:tcPr>
          <w:p w14:paraId="47752F4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-8.0954344</w:t>
            </w:r>
          </w:p>
        </w:tc>
        <w:tc>
          <w:tcPr>
            <w:tcW w:w="236" w:type="dxa"/>
            <w:noWrap/>
            <w:hideMark/>
          </w:tcPr>
          <w:p w14:paraId="75A2EF3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0.00099018</w:t>
            </w:r>
          </w:p>
        </w:tc>
      </w:tr>
      <w:tr w:rsidR="008B378D" w:rsidRPr="008B378D" w14:paraId="7F8EBEF5" w14:textId="77777777" w:rsidTr="008B378D">
        <w:trPr>
          <w:trHeight w:val="20"/>
        </w:trPr>
        <w:tc>
          <w:tcPr>
            <w:tcW w:w="236" w:type="dxa"/>
            <w:noWrap/>
            <w:hideMark/>
          </w:tcPr>
          <w:p w14:paraId="2B6FBD9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78C8CA0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9FA70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0.00983694</w:t>
            </w:r>
          </w:p>
        </w:tc>
        <w:tc>
          <w:tcPr>
            <w:tcW w:w="236" w:type="dxa"/>
            <w:noWrap/>
            <w:hideMark/>
          </w:tcPr>
          <w:p w14:paraId="27ACDE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0.06377404</w:t>
            </w:r>
          </w:p>
        </w:tc>
        <w:tc>
          <w:tcPr>
            <w:tcW w:w="236" w:type="dxa"/>
            <w:noWrap/>
            <w:hideMark/>
          </w:tcPr>
          <w:p w14:paraId="2DE3DB3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1.32E-05</w:t>
            </w:r>
          </w:p>
        </w:tc>
        <w:tc>
          <w:tcPr>
            <w:tcW w:w="236" w:type="dxa"/>
            <w:noWrap/>
            <w:hideMark/>
          </w:tcPr>
          <w:p w14:paraId="195E763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17.395518</w:t>
            </w:r>
          </w:p>
        </w:tc>
        <w:tc>
          <w:tcPr>
            <w:tcW w:w="236" w:type="dxa"/>
            <w:noWrap/>
            <w:hideMark/>
          </w:tcPr>
          <w:p w14:paraId="57EA31F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17.3991579</w:t>
            </w:r>
          </w:p>
        </w:tc>
        <w:tc>
          <w:tcPr>
            <w:tcW w:w="236" w:type="dxa"/>
            <w:noWrap/>
            <w:hideMark/>
          </w:tcPr>
          <w:p w14:paraId="4E8C831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0.0001079</w:t>
            </w:r>
          </w:p>
        </w:tc>
      </w:tr>
      <w:tr w:rsidR="008B378D" w:rsidRPr="008B378D" w14:paraId="20450F36" w14:textId="77777777" w:rsidTr="008B378D">
        <w:trPr>
          <w:trHeight w:val="20"/>
        </w:trPr>
        <w:tc>
          <w:tcPr>
            <w:tcW w:w="236" w:type="dxa"/>
            <w:noWrap/>
            <w:hideMark/>
          </w:tcPr>
          <w:p w14:paraId="2240AB8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Croton</w:t>
            </w:r>
          </w:p>
        </w:tc>
        <w:tc>
          <w:tcPr>
            <w:tcW w:w="236" w:type="dxa"/>
            <w:noWrap/>
            <w:hideMark/>
          </w:tcPr>
          <w:p w14:paraId="26010A8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0FD7E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0.01063973</w:t>
            </w:r>
          </w:p>
        </w:tc>
        <w:tc>
          <w:tcPr>
            <w:tcW w:w="236" w:type="dxa"/>
            <w:noWrap/>
            <w:hideMark/>
          </w:tcPr>
          <w:p w14:paraId="67DDCFA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0.08200858</w:t>
            </w:r>
          </w:p>
        </w:tc>
        <w:tc>
          <w:tcPr>
            <w:tcW w:w="236" w:type="dxa"/>
            <w:noWrap/>
            <w:hideMark/>
          </w:tcPr>
          <w:p w14:paraId="4374DF1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4.48E-05</w:t>
            </w:r>
          </w:p>
        </w:tc>
        <w:tc>
          <w:tcPr>
            <w:tcW w:w="236" w:type="dxa"/>
            <w:noWrap/>
            <w:hideMark/>
          </w:tcPr>
          <w:p w14:paraId="759F348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15.6573085</w:t>
            </w:r>
          </w:p>
        </w:tc>
        <w:tc>
          <w:tcPr>
            <w:tcW w:w="236" w:type="dxa"/>
            <w:noWrap/>
            <w:hideMark/>
          </w:tcPr>
          <w:p w14:paraId="77AEB0D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15.274565</w:t>
            </w:r>
          </w:p>
        </w:tc>
        <w:tc>
          <w:tcPr>
            <w:tcW w:w="236" w:type="dxa"/>
            <w:noWrap/>
            <w:hideMark/>
          </w:tcPr>
          <w:p w14:paraId="03C4643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0.00028631</w:t>
            </w:r>
          </w:p>
        </w:tc>
      </w:tr>
      <w:tr w:rsidR="008B378D" w:rsidRPr="008B378D" w14:paraId="52449641" w14:textId="77777777" w:rsidTr="008B378D">
        <w:trPr>
          <w:trHeight w:val="20"/>
        </w:trPr>
        <w:tc>
          <w:tcPr>
            <w:tcW w:w="236" w:type="dxa"/>
            <w:noWrap/>
            <w:hideMark/>
          </w:tcPr>
          <w:p w14:paraId="146548D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Erysimeae</w:t>
            </w:r>
            <w:proofErr w:type="spellEnd"/>
          </w:p>
        </w:tc>
        <w:tc>
          <w:tcPr>
            <w:tcW w:w="236" w:type="dxa"/>
            <w:noWrap/>
            <w:hideMark/>
          </w:tcPr>
          <w:p w14:paraId="0CA6FDE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D672C1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0.02610273</w:t>
            </w:r>
          </w:p>
        </w:tc>
        <w:tc>
          <w:tcPr>
            <w:tcW w:w="236" w:type="dxa"/>
            <w:noWrap/>
            <w:hideMark/>
          </w:tcPr>
          <w:p w14:paraId="7A12FF1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0.130955</w:t>
            </w:r>
          </w:p>
        </w:tc>
        <w:tc>
          <w:tcPr>
            <w:tcW w:w="236" w:type="dxa"/>
            <w:noWrap/>
            <w:hideMark/>
          </w:tcPr>
          <w:p w14:paraId="45CFF62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0.00023434</w:t>
            </w:r>
          </w:p>
        </w:tc>
        <w:tc>
          <w:tcPr>
            <w:tcW w:w="236" w:type="dxa"/>
            <w:noWrap/>
            <w:hideMark/>
          </w:tcPr>
          <w:p w14:paraId="562250C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-5.4284971</w:t>
            </w:r>
          </w:p>
        </w:tc>
        <w:tc>
          <w:tcPr>
            <w:tcW w:w="236" w:type="dxa"/>
            <w:noWrap/>
            <w:hideMark/>
          </w:tcPr>
          <w:p w14:paraId="7D82386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-5.4285068</w:t>
            </w:r>
          </w:p>
        </w:tc>
        <w:tc>
          <w:tcPr>
            <w:tcW w:w="236" w:type="dxa"/>
            <w:noWrap/>
            <w:hideMark/>
          </w:tcPr>
          <w:p w14:paraId="07BBFF7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0.00097366</w:t>
            </w:r>
          </w:p>
        </w:tc>
      </w:tr>
      <w:tr w:rsidR="008B378D" w:rsidRPr="008B378D" w14:paraId="089875FB" w14:textId="77777777" w:rsidTr="008B378D">
        <w:trPr>
          <w:trHeight w:val="20"/>
        </w:trPr>
        <w:tc>
          <w:tcPr>
            <w:tcW w:w="236" w:type="dxa"/>
            <w:noWrap/>
            <w:hideMark/>
          </w:tcPr>
          <w:p w14:paraId="2C45188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Euclidieae</w:t>
            </w:r>
            <w:proofErr w:type="spellEnd"/>
          </w:p>
        </w:tc>
        <w:tc>
          <w:tcPr>
            <w:tcW w:w="236" w:type="dxa"/>
            <w:noWrap/>
            <w:hideMark/>
          </w:tcPr>
          <w:p w14:paraId="71CAAF8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7BBFE7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0.04535073</w:t>
            </w:r>
          </w:p>
        </w:tc>
        <w:tc>
          <w:tcPr>
            <w:tcW w:w="236" w:type="dxa"/>
            <w:noWrap/>
            <w:hideMark/>
          </w:tcPr>
          <w:p w14:paraId="521E1F5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0.78484052</w:t>
            </w:r>
          </w:p>
        </w:tc>
        <w:tc>
          <w:tcPr>
            <w:tcW w:w="236" w:type="dxa"/>
            <w:noWrap/>
            <w:hideMark/>
          </w:tcPr>
          <w:p w14:paraId="68A4BC4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0.00170168</w:t>
            </w:r>
          </w:p>
        </w:tc>
        <w:tc>
          <w:tcPr>
            <w:tcW w:w="236" w:type="dxa"/>
            <w:noWrap/>
            <w:hideMark/>
          </w:tcPr>
          <w:p w14:paraId="12D78C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-16.337683</w:t>
            </w:r>
          </w:p>
        </w:tc>
        <w:tc>
          <w:tcPr>
            <w:tcW w:w="236" w:type="dxa"/>
            <w:noWrap/>
            <w:hideMark/>
          </w:tcPr>
          <w:p w14:paraId="722FC7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-15.828586</w:t>
            </w:r>
          </w:p>
        </w:tc>
        <w:tc>
          <w:tcPr>
            <w:tcW w:w="236" w:type="dxa"/>
            <w:noWrap/>
            <w:hideMark/>
          </w:tcPr>
          <w:p w14:paraId="2DFE1C8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0.00113395</w:t>
            </w:r>
          </w:p>
        </w:tc>
      </w:tr>
      <w:tr w:rsidR="008B378D" w:rsidRPr="008B378D" w14:paraId="5F452F66" w14:textId="77777777" w:rsidTr="008B378D">
        <w:trPr>
          <w:trHeight w:val="20"/>
        </w:trPr>
        <w:tc>
          <w:tcPr>
            <w:tcW w:w="236" w:type="dxa"/>
            <w:noWrap/>
            <w:hideMark/>
          </w:tcPr>
          <w:p w14:paraId="5BF2CDF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0CD5386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AE1AAE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0.01453831</w:t>
            </w:r>
          </w:p>
        </w:tc>
        <w:tc>
          <w:tcPr>
            <w:tcW w:w="236" w:type="dxa"/>
            <w:noWrap/>
            <w:hideMark/>
          </w:tcPr>
          <w:p w14:paraId="6E6701F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0.0400512</w:t>
            </w:r>
          </w:p>
        </w:tc>
        <w:tc>
          <w:tcPr>
            <w:tcW w:w="236" w:type="dxa"/>
            <w:noWrap/>
            <w:hideMark/>
          </w:tcPr>
          <w:p w14:paraId="00C33F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4.36E-05</w:t>
            </w:r>
          </w:p>
        </w:tc>
        <w:tc>
          <w:tcPr>
            <w:tcW w:w="236" w:type="dxa"/>
            <w:noWrap/>
            <w:hideMark/>
          </w:tcPr>
          <w:p w14:paraId="5D6E3BF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9.67899705</w:t>
            </w:r>
          </w:p>
        </w:tc>
        <w:tc>
          <w:tcPr>
            <w:tcW w:w="236" w:type="dxa"/>
            <w:noWrap/>
            <w:hideMark/>
          </w:tcPr>
          <w:p w14:paraId="690053F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9.67982439</w:t>
            </w:r>
          </w:p>
        </w:tc>
        <w:tc>
          <w:tcPr>
            <w:tcW w:w="236" w:type="dxa"/>
            <w:noWrap/>
            <w:hideMark/>
          </w:tcPr>
          <w:p w14:paraId="4CA1339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0.0005434</w:t>
            </w:r>
          </w:p>
        </w:tc>
      </w:tr>
      <w:tr w:rsidR="008B378D" w:rsidRPr="008B378D" w14:paraId="12C9D2BF" w14:textId="77777777" w:rsidTr="008B378D">
        <w:trPr>
          <w:trHeight w:val="20"/>
        </w:trPr>
        <w:tc>
          <w:tcPr>
            <w:tcW w:w="236" w:type="dxa"/>
            <w:noWrap/>
            <w:hideMark/>
          </w:tcPr>
          <w:p w14:paraId="7C384C7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16D99CF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5666FD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0.00320575</w:t>
            </w:r>
          </w:p>
        </w:tc>
        <w:tc>
          <w:tcPr>
            <w:tcW w:w="236" w:type="dxa"/>
            <w:noWrap/>
            <w:hideMark/>
          </w:tcPr>
          <w:p w14:paraId="35DD5DF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1.80E-05</w:t>
            </w:r>
          </w:p>
        </w:tc>
        <w:tc>
          <w:tcPr>
            <w:tcW w:w="236" w:type="dxa"/>
            <w:noWrap/>
            <w:hideMark/>
          </w:tcPr>
          <w:p w14:paraId="086B159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1.73E-05</w:t>
            </w:r>
          </w:p>
        </w:tc>
        <w:tc>
          <w:tcPr>
            <w:tcW w:w="236" w:type="dxa"/>
            <w:noWrap/>
            <w:hideMark/>
          </w:tcPr>
          <w:p w14:paraId="0F29010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18.2306078</w:t>
            </w:r>
          </w:p>
        </w:tc>
        <w:tc>
          <w:tcPr>
            <w:tcW w:w="236" w:type="dxa"/>
            <w:noWrap/>
            <w:hideMark/>
          </w:tcPr>
          <w:p w14:paraId="331A217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11.3302853</w:t>
            </w:r>
          </w:p>
        </w:tc>
        <w:tc>
          <w:tcPr>
            <w:tcW w:w="236" w:type="dxa"/>
            <w:noWrap/>
            <w:hideMark/>
          </w:tcPr>
          <w:p w14:paraId="0C82D8F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0.00124577</w:t>
            </w:r>
          </w:p>
        </w:tc>
      </w:tr>
      <w:tr w:rsidR="008B378D" w:rsidRPr="008B378D" w14:paraId="496636E6" w14:textId="77777777" w:rsidTr="008B378D">
        <w:trPr>
          <w:trHeight w:val="20"/>
        </w:trPr>
        <w:tc>
          <w:tcPr>
            <w:tcW w:w="236" w:type="dxa"/>
            <w:noWrap/>
            <w:hideMark/>
          </w:tcPr>
          <w:p w14:paraId="63A6B58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D8E516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7D5F5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0.00187511</w:t>
            </w:r>
          </w:p>
        </w:tc>
        <w:tc>
          <w:tcPr>
            <w:tcW w:w="236" w:type="dxa"/>
            <w:noWrap/>
            <w:hideMark/>
          </w:tcPr>
          <w:p w14:paraId="563506A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0.03116208</w:t>
            </w:r>
          </w:p>
        </w:tc>
        <w:tc>
          <w:tcPr>
            <w:tcW w:w="236" w:type="dxa"/>
            <w:noWrap/>
            <w:hideMark/>
          </w:tcPr>
          <w:p w14:paraId="4B4C12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2.82E-05</w:t>
            </w:r>
          </w:p>
        </w:tc>
        <w:tc>
          <w:tcPr>
            <w:tcW w:w="236" w:type="dxa"/>
            <w:noWrap/>
            <w:hideMark/>
          </w:tcPr>
          <w:p w14:paraId="406F75D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14.723028</w:t>
            </w:r>
          </w:p>
        </w:tc>
        <w:tc>
          <w:tcPr>
            <w:tcW w:w="236" w:type="dxa"/>
            <w:noWrap/>
            <w:hideMark/>
          </w:tcPr>
          <w:p w14:paraId="0F07DCA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14.681001</w:t>
            </w:r>
          </w:p>
        </w:tc>
        <w:tc>
          <w:tcPr>
            <w:tcW w:w="236" w:type="dxa"/>
            <w:noWrap/>
            <w:hideMark/>
          </w:tcPr>
          <w:p w14:paraId="3BA87A3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0.00044835</w:t>
            </w:r>
          </w:p>
        </w:tc>
      </w:tr>
      <w:tr w:rsidR="008B378D" w:rsidRPr="008B378D" w14:paraId="3E1F3198" w14:textId="77777777" w:rsidTr="008B378D">
        <w:trPr>
          <w:trHeight w:val="20"/>
        </w:trPr>
        <w:tc>
          <w:tcPr>
            <w:tcW w:w="236" w:type="dxa"/>
            <w:noWrap/>
            <w:hideMark/>
          </w:tcPr>
          <w:p w14:paraId="7154ECF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6214CB8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52CFD7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0.02302884</w:t>
            </w:r>
          </w:p>
        </w:tc>
        <w:tc>
          <w:tcPr>
            <w:tcW w:w="236" w:type="dxa"/>
            <w:noWrap/>
            <w:hideMark/>
          </w:tcPr>
          <w:p w14:paraId="0A9789D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0.72214292</w:t>
            </w:r>
          </w:p>
        </w:tc>
        <w:tc>
          <w:tcPr>
            <w:tcW w:w="236" w:type="dxa"/>
            <w:noWrap/>
            <w:hideMark/>
          </w:tcPr>
          <w:p w14:paraId="728F4B2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9.40E-05</w:t>
            </w:r>
          </w:p>
        </w:tc>
        <w:tc>
          <w:tcPr>
            <w:tcW w:w="236" w:type="dxa"/>
            <w:noWrap/>
            <w:hideMark/>
          </w:tcPr>
          <w:p w14:paraId="7E4204E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4.03422465</w:t>
            </w:r>
          </w:p>
        </w:tc>
        <w:tc>
          <w:tcPr>
            <w:tcW w:w="236" w:type="dxa"/>
            <w:noWrap/>
            <w:hideMark/>
          </w:tcPr>
          <w:p w14:paraId="45C322E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4.17033371</w:t>
            </w:r>
          </w:p>
        </w:tc>
        <w:tc>
          <w:tcPr>
            <w:tcW w:w="236" w:type="dxa"/>
            <w:noWrap/>
            <w:hideMark/>
          </w:tcPr>
          <w:p w14:paraId="6A1EE40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6.92E-05</w:t>
            </w:r>
          </w:p>
        </w:tc>
      </w:tr>
      <w:tr w:rsidR="008B378D" w:rsidRPr="008B378D" w14:paraId="3A834EE8" w14:textId="77777777" w:rsidTr="008B378D">
        <w:trPr>
          <w:trHeight w:val="20"/>
        </w:trPr>
        <w:tc>
          <w:tcPr>
            <w:tcW w:w="236" w:type="dxa"/>
            <w:noWrap/>
            <w:hideMark/>
          </w:tcPr>
          <w:p w14:paraId="4DBE658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Hypericum</w:t>
            </w:r>
          </w:p>
        </w:tc>
        <w:tc>
          <w:tcPr>
            <w:tcW w:w="236" w:type="dxa"/>
            <w:noWrap/>
            <w:hideMark/>
          </w:tcPr>
          <w:p w14:paraId="1C4955D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46FE2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0.01869075</w:t>
            </w:r>
          </w:p>
        </w:tc>
        <w:tc>
          <w:tcPr>
            <w:tcW w:w="236" w:type="dxa"/>
            <w:noWrap/>
            <w:hideMark/>
          </w:tcPr>
          <w:p w14:paraId="134262C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0.38813508</w:t>
            </w:r>
          </w:p>
        </w:tc>
        <w:tc>
          <w:tcPr>
            <w:tcW w:w="236" w:type="dxa"/>
            <w:noWrap/>
            <w:hideMark/>
          </w:tcPr>
          <w:p w14:paraId="74D449E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0.00037287</w:t>
            </w:r>
          </w:p>
        </w:tc>
        <w:tc>
          <w:tcPr>
            <w:tcW w:w="236" w:type="dxa"/>
            <w:noWrap/>
            <w:hideMark/>
          </w:tcPr>
          <w:p w14:paraId="0F23118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3.41154958</w:t>
            </w:r>
          </w:p>
        </w:tc>
        <w:tc>
          <w:tcPr>
            <w:tcW w:w="236" w:type="dxa"/>
            <w:noWrap/>
            <w:hideMark/>
          </w:tcPr>
          <w:p w14:paraId="4F65661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3.42875815</w:t>
            </w:r>
          </w:p>
        </w:tc>
        <w:tc>
          <w:tcPr>
            <w:tcW w:w="236" w:type="dxa"/>
            <w:noWrap/>
            <w:hideMark/>
          </w:tcPr>
          <w:p w14:paraId="000AD46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0.00052235</w:t>
            </w:r>
          </w:p>
        </w:tc>
      </w:tr>
      <w:tr w:rsidR="008B378D" w:rsidRPr="008B378D" w14:paraId="1D78C05E" w14:textId="77777777" w:rsidTr="008B378D">
        <w:trPr>
          <w:trHeight w:val="20"/>
        </w:trPr>
        <w:tc>
          <w:tcPr>
            <w:tcW w:w="236" w:type="dxa"/>
            <w:noWrap/>
            <w:hideMark/>
          </w:tcPr>
          <w:p w14:paraId="5A76EBC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Lepidieae</w:t>
            </w:r>
            <w:proofErr w:type="spellEnd"/>
          </w:p>
        </w:tc>
        <w:tc>
          <w:tcPr>
            <w:tcW w:w="236" w:type="dxa"/>
            <w:noWrap/>
            <w:hideMark/>
          </w:tcPr>
          <w:p w14:paraId="1F4116E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F195AD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0.20581917</w:t>
            </w:r>
          </w:p>
        </w:tc>
        <w:tc>
          <w:tcPr>
            <w:tcW w:w="236" w:type="dxa"/>
            <w:noWrap/>
            <w:hideMark/>
          </w:tcPr>
          <w:p w14:paraId="2ABDB9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0.15644081</w:t>
            </w:r>
          </w:p>
        </w:tc>
        <w:tc>
          <w:tcPr>
            <w:tcW w:w="236" w:type="dxa"/>
            <w:noWrap/>
            <w:hideMark/>
          </w:tcPr>
          <w:p w14:paraId="4B8DB7F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0.00033798</w:t>
            </w:r>
          </w:p>
        </w:tc>
        <w:tc>
          <w:tcPr>
            <w:tcW w:w="236" w:type="dxa"/>
            <w:noWrap/>
            <w:hideMark/>
          </w:tcPr>
          <w:p w14:paraId="16D6D44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2.06311666</w:t>
            </w:r>
          </w:p>
        </w:tc>
        <w:tc>
          <w:tcPr>
            <w:tcW w:w="236" w:type="dxa"/>
            <w:noWrap/>
            <w:hideMark/>
          </w:tcPr>
          <w:p w14:paraId="4A994F1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1.82117735</w:t>
            </w:r>
          </w:p>
        </w:tc>
        <w:tc>
          <w:tcPr>
            <w:tcW w:w="236" w:type="dxa"/>
            <w:noWrap/>
            <w:hideMark/>
          </w:tcPr>
          <w:p w14:paraId="767C669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0.00162877</w:t>
            </w:r>
          </w:p>
        </w:tc>
      </w:tr>
      <w:tr w:rsidR="008B378D" w:rsidRPr="008B378D" w14:paraId="249DB137" w14:textId="77777777" w:rsidTr="008B378D">
        <w:trPr>
          <w:trHeight w:val="20"/>
        </w:trPr>
        <w:tc>
          <w:tcPr>
            <w:tcW w:w="236" w:type="dxa"/>
            <w:noWrap/>
            <w:hideMark/>
          </w:tcPr>
          <w:p w14:paraId="3C78A66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Lupinus</w:t>
            </w:r>
          </w:p>
        </w:tc>
        <w:tc>
          <w:tcPr>
            <w:tcW w:w="236" w:type="dxa"/>
            <w:noWrap/>
            <w:hideMark/>
          </w:tcPr>
          <w:p w14:paraId="7B945F2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612918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0.07971378</w:t>
            </w:r>
          </w:p>
        </w:tc>
        <w:tc>
          <w:tcPr>
            <w:tcW w:w="236" w:type="dxa"/>
            <w:noWrap/>
            <w:hideMark/>
          </w:tcPr>
          <w:p w14:paraId="116539A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8.05E-05</w:t>
            </w:r>
          </w:p>
        </w:tc>
        <w:tc>
          <w:tcPr>
            <w:tcW w:w="236" w:type="dxa"/>
            <w:noWrap/>
            <w:hideMark/>
          </w:tcPr>
          <w:p w14:paraId="7361F7E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0.00020486</w:t>
            </w:r>
          </w:p>
        </w:tc>
        <w:tc>
          <w:tcPr>
            <w:tcW w:w="236" w:type="dxa"/>
            <w:noWrap/>
            <w:hideMark/>
          </w:tcPr>
          <w:p w14:paraId="106FA41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2.92213576</w:t>
            </w:r>
          </w:p>
        </w:tc>
        <w:tc>
          <w:tcPr>
            <w:tcW w:w="236" w:type="dxa"/>
            <w:noWrap/>
            <w:hideMark/>
          </w:tcPr>
          <w:p w14:paraId="25F7047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2.92224044</w:t>
            </w:r>
          </w:p>
        </w:tc>
        <w:tc>
          <w:tcPr>
            <w:tcW w:w="236" w:type="dxa"/>
            <w:noWrap/>
            <w:hideMark/>
          </w:tcPr>
          <w:p w14:paraId="1072F1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0.00116014</w:t>
            </w:r>
          </w:p>
        </w:tc>
      </w:tr>
      <w:tr w:rsidR="008B378D" w:rsidRPr="008B378D" w14:paraId="42748E23" w14:textId="77777777" w:rsidTr="008B378D">
        <w:trPr>
          <w:trHeight w:val="20"/>
        </w:trPr>
        <w:tc>
          <w:tcPr>
            <w:tcW w:w="236" w:type="dxa"/>
            <w:noWrap/>
            <w:hideMark/>
          </w:tcPr>
          <w:p w14:paraId="50A44EB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4A6CA41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4E0BA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0.02647578</w:t>
            </w:r>
          </w:p>
        </w:tc>
        <w:tc>
          <w:tcPr>
            <w:tcW w:w="236" w:type="dxa"/>
            <w:noWrap/>
            <w:hideMark/>
          </w:tcPr>
          <w:p w14:paraId="7C4CD7E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0.01845862</w:t>
            </w:r>
          </w:p>
        </w:tc>
        <w:tc>
          <w:tcPr>
            <w:tcW w:w="236" w:type="dxa"/>
            <w:noWrap/>
            <w:hideMark/>
          </w:tcPr>
          <w:p w14:paraId="2B02EE4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7.57E-05</w:t>
            </w:r>
          </w:p>
        </w:tc>
        <w:tc>
          <w:tcPr>
            <w:tcW w:w="236" w:type="dxa"/>
            <w:noWrap/>
            <w:hideMark/>
          </w:tcPr>
          <w:p w14:paraId="2A7C6A0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-0.2681844</w:t>
            </w:r>
          </w:p>
        </w:tc>
        <w:tc>
          <w:tcPr>
            <w:tcW w:w="236" w:type="dxa"/>
            <w:noWrap/>
            <w:hideMark/>
          </w:tcPr>
          <w:p w14:paraId="01FC13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-0.2653882</w:t>
            </w:r>
          </w:p>
        </w:tc>
        <w:tc>
          <w:tcPr>
            <w:tcW w:w="236" w:type="dxa"/>
            <w:noWrap/>
            <w:hideMark/>
          </w:tcPr>
          <w:p w14:paraId="3E78FC5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0.00142268</w:t>
            </w:r>
          </w:p>
        </w:tc>
      </w:tr>
      <w:tr w:rsidR="008B378D" w:rsidRPr="008B378D" w14:paraId="21A839CB" w14:textId="77777777" w:rsidTr="008B378D">
        <w:trPr>
          <w:trHeight w:val="20"/>
        </w:trPr>
        <w:tc>
          <w:tcPr>
            <w:tcW w:w="236" w:type="dxa"/>
            <w:noWrap/>
            <w:hideMark/>
          </w:tcPr>
          <w:p w14:paraId="0C7DB5F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Onagraceae</w:t>
            </w:r>
            <w:proofErr w:type="spellEnd"/>
          </w:p>
        </w:tc>
        <w:tc>
          <w:tcPr>
            <w:tcW w:w="236" w:type="dxa"/>
            <w:noWrap/>
            <w:hideMark/>
          </w:tcPr>
          <w:p w14:paraId="4DBAE27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58E638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0.00338222</w:t>
            </w:r>
          </w:p>
        </w:tc>
        <w:tc>
          <w:tcPr>
            <w:tcW w:w="236" w:type="dxa"/>
            <w:noWrap/>
            <w:hideMark/>
          </w:tcPr>
          <w:p w14:paraId="128D987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0.32771862</w:t>
            </w:r>
          </w:p>
        </w:tc>
        <w:tc>
          <w:tcPr>
            <w:tcW w:w="236" w:type="dxa"/>
            <w:noWrap/>
            <w:hideMark/>
          </w:tcPr>
          <w:p w14:paraId="5D1E3C2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0.00056695</w:t>
            </w:r>
          </w:p>
        </w:tc>
        <w:tc>
          <w:tcPr>
            <w:tcW w:w="236" w:type="dxa"/>
            <w:noWrap/>
            <w:hideMark/>
          </w:tcPr>
          <w:p w14:paraId="6BF6B6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2.55685637</w:t>
            </w:r>
          </w:p>
        </w:tc>
        <w:tc>
          <w:tcPr>
            <w:tcW w:w="236" w:type="dxa"/>
            <w:noWrap/>
            <w:hideMark/>
          </w:tcPr>
          <w:p w14:paraId="72B8C36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2.55235806</w:t>
            </w:r>
          </w:p>
        </w:tc>
        <w:tc>
          <w:tcPr>
            <w:tcW w:w="236" w:type="dxa"/>
            <w:noWrap/>
            <w:hideMark/>
          </w:tcPr>
          <w:p w14:paraId="352D307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0.0008643</w:t>
            </w:r>
          </w:p>
        </w:tc>
      </w:tr>
      <w:tr w:rsidR="008B378D" w:rsidRPr="008B378D" w14:paraId="0E2311B7" w14:textId="77777777" w:rsidTr="008B378D">
        <w:trPr>
          <w:trHeight w:val="20"/>
        </w:trPr>
        <w:tc>
          <w:tcPr>
            <w:tcW w:w="236" w:type="dxa"/>
            <w:noWrap/>
            <w:hideMark/>
          </w:tcPr>
          <w:p w14:paraId="4DBDD2F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Orobanchaceae</w:t>
            </w:r>
          </w:p>
        </w:tc>
        <w:tc>
          <w:tcPr>
            <w:tcW w:w="236" w:type="dxa"/>
            <w:noWrap/>
            <w:hideMark/>
          </w:tcPr>
          <w:p w14:paraId="0652829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6683A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0.04425846</w:t>
            </w:r>
          </w:p>
        </w:tc>
        <w:tc>
          <w:tcPr>
            <w:tcW w:w="236" w:type="dxa"/>
            <w:noWrap/>
            <w:hideMark/>
          </w:tcPr>
          <w:p w14:paraId="0798954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0.3059429</w:t>
            </w:r>
          </w:p>
        </w:tc>
        <w:tc>
          <w:tcPr>
            <w:tcW w:w="236" w:type="dxa"/>
            <w:noWrap/>
            <w:hideMark/>
          </w:tcPr>
          <w:p w14:paraId="03A332F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0.00059516</w:t>
            </w:r>
          </w:p>
        </w:tc>
        <w:tc>
          <w:tcPr>
            <w:tcW w:w="236" w:type="dxa"/>
            <w:noWrap/>
            <w:hideMark/>
          </w:tcPr>
          <w:p w14:paraId="26E6D85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-3.2859605</w:t>
            </w:r>
          </w:p>
        </w:tc>
        <w:tc>
          <w:tcPr>
            <w:tcW w:w="236" w:type="dxa"/>
            <w:noWrap/>
            <w:hideMark/>
          </w:tcPr>
          <w:p w14:paraId="01074F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-3.0132383</w:t>
            </w:r>
          </w:p>
        </w:tc>
        <w:tc>
          <w:tcPr>
            <w:tcW w:w="236" w:type="dxa"/>
            <w:noWrap/>
            <w:hideMark/>
          </w:tcPr>
          <w:p w14:paraId="1075B1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0.00097497</w:t>
            </w:r>
          </w:p>
        </w:tc>
      </w:tr>
      <w:tr w:rsidR="008B378D" w:rsidRPr="008B378D" w14:paraId="5CE31461" w14:textId="77777777" w:rsidTr="008B378D">
        <w:trPr>
          <w:trHeight w:val="20"/>
        </w:trPr>
        <w:tc>
          <w:tcPr>
            <w:tcW w:w="236" w:type="dxa"/>
            <w:noWrap/>
            <w:hideMark/>
          </w:tcPr>
          <w:p w14:paraId="726B43E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1819C44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F8B027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0.04004537</w:t>
            </w:r>
          </w:p>
        </w:tc>
        <w:tc>
          <w:tcPr>
            <w:tcW w:w="236" w:type="dxa"/>
            <w:noWrap/>
            <w:hideMark/>
          </w:tcPr>
          <w:p w14:paraId="02E9D3E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0.89663704</w:t>
            </w:r>
          </w:p>
        </w:tc>
        <w:tc>
          <w:tcPr>
            <w:tcW w:w="236" w:type="dxa"/>
            <w:noWrap/>
            <w:hideMark/>
          </w:tcPr>
          <w:p w14:paraId="5F728AB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0.00081318</w:t>
            </w:r>
          </w:p>
        </w:tc>
        <w:tc>
          <w:tcPr>
            <w:tcW w:w="236" w:type="dxa"/>
            <w:noWrap/>
            <w:hideMark/>
          </w:tcPr>
          <w:p w14:paraId="483FC9B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11.8072231</w:t>
            </w:r>
          </w:p>
        </w:tc>
        <w:tc>
          <w:tcPr>
            <w:tcW w:w="236" w:type="dxa"/>
            <w:noWrap/>
            <w:hideMark/>
          </w:tcPr>
          <w:p w14:paraId="5229AC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11.8068683</w:t>
            </w:r>
          </w:p>
        </w:tc>
        <w:tc>
          <w:tcPr>
            <w:tcW w:w="236" w:type="dxa"/>
            <w:noWrap/>
            <w:hideMark/>
          </w:tcPr>
          <w:p w14:paraId="23C1CD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0.00047584</w:t>
            </w:r>
          </w:p>
        </w:tc>
      </w:tr>
      <w:tr w:rsidR="008B378D" w:rsidRPr="008B378D" w14:paraId="48098FA4" w14:textId="77777777" w:rsidTr="008B378D">
        <w:trPr>
          <w:trHeight w:val="20"/>
        </w:trPr>
        <w:tc>
          <w:tcPr>
            <w:tcW w:w="236" w:type="dxa"/>
            <w:noWrap/>
            <w:hideMark/>
          </w:tcPr>
          <w:p w14:paraId="0E91A5B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048FBE4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9830D8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0.01081812</w:t>
            </w:r>
          </w:p>
        </w:tc>
        <w:tc>
          <w:tcPr>
            <w:tcW w:w="236" w:type="dxa"/>
            <w:noWrap/>
            <w:hideMark/>
          </w:tcPr>
          <w:p w14:paraId="53AB7B5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0.03724123</w:t>
            </w:r>
          </w:p>
        </w:tc>
        <w:tc>
          <w:tcPr>
            <w:tcW w:w="236" w:type="dxa"/>
            <w:noWrap/>
            <w:hideMark/>
          </w:tcPr>
          <w:p w14:paraId="74A79D6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0.00010675</w:t>
            </w:r>
          </w:p>
        </w:tc>
        <w:tc>
          <w:tcPr>
            <w:tcW w:w="236" w:type="dxa"/>
            <w:noWrap/>
            <w:hideMark/>
          </w:tcPr>
          <w:p w14:paraId="5D4D9E3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0.22643204</w:t>
            </w:r>
          </w:p>
        </w:tc>
        <w:tc>
          <w:tcPr>
            <w:tcW w:w="236" w:type="dxa"/>
            <w:noWrap/>
            <w:hideMark/>
          </w:tcPr>
          <w:p w14:paraId="05BB16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0.15817461</w:t>
            </w:r>
          </w:p>
        </w:tc>
        <w:tc>
          <w:tcPr>
            <w:tcW w:w="236" w:type="dxa"/>
            <w:noWrap/>
            <w:hideMark/>
          </w:tcPr>
          <w:p w14:paraId="7557E56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0.00127746</w:t>
            </w:r>
          </w:p>
        </w:tc>
      </w:tr>
      <w:tr w:rsidR="008B378D" w:rsidRPr="008B378D" w14:paraId="2C0B04AC" w14:textId="77777777" w:rsidTr="008B378D">
        <w:trPr>
          <w:trHeight w:val="20"/>
        </w:trPr>
        <w:tc>
          <w:tcPr>
            <w:tcW w:w="236" w:type="dxa"/>
            <w:noWrap/>
            <w:hideMark/>
          </w:tcPr>
          <w:p w14:paraId="31D868F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Pooideae</w:t>
            </w:r>
            <w:proofErr w:type="spellEnd"/>
          </w:p>
        </w:tc>
        <w:tc>
          <w:tcPr>
            <w:tcW w:w="236" w:type="dxa"/>
            <w:noWrap/>
            <w:hideMark/>
          </w:tcPr>
          <w:p w14:paraId="563F6BC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5A17676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0.03306141</w:t>
            </w:r>
          </w:p>
        </w:tc>
        <w:tc>
          <w:tcPr>
            <w:tcW w:w="236" w:type="dxa"/>
            <w:noWrap/>
            <w:hideMark/>
          </w:tcPr>
          <w:p w14:paraId="4EE76CC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7.60060832</w:t>
            </w:r>
          </w:p>
        </w:tc>
        <w:tc>
          <w:tcPr>
            <w:tcW w:w="236" w:type="dxa"/>
            <w:noWrap/>
            <w:hideMark/>
          </w:tcPr>
          <w:p w14:paraId="1F45FB1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0.0186809</w:t>
            </w:r>
          </w:p>
        </w:tc>
        <w:tc>
          <w:tcPr>
            <w:tcW w:w="236" w:type="dxa"/>
            <w:noWrap/>
            <w:hideMark/>
          </w:tcPr>
          <w:p w14:paraId="5ABF976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-6.3391051</w:t>
            </w:r>
          </w:p>
        </w:tc>
        <w:tc>
          <w:tcPr>
            <w:tcW w:w="236" w:type="dxa"/>
            <w:noWrap/>
            <w:hideMark/>
          </w:tcPr>
          <w:p w14:paraId="031FF4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-6.3288309</w:t>
            </w:r>
          </w:p>
        </w:tc>
        <w:tc>
          <w:tcPr>
            <w:tcW w:w="236" w:type="dxa"/>
            <w:noWrap/>
            <w:hideMark/>
          </w:tcPr>
          <w:p w14:paraId="7BEC1C6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0.00122822</w:t>
            </w:r>
          </w:p>
        </w:tc>
      </w:tr>
      <w:tr w:rsidR="008B378D" w:rsidRPr="008B378D" w14:paraId="57714E05" w14:textId="77777777" w:rsidTr="008B378D">
        <w:trPr>
          <w:trHeight w:val="20"/>
        </w:trPr>
        <w:tc>
          <w:tcPr>
            <w:tcW w:w="236" w:type="dxa"/>
            <w:noWrap/>
            <w:hideMark/>
          </w:tcPr>
          <w:p w14:paraId="3DBF161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66C082B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263B6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0.01066659</w:t>
            </w:r>
          </w:p>
        </w:tc>
        <w:tc>
          <w:tcPr>
            <w:tcW w:w="236" w:type="dxa"/>
            <w:noWrap/>
            <w:hideMark/>
          </w:tcPr>
          <w:p w14:paraId="4659FE1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1.80320897</w:t>
            </w:r>
          </w:p>
        </w:tc>
        <w:tc>
          <w:tcPr>
            <w:tcW w:w="236" w:type="dxa"/>
            <w:noWrap/>
            <w:hideMark/>
          </w:tcPr>
          <w:p w14:paraId="05757C5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0.00261848</w:t>
            </w:r>
          </w:p>
        </w:tc>
        <w:tc>
          <w:tcPr>
            <w:tcW w:w="236" w:type="dxa"/>
            <w:noWrap/>
            <w:hideMark/>
          </w:tcPr>
          <w:p w14:paraId="072F169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-8.7184746</w:t>
            </w:r>
          </w:p>
        </w:tc>
        <w:tc>
          <w:tcPr>
            <w:tcW w:w="236" w:type="dxa"/>
            <w:noWrap/>
            <w:hideMark/>
          </w:tcPr>
          <w:p w14:paraId="3482F05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-8.7184746</w:t>
            </w:r>
          </w:p>
        </w:tc>
        <w:tc>
          <w:tcPr>
            <w:tcW w:w="236" w:type="dxa"/>
            <w:noWrap/>
            <w:hideMark/>
          </w:tcPr>
          <w:p w14:paraId="1E4BA7C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0.00072935</w:t>
            </w:r>
          </w:p>
        </w:tc>
      </w:tr>
      <w:tr w:rsidR="008B378D" w:rsidRPr="008B378D" w14:paraId="101E25AA" w14:textId="77777777" w:rsidTr="008B378D">
        <w:trPr>
          <w:trHeight w:val="20"/>
        </w:trPr>
        <w:tc>
          <w:tcPr>
            <w:tcW w:w="236" w:type="dxa"/>
            <w:noWrap/>
            <w:hideMark/>
          </w:tcPr>
          <w:p w14:paraId="30CAFAE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Rubieae</w:t>
            </w:r>
            <w:proofErr w:type="spellEnd"/>
          </w:p>
        </w:tc>
        <w:tc>
          <w:tcPr>
            <w:tcW w:w="236" w:type="dxa"/>
            <w:noWrap/>
            <w:hideMark/>
          </w:tcPr>
          <w:p w14:paraId="7607FE4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BB3CB6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0.01063675</w:t>
            </w:r>
          </w:p>
        </w:tc>
        <w:tc>
          <w:tcPr>
            <w:tcW w:w="236" w:type="dxa"/>
            <w:noWrap/>
            <w:hideMark/>
          </w:tcPr>
          <w:p w14:paraId="2B8E28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14.8097802</w:t>
            </w:r>
          </w:p>
        </w:tc>
        <w:tc>
          <w:tcPr>
            <w:tcW w:w="236" w:type="dxa"/>
            <w:noWrap/>
            <w:hideMark/>
          </w:tcPr>
          <w:p w14:paraId="07AFA01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0.01562851</w:t>
            </w:r>
          </w:p>
        </w:tc>
        <w:tc>
          <w:tcPr>
            <w:tcW w:w="236" w:type="dxa"/>
            <w:noWrap/>
            <w:hideMark/>
          </w:tcPr>
          <w:p w14:paraId="779CD1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-2.2668226</w:t>
            </w:r>
          </w:p>
        </w:tc>
        <w:tc>
          <w:tcPr>
            <w:tcW w:w="236" w:type="dxa"/>
            <w:noWrap/>
            <w:hideMark/>
          </w:tcPr>
          <w:p w14:paraId="5619D7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-2.2582081</w:t>
            </w:r>
          </w:p>
        </w:tc>
        <w:tc>
          <w:tcPr>
            <w:tcW w:w="236" w:type="dxa"/>
            <w:noWrap/>
            <w:hideMark/>
          </w:tcPr>
          <w:p w14:paraId="385AD8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0.00052696</w:t>
            </w:r>
          </w:p>
        </w:tc>
      </w:tr>
      <w:tr w:rsidR="008B378D" w:rsidRPr="008B378D" w14:paraId="2A4324F8" w14:textId="77777777" w:rsidTr="008B378D">
        <w:trPr>
          <w:trHeight w:val="20"/>
        </w:trPr>
        <w:tc>
          <w:tcPr>
            <w:tcW w:w="236" w:type="dxa"/>
            <w:noWrap/>
            <w:hideMark/>
          </w:tcPr>
          <w:p w14:paraId="6F97A92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Salvia</w:t>
            </w:r>
          </w:p>
        </w:tc>
        <w:tc>
          <w:tcPr>
            <w:tcW w:w="236" w:type="dxa"/>
            <w:noWrap/>
            <w:hideMark/>
          </w:tcPr>
          <w:p w14:paraId="2841E29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29E7A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0.01315338</w:t>
            </w:r>
          </w:p>
        </w:tc>
        <w:tc>
          <w:tcPr>
            <w:tcW w:w="236" w:type="dxa"/>
            <w:noWrap/>
            <w:hideMark/>
          </w:tcPr>
          <w:p w14:paraId="14BBF06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0.08850728</w:t>
            </w:r>
          </w:p>
        </w:tc>
        <w:tc>
          <w:tcPr>
            <w:tcW w:w="236" w:type="dxa"/>
            <w:noWrap/>
            <w:hideMark/>
          </w:tcPr>
          <w:p w14:paraId="0901759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7.72E-05</w:t>
            </w:r>
          </w:p>
        </w:tc>
        <w:tc>
          <w:tcPr>
            <w:tcW w:w="236" w:type="dxa"/>
            <w:noWrap/>
            <w:hideMark/>
          </w:tcPr>
          <w:p w14:paraId="1807C1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3.92992893</w:t>
            </w:r>
          </w:p>
        </w:tc>
        <w:tc>
          <w:tcPr>
            <w:tcW w:w="236" w:type="dxa"/>
            <w:noWrap/>
            <w:hideMark/>
          </w:tcPr>
          <w:p w14:paraId="7CA64AF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3.93018933</w:t>
            </w:r>
          </w:p>
        </w:tc>
        <w:tc>
          <w:tcPr>
            <w:tcW w:w="236" w:type="dxa"/>
            <w:noWrap/>
            <w:hideMark/>
          </w:tcPr>
          <w:p w14:paraId="1296478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0.00043193</w:t>
            </w:r>
          </w:p>
        </w:tc>
      </w:tr>
      <w:tr w:rsidR="008B378D" w:rsidRPr="008B378D" w14:paraId="76BDBBF7" w14:textId="77777777" w:rsidTr="008B378D">
        <w:trPr>
          <w:trHeight w:val="20"/>
        </w:trPr>
        <w:tc>
          <w:tcPr>
            <w:tcW w:w="236" w:type="dxa"/>
            <w:noWrap/>
            <w:hideMark/>
          </w:tcPr>
          <w:p w14:paraId="6CEDFB8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Solanaceae</w:t>
            </w:r>
          </w:p>
        </w:tc>
        <w:tc>
          <w:tcPr>
            <w:tcW w:w="236" w:type="dxa"/>
            <w:noWrap/>
            <w:hideMark/>
          </w:tcPr>
          <w:p w14:paraId="00D78E8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883060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0.01372745</w:t>
            </w:r>
          </w:p>
        </w:tc>
        <w:tc>
          <w:tcPr>
            <w:tcW w:w="236" w:type="dxa"/>
            <w:noWrap/>
            <w:hideMark/>
          </w:tcPr>
          <w:p w14:paraId="058B8E4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0.11593327</w:t>
            </w:r>
          </w:p>
        </w:tc>
        <w:tc>
          <w:tcPr>
            <w:tcW w:w="236" w:type="dxa"/>
            <w:noWrap/>
            <w:hideMark/>
          </w:tcPr>
          <w:p w14:paraId="55DE9E5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0.00015632</w:t>
            </w:r>
          </w:p>
        </w:tc>
        <w:tc>
          <w:tcPr>
            <w:tcW w:w="236" w:type="dxa"/>
            <w:noWrap/>
            <w:hideMark/>
          </w:tcPr>
          <w:p w14:paraId="586CB0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9.1404873</w:t>
            </w:r>
          </w:p>
        </w:tc>
        <w:tc>
          <w:tcPr>
            <w:tcW w:w="236" w:type="dxa"/>
            <w:noWrap/>
            <w:hideMark/>
          </w:tcPr>
          <w:p w14:paraId="5CAE34A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9.12695341</w:t>
            </w:r>
          </w:p>
        </w:tc>
        <w:tc>
          <w:tcPr>
            <w:tcW w:w="236" w:type="dxa"/>
            <w:noWrap/>
            <w:hideMark/>
          </w:tcPr>
          <w:p w14:paraId="2228151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0.0006736</w:t>
            </w:r>
          </w:p>
        </w:tc>
      </w:tr>
      <w:tr w:rsidR="008B378D" w:rsidRPr="008B378D" w14:paraId="6A4EBEBE" w14:textId="77777777" w:rsidTr="008B378D">
        <w:trPr>
          <w:trHeight w:val="20"/>
        </w:trPr>
        <w:tc>
          <w:tcPr>
            <w:tcW w:w="236" w:type="dxa"/>
            <w:noWrap/>
            <w:hideMark/>
          </w:tcPr>
          <w:p w14:paraId="67E0DDC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38A9F10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A90F83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0.01355562</w:t>
            </w:r>
          </w:p>
        </w:tc>
        <w:tc>
          <w:tcPr>
            <w:tcW w:w="236" w:type="dxa"/>
            <w:noWrap/>
            <w:hideMark/>
          </w:tcPr>
          <w:p w14:paraId="568FC2F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0.1393921</w:t>
            </w:r>
          </w:p>
        </w:tc>
        <w:tc>
          <w:tcPr>
            <w:tcW w:w="236" w:type="dxa"/>
            <w:noWrap/>
            <w:hideMark/>
          </w:tcPr>
          <w:p w14:paraId="6437DEF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0.00013589</w:t>
            </w:r>
          </w:p>
        </w:tc>
        <w:tc>
          <w:tcPr>
            <w:tcW w:w="236" w:type="dxa"/>
            <w:noWrap/>
            <w:hideMark/>
          </w:tcPr>
          <w:p w14:paraId="4E71840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8.69078007</w:t>
            </w:r>
          </w:p>
        </w:tc>
        <w:tc>
          <w:tcPr>
            <w:tcW w:w="236" w:type="dxa"/>
            <w:noWrap/>
            <w:hideMark/>
          </w:tcPr>
          <w:p w14:paraId="73E288E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9.93863497</w:t>
            </w:r>
          </w:p>
        </w:tc>
        <w:tc>
          <w:tcPr>
            <w:tcW w:w="236" w:type="dxa"/>
            <w:noWrap/>
            <w:hideMark/>
          </w:tcPr>
          <w:p w14:paraId="54AC1F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0.0004926</w:t>
            </w:r>
          </w:p>
        </w:tc>
      </w:tr>
      <w:tr w:rsidR="008B378D" w:rsidRPr="008B378D" w14:paraId="1F074E32" w14:textId="77777777" w:rsidTr="008B378D">
        <w:trPr>
          <w:trHeight w:val="20"/>
        </w:trPr>
        <w:tc>
          <w:tcPr>
            <w:tcW w:w="236" w:type="dxa"/>
            <w:noWrap/>
            <w:hideMark/>
          </w:tcPr>
          <w:p w14:paraId="69F862F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78F9F67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87252A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0.08701517</w:t>
            </w:r>
          </w:p>
        </w:tc>
        <w:tc>
          <w:tcPr>
            <w:tcW w:w="236" w:type="dxa"/>
            <w:noWrap/>
            <w:hideMark/>
          </w:tcPr>
          <w:p w14:paraId="44D8EB4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0.76067528</w:t>
            </w:r>
          </w:p>
        </w:tc>
        <w:tc>
          <w:tcPr>
            <w:tcW w:w="236" w:type="dxa"/>
            <w:noWrap/>
            <w:hideMark/>
          </w:tcPr>
          <w:p w14:paraId="50C758F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0.00021697</w:t>
            </w:r>
          </w:p>
        </w:tc>
        <w:tc>
          <w:tcPr>
            <w:tcW w:w="236" w:type="dxa"/>
            <w:noWrap/>
            <w:hideMark/>
          </w:tcPr>
          <w:p w14:paraId="0AABCDF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-3.8061756</w:t>
            </w:r>
          </w:p>
        </w:tc>
        <w:tc>
          <w:tcPr>
            <w:tcW w:w="236" w:type="dxa"/>
            <w:noWrap/>
            <w:hideMark/>
          </w:tcPr>
          <w:p w14:paraId="7C099AA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-3.7637158</w:t>
            </w:r>
          </w:p>
        </w:tc>
        <w:tc>
          <w:tcPr>
            <w:tcW w:w="236" w:type="dxa"/>
            <w:noWrap/>
            <w:hideMark/>
          </w:tcPr>
          <w:p w14:paraId="177FDB2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0.00014794</w:t>
            </w:r>
          </w:p>
        </w:tc>
      </w:tr>
    </w:tbl>
    <w:p w14:paraId="79131E92" w14:textId="77777777" w:rsidR="00682E97" w:rsidRPr="002B0243" w:rsidRDefault="00682E97" w:rsidP="004C7D04">
      <w:pPr>
        <w:rPr>
          <w:rFonts w:ascii="Times New Roman" w:hAnsi="Times New Roman" w:cs="Times New Roman"/>
        </w:rPr>
      </w:pPr>
    </w:p>
    <w:p w14:paraId="6D88C969" w14:textId="77777777" w:rsidR="00682E97" w:rsidRPr="002B0243" w:rsidRDefault="00682E97" w:rsidP="004C7D04">
      <w:pPr>
        <w:rPr>
          <w:rFonts w:ascii="Times New Roman" w:hAnsi="Times New Roman" w:cs="Times New Roman"/>
        </w:rPr>
      </w:pPr>
      <w:r w:rsidRPr="002B0243">
        <w:rPr>
          <w:rFonts w:ascii="Times New Roman" w:hAnsi="Times New Roman" w:cs="Times New Roman"/>
        </w:rPr>
        <w:br w:type="page"/>
      </w:r>
    </w:p>
    <w:p w14:paraId="33A3C372" w14:textId="6EF47FC1" w:rsidR="00682E97" w:rsidRPr="002B0243" w:rsidRDefault="00682E97" w:rsidP="004C7D04">
      <w:pPr>
        <w:rPr>
          <w:rFonts w:ascii="Times New Roman" w:hAnsi="Times New Roman" w:cs="Times New Roman"/>
        </w:rPr>
      </w:pPr>
      <w:r w:rsidRPr="002B0243">
        <w:rPr>
          <w:rFonts w:ascii="Times New Roman" w:hAnsi="Times New Roman" w:cs="Times New Roman"/>
          <w:b/>
          <w:bCs/>
        </w:rPr>
        <w:lastRenderedPageBreak/>
        <w:t>Table S5.</w:t>
      </w:r>
      <w:r w:rsidRPr="002B0243">
        <w:rPr>
          <w:rFonts w:ascii="Times New Roman" w:hAnsi="Times New Roman" w:cs="Times New Roman"/>
        </w:rPr>
        <w:t xml:space="preserve">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BIO12</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4A3F9A" w:rsidRPr="004A3F9A" w14:paraId="5B979B83" w14:textId="77777777" w:rsidTr="004A3F9A">
        <w:trPr>
          <w:trHeight w:val="20"/>
        </w:trPr>
        <w:tc>
          <w:tcPr>
            <w:tcW w:w="236" w:type="dxa"/>
            <w:noWrap/>
            <w:hideMark/>
          </w:tcPr>
          <w:p w14:paraId="5C2A2E6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Group.1</w:t>
            </w:r>
          </w:p>
        </w:tc>
        <w:tc>
          <w:tcPr>
            <w:tcW w:w="236" w:type="dxa"/>
            <w:noWrap/>
            <w:hideMark/>
          </w:tcPr>
          <w:p w14:paraId="5943C54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Group.2</w:t>
            </w:r>
          </w:p>
        </w:tc>
        <w:tc>
          <w:tcPr>
            <w:tcW w:w="236" w:type="dxa"/>
            <w:noWrap/>
            <w:hideMark/>
          </w:tcPr>
          <w:p w14:paraId="17F4A2D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rates</w:t>
            </w:r>
          </w:p>
        </w:tc>
        <w:tc>
          <w:tcPr>
            <w:tcW w:w="236" w:type="dxa"/>
            <w:noWrap/>
            <w:hideMark/>
          </w:tcPr>
          <w:p w14:paraId="1F17EEB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alpha</w:t>
            </w:r>
          </w:p>
        </w:tc>
        <w:tc>
          <w:tcPr>
            <w:tcW w:w="236" w:type="dxa"/>
            <w:noWrap/>
            <w:hideMark/>
          </w:tcPr>
          <w:p w14:paraId="742DCFC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proofErr w:type="gramStart"/>
            <w:r w:rsidRPr="004A3F9A">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1C89C5D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theta</w:t>
            </w:r>
          </w:p>
        </w:tc>
        <w:tc>
          <w:tcPr>
            <w:tcW w:w="236" w:type="dxa"/>
            <w:noWrap/>
            <w:hideMark/>
          </w:tcPr>
          <w:p w14:paraId="6C777EF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3F4F2DA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expected_var</w:t>
            </w:r>
            <w:proofErr w:type="spellEnd"/>
          </w:p>
        </w:tc>
      </w:tr>
      <w:tr w:rsidR="004A3F9A" w:rsidRPr="004A3F9A" w14:paraId="743956FD" w14:textId="77777777" w:rsidTr="004A3F9A">
        <w:trPr>
          <w:trHeight w:val="20"/>
        </w:trPr>
        <w:tc>
          <w:tcPr>
            <w:tcW w:w="236" w:type="dxa"/>
            <w:noWrap/>
            <w:hideMark/>
          </w:tcPr>
          <w:p w14:paraId="6235D8B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Alysseae</w:t>
            </w:r>
            <w:proofErr w:type="spellEnd"/>
          </w:p>
        </w:tc>
        <w:tc>
          <w:tcPr>
            <w:tcW w:w="236" w:type="dxa"/>
            <w:noWrap/>
            <w:hideMark/>
          </w:tcPr>
          <w:p w14:paraId="46C8B6E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D1EB45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0.04737243</w:t>
            </w:r>
          </w:p>
        </w:tc>
        <w:tc>
          <w:tcPr>
            <w:tcW w:w="236" w:type="dxa"/>
            <w:noWrap/>
            <w:hideMark/>
          </w:tcPr>
          <w:p w14:paraId="3DF9F67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0.20819149</w:t>
            </w:r>
          </w:p>
        </w:tc>
        <w:tc>
          <w:tcPr>
            <w:tcW w:w="236" w:type="dxa"/>
            <w:noWrap/>
            <w:hideMark/>
          </w:tcPr>
          <w:p w14:paraId="397183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0.04821967</w:t>
            </w:r>
          </w:p>
        </w:tc>
        <w:tc>
          <w:tcPr>
            <w:tcW w:w="236" w:type="dxa"/>
            <w:noWrap/>
            <w:hideMark/>
          </w:tcPr>
          <w:p w14:paraId="52E10FF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515.233724</w:t>
            </w:r>
          </w:p>
        </w:tc>
        <w:tc>
          <w:tcPr>
            <w:tcW w:w="236" w:type="dxa"/>
            <w:noWrap/>
            <w:hideMark/>
          </w:tcPr>
          <w:p w14:paraId="1F2E8A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520.845008</w:t>
            </w:r>
          </w:p>
        </w:tc>
        <w:tc>
          <w:tcPr>
            <w:tcW w:w="236" w:type="dxa"/>
            <w:noWrap/>
            <w:hideMark/>
          </w:tcPr>
          <w:p w14:paraId="5783BEB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0.11931237</w:t>
            </w:r>
          </w:p>
        </w:tc>
      </w:tr>
      <w:tr w:rsidR="004A3F9A" w:rsidRPr="004A3F9A" w14:paraId="71B9A59F" w14:textId="77777777" w:rsidTr="004A3F9A">
        <w:trPr>
          <w:trHeight w:val="20"/>
        </w:trPr>
        <w:tc>
          <w:tcPr>
            <w:tcW w:w="236" w:type="dxa"/>
            <w:noWrap/>
            <w:hideMark/>
          </w:tcPr>
          <w:p w14:paraId="56CB0B3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4679243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06EAAB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0.03270945</w:t>
            </w:r>
          </w:p>
        </w:tc>
        <w:tc>
          <w:tcPr>
            <w:tcW w:w="236" w:type="dxa"/>
            <w:noWrap/>
            <w:hideMark/>
          </w:tcPr>
          <w:p w14:paraId="209827C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0.07240906</w:t>
            </w:r>
          </w:p>
        </w:tc>
        <w:tc>
          <w:tcPr>
            <w:tcW w:w="236" w:type="dxa"/>
            <w:noWrap/>
            <w:hideMark/>
          </w:tcPr>
          <w:p w14:paraId="083B4D2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0.05400553</w:t>
            </w:r>
          </w:p>
        </w:tc>
        <w:tc>
          <w:tcPr>
            <w:tcW w:w="236" w:type="dxa"/>
            <w:noWrap/>
            <w:hideMark/>
          </w:tcPr>
          <w:p w14:paraId="660B59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410.490149</w:t>
            </w:r>
          </w:p>
        </w:tc>
        <w:tc>
          <w:tcPr>
            <w:tcW w:w="236" w:type="dxa"/>
            <w:noWrap/>
            <w:hideMark/>
          </w:tcPr>
          <w:p w14:paraId="5C6F0A5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412.728464</w:t>
            </w:r>
          </w:p>
        </w:tc>
        <w:tc>
          <w:tcPr>
            <w:tcW w:w="236" w:type="dxa"/>
            <w:noWrap/>
            <w:hideMark/>
          </w:tcPr>
          <w:p w14:paraId="2AED6E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0.37246154</w:t>
            </w:r>
          </w:p>
        </w:tc>
      </w:tr>
      <w:tr w:rsidR="004A3F9A" w:rsidRPr="004A3F9A" w14:paraId="05A3F4FE" w14:textId="77777777" w:rsidTr="004A3F9A">
        <w:trPr>
          <w:trHeight w:val="20"/>
        </w:trPr>
        <w:tc>
          <w:tcPr>
            <w:tcW w:w="236" w:type="dxa"/>
            <w:noWrap/>
            <w:hideMark/>
          </w:tcPr>
          <w:p w14:paraId="7A13B91F"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Apioideae</w:t>
            </w:r>
            <w:proofErr w:type="spellEnd"/>
          </w:p>
        </w:tc>
        <w:tc>
          <w:tcPr>
            <w:tcW w:w="236" w:type="dxa"/>
            <w:noWrap/>
            <w:hideMark/>
          </w:tcPr>
          <w:p w14:paraId="61B1DDE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F9B13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0.01655018</w:t>
            </w:r>
          </w:p>
        </w:tc>
        <w:tc>
          <w:tcPr>
            <w:tcW w:w="236" w:type="dxa"/>
            <w:noWrap/>
            <w:hideMark/>
          </w:tcPr>
          <w:p w14:paraId="7B35D62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0.10902763</w:t>
            </w:r>
          </w:p>
        </w:tc>
        <w:tc>
          <w:tcPr>
            <w:tcW w:w="236" w:type="dxa"/>
            <w:noWrap/>
            <w:hideMark/>
          </w:tcPr>
          <w:p w14:paraId="5B654B2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0.07480959</w:t>
            </w:r>
          </w:p>
        </w:tc>
        <w:tc>
          <w:tcPr>
            <w:tcW w:w="236" w:type="dxa"/>
            <w:noWrap/>
            <w:hideMark/>
          </w:tcPr>
          <w:p w14:paraId="58008E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600.605142</w:t>
            </w:r>
          </w:p>
        </w:tc>
        <w:tc>
          <w:tcPr>
            <w:tcW w:w="236" w:type="dxa"/>
            <w:noWrap/>
            <w:hideMark/>
          </w:tcPr>
          <w:p w14:paraId="285856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615.642547</w:t>
            </w:r>
          </w:p>
        </w:tc>
        <w:tc>
          <w:tcPr>
            <w:tcW w:w="236" w:type="dxa"/>
            <w:noWrap/>
            <w:hideMark/>
          </w:tcPr>
          <w:p w14:paraId="5FEC41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0.34309049</w:t>
            </w:r>
          </w:p>
        </w:tc>
      </w:tr>
      <w:tr w:rsidR="004A3F9A" w:rsidRPr="004A3F9A" w14:paraId="33AFC0B4" w14:textId="77777777" w:rsidTr="004A3F9A">
        <w:trPr>
          <w:trHeight w:val="20"/>
        </w:trPr>
        <w:tc>
          <w:tcPr>
            <w:tcW w:w="236" w:type="dxa"/>
            <w:noWrap/>
            <w:hideMark/>
          </w:tcPr>
          <w:p w14:paraId="7DFA604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Arabideae</w:t>
            </w:r>
            <w:proofErr w:type="spellEnd"/>
          </w:p>
        </w:tc>
        <w:tc>
          <w:tcPr>
            <w:tcW w:w="236" w:type="dxa"/>
            <w:noWrap/>
            <w:hideMark/>
          </w:tcPr>
          <w:p w14:paraId="094B8F5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2C765B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10.5059625</w:t>
            </w:r>
          </w:p>
        </w:tc>
        <w:tc>
          <w:tcPr>
            <w:tcW w:w="236" w:type="dxa"/>
            <w:noWrap/>
            <w:hideMark/>
          </w:tcPr>
          <w:p w14:paraId="2695AD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10.0883102</w:t>
            </w:r>
          </w:p>
        </w:tc>
        <w:tc>
          <w:tcPr>
            <w:tcW w:w="236" w:type="dxa"/>
            <w:noWrap/>
            <w:hideMark/>
          </w:tcPr>
          <w:p w14:paraId="5739F55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5.37488864</w:t>
            </w:r>
          </w:p>
        </w:tc>
        <w:tc>
          <w:tcPr>
            <w:tcW w:w="236" w:type="dxa"/>
            <w:noWrap/>
            <w:hideMark/>
          </w:tcPr>
          <w:p w14:paraId="65857F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607.404663</w:t>
            </w:r>
          </w:p>
        </w:tc>
        <w:tc>
          <w:tcPr>
            <w:tcW w:w="236" w:type="dxa"/>
            <w:noWrap/>
            <w:hideMark/>
          </w:tcPr>
          <w:p w14:paraId="4D79C9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608.118428</w:t>
            </w:r>
          </w:p>
        </w:tc>
        <w:tc>
          <w:tcPr>
            <w:tcW w:w="236" w:type="dxa"/>
            <w:noWrap/>
            <w:hideMark/>
          </w:tcPr>
          <w:p w14:paraId="542BE9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0.30136072</w:t>
            </w:r>
          </w:p>
        </w:tc>
      </w:tr>
      <w:tr w:rsidR="004A3F9A" w:rsidRPr="004A3F9A" w14:paraId="5DF1B7CA" w14:textId="77777777" w:rsidTr="004A3F9A">
        <w:trPr>
          <w:trHeight w:val="20"/>
        </w:trPr>
        <w:tc>
          <w:tcPr>
            <w:tcW w:w="236" w:type="dxa"/>
            <w:noWrap/>
            <w:hideMark/>
          </w:tcPr>
          <w:p w14:paraId="788077B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737E1F9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88DE76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0.01408315</w:t>
            </w:r>
          </w:p>
        </w:tc>
        <w:tc>
          <w:tcPr>
            <w:tcW w:w="236" w:type="dxa"/>
            <w:noWrap/>
            <w:hideMark/>
          </w:tcPr>
          <w:p w14:paraId="06F3194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0.06439439</w:t>
            </w:r>
          </w:p>
        </w:tc>
        <w:tc>
          <w:tcPr>
            <w:tcW w:w="236" w:type="dxa"/>
            <w:noWrap/>
            <w:hideMark/>
          </w:tcPr>
          <w:p w14:paraId="371DC83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0.02217034</w:t>
            </w:r>
          </w:p>
        </w:tc>
        <w:tc>
          <w:tcPr>
            <w:tcW w:w="236" w:type="dxa"/>
            <w:noWrap/>
            <w:hideMark/>
          </w:tcPr>
          <w:p w14:paraId="0C96660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970.496073</w:t>
            </w:r>
          </w:p>
        </w:tc>
        <w:tc>
          <w:tcPr>
            <w:tcW w:w="236" w:type="dxa"/>
            <w:noWrap/>
            <w:hideMark/>
          </w:tcPr>
          <w:p w14:paraId="00D607E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1060.84788</w:t>
            </w:r>
          </w:p>
        </w:tc>
        <w:tc>
          <w:tcPr>
            <w:tcW w:w="236" w:type="dxa"/>
            <w:noWrap/>
            <w:hideMark/>
          </w:tcPr>
          <w:p w14:paraId="2DF9A9B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0.17567393</w:t>
            </w:r>
          </w:p>
        </w:tc>
      </w:tr>
      <w:tr w:rsidR="004A3F9A" w:rsidRPr="004A3F9A" w14:paraId="70EF2789" w14:textId="77777777" w:rsidTr="004A3F9A">
        <w:trPr>
          <w:trHeight w:val="20"/>
        </w:trPr>
        <w:tc>
          <w:tcPr>
            <w:tcW w:w="236" w:type="dxa"/>
            <w:noWrap/>
            <w:hideMark/>
          </w:tcPr>
          <w:p w14:paraId="1D24969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Brassiceae</w:t>
            </w:r>
            <w:proofErr w:type="spellEnd"/>
          </w:p>
        </w:tc>
        <w:tc>
          <w:tcPr>
            <w:tcW w:w="236" w:type="dxa"/>
            <w:noWrap/>
            <w:hideMark/>
          </w:tcPr>
          <w:p w14:paraId="1FB1E4B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69F18D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0.0589668</w:t>
            </w:r>
          </w:p>
        </w:tc>
        <w:tc>
          <w:tcPr>
            <w:tcW w:w="236" w:type="dxa"/>
            <w:noWrap/>
            <w:hideMark/>
          </w:tcPr>
          <w:p w14:paraId="2089C9D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1.76016765</w:t>
            </w:r>
          </w:p>
        </w:tc>
        <w:tc>
          <w:tcPr>
            <w:tcW w:w="236" w:type="dxa"/>
            <w:noWrap/>
            <w:hideMark/>
          </w:tcPr>
          <w:p w14:paraId="611080F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1.31409528</w:t>
            </w:r>
          </w:p>
        </w:tc>
        <w:tc>
          <w:tcPr>
            <w:tcW w:w="236" w:type="dxa"/>
            <w:noWrap/>
            <w:hideMark/>
          </w:tcPr>
          <w:p w14:paraId="512F567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492.717113</w:t>
            </w:r>
          </w:p>
        </w:tc>
        <w:tc>
          <w:tcPr>
            <w:tcW w:w="236" w:type="dxa"/>
            <w:noWrap/>
            <w:hideMark/>
          </w:tcPr>
          <w:p w14:paraId="201621C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492.584541</w:t>
            </w:r>
          </w:p>
        </w:tc>
        <w:tc>
          <w:tcPr>
            <w:tcW w:w="236" w:type="dxa"/>
            <w:noWrap/>
            <w:hideMark/>
          </w:tcPr>
          <w:p w14:paraId="0C1A886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0.37679678</w:t>
            </w:r>
          </w:p>
        </w:tc>
      </w:tr>
      <w:tr w:rsidR="004A3F9A" w:rsidRPr="004A3F9A" w14:paraId="71ACBFD6" w14:textId="77777777" w:rsidTr="004A3F9A">
        <w:trPr>
          <w:trHeight w:val="20"/>
        </w:trPr>
        <w:tc>
          <w:tcPr>
            <w:tcW w:w="236" w:type="dxa"/>
            <w:noWrap/>
            <w:hideMark/>
          </w:tcPr>
          <w:p w14:paraId="21CCB05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449630A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0D56D3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0.03248418</w:t>
            </w:r>
          </w:p>
        </w:tc>
        <w:tc>
          <w:tcPr>
            <w:tcW w:w="236" w:type="dxa"/>
            <w:noWrap/>
            <w:hideMark/>
          </w:tcPr>
          <w:p w14:paraId="26CB4B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0.53738209</w:t>
            </w:r>
          </w:p>
        </w:tc>
        <w:tc>
          <w:tcPr>
            <w:tcW w:w="236" w:type="dxa"/>
            <w:noWrap/>
            <w:hideMark/>
          </w:tcPr>
          <w:p w14:paraId="6017291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0.21357371</w:t>
            </w:r>
          </w:p>
        </w:tc>
        <w:tc>
          <w:tcPr>
            <w:tcW w:w="236" w:type="dxa"/>
            <w:noWrap/>
            <w:hideMark/>
          </w:tcPr>
          <w:p w14:paraId="738F5BC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862.892542</w:t>
            </w:r>
          </w:p>
        </w:tc>
        <w:tc>
          <w:tcPr>
            <w:tcW w:w="236" w:type="dxa"/>
            <w:noWrap/>
            <w:hideMark/>
          </w:tcPr>
          <w:p w14:paraId="5DC18D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860.464327</w:t>
            </w:r>
          </w:p>
        </w:tc>
        <w:tc>
          <w:tcPr>
            <w:tcW w:w="236" w:type="dxa"/>
            <w:noWrap/>
            <w:hideMark/>
          </w:tcPr>
          <w:p w14:paraId="65510E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0.19984715</w:t>
            </w:r>
          </w:p>
        </w:tc>
      </w:tr>
      <w:tr w:rsidR="004A3F9A" w:rsidRPr="004A3F9A" w14:paraId="5F9FC094" w14:textId="77777777" w:rsidTr="004A3F9A">
        <w:trPr>
          <w:trHeight w:val="20"/>
        </w:trPr>
        <w:tc>
          <w:tcPr>
            <w:tcW w:w="236" w:type="dxa"/>
            <w:noWrap/>
            <w:hideMark/>
          </w:tcPr>
          <w:p w14:paraId="0B486F6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Cardueae</w:t>
            </w:r>
            <w:proofErr w:type="spellEnd"/>
          </w:p>
        </w:tc>
        <w:tc>
          <w:tcPr>
            <w:tcW w:w="236" w:type="dxa"/>
            <w:noWrap/>
            <w:hideMark/>
          </w:tcPr>
          <w:p w14:paraId="74E6833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A454C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0.07146612</w:t>
            </w:r>
          </w:p>
        </w:tc>
        <w:tc>
          <w:tcPr>
            <w:tcW w:w="236" w:type="dxa"/>
            <w:noWrap/>
            <w:hideMark/>
          </w:tcPr>
          <w:p w14:paraId="5FA1CF3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0.08485246</w:t>
            </w:r>
          </w:p>
        </w:tc>
        <w:tc>
          <w:tcPr>
            <w:tcW w:w="236" w:type="dxa"/>
            <w:noWrap/>
            <w:hideMark/>
          </w:tcPr>
          <w:p w14:paraId="5D97352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0.02860879</w:t>
            </w:r>
          </w:p>
        </w:tc>
        <w:tc>
          <w:tcPr>
            <w:tcW w:w="236" w:type="dxa"/>
            <w:noWrap/>
            <w:hideMark/>
          </w:tcPr>
          <w:p w14:paraId="0CDF715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556.030133</w:t>
            </w:r>
          </w:p>
        </w:tc>
        <w:tc>
          <w:tcPr>
            <w:tcW w:w="236" w:type="dxa"/>
            <w:noWrap/>
            <w:hideMark/>
          </w:tcPr>
          <w:p w14:paraId="730BCB5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555.226047</w:t>
            </w:r>
          </w:p>
        </w:tc>
        <w:tc>
          <w:tcPr>
            <w:tcW w:w="236" w:type="dxa"/>
            <w:noWrap/>
            <w:hideMark/>
          </w:tcPr>
          <w:p w14:paraId="2685371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0.17498418</w:t>
            </w:r>
          </w:p>
        </w:tc>
      </w:tr>
      <w:tr w:rsidR="004A3F9A" w:rsidRPr="004A3F9A" w14:paraId="72B9BA54" w14:textId="77777777" w:rsidTr="004A3F9A">
        <w:trPr>
          <w:trHeight w:val="20"/>
        </w:trPr>
        <w:tc>
          <w:tcPr>
            <w:tcW w:w="236" w:type="dxa"/>
            <w:noWrap/>
            <w:hideMark/>
          </w:tcPr>
          <w:p w14:paraId="0EABC95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CES</w:t>
            </w:r>
          </w:p>
        </w:tc>
        <w:tc>
          <w:tcPr>
            <w:tcW w:w="236" w:type="dxa"/>
            <w:noWrap/>
            <w:hideMark/>
          </w:tcPr>
          <w:p w14:paraId="6F57740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90A381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0.10051921</w:t>
            </w:r>
          </w:p>
        </w:tc>
        <w:tc>
          <w:tcPr>
            <w:tcW w:w="236" w:type="dxa"/>
            <w:noWrap/>
            <w:hideMark/>
          </w:tcPr>
          <w:p w14:paraId="68156E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0.0897381</w:t>
            </w:r>
          </w:p>
        </w:tc>
        <w:tc>
          <w:tcPr>
            <w:tcW w:w="236" w:type="dxa"/>
            <w:noWrap/>
            <w:hideMark/>
          </w:tcPr>
          <w:p w14:paraId="1934FAB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0.08183852</w:t>
            </w:r>
          </w:p>
        </w:tc>
        <w:tc>
          <w:tcPr>
            <w:tcW w:w="236" w:type="dxa"/>
            <w:noWrap/>
            <w:hideMark/>
          </w:tcPr>
          <w:p w14:paraId="2083965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318.204754</w:t>
            </w:r>
          </w:p>
        </w:tc>
        <w:tc>
          <w:tcPr>
            <w:tcW w:w="236" w:type="dxa"/>
            <w:noWrap/>
            <w:hideMark/>
          </w:tcPr>
          <w:p w14:paraId="732BB9E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316.975313</w:t>
            </w:r>
          </w:p>
        </w:tc>
        <w:tc>
          <w:tcPr>
            <w:tcW w:w="236" w:type="dxa"/>
            <w:noWrap/>
            <w:hideMark/>
          </w:tcPr>
          <w:p w14:paraId="6F88EB5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0.67019208</w:t>
            </w:r>
          </w:p>
        </w:tc>
      </w:tr>
      <w:tr w:rsidR="004A3F9A" w:rsidRPr="004A3F9A" w14:paraId="4C38D916" w14:textId="77777777" w:rsidTr="004A3F9A">
        <w:trPr>
          <w:trHeight w:val="20"/>
        </w:trPr>
        <w:tc>
          <w:tcPr>
            <w:tcW w:w="236" w:type="dxa"/>
            <w:noWrap/>
            <w:hideMark/>
          </w:tcPr>
          <w:p w14:paraId="5A2E123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347E936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6E9260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0.09882294</w:t>
            </w:r>
          </w:p>
        </w:tc>
        <w:tc>
          <w:tcPr>
            <w:tcW w:w="236" w:type="dxa"/>
            <w:noWrap/>
            <w:hideMark/>
          </w:tcPr>
          <w:p w14:paraId="6964344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0.04823854</w:t>
            </w:r>
          </w:p>
        </w:tc>
        <w:tc>
          <w:tcPr>
            <w:tcW w:w="236" w:type="dxa"/>
            <w:noWrap/>
            <w:hideMark/>
          </w:tcPr>
          <w:p w14:paraId="4435827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0.00645252</w:t>
            </w:r>
          </w:p>
        </w:tc>
        <w:tc>
          <w:tcPr>
            <w:tcW w:w="236" w:type="dxa"/>
            <w:noWrap/>
            <w:hideMark/>
          </w:tcPr>
          <w:p w14:paraId="53DC16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1288.22694</w:t>
            </w:r>
          </w:p>
        </w:tc>
        <w:tc>
          <w:tcPr>
            <w:tcW w:w="236" w:type="dxa"/>
            <w:noWrap/>
            <w:hideMark/>
          </w:tcPr>
          <w:p w14:paraId="3D5E00A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1285.88771</w:t>
            </w:r>
          </w:p>
        </w:tc>
        <w:tc>
          <w:tcPr>
            <w:tcW w:w="236" w:type="dxa"/>
            <w:noWrap/>
            <w:hideMark/>
          </w:tcPr>
          <w:p w14:paraId="5A4CB7E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0.10203044</w:t>
            </w:r>
          </w:p>
        </w:tc>
      </w:tr>
      <w:tr w:rsidR="004A3F9A" w:rsidRPr="004A3F9A" w14:paraId="64B65AD0" w14:textId="77777777" w:rsidTr="004A3F9A">
        <w:trPr>
          <w:trHeight w:val="20"/>
        </w:trPr>
        <w:tc>
          <w:tcPr>
            <w:tcW w:w="236" w:type="dxa"/>
            <w:noWrap/>
            <w:hideMark/>
          </w:tcPr>
          <w:p w14:paraId="3BED009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Croton</w:t>
            </w:r>
          </w:p>
        </w:tc>
        <w:tc>
          <w:tcPr>
            <w:tcW w:w="236" w:type="dxa"/>
            <w:noWrap/>
            <w:hideMark/>
          </w:tcPr>
          <w:p w14:paraId="0E3CE51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12D98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0.0657443</w:t>
            </w:r>
          </w:p>
        </w:tc>
        <w:tc>
          <w:tcPr>
            <w:tcW w:w="236" w:type="dxa"/>
            <w:noWrap/>
            <w:hideMark/>
          </w:tcPr>
          <w:p w14:paraId="5D47A95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0.07057981</w:t>
            </w:r>
          </w:p>
        </w:tc>
        <w:tc>
          <w:tcPr>
            <w:tcW w:w="236" w:type="dxa"/>
            <w:noWrap/>
            <w:hideMark/>
          </w:tcPr>
          <w:p w14:paraId="213991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0.19837714</w:t>
            </w:r>
          </w:p>
        </w:tc>
        <w:tc>
          <w:tcPr>
            <w:tcW w:w="236" w:type="dxa"/>
            <w:noWrap/>
            <w:hideMark/>
          </w:tcPr>
          <w:p w14:paraId="387CB7F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1259.94596</w:t>
            </w:r>
          </w:p>
        </w:tc>
        <w:tc>
          <w:tcPr>
            <w:tcW w:w="236" w:type="dxa"/>
            <w:noWrap/>
            <w:hideMark/>
          </w:tcPr>
          <w:p w14:paraId="23AB62F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1263.75014</w:t>
            </w:r>
          </w:p>
        </w:tc>
        <w:tc>
          <w:tcPr>
            <w:tcW w:w="236" w:type="dxa"/>
            <w:noWrap/>
            <w:hideMark/>
          </w:tcPr>
          <w:p w14:paraId="00FF7E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0.96853921</w:t>
            </w:r>
          </w:p>
        </w:tc>
      </w:tr>
      <w:tr w:rsidR="004A3F9A" w:rsidRPr="004A3F9A" w14:paraId="5CDEAA93" w14:textId="77777777" w:rsidTr="004A3F9A">
        <w:trPr>
          <w:trHeight w:val="20"/>
        </w:trPr>
        <w:tc>
          <w:tcPr>
            <w:tcW w:w="236" w:type="dxa"/>
            <w:noWrap/>
            <w:hideMark/>
          </w:tcPr>
          <w:p w14:paraId="42C6C74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Erysimeae</w:t>
            </w:r>
            <w:proofErr w:type="spellEnd"/>
          </w:p>
        </w:tc>
        <w:tc>
          <w:tcPr>
            <w:tcW w:w="236" w:type="dxa"/>
            <w:noWrap/>
            <w:hideMark/>
          </w:tcPr>
          <w:p w14:paraId="5ED82C2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62214C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0.18059134</w:t>
            </w:r>
          </w:p>
        </w:tc>
        <w:tc>
          <w:tcPr>
            <w:tcW w:w="236" w:type="dxa"/>
            <w:noWrap/>
            <w:hideMark/>
          </w:tcPr>
          <w:p w14:paraId="0483FC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0.33982324</w:t>
            </w:r>
          </w:p>
        </w:tc>
        <w:tc>
          <w:tcPr>
            <w:tcW w:w="236" w:type="dxa"/>
            <w:noWrap/>
            <w:hideMark/>
          </w:tcPr>
          <w:p w14:paraId="5688C40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0.1062191</w:t>
            </w:r>
          </w:p>
        </w:tc>
        <w:tc>
          <w:tcPr>
            <w:tcW w:w="236" w:type="dxa"/>
            <w:noWrap/>
            <w:hideMark/>
          </w:tcPr>
          <w:p w14:paraId="57D582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441.109953</w:t>
            </w:r>
          </w:p>
        </w:tc>
        <w:tc>
          <w:tcPr>
            <w:tcW w:w="236" w:type="dxa"/>
            <w:noWrap/>
            <w:hideMark/>
          </w:tcPr>
          <w:p w14:paraId="350EBE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459.592067</w:t>
            </w:r>
          </w:p>
        </w:tc>
        <w:tc>
          <w:tcPr>
            <w:tcW w:w="236" w:type="dxa"/>
            <w:noWrap/>
            <w:hideMark/>
          </w:tcPr>
          <w:p w14:paraId="11B80D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0.15821803</w:t>
            </w:r>
          </w:p>
        </w:tc>
      </w:tr>
      <w:tr w:rsidR="004A3F9A" w:rsidRPr="004A3F9A" w14:paraId="333C5C47" w14:textId="77777777" w:rsidTr="004A3F9A">
        <w:trPr>
          <w:trHeight w:val="20"/>
        </w:trPr>
        <w:tc>
          <w:tcPr>
            <w:tcW w:w="236" w:type="dxa"/>
            <w:noWrap/>
            <w:hideMark/>
          </w:tcPr>
          <w:p w14:paraId="6542B5D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Euclidieae</w:t>
            </w:r>
            <w:proofErr w:type="spellEnd"/>
          </w:p>
        </w:tc>
        <w:tc>
          <w:tcPr>
            <w:tcW w:w="236" w:type="dxa"/>
            <w:noWrap/>
            <w:hideMark/>
          </w:tcPr>
          <w:p w14:paraId="4B46331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F2413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0.04122487</w:t>
            </w:r>
          </w:p>
        </w:tc>
        <w:tc>
          <w:tcPr>
            <w:tcW w:w="236" w:type="dxa"/>
            <w:noWrap/>
            <w:hideMark/>
          </w:tcPr>
          <w:p w14:paraId="060A8E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0.10512365</w:t>
            </w:r>
          </w:p>
        </w:tc>
        <w:tc>
          <w:tcPr>
            <w:tcW w:w="236" w:type="dxa"/>
            <w:noWrap/>
            <w:hideMark/>
          </w:tcPr>
          <w:p w14:paraId="5DFA29D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0.02499272</w:t>
            </w:r>
          </w:p>
        </w:tc>
        <w:tc>
          <w:tcPr>
            <w:tcW w:w="236" w:type="dxa"/>
            <w:noWrap/>
            <w:hideMark/>
          </w:tcPr>
          <w:p w14:paraId="61236E3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226.192034</w:t>
            </w:r>
          </w:p>
        </w:tc>
        <w:tc>
          <w:tcPr>
            <w:tcW w:w="236" w:type="dxa"/>
            <w:noWrap/>
            <w:hideMark/>
          </w:tcPr>
          <w:p w14:paraId="27477F9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226.189226</w:t>
            </w:r>
          </w:p>
        </w:tc>
        <w:tc>
          <w:tcPr>
            <w:tcW w:w="236" w:type="dxa"/>
            <w:noWrap/>
            <w:hideMark/>
          </w:tcPr>
          <w:p w14:paraId="7CF738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0.1351553</w:t>
            </w:r>
          </w:p>
        </w:tc>
      </w:tr>
      <w:tr w:rsidR="004A3F9A" w:rsidRPr="004A3F9A" w14:paraId="62B7CA53" w14:textId="77777777" w:rsidTr="004A3F9A">
        <w:trPr>
          <w:trHeight w:val="20"/>
        </w:trPr>
        <w:tc>
          <w:tcPr>
            <w:tcW w:w="236" w:type="dxa"/>
            <w:noWrap/>
            <w:hideMark/>
          </w:tcPr>
          <w:p w14:paraId="2DACEFE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5E7D32A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40D55E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0.05066802</w:t>
            </w:r>
          </w:p>
        </w:tc>
        <w:tc>
          <w:tcPr>
            <w:tcW w:w="236" w:type="dxa"/>
            <w:noWrap/>
            <w:hideMark/>
          </w:tcPr>
          <w:p w14:paraId="0EA4ACC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0.05628234</w:t>
            </w:r>
          </w:p>
        </w:tc>
        <w:tc>
          <w:tcPr>
            <w:tcW w:w="236" w:type="dxa"/>
            <w:noWrap/>
            <w:hideMark/>
          </w:tcPr>
          <w:p w14:paraId="5E85E4F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0.18044721</w:t>
            </w:r>
          </w:p>
        </w:tc>
        <w:tc>
          <w:tcPr>
            <w:tcW w:w="236" w:type="dxa"/>
            <w:noWrap/>
            <w:hideMark/>
          </w:tcPr>
          <w:p w14:paraId="51AD2C1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634.539604</w:t>
            </w:r>
          </w:p>
        </w:tc>
        <w:tc>
          <w:tcPr>
            <w:tcW w:w="236" w:type="dxa"/>
            <w:noWrap/>
            <w:hideMark/>
          </w:tcPr>
          <w:p w14:paraId="7B82860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652.647046</w:t>
            </w:r>
          </w:p>
        </w:tc>
        <w:tc>
          <w:tcPr>
            <w:tcW w:w="236" w:type="dxa"/>
            <w:noWrap/>
            <w:hideMark/>
          </w:tcPr>
          <w:p w14:paraId="595D133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1.30019166</w:t>
            </w:r>
          </w:p>
        </w:tc>
      </w:tr>
      <w:tr w:rsidR="004A3F9A" w:rsidRPr="004A3F9A" w14:paraId="4B38CC6E" w14:textId="77777777" w:rsidTr="004A3F9A">
        <w:trPr>
          <w:trHeight w:val="20"/>
        </w:trPr>
        <w:tc>
          <w:tcPr>
            <w:tcW w:w="236" w:type="dxa"/>
            <w:noWrap/>
            <w:hideMark/>
          </w:tcPr>
          <w:p w14:paraId="3FD9B0B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1D5D18C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78D2C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0.00933779</w:t>
            </w:r>
          </w:p>
        </w:tc>
        <w:tc>
          <w:tcPr>
            <w:tcW w:w="236" w:type="dxa"/>
            <w:noWrap/>
            <w:hideMark/>
          </w:tcPr>
          <w:p w14:paraId="1DEDC4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0.00586886</w:t>
            </w:r>
          </w:p>
        </w:tc>
        <w:tc>
          <w:tcPr>
            <w:tcW w:w="236" w:type="dxa"/>
            <w:noWrap/>
            <w:hideMark/>
          </w:tcPr>
          <w:p w14:paraId="4591EB5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0.00540275</w:t>
            </w:r>
          </w:p>
        </w:tc>
        <w:tc>
          <w:tcPr>
            <w:tcW w:w="236" w:type="dxa"/>
            <w:noWrap/>
            <w:hideMark/>
          </w:tcPr>
          <w:p w14:paraId="09FD2E4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2401.60746</w:t>
            </w:r>
          </w:p>
        </w:tc>
        <w:tc>
          <w:tcPr>
            <w:tcW w:w="236" w:type="dxa"/>
            <w:noWrap/>
            <w:hideMark/>
          </w:tcPr>
          <w:p w14:paraId="50E47DC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1754.24081</w:t>
            </w:r>
          </w:p>
        </w:tc>
        <w:tc>
          <w:tcPr>
            <w:tcW w:w="236" w:type="dxa"/>
            <w:noWrap/>
            <w:hideMark/>
          </w:tcPr>
          <w:p w14:paraId="68BA396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0.31425156</w:t>
            </w:r>
          </w:p>
        </w:tc>
      </w:tr>
      <w:tr w:rsidR="004A3F9A" w:rsidRPr="004A3F9A" w14:paraId="670B1194" w14:textId="77777777" w:rsidTr="004A3F9A">
        <w:trPr>
          <w:trHeight w:val="20"/>
        </w:trPr>
        <w:tc>
          <w:tcPr>
            <w:tcW w:w="236" w:type="dxa"/>
            <w:noWrap/>
            <w:hideMark/>
          </w:tcPr>
          <w:p w14:paraId="5D0771A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19FD76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C176C0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0.02251709</w:t>
            </w:r>
          </w:p>
        </w:tc>
        <w:tc>
          <w:tcPr>
            <w:tcW w:w="236" w:type="dxa"/>
            <w:noWrap/>
            <w:hideMark/>
          </w:tcPr>
          <w:p w14:paraId="5998FC3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0.01408937</w:t>
            </w:r>
          </w:p>
        </w:tc>
        <w:tc>
          <w:tcPr>
            <w:tcW w:w="236" w:type="dxa"/>
            <w:noWrap/>
            <w:hideMark/>
          </w:tcPr>
          <w:p w14:paraId="5D100ED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0.01068491</w:t>
            </w:r>
          </w:p>
        </w:tc>
        <w:tc>
          <w:tcPr>
            <w:tcW w:w="236" w:type="dxa"/>
            <w:noWrap/>
            <w:hideMark/>
          </w:tcPr>
          <w:p w14:paraId="4C17020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722.609891</w:t>
            </w:r>
          </w:p>
        </w:tc>
        <w:tc>
          <w:tcPr>
            <w:tcW w:w="236" w:type="dxa"/>
            <w:noWrap/>
            <w:hideMark/>
          </w:tcPr>
          <w:p w14:paraId="29B6E81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989.06991</w:t>
            </w:r>
          </w:p>
        </w:tc>
        <w:tc>
          <w:tcPr>
            <w:tcW w:w="236" w:type="dxa"/>
            <w:noWrap/>
            <w:hideMark/>
          </w:tcPr>
          <w:p w14:paraId="68F3AB9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0.33630006</w:t>
            </w:r>
          </w:p>
        </w:tc>
      </w:tr>
      <w:tr w:rsidR="004A3F9A" w:rsidRPr="004A3F9A" w14:paraId="6971093F" w14:textId="77777777" w:rsidTr="004A3F9A">
        <w:trPr>
          <w:trHeight w:val="20"/>
        </w:trPr>
        <w:tc>
          <w:tcPr>
            <w:tcW w:w="236" w:type="dxa"/>
            <w:noWrap/>
            <w:hideMark/>
          </w:tcPr>
          <w:p w14:paraId="2EAE446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6E8374B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420908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0.03311223</w:t>
            </w:r>
          </w:p>
        </w:tc>
        <w:tc>
          <w:tcPr>
            <w:tcW w:w="236" w:type="dxa"/>
            <w:noWrap/>
            <w:hideMark/>
          </w:tcPr>
          <w:p w14:paraId="3054756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0.19296797</w:t>
            </w:r>
          </w:p>
        </w:tc>
        <w:tc>
          <w:tcPr>
            <w:tcW w:w="236" w:type="dxa"/>
            <w:noWrap/>
            <w:hideMark/>
          </w:tcPr>
          <w:p w14:paraId="332921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0.08350208</w:t>
            </w:r>
          </w:p>
        </w:tc>
        <w:tc>
          <w:tcPr>
            <w:tcW w:w="236" w:type="dxa"/>
            <w:noWrap/>
            <w:hideMark/>
          </w:tcPr>
          <w:p w14:paraId="4BE7A1C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243.426276</w:t>
            </w:r>
          </w:p>
        </w:tc>
        <w:tc>
          <w:tcPr>
            <w:tcW w:w="236" w:type="dxa"/>
            <w:noWrap/>
            <w:hideMark/>
          </w:tcPr>
          <w:p w14:paraId="10357BF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243.520266</w:t>
            </w:r>
          </w:p>
        </w:tc>
        <w:tc>
          <w:tcPr>
            <w:tcW w:w="236" w:type="dxa"/>
            <w:noWrap/>
            <w:hideMark/>
          </w:tcPr>
          <w:p w14:paraId="6EE1D9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0.24173503</w:t>
            </w:r>
          </w:p>
        </w:tc>
      </w:tr>
      <w:tr w:rsidR="004A3F9A" w:rsidRPr="004A3F9A" w14:paraId="7BFD22A6" w14:textId="77777777" w:rsidTr="004A3F9A">
        <w:trPr>
          <w:trHeight w:val="20"/>
        </w:trPr>
        <w:tc>
          <w:tcPr>
            <w:tcW w:w="236" w:type="dxa"/>
            <w:noWrap/>
            <w:hideMark/>
          </w:tcPr>
          <w:p w14:paraId="307C94D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Hypericum</w:t>
            </w:r>
          </w:p>
        </w:tc>
        <w:tc>
          <w:tcPr>
            <w:tcW w:w="236" w:type="dxa"/>
            <w:noWrap/>
            <w:hideMark/>
          </w:tcPr>
          <w:p w14:paraId="36661B7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637D87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0.08401337</w:t>
            </w:r>
          </w:p>
        </w:tc>
        <w:tc>
          <w:tcPr>
            <w:tcW w:w="236" w:type="dxa"/>
            <w:noWrap/>
            <w:hideMark/>
          </w:tcPr>
          <w:p w14:paraId="2778A8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3.0114711</w:t>
            </w:r>
          </w:p>
        </w:tc>
        <w:tc>
          <w:tcPr>
            <w:tcW w:w="236" w:type="dxa"/>
            <w:noWrap/>
            <w:hideMark/>
          </w:tcPr>
          <w:p w14:paraId="5AD2B0A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0.6776461</w:t>
            </w:r>
          </w:p>
        </w:tc>
        <w:tc>
          <w:tcPr>
            <w:tcW w:w="236" w:type="dxa"/>
            <w:noWrap/>
            <w:hideMark/>
          </w:tcPr>
          <w:p w14:paraId="5FCF61D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1216.79566</w:t>
            </w:r>
          </w:p>
        </w:tc>
        <w:tc>
          <w:tcPr>
            <w:tcW w:w="236" w:type="dxa"/>
            <w:noWrap/>
            <w:hideMark/>
          </w:tcPr>
          <w:p w14:paraId="31E93BE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1216.86001</w:t>
            </w:r>
          </w:p>
        </w:tc>
        <w:tc>
          <w:tcPr>
            <w:tcW w:w="236" w:type="dxa"/>
            <w:noWrap/>
            <w:hideMark/>
          </w:tcPr>
          <w:p w14:paraId="5BAC4C6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0.11949485</w:t>
            </w:r>
          </w:p>
        </w:tc>
      </w:tr>
      <w:tr w:rsidR="004A3F9A" w:rsidRPr="004A3F9A" w14:paraId="34AD3D97" w14:textId="77777777" w:rsidTr="004A3F9A">
        <w:trPr>
          <w:trHeight w:val="20"/>
        </w:trPr>
        <w:tc>
          <w:tcPr>
            <w:tcW w:w="236" w:type="dxa"/>
            <w:noWrap/>
            <w:hideMark/>
          </w:tcPr>
          <w:p w14:paraId="392742D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Lepidieae</w:t>
            </w:r>
            <w:proofErr w:type="spellEnd"/>
          </w:p>
        </w:tc>
        <w:tc>
          <w:tcPr>
            <w:tcW w:w="236" w:type="dxa"/>
            <w:noWrap/>
            <w:hideMark/>
          </w:tcPr>
          <w:p w14:paraId="323B70B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D5F208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0.2466082</w:t>
            </w:r>
          </w:p>
        </w:tc>
        <w:tc>
          <w:tcPr>
            <w:tcW w:w="236" w:type="dxa"/>
            <w:noWrap/>
            <w:hideMark/>
          </w:tcPr>
          <w:p w14:paraId="35708A6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14.5832526</w:t>
            </w:r>
          </w:p>
        </w:tc>
        <w:tc>
          <w:tcPr>
            <w:tcW w:w="236" w:type="dxa"/>
            <w:noWrap/>
            <w:hideMark/>
          </w:tcPr>
          <w:p w14:paraId="397B633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6.02475324</w:t>
            </w:r>
          </w:p>
        </w:tc>
        <w:tc>
          <w:tcPr>
            <w:tcW w:w="236" w:type="dxa"/>
            <w:noWrap/>
            <w:hideMark/>
          </w:tcPr>
          <w:p w14:paraId="4D9948B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393.737997</w:t>
            </w:r>
          </w:p>
        </w:tc>
        <w:tc>
          <w:tcPr>
            <w:tcW w:w="236" w:type="dxa"/>
            <w:noWrap/>
            <w:hideMark/>
          </w:tcPr>
          <w:p w14:paraId="0C8735E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393.860982</w:t>
            </w:r>
          </w:p>
        </w:tc>
        <w:tc>
          <w:tcPr>
            <w:tcW w:w="236" w:type="dxa"/>
            <w:noWrap/>
            <w:hideMark/>
          </w:tcPr>
          <w:p w14:paraId="3A2B92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0.20732368</w:t>
            </w:r>
          </w:p>
        </w:tc>
      </w:tr>
      <w:tr w:rsidR="004A3F9A" w:rsidRPr="004A3F9A" w14:paraId="5D340E83" w14:textId="77777777" w:rsidTr="004A3F9A">
        <w:trPr>
          <w:trHeight w:val="20"/>
        </w:trPr>
        <w:tc>
          <w:tcPr>
            <w:tcW w:w="236" w:type="dxa"/>
            <w:noWrap/>
            <w:hideMark/>
          </w:tcPr>
          <w:p w14:paraId="75208A8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Lupinus</w:t>
            </w:r>
          </w:p>
        </w:tc>
        <w:tc>
          <w:tcPr>
            <w:tcW w:w="236" w:type="dxa"/>
            <w:noWrap/>
            <w:hideMark/>
          </w:tcPr>
          <w:p w14:paraId="7C6EE0C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4B2828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0.0297662</w:t>
            </w:r>
          </w:p>
        </w:tc>
        <w:tc>
          <w:tcPr>
            <w:tcW w:w="236" w:type="dxa"/>
            <w:noWrap/>
            <w:hideMark/>
          </w:tcPr>
          <w:p w14:paraId="0F45F9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0.06025797</w:t>
            </w:r>
          </w:p>
        </w:tc>
        <w:tc>
          <w:tcPr>
            <w:tcW w:w="236" w:type="dxa"/>
            <w:noWrap/>
            <w:hideMark/>
          </w:tcPr>
          <w:p w14:paraId="0A8B98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0.05970691</w:t>
            </w:r>
          </w:p>
        </w:tc>
        <w:tc>
          <w:tcPr>
            <w:tcW w:w="236" w:type="dxa"/>
            <w:noWrap/>
            <w:hideMark/>
          </w:tcPr>
          <w:p w14:paraId="286D728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562.62679</w:t>
            </w:r>
          </w:p>
        </w:tc>
        <w:tc>
          <w:tcPr>
            <w:tcW w:w="236" w:type="dxa"/>
            <w:noWrap/>
            <w:hideMark/>
          </w:tcPr>
          <w:p w14:paraId="09CF6FA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625.787037</w:t>
            </w:r>
          </w:p>
        </w:tc>
        <w:tc>
          <w:tcPr>
            <w:tcW w:w="236" w:type="dxa"/>
            <w:noWrap/>
            <w:hideMark/>
          </w:tcPr>
          <w:p w14:paraId="75FBF0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0.40368399</w:t>
            </w:r>
          </w:p>
        </w:tc>
      </w:tr>
      <w:tr w:rsidR="004A3F9A" w:rsidRPr="004A3F9A" w14:paraId="2B206035" w14:textId="77777777" w:rsidTr="004A3F9A">
        <w:trPr>
          <w:trHeight w:val="20"/>
        </w:trPr>
        <w:tc>
          <w:tcPr>
            <w:tcW w:w="236" w:type="dxa"/>
            <w:noWrap/>
            <w:hideMark/>
          </w:tcPr>
          <w:p w14:paraId="311DAD0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5A82CB0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6B42A0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0.02842698</w:t>
            </w:r>
          </w:p>
        </w:tc>
        <w:tc>
          <w:tcPr>
            <w:tcW w:w="236" w:type="dxa"/>
            <w:noWrap/>
            <w:hideMark/>
          </w:tcPr>
          <w:p w14:paraId="28BC4D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0.11347005</w:t>
            </w:r>
          </w:p>
        </w:tc>
        <w:tc>
          <w:tcPr>
            <w:tcW w:w="236" w:type="dxa"/>
            <w:noWrap/>
            <w:hideMark/>
          </w:tcPr>
          <w:p w14:paraId="5AF0E3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0.0110182</w:t>
            </w:r>
          </w:p>
        </w:tc>
        <w:tc>
          <w:tcPr>
            <w:tcW w:w="236" w:type="dxa"/>
            <w:noWrap/>
            <w:hideMark/>
          </w:tcPr>
          <w:p w14:paraId="664C8D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969.797239</w:t>
            </w:r>
          </w:p>
        </w:tc>
        <w:tc>
          <w:tcPr>
            <w:tcW w:w="236" w:type="dxa"/>
            <w:noWrap/>
            <w:hideMark/>
          </w:tcPr>
          <w:p w14:paraId="21D9D4D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966.581562</w:t>
            </w:r>
          </w:p>
        </w:tc>
        <w:tc>
          <w:tcPr>
            <w:tcW w:w="236" w:type="dxa"/>
            <w:noWrap/>
            <w:hideMark/>
          </w:tcPr>
          <w:p w14:paraId="3CC6A12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0.09253496</w:t>
            </w:r>
          </w:p>
        </w:tc>
      </w:tr>
      <w:tr w:rsidR="004A3F9A" w:rsidRPr="004A3F9A" w14:paraId="101CF886" w14:textId="77777777" w:rsidTr="004A3F9A">
        <w:trPr>
          <w:trHeight w:val="20"/>
        </w:trPr>
        <w:tc>
          <w:tcPr>
            <w:tcW w:w="236" w:type="dxa"/>
            <w:noWrap/>
            <w:hideMark/>
          </w:tcPr>
          <w:p w14:paraId="1417965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Onagraceae</w:t>
            </w:r>
            <w:proofErr w:type="spellEnd"/>
          </w:p>
        </w:tc>
        <w:tc>
          <w:tcPr>
            <w:tcW w:w="236" w:type="dxa"/>
            <w:noWrap/>
            <w:hideMark/>
          </w:tcPr>
          <w:p w14:paraId="67EF4D3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272070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0.39683951</w:t>
            </w:r>
          </w:p>
        </w:tc>
        <w:tc>
          <w:tcPr>
            <w:tcW w:w="236" w:type="dxa"/>
            <w:noWrap/>
            <w:hideMark/>
          </w:tcPr>
          <w:p w14:paraId="4B838AE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0.02167004</w:t>
            </w:r>
          </w:p>
        </w:tc>
        <w:tc>
          <w:tcPr>
            <w:tcW w:w="236" w:type="dxa"/>
            <w:noWrap/>
            <w:hideMark/>
          </w:tcPr>
          <w:p w14:paraId="10749C1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0.09018649</w:t>
            </w:r>
          </w:p>
        </w:tc>
        <w:tc>
          <w:tcPr>
            <w:tcW w:w="236" w:type="dxa"/>
            <w:noWrap/>
            <w:hideMark/>
          </w:tcPr>
          <w:p w14:paraId="6494952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954.557296</w:t>
            </w:r>
          </w:p>
        </w:tc>
        <w:tc>
          <w:tcPr>
            <w:tcW w:w="236" w:type="dxa"/>
            <w:noWrap/>
            <w:hideMark/>
          </w:tcPr>
          <w:p w14:paraId="332A52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952.29553</w:t>
            </w:r>
          </w:p>
        </w:tc>
        <w:tc>
          <w:tcPr>
            <w:tcW w:w="236" w:type="dxa"/>
            <w:noWrap/>
            <w:hideMark/>
          </w:tcPr>
          <w:p w14:paraId="79B782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1.42189999</w:t>
            </w:r>
          </w:p>
        </w:tc>
      </w:tr>
      <w:tr w:rsidR="004A3F9A" w:rsidRPr="004A3F9A" w14:paraId="48F0BA2C" w14:textId="77777777" w:rsidTr="004A3F9A">
        <w:trPr>
          <w:trHeight w:val="20"/>
        </w:trPr>
        <w:tc>
          <w:tcPr>
            <w:tcW w:w="236" w:type="dxa"/>
            <w:noWrap/>
            <w:hideMark/>
          </w:tcPr>
          <w:p w14:paraId="4276DFD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Orobanchaceae</w:t>
            </w:r>
          </w:p>
        </w:tc>
        <w:tc>
          <w:tcPr>
            <w:tcW w:w="236" w:type="dxa"/>
            <w:noWrap/>
            <w:hideMark/>
          </w:tcPr>
          <w:p w14:paraId="6576B0B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5666CB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0.04945723</w:t>
            </w:r>
          </w:p>
        </w:tc>
        <w:tc>
          <w:tcPr>
            <w:tcW w:w="236" w:type="dxa"/>
            <w:noWrap/>
            <w:hideMark/>
          </w:tcPr>
          <w:p w14:paraId="15659B9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0.07389371</w:t>
            </w:r>
          </w:p>
        </w:tc>
        <w:tc>
          <w:tcPr>
            <w:tcW w:w="236" w:type="dxa"/>
            <w:noWrap/>
            <w:hideMark/>
          </w:tcPr>
          <w:p w14:paraId="760E09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0.04647261</w:t>
            </w:r>
          </w:p>
        </w:tc>
        <w:tc>
          <w:tcPr>
            <w:tcW w:w="236" w:type="dxa"/>
            <w:noWrap/>
            <w:hideMark/>
          </w:tcPr>
          <w:p w14:paraId="139DCE6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730.129648</w:t>
            </w:r>
          </w:p>
        </w:tc>
        <w:tc>
          <w:tcPr>
            <w:tcW w:w="236" w:type="dxa"/>
            <w:noWrap/>
            <w:hideMark/>
          </w:tcPr>
          <w:p w14:paraId="28046B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706.770783</w:t>
            </w:r>
          </w:p>
        </w:tc>
        <w:tc>
          <w:tcPr>
            <w:tcW w:w="236" w:type="dxa"/>
            <w:noWrap/>
            <w:hideMark/>
          </w:tcPr>
          <w:p w14:paraId="4CA3F4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0.33064432</w:t>
            </w:r>
          </w:p>
        </w:tc>
      </w:tr>
      <w:tr w:rsidR="004A3F9A" w:rsidRPr="004A3F9A" w14:paraId="5F242900" w14:textId="77777777" w:rsidTr="004A3F9A">
        <w:trPr>
          <w:trHeight w:val="20"/>
        </w:trPr>
        <w:tc>
          <w:tcPr>
            <w:tcW w:w="236" w:type="dxa"/>
            <w:noWrap/>
            <w:hideMark/>
          </w:tcPr>
          <w:p w14:paraId="5622F6B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165F7DF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86FF1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0.02474128</w:t>
            </w:r>
          </w:p>
        </w:tc>
        <w:tc>
          <w:tcPr>
            <w:tcW w:w="236" w:type="dxa"/>
            <w:noWrap/>
            <w:hideMark/>
          </w:tcPr>
          <w:p w14:paraId="2997533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0.48334241</w:t>
            </w:r>
          </w:p>
        </w:tc>
        <w:tc>
          <w:tcPr>
            <w:tcW w:w="236" w:type="dxa"/>
            <w:noWrap/>
            <w:hideMark/>
          </w:tcPr>
          <w:p w14:paraId="2D61196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0.247008</w:t>
            </w:r>
          </w:p>
        </w:tc>
        <w:tc>
          <w:tcPr>
            <w:tcW w:w="236" w:type="dxa"/>
            <w:noWrap/>
            <w:hideMark/>
          </w:tcPr>
          <w:p w14:paraId="0117B6B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1035.40849</w:t>
            </w:r>
          </w:p>
        </w:tc>
        <w:tc>
          <w:tcPr>
            <w:tcW w:w="236" w:type="dxa"/>
            <w:noWrap/>
            <w:hideMark/>
          </w:tcPr>
          <w:p w14:paraId="05C97CD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1049.03123</w:t>
            </w:r>
          </w:p>
        </w:tc>
        <w:tc>
          <w:tcPr>
            <w:tcW w:w="236" w:type="dxa"/>
            <w:noWrap/>
            <w:hideMark/>
          </w:tcPr>
          <w:p w14:paraId="1DC6652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0.25616232</w:t>
            </w:r>
          </w:p>
        </w:tc>
      </w:tr>
      <w:tr w:rsidR="004A3F9A" w:rsidRPr="004A3F9A" w14:paraId="74CFB184" w14:textId="77777777" w:rsidTr="004A3F9A">
        <w:trPr>
          <w:trHeight w:val="20"/>
        </w:trPr>
        <w:tc>
          <w:tcPr>
            <w:tcW w:w="236" w:type="dxa"/>
            <w:noWrap/>
            <w:hideMark/>
          </w:tcPr>
          <w:p w14:paraId="0945C1A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5422DAF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83711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0.01148871</w:t>
            </w:r>
          </w:p>
        </w:tc>
        <w:tc>
          <w:tcPr>
            <w:tcW w:w="236" w:type="dxa"/>
            <w:noWrap/>
            <w:hideMark/>
          </w:tcPr>
          <w:p w14:paraId="53A7E25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0.01947166</w:t>
            </w:r>
          </w:p>
        </w:tc>
        <w:tc>
          <w:tcPr>
            <w:tcW w:w="236" w:type="dxa"/>
            <w:noWrap/>
            <w:hideMark/>
          </w:tcPr>
          <w:p w14:paraId="6AA351A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0.02355574</w:t>
            </w:r>
          </w:p>
        </w:tc>
        <w:tc>
          <w:tcPr>
            <w:tcW w:w="236" w:type="dxa"/>
            <w:noWrap/>
            <w:hideMark/>
          </w:tcPr>
          <w:p w14:paraId="1680BEB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39.6677214</w:t>
            </w:r>
          </w:p>
        </w:tc>
        <w:tc>
          <w:tcPr>
            <w:tcW w:w="236" w:type="dxa"/>
            <w:noWrap/>
            <w:hideMark/>
          </w:tcPr>
          <w:p w14:paraId="6421A27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143.598729</w:t>
            </w:r>
          </w:p>
        </w:tc>
        <w:tc>
          <w:tcPr>
            <w:tcW w:w="236" w:type="dxa"/>
            <w:noWrap/>
            <w:hideMark/>
          </w:tcPr>
          <w:p w14:paraId="796362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0.53311352</w:t>
            </w:r>
          </w:p>
        </w:tc>
      </w:tr>
      <w:tr w:rsidR="004A3F9A" w:rsidRPr="004A3F9A" w14:paraId="38BFB4AC" w14:textId="77777777" w:rsidTr="004A3F9A">
        <w:trPr>
          <w:trHeight w:val="20"/>
        </w:trPr>
        <w:tc>
          <w:tcPr>
            <w:tcW w:w="236" w:type="dxa"/>
            <w:noWrap/>
            <w:hideMark/>
          </w:tcPr>
          <w:p w14:paraId="5EDA127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Pooideae</w:t>
            </w:r>
            <w:proofErr w:type="spellEnd"/>
          </w:p>
        </w:tc>
        <w:tc>
          <w:tcPr>
            <w:tcW w:w="236" w:type="dxa"/>
            <w:noWrap/>
            <w:hideMark/>
          </w:tcPr>
          <w:p w14:paraId="6F02F5E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FA1AD1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0.02238177</w:t>
            </w:r>
          </w:p>
        </w:tc>
        <w:tc>
          <w:tcPr>
            <w:tcW w:w="236" w:type="dxa"/>
            <w:noWrap/>
            <w:hideMark/>
          </w:tcPr>
          <w:p w14:paraId="587A081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8.59686616</w:t>
            </w:r>
          </w:p>
        </w:tc>
        <w:tc>
          <w:tcPr>
            <w:tcW w:w="236" w:type="dxa"/>
            <w:noWrap/>
            <w:hideMark/>
          </w:tcPr>
          <w:p w14:paraId="5C96730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2.64449224</w:t>
            </w:r>
          </w:p>
        </w:tc>
        <w:tc>
          <w:tcPr>
            <w:tcW w:w="236" w:type="dxa"/>
            <w:noWrap/>
            <w:hideMark/>
          </w:tcPr>
          <w:p w14:paraId="12C72D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583.224332</w:t>
            </w:r>
          </w:p>
        </w:tc>
        <w:tc>
          <w:tcPr>
            <w:tcW w:w="236" w:type="dxa"/>
            <w:noWrap/>
            <w:hideMark/>
          </w:tcPr>
          <w:p w14:paraId="7E2B76E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583.224332</w:t>
            </w:r>
          </w:p>
        </w:tc>
        <w:tc>
          <w:tcPr>
            <w:tcW w:w="236" w:type="dxa"/>
            <w:noWrap/>
            <w:hideMark/>
          </w:tcPr>
          <w:p w14:paraId="647D5F5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0.15427025</w:t>
            </w:r>
          </w:p>
        </w:tc>
      </w:tr>
      <w:tr w:rsidR="004A3F9A" w:rsidRPr="004A3F9A" w14:paraId="632AEAAB" w14:textId="77777777" w:rsidTr="004A3F9A">
        <w:trPr>
          <w:trHeight w:val="20"/>
        </w:trPr>
        <w:tc>
          <w:tcPr>
            <w:tcW w:w="236" w:type="dxa"/>
            <w:noWrap/>
            <w:hideMark/>
          </w:tcPr>
          <w:p w14:paraId="2D82EE1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12F3FC3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5205F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0.03370578</w:t>
            </w:r>
          </w:p>
        </w:tc>
        <w:tc>
          <w:tcPr>
            <w:tcW w:w="236" w:type="dxa"/>
            <w:noWrap/>
            <w:hideMark/>
          </w:tcPr>
          <w:p w14:paraId="35FD1D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0.20251442</w:t>
            </w:r>
          </w:p>
        </w:tc>
        <w:tc>
          <w:tcPr>
            <w:tcW w:w="236" w:type="dxa"/>
            <w:noWrap/>
            <w:hideMark/>
          </w:tcPr>
          <w:p w14:paraId="4A4E5ED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0.00363834</w:t>
            </w:r>
          </w:p>
        </w:tc>
        <w:tc>
          <w:tcPr>
            <w:tcW w:w="236" w:type="dxa"/>
            <w:noWrap/>
            <w:hideMark/>
          </w:tcPr>
          <w:p w14:paraId="3B9A4AA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424.745044</w:t>
            </w:r>
          </w:p>
        </w:tc>
        <w:tc>
          <w:tcPr>
            <w:tcW w:w="236" w:type="dxa"/>
            <w:noWrap/>
            <w:hideMark/>
          </w:tcPr>
          <w:p w14:paraId="292DF67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473.130039</w:t>
            </w:r>
          </w:p>
        </w:tc>
        <w:tc>
          <w:tcPr>
            <w:tcW w:w="236" w:type="dxa"/>
            <w:noWrap/>
            <w:hideMark/>
          </w:tcPr>
          <w:p w14:paraId="6355870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0.04871923</w:t>
            </w:r>
          </w:p>
        </w:tc>
      </w:tr>
      <w:tr w:rsidR="004A3F9A" w:rsidRPr="004A3F9A" w14:paraId="0CE69747" w14:textId="77777777" w:rsidTr="004A3F9A">
        <w:trPr>
          <w:trHeight w:val="20"/>
        </w:trPr>
        <w:tc>
          <w:tcPr>
            <w:tcW w:w="236" w:type="dxa"/>
            <w:noWrap/>
            <w:hideMark/>
          </w:tcPr>
          <w:p w14:paraId="0079800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Rubieae</w:t>
            </w:r>
            <w:proofErr w:type="spellEnd"/>
          </w:p>
        </w:tc>
        <w:tc>
          <w:tcPr>
            <w:tcW w:w="236" w:type="dxa"/>
            <w:noWrap/>
            <w:hideMark/>
          </w:tcPr>
          <w:p w14:paraId="5030970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31FD51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0.04086928</w:t>
            </w:r>
          </w:p>
        </w:tc>
        <w:tc>
          <w:tcPr>
            <w:tcW w:w="236" w:type="dxa"/>
            <w:noWrap/>
            <w:hideMark/>
          </w:tcPr>
          <w:p w14:paraId="273FCDD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0.5448742</w:t>
            </w:r>
          </w:p>
        </w:tc>
        <w:tc>
          <w:tcPr>
            <w:tcW w:w="236" w:type="dxa"/>
            <w:noWrap/>
            <w:hideMark/>
          </w:tcPr>
          <w:p w14:paraId="55C7B6B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0.01326983</w:t>
            </w:r>
          </w:p>
        </w:tc>
        <w:tc>
          <w:tcPr>
            <w:tcW w:w="236" w:type="dxa"/>
            <w:noWrap/>
            <w:hideMark/>
          </w:tcPr>
          <w:p w14:paraId="69BAA5D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577.69731</w:t>
            </w:r>
          </w:p>
        </w:tc>
        <w:tc>
          <w:tcPr>
            <w:tcW w:w="236" w:type="dxa"/>
            <w:noWrap/>
            <w:hideMark/>
          </w:tcPr>
          <w:p w14:paraId="3878E48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611.146904</w:t>
            </w:r>
          </w:p>
        </w:tc>
        <w:tc>
          <w:tcPr>
            <w:tcW w:w="236" w:type="dxa"/>
            <w:noWrap/>
            <w:hideMark/>
          </w:tcPr>
          <w:p w14:paraId="10E3C41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0.03277425</w:t>
            </w:r>
          </w:p>
        </w:tc>
      </w:tr>
      <w:tr w:rsidR="004A3F9A" w:rsidRPr="004A3F9A" w14:paraId="44E09F97" w14:textId="77777777" w:rsidTr="004A3F9A">
        <w:trPr>
          <w:trHeight w:val="20"/>
        </w:trPr>
        <w:tc>
          <w:tcPr>
            <w:tcW w:w="236" w:type="dxa"/>
            <w:noWrap/>
            <w:hideMark/>
          </w:tcPr>
          <w:p w14:paraId="0546280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Salvia</w:t>
            </w:r>
          </w:p>
        </w:tc>
        <w:tc>
          <w:tcPr>
            <w:tcW w:w="236" w:type="dxa"/>
            <w:noWrap/>
            <w:hideMark/>
          </w:tcPr>
          <w:p w14:paraId="6F79847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3DB4B0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0.02865751</w:t>
            </w:r>
          </w:p>
        </w:tc>
        <w:tc>
          <w:tcPr>
            <w:tcW w:w="236" w:type="dxa"/>
            <w:noWrap/>
            <w:hideMark/>
          </w:tcPr>
          <w:p w14:paraId="2EDA332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0.05890604</w:t>
            </w:r>
          </w:p>
        </w:tc>
        <w:tc>
          <w:tcPr>
            <w:tcW w:w="236" w:type="dxa"/>
            <w:noWrap/>
            <w:hideMark/>
          </w:tcPr>
          <w:p w14:paraId="03E9DA7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1.66478395</w:t>
            </w:r>
          </w:p>
        </w:tc>
        <w:tc>
          <w:tcPr>
            <w:tcW w:w="236" w:type="dxa"/>
            <w:noWrap/>
            <w:hideMark/>
          </w:tcPr>
          <w:p w14:paraId="3D6F5CB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532.772536</w:t>
            </w:r>
          </w:p>
        </w:tc>
        <w:tc>
          <w:tcPr>
            <w:tcW w:w="236" w:type="dxa"/>
            <w:noWrap/>
            <w:hideMark/>
          </w:tcPr>
          <w:p w14:paraId="74442BD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567.133825</w:t>
            </w:r>
          </w:p>
        </w:tc>
        <w:tc>
          <w:tcPr>
            <w:tcW w:w="236" w:type="dxa"/>
            <w:noWrap/>
            <w:hideMark/>
          </w:tcPr>
          <w:p w14:paraId="76520D9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5.73621352</w:t>
            </w:r>
          </w:p>
        </w:tc>
      </w:tr>
      <w:tr w:rsidR="004A3F9A" w:rsidRPr="004A3F9A" w14:paraId="5153D549" w14:textId="77777777" w:rsidTr="004A3F9A">
        <w:trPr>
          <w:trHeight w:val="20"/>
        </w:trPr>
        <w:tc>
          <w:tcPr>
            <w:tcW w:w="236" w:type="dxa"/>
            <w:noWrap/>
            <w:hideMark/>
          </w:tcPr>
          <w:p w14:paraId="78574B2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Solanaceae</w:t>
            </w:r>
          </w:p>
        </w:tc>
        <w:tc>
          <w:tcPr>
            <w:tcW w:w="236" w:type="dxa"/>
            <w:noWrap/>
            <w:hideMark/>
          </w:tcPr>
          <w:p w14:paraId="47EC100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630DC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0.03071688</w:t>
            </w:r>
          </w:p>
        </w:tc>
        <w:tc>
          <w:tcPr>
            <w:tcW w:w="236" w:type="dxa"/>
            <w:noWrap/>
            <w:hideMark/>
          </w:tcPr>
          <w:p w14:paraId="5B78A45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0.11665591</w:t>
            </w:r>
          </w:p>
        </w:tc>
        <w:tc>
          <w:tcPr>
            <w:tcW w:w="236" w:type="dxa"/>
            <w:noWrap/>
            <w:hideMark/>
          </w:tcPr>
          <w:p w14:paraId="3E448D3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0.19142686</w:t>
            </w:r>
          </w:p>
        </w:tc>
        <w:tc>
          <w:tcPr>
            <w:tcW w:w="236" w:type="dxa"/>
            <w:noWrap/>
            <w:hideMark/>
          </w:tcPr>
          <w:p w14:paraId="66EA765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511.278857</w:t>
            </w:r>
          </w:p>
        </w:tc>
        <w:tc>
          <w:tcPr>
            <w:tcW w:w="236" w:type="dxa"/>
            <w:noWrap/>
            <w:hideMark/>
          </w:tcPr>
          <w:p w14:paraId="4BCB792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665.148487</w:t>
            </w:r>
          </w:p>
        </w:tc>
        <w:tc>
          <w:tcPr>
            <w:tcW w:w="236" w:type="dxa"/>
            <w:noWrap/>
            <w:hideMark/>
          </w:tcPr>
          <w:p w14:paraId="57F446F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0.81962612</w:t>
            </w:r>
          </w:p>
        </w:tc>
      </w:tr>
      <w:tr w:rsidR="004A3F9A" w:rsidRPr="004A3F9A" w14:paraId="3B84FCC5" w14:textId="77777777" w:rsidTr="004A3F9A">
        <w:trPr>
          <w:trHeight w:val="20"/>
        </w:trPr>
        <w:tc>
          <w:tcPr>
            <w:tcW w:w="236" w:type="dxa"/>
            <w:noWrap/>
            <w:hideMark/>
          </w:tcPr>
          <w:p w14:paraId="182A440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287FEF8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F159A2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0.03606006</w:t>
            </w:r>
          </w:p>
        </w:tc>
        <w:tc>
          <w:tcPr>
            <w:tcW w:w="236" w:type="dxa"/>
            <w:noWrap/>
            <w:hideMark/>
          </w:tcPr>
          <w:p w14:paraId="0AC707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0.05363067</w:t>
            </w:r>
          </w:p>
        </w:tc>
        <w:tc>
          <w:tcPr>
            <w:tcW w:w="236" w:type="dxa"/>
            <w:noWrap/>
            <w:hideMark/>
          </w:tcPr>
          <w:p w14:paraId="1068813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0.02618234</w:t>
            </w:r>
          </w:p>
        </w:tc>
        <w:tc>
          <w:tcPr>
            <w:tcW w:w="236" w:type="dxa"/>
            <w:noWrap/>
            <w:hideMark/>
          </w:tcPr>
          <w:p w14:paraId="1431A56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1238.42687</w:t>
            </w:r>
          </w:p>
        </w:tc>
        <w:tc>
          <w:tcPr>
            <w:tcW w:w="236" w:type="dxa"/>
            <w:noWrap/>
            <w:hideMark/>
          </w:tcPr>
          <w:p w14:paraId="4FA2F70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1218.88448</w:t>
            </w:r>
          </w:p>
        </w:tc>
        <w:tc>
          <w:tcPr>
            <w:tcW w:w="236" w:type="dxa"/>
            <w:noWrap/>
            <w:hideMark/>
          </w:tcPr>
          <w:p w14:paraId="39EC5B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0.24925646</w:t>
            </w:r>
          </w:p>
        </w:tc>
      </w:tr>
      <w:tr w:rsidR="004A3F9A" w:rsidRPr="004A3F9A" w14:paraId="4B74579C" w14:textId="77777777" w:rsidTr="004A3F9A">
        <w:trPr>
          <w:trHeight w:val="20"/>
        </w:trPr>
        <w:tc>
          <w:tcPr>
            <w:tcW w:w="236" w:type="dxa"/>
            <w:noWrap/>
            <w:hideMark/>
          </w:tcPr>
          <w:p w14:paraId="77E1E90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30B4CA9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2CCED2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0.03025708</w:t>
            </w:r>
          </w:p>
        </w:tc>
        <w:tc>
          <w:tcPr>
            <w:tcW w:w="236" w:type="dxa"/>
            <w:noWrap/>
            <w:hideMark/>
          </w:tcPr>
          <w:p w14:paraId="2AB3CDE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0.28845223</w:t>
            </w:r>
          </w:p>
        </w:tc>
        <w:tc>
          <w:tcPr>
            <w:tcW w:w="236" w:type="dxa"/>
            <w:noWrap/>
            <w:hideMark/>
          </w:tcPr>
          <w:p w14:paraId="4EEE3E9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0.29293827</w:t>
            </w:r>
          </w:p>
        </w:tc>
        <w:tc>
          <w:tcPr>
            <w:tcW w:w="236" w:type="dxa"/>
            <w:noWrap/>
            <w:hideMark/>
          </w:tcPr>
          <w:p w14:paraId="24E387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656.824222</w:t>
            </w:r>
          </w:p>
        </w:tc>
        <w:tc>
          <w:tcPr>
            <w:tcW w:w="236" w:type="dxa"/>
            <w:noWrap/>
            <w:hideMark/>
          </w:tcPr>
          <w:p w14:paraId="47D92F3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541.813074</w:t>
            </w:r>
          </w:p>
        </w:tc>
        <w:tc>
          <w:tcPr>
            <w:tcW w:w="236" w:type="dxa"/>
            <w:noWrap/>
            <w:hideMark/>
          </w:tcPr>
          <w:p w14:paraId="71F47D3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0.52192279</w:t>
            </w:r>
          </w:p>
        </w:tc>
      </w:tr>
      <w:tr w:rsidR="004A3F9A" w:rsidRPr="004A3F9A" w14:paraId="2927838A" w14:textId="77777777" w:rsidTr="004A3F9A">
        <w:trPr>
          <w:trHeight w:val="20"/>
        </w:trPr>
        <w:tc>
          <w:tcPr>
            <w:tcW w:w="236" w:type="dxa"/>
            <w:noWrap/>
            <w:hideMark/>
          </w:tcPr>
          <w:p w14:paraId="4951D12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Alysseae</w:t>
            </w:r>
            <w:proofErr w:type="spellEnd"/>
          </w:p>
        </w:tc>
        <w:tc>
          <w:tcPr>
            <w:tcW w:w="236" w:type="dxa"/>
            <w:noWrap/>
            <w:hideMark/>
          </w:tcPr>
          <w:p w14:paraId="62D21BC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17FEA1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0.02317844</w:t>
            </w:r>
          </w:p>
        </w:tc>
        <w:tc>
          <w:tcPr>
            <w:tcW w:w="236" w:type="dxa"/>
            <w:noWrap/>
            <w:hideMark/>
          </w:tcPr>
          <w:p w14:paraId="1343936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0.20819149</w:t>
            </w:r>
          </w:p>
        </w:tc>
        <w:tc>
          <w:tcPr>
            <w:tcW w:w="236" w:type="dxa"/>
            <w:noWrap/>
            <w:hideMark/>
          </w:tcPr>
          <w:p w14:paraId="227A883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0.03804949</w:t>
            </w:r>
          </w:p>
        </w:tc>
        <w:tc>
          <w:tcPr>
            <w:tcW w:w="236" w:type="dxa"/>
            <w:noWrap/>
            <w:hideMark/>
          </w:tcPr>
          <w:p w14:paraId="51C9AAB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579.780784</w:t>
            </w:r>
          </w:p>
        </w:tc>
        <w:tc>
          <w:tcPr>
            <w:tcW w:w="236" w:type="dxa"/>
            <w:noWrap/>
            <w:hideMark/>
          </w:tcPr>
          <w:p w14:paraId="40A6C91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570.514228</w:t>
            </w:r>
          </w:p>
        </w:tc>
        <w:tc>
          <w:tcPr>
            <w:tcW w:w="236" w:type="dxa"/>
            <w:noWrap/>
            <w:hideMark/>
          </w:tcPr>
          <w:p w14:paraId="597CF09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0.0983292</w:t>
            </w:r>
          </w:p>
        </w:tc>
      </w:tr>
      <w:tr w:rsidR="004A3F9A" w:rsidRPr="004A3F9A" w14:paraId="1255A596" w14:textId="77777777" w:rsidTr="004A3F9A">
        <w:trPr>
          <w:trHeight w:val="20"/>
        </w:trPr>
        <w:tc>
          <w:tcPr>
            <w:tcW w:w="236" w:type="dxa"/>
            <w:noWrap/>
            <w:hideMark/>
          </w:tcPr>
          <w:p w14:paraId="6BEE0A1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26050C3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AB24B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0.01227838</w:t>
            </w:r>
          </w:p>
        </w:tc>
        <w:tc>
          <w:tcPr>
            <w:tcW w:w="236" w:type="dxa"/>
            <w:noWrap/>
            <w:hideMark/>
          </w:tcPr>
          <w:p w14:paraId="1518D5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0.07240906</w:t>
            </w:r>
          </w:p>
        </w:tc>
        <w:tc>
          <w:tcPr>
            <w:tcW w:w="236" w:type="dxa"/>
            <w:noWrap/>
            <w:hideMark/>
          </w:tcPr>
          <w:p w14:paraId="74CD78E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0.0632659</w:t>
            </w:r>
          </w:p>
        </w:tc>
        <w:tc>
          <w:tcPr>
            <w:tcW w:w="236" w:type="dxa"/>
            <w:noWrap/>
            <w:hideMark/>
          </w:tcPr>
          <w:p w14:paraId="09A4E2D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505.82864</w:t>
            </w:r>
          </w:p>
        </w:tc>
        <w:tc>
          <w:tcPr>
            <w:tcW w:w="236" w:type="dxa"/>
            <w:noWrap/>
            <w:hideMark/>
          </w:tcPr>
          <w:p w14:paraId="159ECAD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458.96603</w:t>
            </w:r>
          </w:p>
        </w:tc>
        <w:tc>
          <w:tcPr>
            <w:tcW w:w="236" w:type="dxa"/>
            <w:noWrap/>
            <w:hideMark/>
          </w:tcPr>
          <w:p w14:paraId="07D85C3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0.41929557</w:t>
            </w:r>
          </w:p>
        </w:tc>
      </w:tr>
      <w:tr w:rsidR="004A3F9A" w:rsidRPr="004A3F9A" w14:paraId="190F5B49" w14:textId="77777777" w:rsidTr="004A3F9A">
        <w:trPr>
          <w:trHeight w:val="20"/>
        </w:trPr>
        <w:tc>
          <w:tcPr>
            <w:tcW w:w="236" w:type="dxa"/>
            <w:noWrap/>
            <w:hideMark/>
          </w:tcPr>
          <w:p w14:paraId="7ABE208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Apioideae</w:t>
            </w:r>
            <w:proofErr w:type="spellEnd"/>
          </w:p>
        </w:tc>
        <w:tc>
          <w:tcPr>
            <w:tcW w:w="236" w:type="dxa"/>
            <w:noWrap/>
            <w:hideMark/>
          </w:tcPr>
          <w:p w14:paraId="6AF33F0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0C6A56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0.01301137</w:t>
            </w:r>
          </w:p>
        </w:tc>
        <w:tc>
          <w:tcPr>
            <w:tcW w:w="236" w:type="dxa"/>
            <w:noWrap/>
            <w:hideMark/>
          </w:tcPr>
          <w:p w14:paraId="2FC30AA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0.10902763</w:t>
            </w:r>
          </w:p>
        </w:tc>
        <w:tc>
          <w:tcPr>
            <w:tcW w:w="236" w:type="dxa"/>
            <w:noWrap/>
            <w:hideMark/>
          </w:tcPr>
          <w:p w14:paraId="687C53A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0.07482765</w:t>
            </w:r>
          </w:p>
        </w:tc>
        <w:tc>
          <w:tcPr>
            <w:tcW w:w="236" w:type="dxa"/>
            <w:noWrap/>
            <w:hideMark/>
          </w:tcPr>
          <w:p w14:paraId="04A2F7B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634.694502</w:t>
            </w:r>
          </w:p>
        </w:tc>
        <w:tc>
          <w:tcPr>
            <w:tcW w:w="236" w:type="dxa"/>
            <w:noWrap/>
            <w:hideMark/>
          </w:tcPr>
          <w:p w14:paraId="7B06794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634.445528</w:t>
            </w:r>
          </w:p>
        </w:tc>
        <w:tc>
          <w:tcPr>
            <w:tcW w:w="236" w:type="dxa"/>
            <w:noWrap/>
            <w:hideMark/>
          </w:tcPr>
          <w:p w14:paraId="426789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0.34315586</w:t>
            </w:r>
          </w:p>
        </w:tc>
      </w:tr>
      <w:tr w:rsidR="004A3F9A" w:rsidRPr="004A3F9A" w14:paraId="54FB53C7" w14:textId="77777777" w:rsidTr="004A3F9A">
        <w:trPr>
          <w:trHeight w:val="20"/>
        </w:trPr>
        <w:tc>
          <w:tcPr>
            <w:tcW w:w="236" w:type="dxa"/>
            <w:noWrap/>
            <w:hideMark/>
          </w:tcPr>
          <w:p w14:paraId="7D2DC6B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Arabideae</w:t>
            </w:r>
            <w:proofErr w:type="spellEnd"/>
          </w:p>
        </w:tc>
        <w:tc>
          <w:tcPr>
            <w:tcW w:w="236" w:type="dxa"/>
            <w:noWrap/>
            <w:hideMark/>
          </w:tcPr>
          <w:p w14:paraId="602CB04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D7423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1.48285992</w:t>
            </w:r>
          </w:p>
        </w:tc>
        <w:tc>
          <w:tcPr>
            <w:tcW w:w="236" w:type="dxa"/>
            <w:noWrap/>
            <w:hideMark/>
          </w:tcPr>
          <w:p w14:paraId="5B7F37C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10.0883102</w:t>
            </w:r>
          </w:p>
        </w:tc>
        <w:tc>
          <w:tcPr>
            <w:tcW w:w="236" w:type="dxa"/>
            <w:noWrap/>
            <w:hideMark/>
          </w:tcPr>
          <w:p w14:paraId="3A8BB5D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5.4521792</w:t>
            </w:r>
          </w:p>
        </w:tc>
        <w:tc>
          <w:tcPr>
            <w:tcW w:w="236" w:type="dxa"/>
            <w:noWrap/>
            <w:hideMark/>
          </w:tcPr>
          <w:p w14:paraId="1CCAFBA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613.045861</w:t>
            </w:r>
          </w:p>
        </w:tc>
        <w:tc>
          <w:tcPr>
            <w:tcW w:w="236" w:type="dxa"/>
            <w:noWrap/>
            <w:hideMark/>
          </w:tcPr>
          <w:p w14:paraId="3225F32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613.041922</w:t>
            </w:r>
          </w:p>
        </w:tc>
        <w:tc>
          <w:tcPr>
            <w:tcW w:w="236" w:type="dxa"/>
            <w:noWrap/>
            <w:hideMark/>
          </w:tcPr>
          <w:p w14:paraId="74ED770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0.27675403</w:t>
            </w:r>
          </w:p>
        </w:tc>
      </w:tr>
      <w:tr w:rsidR="004A3F9A" w:rsidRPr="004A3F9A" w14:paraId="6B744F13" w14:textId="77777777" w:rsidTr="004A3F9A">
        <w:trPr>
          <w:trHeight w:val="20"/>
        </w:trPr>
        <w:tc>
          <w:tcPr>
            <w:tcW w:w="236" w:type="dxa"/>
            <w:noWrap/>
            <w:hideMark/>
          </w:tcPr>
          <w:p w14:paraId="48C9E13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03D1F8B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93F30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0.01451376</w:t>
            </w:r>
          </w:p>
        </w:tc>
        <w:tc>
          <w:tcPr>
            <w:tcW w:w="236" w:type="dxa"/>
            <w:noWrap/>
            <w:hideMark/>
          </w:tcPr>
          <w:p w14:paraId="7821D16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0.06439439</w:t>
            </w:r>
          </w:p>
        </w:tc>
        <w:tc>
          <w:tcPr>
            <w:tcW w:w="236" w:type="dxa"/>
            <w:noWrap/>
            <w:hideMark/>
          </w:tcPr>
          <w:p w14:paraId="446A84D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0.02015306</w:t>
            </w:r>
          </w:p>
        </w:tc>
        <w:tc>
          <w:tcPr>
            <w:tcW w:w="236" w:type="dxa"/>
            <w:noWrap/>
            <w:hideMark/>
          </w:tcPr>
          <w:p w14:paraId="457685F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1871.70662</w:t>
            </w:r>
          </w:p>
        </w:tc>
        <w:tc>
          <w:tcPr>
            <w:tcW w:w="236" w:type="dxa"/>
            <w:noWrap/>
            <w:hideMark/>
          </w:tcPr>
          <w:p w14:paraId="6EFE43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1679.55734</w:t>
            </w:r>
          </w:p>
        </w:tc>
        <w:tc>
          <w:tcPr>
            <w:tcW w:w="236" w:type="dxa"/>
            <w:noWrap/>
            <w:hideMark/>
          </w:tcPr>
          <w:p w14:paraId="2B6F64A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0.15954815</w:t>
            </w:r>
          </w:p>
        </w:tc>
      </w:tr>
      <w:tr w:rsidR="004A3F9A" w:rsidRPr="004A3F9A" w14:paraId="030CAD81" w14:textId="77777777" w:rsidTr="004A3F9A">
        <w:trPr>
          <w:trHeight w:val="20"/>
        </w:trPr>
        <w:tc>
          <w:tcPr>
            <w:tcW w:w="236" w:type="dxa"/>
            <w:noWrap/>
            <w:hideMark/>
          </w:tcPr>
          <w:p w14:paraId="680A7CE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Brassiceae</w:t>
            </w:r>
            <w:proofErr w:type="spellEnd"/>
          </w:p>
        </w:tc>
        <w:tc>
          <w:tcPr>
            <w:tcW w:w="236" w:type="dxa"/>
            <w:noWrap/>
            <w:hideMark/>
          </w:tcPr>
          <w:p w14:paraId="756633B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CDB85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0.02160555</w:t>
            </w:r>
          </w:p>
        </w:tc>
        <w:tc>
          <w:tcPr>
            <w:tcW w:w="236" w:type="dxa"/>
            <w:noWrap/>
            <w:hideMark/>
          </w:tcPr>
          <w:p w14:paraId="3C94771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1.76016765</w:t>
            </w:r>
          </w:p>
        </w:tc>
        <w:tc>
          <w:tcPr>
            <w:tcW w:w="236" w:type="dxa"/>
            <w:noWrap/>
            <w:hideMark/>
          </w:tcPr>
          <w:p w14:paraId="26AA85A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1.29222597</w:t>
            </w:r>
          </w:p>
        </w:tc>
        <w:tc>
          <w:tcPr>
            <w:tcW w:w="236" w:type="dxa"/>
            <w:noWrap/>
            <w:hideMark/>
          </w:tcPr>
          <w:p w14:paraId="76D623A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416.796016</w:t>
            </w:r>
          </w:p>
        </w:tc>
        <w:tc>
          <w:tcPr>
            <w:tcW w:w="236" w:type="dxa"/>
            <w:noWrap/>
            <w:hideMark/>
          </w:tcPr>
          <w:p w14:paraId="102251D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420.584472</w:t>
            </w:r>
          </w:p>
        </w:tc>
        <w:tc>
          <w:tcPr>
            <w:tcW w:w="236" w:type="dxa"/>
            <w:noWrap/>
            <w:hideMark/>
          </w:tcPr>
          <w:p w14:paraId="0FA9E04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0.36448539</w:t>
            </w:r>
          </w:p>
        </w:tc>
      </w:tr>
      <w:tr w:rsidR="004A3F9A" w:rsidRPr="004A3F9A" w14:paraId="331A6858" w14:textId="77777777" w:rsidTr="004A3F9A">
        <w:trPr>
          <w:trHeight w:val="20"/>
        </w:trPr>
        <w:tc>
          <w:tcPr>
            <w:tcW w:w="236" w:type="dxa"/>
            <w:noWrap/>
            <w:hideMark/>
          </w:tcPr>
          <w:p w14:paraId="1868CE7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7C538E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4238FB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0.03955619</w:t>
            </w:r>
          </w:p>
        </w:tc>
        <w:tc>
          <w:tcPr>
            <w:tcW w:w="236" w:type="dxa"/>
            <w:noWrap/>
            <w:hideMark/>
          </w:tcPr>
          <w:p w14:paraId="534E1F8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0.53738209</w:t>
            </w:r>
          </w:p>
        </w:tc>
        <w:tc>
          <w:tcPr>
            <w:tcW w:w="236" w:type="dxa"/>
            <w:noWrap/>
            <w:hideMark/>
          </w:tcPr>
          <w:p w14:paraId="771B432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0.28257672</w:t>
            </w:r>
          </w:p>
        </w:tc>
        <w:tc>
          <w:tcPr>
            <w:tcW w:w="236" w:type="dxa"/>
            <w:noWrap/>
            <w:hideMark/>
          </w:tcPr>
          <w:p w14:paraId="6BECC85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852.276083</w:t>
            </w:r>
          </w:p>
        </w:tc>
        <w:tc>
          <w:tcPr>
            <w:tcW w:w="236" w:type="dxa"/>
            <w:noWrap/>
            <w:hideMark/>
          </w:tcPr>
          <w:p w14:paraId="75CFD92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852.355688</w:t>
            </w:r>
          </w:p>
        </w:tc>
        <w:tc>
          <w:tcPr>
            <w:tcW w:w="236" w:type="dxa"/>
            <w:noWrap/>
            <w:hideMark/>
          </w:tcPr>
          <w:p w14:paraId="41CB662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0.26755142</w:t>
            </w:r>
          </w:p>
        </w:tc>
      </w:tr>
      <w:tr w:rsidR="004A3F9A" w:rsidRPr="004A3F9A" w14:paraId="026FFC23" w14:textId="77777777" w:rsidTr="004A3F9A">
        <w:trPr>
          <w:trHeight w:val="20"/>
        </w:trPr>
        <w:tc>
          <w:tcPr>
            <w:tcW w:w="236" w:type="dxa"/>
            <w:noWrap/>
            <w:hideMark/>
          </w:tcPr>
          <w:p w14:paraId="1721B5B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Cardueae</w:t>
            </w:r>
            <w:proofErr w:type="spellEnd"/>
          </w:p>
        </w:tc>
        <w:tc>
          <w:tcPr>
            <w:tcW w:w="236" w:type="dxa"/>
            <w:noWrap/>
            <w:hideMark/>
          </w:tcPr>
          <w:p w14:paraId="0344D45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293FE6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0.01769078</w:t>
            </w:r>
          </w:p>
        </w:tc>
        <w:tc>
          <w:tcPr>
            <w:tcW w:w="236" w:type="dxa"/>
            <w:noWrap/>
            <w:hideMark/>
          </w:tcPr>
          <w:p w14:paraId="0293909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0.08485246</w:t>
            </w:r>
          </w:p>
        </w:tc>
        <w:tc>
          <w:tcPr>
            <w:tcW w:w="236" w:type="dxa"/>
            <w:noWrap/>
            <w:hideMark/>
          </w:tcPr>
          <w:p w14:paraId="721F7D5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0.05928923</w:t>
            </w:r>
          </w:p>
        </w:tc>
        <w:tc>
          <w:tcPr>
            <w:tcW w:w="236" w:type="dxa"/>
            <w:noWrap/>
            <w:hideMark/>
          </w:tcPr>
          <w:p w14:paraId="3D177E0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556.051389</w:t>
            </w:r>
          </w:p>
        </w:tc>
        <w:tc>
          <w:tcPr>
            <w:tcW w:w="236" w:type="dxa"/>
            <w:noWrap/>
            <w:hideMark/>
          </w:tcPr>
          <w:p w14:paraId="494AE8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555.551978</w:t>
            </w:r>
          </w:p>
        </w:tc>
        <w:tc>
          <w:tcPr>
            <w:tcW w:w="236" w:type="dxa"/>
            <w:noWrap/>
            <w:hideMark/>
          </w:tcPr>
          <w:p w14:paraId="59C5558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0.2925052</w:t>
            </w:r>
          </w:p>
        </w:tc>
      </w:tr>
      <w:tr w:rsidR="004A3F9A" w:rsidRPr="004A3F9A" w14:paraId="74B4421E" w14:textId="77777777" w:rsidTr="004A3F9A">
        <w:trPr>
          <w:trHeight w:val="20"/>
        </w:trPr>
        <w:tc>
          <w:tcPr>
            <w:tcW w:w="236" w:type="dxa"/>
            <w:noWrap/>
            <w:hideMark/>
          </w:tcPr>
          <w:p w14:paraId="1D286C2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CES</w:t>
            </w:r>
          </w:p>
        </w:tc>
        <w:tc>
          <w:tcPr>
            <w:tcW w:w="236" w:type="dxa"/>
            <w:noWrap/>
            <w:hideMark/>
          </w:tcPr>
          <w:p w14:paraId="32C92EA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B0F35B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0.03118811</w:t>
            </w:r>
          </w:p>
        </w:tc>
        <w:tc>
          <w:tcPr>
            <w:tcW w:w="236" w:type="dxa"/>
            <w:noWrap/>
            <w:hideMark/>
          </w:tcPr>
          <w:p w14:paraId="418BF1F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0.0897381</w:t>
            </w:r>
          </w:p>
        </w:tc>
        <w:tc>
          <w:tcPr>
            <w:tcW w:w="236" w:type="dxa"/>
            <w:noWrap/>
            <w:hideMark/>
          </w:tcPr>
          <w:p w14:paraId="30CF485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0.10409495</w:t>
            </w:r>
          </w:p>
        </w:tc>
        <w:tc>
          <w:tcPr>
            <w:tcW w:w="236" w:type="dxa"/>
            <w:noWrap/>
            <w:hideMark/>
          </w:tcPr>
          <w:p w14:paraId="1B17B5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316.056617</w:t>
            </w:r>
          </w:p>
        </w:tc>
        <w:tc>
          <w:tcPr>
            <w:tcW w:w="236" w:type="dxa"/>
            <w:noWrap/>
            <w:hideMark/>
          </w:tcPr>
          <w:p w14:paraId="77AA5FD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316.120842</w:t>
            </w:r>
          </w:p>
        </w:tc>
        <w:tc>
          <w:tcPr>
            <w:tcW w:w="236" w:type="dxa"/>
            <w:noWrap/>
            <w:hideMark/>
          </w:tcPr>
          <w:p w14:paraId="5E2CB8A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0.7323502</w:t>
            </w:r>
          </w:p>
        </w:tc>
      </w:tr>
      <w:tr w:rsidR="004A3F9A" w:rsidRPr="004A3F9A" w14:paraId="0F597CAB" w14:textId="77777777" w:rsidTr="004A3F9A">
        <w:trPr>
          <w:trHeight w:val="20"/>
        </w:trPr>
        <w:tc>
          <w:tcPr>
            <w:tcW w:w="236" w:type="dxa"/>
            <w:noWrap/>
            <w:hideMark/>
          </w:tcPr>
          <w:p w14:paraId="4259713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7C59D9D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E07258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0.01088525</w:t>
            </w:r>
          </w:p>
        </w:tc>
        <w:tc>
          <w:tcPr>
            <w:tcW w:w="236" w:type="dxa"/>
            <w:noWrap/>
            <w:hideMark/>
          </w:tcPr>
          <w:p w14:paraId="1336D7C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0.04823854</w:t>
            </w:r>
          </w:p>
        </w:tc>
        <w:tc>
          <w:tcPr>
            <w:tcW w:w="236" w:type="dxa"/>
            <w:noWrap/>
            <w:hideMark/>
          </w:tcPr>
          <w:p w14:paraId="39FFAD5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0.00972918</w:t>
            </w:r>
          </w:p>
        </w:tc>
        <w:tc>
          <w:tcPr>
            <w:tcW w:w="236" w:type="dxa"/>
            <w:noWrap/>
            <w:hideMark/>
          </w:tcPr>
          <w:p w14:paraId="20A93B6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1284.65185</w:t>
            </w:r>
          </w:p>
        </w:tc>
        <w:tc>
          <w:tcPr>
            <w:tcW w:w="236" w:type="dxa"/>
            <w:noWrap/>
            <w:hideMark/>
          </w:tcPr>
          <w:p w14:paraId="175951C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1284.67505</w:t>
            </w:r>
          </w:p>
        </w:tc>
        <w:tc>
          <w:tcPr>
            <w:tcW w:w="236" w:type="dxa"/>
            <w:noWrap/>
            <w:hideMark/>
          </w:tcPr>
          <w:p w14:paraId="58A364A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0.11594419</w:t>
            </w:r>
          </w:p>
        </w:tc>
      </w:tr>
      <w:tr w:rsidR="004A3F9A" w:rsidRPr="004A3F9A" w14:paraId="200EA62D" w14:textId="77777777" w:rsidTr="004A3F9A">
        <w:trPr>
          <w:trHeight w:val="20"/>
        </w:trPr>
        <w:tc>
          <w:tcPr>
            <w:tcW w:w="236" w:type="dxa"/>
            <w:noWrap/>
            <w:hideMark/>
          </w:tcPr>
          <w:p w14:paraId="7710545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Croton</w:t>
            </w:r>
          </w:p>
        </w:tc>
        <w:tc>
          <w:tcPr>
            <w:tcW w:w="236" w:type="dxa"/>
            <w:noWrap/>
            <w:hideMark/>
          </w:tcPr>
          <w:p w14:paraId="488115A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B28856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0.00382829</w:t>
            </w:r>
          </w:p>
        </w:tc>
        <w:tc>
          <w:tcPr>
            <w:tcW w:w="236" w:type="dxa"/>
            <w:noWrap/>
            <w:hideMark/>
          </w:tcPr>
          <w:p w14:paraId="7C92A32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0.07057981</w:t>
            </w:r>
          </w:p>
        </w:tc>
        <w:tc>
          <w:tcPr>
            <w:tcW w:w="236" w:type="dxa"/>
            <w:noWrap/>
            <w:hideMark/>
          </w:tcPr>
          <w:p w14:paraId="208AB84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0.03191024</w:t>
            </w:r>
          </w:p>
        </w:tc>
        <w:tc>
          <w:tcPr>
            <w:tcW w:w="236" w:type="dxa"/>
            <w:noWrap/>
            <w:hideMark/>
          </w:tcPr>
          <w:p w14:paraId="04CB9DC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1267.62649</w:t>
            </w:r>
          </w:p>
        </w:tc>
        <w:tc>
          <w:tcPr>
            <w:tcW w:w="236" w:type="dxa"/>
            <w:noWrap/>
            <w:hideMark/>
          </w:tcPr>
          <w:p w14:paraId="126FF6E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1267.47535</w:t>
            </w:r>
          </w:p>
        </w:tc>
        <w:tc>
          <w:tcPr>
            <w:tcW w:w="236" w:type="dxa"/>
            <w:noWrap/>
            <w:hideMark/>
          </w:tcPr>
          <w:p w14:paraId="6C5F536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0.30310253</w:t>
            </w:r>
          </w:p>
        </w:tc>
      </w:tr>
      <w:tr w:rsidR="004A3F9A" w:rsidRPr="004A3F9A" w14:paraId="16EB72A1" w14:textId="77777777" w:rsidTr="004A3F9A">
        <w:trPr>
          <w:trHeight w:val="20"/>
        </w:trPr>
        <w:tc>
          <w:tcPr>
            <w:tcW w:w="236" w:type="dxa"/>
            <w:noWrap/>
            <w:hideMark/>
          </w:tcPr>
          <w:p w14:paraId="6D09E29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Erysimeae</w:t>
            </w:r>
            <w:proofErr w:type="spellEnd"/>
          </w:p>
        </w:tc>
        <w:tc>
          <w:tcPr>
            <w:tcW w:w="236" w:type="dxa"/>
            <w:noWrap/>
            <w:hideMark/>
          </w:tcPr>
          <w:p w14:paraId="2F46975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227DD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0.02581131</w:t>
            </w:r>
          </w:p>
        </w:tc>
        <w:tc>
          <w:tcPr>
            <w:tcW w:w="236" w:type="dxa"/>
            <w:noWrap/>
            <w:hideMark/>
          </w:tcPr>
          <w:p w14:paraId="0E7AF08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0.33982324</w:t>
            </w:r>
          </w:p>
        </w:tc>
        <w:tc>
          <w:tcPr>
            <w:tcW w:w="236" w:type="dxa"/>
            <w:noWrap/>
            <w:hideMark/>
          </w:tcPr>
          <w:p w14:paraId="1D6AFDF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0.10191942</w:t>
            </w:r>
          </w:p>
        </w:tc>
        <w:tc>
          <w:tcPr>
            <w:tcW w:w="236" w:type="dxa"/>
            <w:noWrap/>
            <w:hideMark/>
          </w:tcPr>
          <w:p w14:paraId="2C9D645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490.226032</w:t>
            </w:r>
          </w:p>
        </w:tc>
        <w:tc>
          <w:tcPr>
            <w:tcW w:w="236" w:type="dxa"/>
            <w:noWrap/>
            <w:hideMark/>
          </w:tcPr>
          <w:p w14:paraId="2D1F2A4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489.919729</w:t>
            </w:r>
          </w:p>
        </w:tc>
        <w:tc>
          <w:tcPr>
            <w:tcW w:w="236" w:type="dxa"/>
            <w:noWrap/>
            <w:hideMark/>
          </w:tcPr>
          <w:p w14:paraId="1FA4F8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0.15299116</w:t>
            </w:r>
          </w:p>
        </w:tc>
      </w:tr>
      <w:tr w:rsidR="004A3F9A" w:rsidRPr="004A3F9A" w14:paraId="0D816C90" w14:textId="77777777" w:rsidTr="004A3F9A">
        <w:trPr>
          <w:trHeight w:val="20"/>
        </w:trPr>
        <w:tc>
          <w:tcPr>
            <w:tcW w:w="236" w:type="dxa"/>
            <w:noWrap/>
            <w:hideMark/>
          </w:tcPr>
          <w:p w14:paraId="61993D2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Euclidieae</w:t>
            </w:r>
            <w:proofErr w:type="spellEnd"/>
          </w:p>
        </w:tc>
        <w:tc>
          <w:tcPr>
            <w:tcW w:w="236" w:type="dxa"/>
            <w:noWrap/>
            <w:hideMark/>
          </w:tcPr>
          <w:p w14:paraId="4ECB5FD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B2802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0.04698327</w:t>
            </w:r>
          </w:p>
        </w:tc>
        <w:tc>
          <w:tcPr>
            <w:tcW w:w="236" w:type="dxa"/>
            <w:noWrap/>
            <w:hideMark/>
          </w:tcPr>
          <w:p w14:paraId="78E1F73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0.10512365</w:t>
            </w:r>
          </w:p>
        </w:tc>
        <w:tc>
          <w:tcPr>
            <w:tcW w:w="236" w:type="dxa"/>
            <w:noWrap/>
            <w:hideMark/>
          </w:tcPr>
          <w:p w14:paraId="0FD5055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0.18484741</w:t>
            </w:r>
          </w:p>
        </w:tc>
        <w:tc>
          <w:tcPr>
            <w:tcW w:w="236" w:type="dxa"/>
            <w:noWrap/>
            <w:hideMark/>
          </w:tcPr>
          <w:p w14:paraId="7A3BB6A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220.197295</w:t>
            </w:r>
          </w:p>
        </w:tc>
        <w:tc>
          <w:tcPr>
            <w:tcW w:w="236" w:type="dxa"/>
            <w:noWrap/>
            <w:hideMark/>
          </w:tcPr>
          <w:p w14:paraId="5FDACD6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226.330659</w:t>
            </w:r>
          </w:p>
        </w:tc>
        <w:tc>
          <w:tcPr>
            <w:tcW w:w="236" w:type="dxa"/>
            <w:noWrap/>
            <w:hideMark/>
          </w:tcPr>
          <w:p w14:paraId="6807C79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0.71344613</w:t>
            </w:r>
          </w:p>
        </w:tc>
      </w:tr>
      <w:tr w:rsidR="004A3F9A" w:rsidRPr="004A3F9A" w14:paraId="129A5355" w14:textId="77777777" w:rsidTr="004A3F9A">
        <w:trPr>
          <w:trHeight w:val="20"/>
        </w:trPr>
        <w:tc>
          <w:tcPr>
            <w:tcW w:w="236" w:type="dxa"/>
            <w:noWrap/>
            <w:hideMark/>
          </w:tcPr>
          <w:p w14:paraId="392E8F5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4A3D5A2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EB7DBA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0.01704625</w:t>
            </w:r>
          </w:p>
        </w:tc>
        <w:tc>
          <w:tcPr>
            <w:tcW w:w="236" w:type="dxa"/>
            <w:noWrap/>
            <w:hideMark/>
          </w:tcPr>
          <w:p w14:paraId="5E71DDC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0.05628234</w:t>
            </w:r>
          </w:p>
        </w:tc>
        <w:tc>
          <w:tcPr>
            <w:tcW w:w="236" w:type="dxa"/>
            <w:noWrap/>
            <w:hideMark/>
          </w:tcPr>
          <w:p w14:paraId="5155BB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0.05717853</w:t>
            </w:r>
          </w:p>
        </w:tc>
        <w:tc>
          <w:tcPr>
            <w:tcW w:w="236" w:type="dxa"/>
            <w:noWrap/>
            <w:hideMark/>
          </w:tcPr>
          <w:p w14:paraId="61048E9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673.317734</w:t>
            </w:r>
          </w:p>
        </w:tc>
        <w:tc>
          <w:tcPr>
            <w:tcW w:w="236" w:type="dxa"/>
            <w:noWrap/>
            <w:hideMark/>
          </w:tcPr>
          <w:p w14:paraId="06DF9EC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670.450098</w:t>
            </w:r>
          </w:p>
        </w:tc>
        <w:tc>
          <w:tcPr>
            <w:tcW w:w="236" w:type="dxa"/>
            <w:noWrap/>
            <w:hideMark/>
          </w:tcPr>
          <w:p w14:paraId="4BDA592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0.58206823</w:t>
            </w:r>
          </w:p>
        </w:tc>
      </w:tr>
      <w:tr w:rsidR="004A3F9A" w:rsidRPr="004A3F9A" w14:paraId="6BAA94B1" w14:textId="77777777" w:rsidTr="004A3F9A">
        <w:trPr>
          <w:trHeight w:val="20"/>
        </w:trPr>
        <w:tc>
          <w:tcPr>
            <w:tcW w:w="236" w:type="dxa"/>
            <w:noWrap/>
            <w:hideMark/>
          </w:tcPr>
          <w:p w14:paraId="457B9F8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32A3A1A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A7CA86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0.00225536</w:t>
            </w:r>
          </w:p>
        </w:tc>
        <w:tc>
          <w:tcPr>
            <w:tcW w:w="236" w:type="dxa"/>
            <w:noWrap/>
            <w:hideMark/>
          </w:tcPr>
          <w:p w14:paraId="2B556E7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0.00586886</w:t>
            </w:r>
          </w:p>
        </w:tc>
        <w:tc>
          <w:tcPr>
            <w:tcW w:w="236" w:type="dxa"/>
            <w:noWrap/>
            <w:hideMark/>
          </w:tcPr>
          <w:p w14:paraId="077C303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0.00597045</w:t>
            </w:r>
          </w:p>
        </w:tc>
        <w:tc>
          <w:tcPr>
            <w:tcW w:w="236" w:type="dxa"/>
            <w:noWrap/>
            <w:hideMark/>
          </w:tcPr>
          <w:p w14:paraId="4252650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1704.92509</w:t>
            </w:r>
          </w:p>
        </w:tc>
        <w:tc>
          <w:tcPr>
            <w:tcW w:w="236" w:type="dxa"/>
            <w:noWrap/>
            <w:hideMark/>
          </w:tcPr>
          <w:p w14:paraId="6DFB90F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1693.48979</w:t>
            </w:r>
          </w:p>
        </w:tc>
        <w:tc>
          <w:tcPr>
            <w:tcW w:w="236" w:type="dxa"/>
            <w:noWrap/>
            <w:hideMark/>
          </w:tcPr>
          <w:p w14:paraId="66F54D7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0.32379055</w:t>
            </w:r>
          </w:p>
        </w:tc>
      </w:tr>
      <w:tr w:rsidR="004A3F9A" w:rsidRPr="004A3F9A" w14:paraId="1D7291D1" w14:textId="77777777" w:rsidTr="004A3F9A">
        <w:trPr>
          <w:trHeight w:val="20"/>
        </w:trPr>
        <w:tc>
          <w:tcPr>
            <w:tcW w:w="236" w:type="dxa"/>
            <w:noWrap/>
            <w:hideMark/>
          </w:tcPr>
          <w:p w14:paraId="0A1733C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372B0FB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A06F4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0.0033909</w:t>
            </w:r>
          </w:p>
        </w:tc>
        <w:tc>
          <w:tcPr>
            <w:tcW w:w="236" w:type="dxa"/>
            <w:noWrap/>
            <w:hideMark/>
          </w:tcPr>
          <w:p w14:paraId="47D68AA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0.01408937</w:t>
            </w:r>
          </w:p>
        </w:tc>
        <w:tc>
          <w:tcPr>
            <w:tcW w:w="236" w:type="dxa"/>
            <w:noWrap/>
            <w:hideMark/>
          </w:tcPr>
          <w:p w14:paraId="0C93203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0.01036084</w:t>
            </w:r>
          </w:p>
        </w:tc>
        <w:tc>
          <w:tcPr>
            <w:tcW w:w="236" w:type="dxa"/>
            <w:noWrap/>
            <w:hideMark/>
          </w:tcPr>
          <w:p w14:paraId="034779C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1366.88548</w:t>
            </w:r>
          </w:p>
        </w:tc>
        <w:tc>
          <w:tcPr>
            <w:tcW w:w="236" w:type="dxa"/>
            <w:noWrap/>
            <w:hideMark/>
          </w:tcPr>
          <w:p w14:paraId="6817B0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1323.32213</w:t>
            </w:r>
          </w:p>
        </w:tc>
        <w:tc>
          <w:tcPr>
            <w:tcW w:w="236" w:type="dxa"/>
            <w:noWrap/>
            <w:hideMark/>
          </w:tcPr>
          <w:p w14:paraId="6FC96D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0.32981363</w:t>
            </w:r>
          </w:p>
        </w:tc>
      </w:tr>
      <w:tr w:rsidR="004A3F9A" w:rsidRPr="004A3F9A" w14:paraId="33E7E55B" w14:textId="77777777" w:rsidTr="004A3F9A">
        <w:trPr>
          <w:trHeight w:val="20"/>
        </w:trPr>
        <w:tc>
          <w:tcPr>
            <w:tcW w:w="236" w:type="dxa"/>
            <w:noWrap/>
            <w:hideMark/>
          </w:tcPr>
          <w:p w14:paraId="4F50C1F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682ED03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6F5B4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0.02190553</w:t>
            </w:r>
          </w:p>
        </w:tc>
        <w:tc>
          <w:tcPr>
            <w:tcW w:w="236" w:type="dxa"/>
            <w:noWrap/>
            <w:hideMark/>
          </w:tcPr>
          <w:p w14:paraId="7B0759C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0.19296797</w:t>
            </w:r>
          </w:p>
        </w:tc>
        <w:tc>
          <w:tcPr>
            <w:tcW w:w="236" w:type="dxa"/>
            <w:noWrap/>
            <w:hideMark/>
          </w:tcPr>
          <w:p w14:paraId="640C628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0.06775391</w:t>
            </w:r>
          </w:p>
        </w:tc>
        <w:tc>
          <w:tcPr>
            <w:tcW w:w="236" w:type="dxa"/>
            <w:noWrap/>
            <w:hideMark/>
          </w:tcPr>
          <w:p w14:paraId="4A2D1EF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467.928166</w:t>
            </w:r>
          </w:p>
        </w:tc>
        <w:tc>
          <w:tcPr>
            <w:tcW w:w="236" w:type="dxa"/>
            <w:noWrap/>
            <w:hideMark/>
          </w:tcPr>
          <w:p w14:paraId="400A244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385.223352</w:t>
            </w:r>
          </w:p>
        </w:tc>
        <w:tc>
          <w:tcPr>
            <w:tcW w:w="236" w:type="dxa"/>
            <w:noWrap/>
            <w:hideMark/>
          </w:tcPr>
          <w:p w14:paraId="601F82C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0.21372747</w:t>
            </w:r>
          </w:p>
        </w:tc>
      </w:tr>
      <w:tr w:rsidR="004A3F9A" w:rsidRPr="004A3F9A" w14:paraId="0BE0ECED" w14:textId="77777777" w:rsidTr="004A3F9A">
        <w:trPr>
          <w:trHeight w:val="20"/>
        </w:trPr>
        <w:tc>
          <w:tcPr>
            <w:tcW w:w="236" w:type="dxa"/>
            <w:noWrap/>
            <w:hideMark/>
          </w:tcPr>
          <w:p w14:paraId="6256933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Hypericum</w:t>
            </w:r>
          </w:p>
        </w:tc>
        <w:tc>
          <w:tcPr>
            <w:tcW w:w="236" w:type="dxa"/>
            <w:noWrap/>
            <w:hideMark/>
          </w:tcPr>
          <w:p w14:paraId="2E5AD04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CF4A36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0.01755665</w:t>
            </w:r>
          </w:p>
        </w:tc>
        <w:tc>
          <w:tcPr>
            <w:tcW w:w="236" w:type="dxa"/>
            <w:noWrap/>
            <w:hideMark/>
          </w:tcPr>
          <w:p w14:paraId="002CC8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3.0114711</w:t>
            </w:r>
          </w:p>
        </w:tc>
        <w:tc>
          <w:tcPr>
            <w:tcW w:w="236" w:type="dxa"/>
            <w:noWrap/>
            <w:hideMark/>
          </w:tcPr>
          <w:p w14:paraId="512452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0.23064585</w:t>
            </w:r>
          </w:p>
        </w:tc>
        <w:tc>
          <w:tcPr>
            <w:tcW w:w="236" w:type="dxa"/>
            <w:noWrap/>
            <w:hideMark/>
          </w:tcPr>
          <w:p w14:paraId="796ED03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1380.56798</w:t>
            </w:r>
          </w:p>
        </w:tc>
        <w:tc>
          <w:tcPr>
            <w:tcW w:w="236" w:type="dxa"/>
            <w:noWrap/>
            <w:hideMark/>
          </w:tcPr>
          <w:p w14:paraId="2B37BB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1380.5384</w:t>
            </w:r>
          </w:p>
        </w:tc>
        <w:tc>
          <w:tcPr>
            <w:tcW w:w="236" w:type="dxa"/>
            <w:noWrap/>
            <w:hideMark/>
          </w:tcPr>
          <w:p w14:paraId="1411D9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0.03965665</w:t>
            </w:r>
          </w:p>
        </w:tc>
      </w:tr>
      <w:tr w:rsidR="004A3F9A" w:rsidRPr="004A3F9A" w14:paraId="296A4B3A" w14:textId="77777777" w:rsidTr="004A3F9A">
        <w:trPr>
          <w:trHeight w:val="20"/>
        </w:trPr>
        <w:tc>
          <w:tcPr>
            <w:tcW w:w="236" w:type="dxa"/>
            <w:noWrap/>
            <w:hideMark/>
          </w:tcPr>
          <w:p w14:paraId="4EEE058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Lepidieae</w:t>
            </w:r>
            <w:proofErr w:type="spellEnd"/>
          </w:p>
        </w:tc>
        <w:tc>
          <w:tcPr>
            <w:tcW w:w="236" w:type="dxa"/>
            <w:noWrap/>
            <w:hideMark/>
          </w:tcPr>
          <w:p w14:paraId="1C58010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72C980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0.22744216</w:t>
            </w:r>
          </w:p>
        </w:tc>
        <w:tc>
          <w:tcPr>
            <w:tcW w:w="236" w:type="dxa"/>
            <w:noWrap/>
            <w:hideMark/>
          </w:tcPr>
          <w:p w14:paraId="04D2062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14.5832526</w:t>
            </w:r>
          </w:p>
        </w:tc>
        <w:tc>
          <w:tcPr>
            <w:tcW w:w="236" w:type="dxa"/>
            <w:noWrap/>
            <w:hideMark/>
          </w:tcPr>
          <w:p w14:paraId="0842374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6.02021216</w:t>
            </w:r>
          </w:p>
        </w:tc>
        <w:tc>
          <w:tcPr>
            <w:tcW w:w="236" w:type="dxa"/>
            <w:noWrap/>
            <w:hideMark/>
          </w:tcPr>
          <w:p w14:paraId="6F4F21A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398.185235</w:t>
            </w:r>
          </w:p>
        </w:tc>
        <w:tc>
          <w:tcPr>
            <w:tcW w:w="236" w:type="dxa"/>
            <w:noWrap/>
            <w:hideMark/>
          </w:tcPr>
          <w:p w14:paraId="49CA66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398.029268</w:t>
            </w:r>
          </w:p>
        </w:tc>
        <w:tc>
          <w:tcPr>
            <w:tcW w:w="236" w:type="dxa"/>
            <w:noWrap/>
            <w:hideMark/>
          </w:tcPr>
          <w:p w14:paraId="74D1A31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0.20592134</w:t>
            </w:r>
          </w:p>
        </w:tc>
      </w:tr>
      <w:tr w:rsidR="004A3F9A" w:rsidRPr="004A3F9A" w14:paraId="2377ED45" w14:textId="77777777" w:rsidTr="004A3F9A">
        <w:trPr>
          <w:trHeight w:val="20"/>
        </w:trPr>
        <w:tc>
          <w:tcPr>
            <w:tcW w:w="236" w:type="dxa"/>
            <w:noWrap/>
            <w:hideMark/>
          </w:tcPr>
          <w:p w14:paraId="6DD4A77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Lupinus</w:t>
            </w:r>
          </w:p>
        </w:tc>
        <w:tc>
          <w:tcPr>
            <w:tcW w:w="236" w:type="dxa"/>
            <w:noWrap/>
            <w:hideMark/>
          </w:tcPr>
          <w:p w14:paraId="12287CC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648D44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0.08012825</w:t>
            </w:r>
          </w:p>
        </w:tc>
        <w:tc>
          <w:tcPr>
            <w:tcW w:w="236" w:type="dxa"/>
            <w:noWrap/>
            <w:hideMark/>
          </w:tcPr>
          <w:p w14:paraId="2303D7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0.06025797</w:t>
            </w:r>
          </w:p>
        </w:tc>
        <w:tc>
          <w:tcPr>
            <w:tcW w:w="236" w:type="dxa"/>
            <w:noWrap/>
            <w:hideMark/>
          </w:tcPr>
          <w:p w14:paraId="6573BA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0.09324341</w:t>
            </w:r>
          </w:p>
        </w:tc>
        <w:tc>
          <w:tcPr>
            <w:tcW w:w="236" w:type="dxa"/>
            <w:noWrap/>
            <w:hideMark/>
          </w:tcPr>
          <w:p w14:paraId="23D865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4292.69077</w:t>
            </w:r>
          </w:p>
        </w:tc>
        <w:tc>
          <w:tcPr>
            <w:tcW w:w="236" w:type="dxa"/>
            <w:noWrap/>
            <w:hideMark/>
          </w:tcPr>
          <w:p w14:paraId="3FAD77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1012.19252</w:t>
            </w:r>
          </w:p>
        </w:tc>
        <w:tc>
          <w:tcPr>
            <w:tcW w:w="236" w:type="dxa"/>
            <w:noWrap/>
            <w:hideMark/>
          </w:tcPr>
          <w:p w14:paraId="7CD571B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0.52254639</w:t>
            </w:r>
          </w:p>
        </w:tc>
      </w:tr>
      <w:tr w:rsidR="004A3F9A" w:rsidRPr="004A3F9A" w14:paraId="6207652C" w14:textId="77777777" w:rsidTr="004A3F9A">
        <w:trPr>
          <w:trHeight w:val="20"/>
        </w:trPr>
        <w:tc>
          <w:tcPr>
            <w:tcW w:w="236" w:type="dxa"/>
            <w:noWrap/>
            <w:hideMark/>
          </w:tcPr>
          <w:p w14:paraId="4AD632A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1663030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F78A1E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0.02461495</w:t>
            </w:r>
          </w:p>
        </w:tc>
        <w:tc>
          <w:tcPr>
            <w:tcW w:w="236" w:type="dxa"/>
            <w:noWrap/>
            <w:hideMark/>
          </w:tcPr>
          <w:p w14:paraId="01E8CE4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0.11347005</w:t>
            </w:r>
          </w:p>
        </w:tc>
        <w:tc>
          <w:tcPr>
            <w:tcW w:w="236" w:type="dxa"/>
            <w:noWrap/>
            <w:hideMark/>
          </w:tcPr>
          <w:p w14:paraId="5B3E30D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0.03375462</w:t>
            </w:r>
          </w:p>
        </w:tc>
        <w:tc>
          <w:tcPr>
            <w:tcW w:w="236" w:type="dxa"/>
            <w:noWrap/>
            <w:hideMark/>
          </w:tcPr>
          <w:p w14:paraId="7BE57B8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963.492792</w:t>
            </w:r>
          </w:p>
        </w:tc>
        <w:tc>
          <w:tcPr>
            <w:tcW w:w="236" w:type="dxa"/>
            <w:noWrap/>
            <w:hideMark/>
          </w:tcPr>
          <w:p w14:paraId="2DC0FA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963.560334</w:t>
            </w:r>
          </w:p>
        </w:tc>
        <w:tc>
          <w:tcPr>
            <w:tcW w:w="236" w:type="dxa"/>
            <w:noWrap/>
            <w:hideMark/>
          </w:tcPr>
          <w:p w14:paraId="5F6287F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0.16066922</w:t>
            </w:r>
          </w:p>
        </w:tc>
      </w:tr>
      <w:tr w:rsidR="004A3F9A" w:rsidRPr="004A3F9A" w14:paraId="042FDE94" w14:textId="77777777" w:rsidTr="004A3F9A">
        <w:trPr>
          <w:trHeight w:val="20"/>
        </w:trPr>
        <w:tc>
          <w:tcPr>
            <w:tcW w:w="236" w:type="dxa"/>
            <w:noWrap/>
            <w:hideMark/>
          </w:tcPr>
          <w:p w14:paraId="50C143A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Onagraceae</w:t>
            </w:r>
            <w:proofErr w:type="spellEnd"/>
          </w:p>
        </w:tc>
        <w:tc>
          <w:tcPr>
            <w:tcW w:w="236" w:type="dxa"/>
            <w:noWrap/>
            <w:hideMark/>
          </w:tcPr>
          <w:p w14:paraId="214CD1A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B14D7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0.19986618</w:t>
            </w:r>
          </w:p>
        </w:tc>
        <w:tc>
          <w:tcPr>
            <w:tcW w:w="236" w:type="dxa"/>
            <w:noWrap/>
            <w:hideMark/>
          </w:tcPr>
          <w:p w14:paraId="09A1FA8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0.02167004</w:t>
            </w:r>
          </w:p>
        </w:tc>
        <w:tc>
          <w:tcPr>
            <w:tcW w:w="236" w:type="dxa"/>
            <w:noWrap/>
            <w:hideMark/>
          </w:tcPr>
          <w:p w14:paraId="26151D9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0.13556119</w:t>
            </w:r>
          </w:p>
        </w:tc>
        <w:tc>
          <w:tcPr>
            <w:tcW w:w="236" w:type="dxa"/>
            <w:noWrap/>
            <w:hideMark/>
          </w:tcPr>
          <w:p w14:paraId="131C9F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956.241676</w:t>
            </w:r>
          </w:p>
        </w:tc>
        <w:tc>
          <w:tcPr>
            <w:tcW w:w="236" w:type="dxa"/>
            <w:noWrap/>
            <w:hideMark/>
          </w:tcPr>
          <w:p w14:paraId="4C1AA28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955.842784</w:t>
            </w:r>
          </w:p>
        </w:tc>
        <w:tc>
          <w:tcPr>
            <w:tcW w:w="236" w:type="dxa"/>
            <w:noWrap/>
            <w:hideMark/>
          </w:tcPr>
          <w:p w14:paraId="34D9020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1.52437791</w:t>
            </w:r>
          </w:p>
        </w:tc>
      </w:tr>
      <w:tr w:rsidR="004A3F9A" w:rsidRPr="004A3F9A" w14:paraId="42F0C71E" w14:textId="77777777" w:rsidTr="004A3F9A">
        <w:trPr>
          <w:trHeight w:val="20"/>
        </w:trPr>
        <w:tc>
          <w:tcPr>
            <w:tcW w:w="236" w:type="dxa"/>
            <w:noWrap/>
            <w:hideMark/>
          </w:tcPr>
          <w:p w14:paraId="3B7A75E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Orobanchaceae</w:t>
            </w:r>
          </w:p>
        </w:tc>
        <w:tc>
          <w:tcPr>
            <w:tcW w:w="236" w:type="dxa"/>
            <w:noWrap/>
            <w:hideMark/>
          </w:tcPr>
          <w:p w14:paraId="640B251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A99F5D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0.04446025</w:t>
            </w:r>
          </w:p>
        </w:tc>
        <w:tc>
          <w:tcPr>
            <w:tcW w:w="236" w:type="dxa"/>
            <w:noWrap/>
            <w:hideMark/>
          </w:tcPr>
          <w:p w14:paraId="1F77F0F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0.07389371</w:t>
            </w:r>
          </w:p>
        </w:tc>
        <w:tc>
          <w:tcPr>
            <w:tcW w:w="236" w:type="dxa"/>
            <w:noWrap/>
            <w:hideMark/>
          </w:tcPr>
          <w:p w14:paraId="5764541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0.0555584</w:t>
            </w:r>
          </w:p>
        </w:tc>
        <w:tc>
          <w:tcPr>
            <w:tcW w:w="236" w:type="dxa"/>
            <w:noWrap/>
            <w:hideMark/>
          </w:tcPr>
          <w:p w14:paraId="3EFA52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606.228458</w:t>
            </w:r>
          </w:p>
        </w:tc>
        <w:tc>
          <w:tcPr>
            <w:tcW w:w="236" w:type="dxa"/>
            <w:noWrap/>
            <w:hideMark/>
          </w:tcPr>
          <w:p w14:paraId="242939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642.711882</w:t>
            </w:r>
          </w:p>
        </w:tc>
        <w:tc>
          <w:tcPr>
            <w:tcW w:w="236" w:type="dxa"/>
            <w:noWrap/>
            <w:hideMark/>
          </w:tcPr>
          <w:p w14:paraId="5C945E4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0.38035432</w:t>
            </w:r>
          </w:p>
        </w:tc>
      </w:tr>
      <w:tr w:rsidR="004A3F9A" w:rsidRPr="004A3F9A" w14:paraId="6EE5BFA4" w14:textId="77777777" w:rsidTr="004A3F9A">
        <w:trPr>
          <w:trHeight w:val="20"/>
        </w:trPr>
        <w:tc>
          <w:tcPr>
            <w:tcW w:w="236" w:type="dxa"/>
            <w:noWrap/>
            <w:hideMark/>
          </w:tcPr>
          <w:p w14:paraId="2A13AC2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4FBF4CD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8F3F90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0.04163422</w:t>
            </w:r>
          </w:p>
        </w:tc>
        <w:tc>
          <w:tcPr>
            <w:tcW w:w="236" w:type="dxa"/>
            <w:noWrap/>
            <w:hideMark/>
          </w:tcPr>
          <w:p w14:paraId="42A52D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0.48334241</w:t>
            </w:r>
          </w:p>
        </w:tc>
        <w:tc>
          <w:tcPr>
            <w:tcW w:w="236" w:type="dxa"/>
            <w:noWrap/>
            <w:hideMark/>
          </w:tcPr>
          <w:p w14:paraId="55BC405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0.24577139</w:t>
            </w:r>
          </w:p>
        </w:tc>
        <w:tc>
          <w:tcPr>
            <w:tcW w:w="236" w:type="dxa"/>
            <w:noWrap/>
            <w:hideMark/>
          </w:tcPr>
          <w:p w14:paraId="31FC9C8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1093.43089</w:t>
            </w:r>
          </w:p>
        </w:tc>
        <w:tc>
          <w:tcPr>
            <w:tcW w:w="236" w:type="dxa"/>
            <w:noWrap/>
            <w:hideMark/>
          </w:tcPr>
          <w:p w14:paraId="430CA7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1092.4182</w:t>
            </w:r>
          </w:p>
        </w:tc>
        <w:tc>
          <w:tcPr>
            <w:tcW w:w="236" w:type="dxa"/>
            <w:noWrap/>
            <w:hideMark/>
          </w:tcPr>
          <w:p w14:paraId="576F964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0.25484125</w:t>
            </w:r>
          </w:p>
        </w:tc>
      </w:tr>
      <w:tr w:rsidR="004A3F9A" w:rsidRPr="004A3F9A" w14:paraId="6410F89A" w14:textId="77777777" w:rsidTr="004A3F9A">
        <w:trPr>
          <w:trHeight w:val="20"/>
        </w:trPr>
        <w:tc>
          <w:tcPr>
            <w:tcW w:w="236" w:type="dxa"/>
            <w:noWrap/>
            <w:hideMark/>
          </w:tcPr>
          <w:p w14:paraId="7EF5F53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3CCCCB3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79C080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0.01023562</w:t>
            </w:r>
          </w:p>
        </w:tc>
        <w:tc>
          <w:tcPr>
            <w:tcW w:w="236" w:type="dxa"/>
            <w:noWrap/>
            <w:hideMark/>
          </w:tcPr>
          <w:p w14:paraId="57EC6CE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0.01947166</w:t>
            </w:r>
          </w:p>
        </w:tc>
        <w:tc>
          <w:tcPr>
            <w:tcW w:w="236" w:type="dxa"/>
            <w:noWrap/>
            <w:hideMark/>
          </w:tcPr>
          <w:p w14:paraId="241A9F8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0.0247927</w:t>
            </w:r>
          </w:p>
        </w:tc>
        <w:tc>
          <w:tcPr>
            <w:tcW w:w="236" w:type="dxa"/>
            <w:noWrap/>
            <w:hideMark/>
          </w:tcPr>
          <w:p w14:paraId="2C66CE1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1015.12253</w:t>
            </w:r>
          </w:p>
        </w:tc>
        <w:tc>
          <w:tcPr>
            <w:tcW w:w="236" w:type="dxa"/>
            <w:noWrap/>
            <w:hideMark/>
          </w:tcPr>
          <w:p w14:paraId="7EFC3BB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356.753845</w:t>
            </w:r>
          </w:p>
        </w:tc>
        <w:tc>
          <w:tcPr>
            <w:tcW w:w="236" w:type="dxa"/>
            <w:noWrap/>
            <w:hideMark/>
          </w:tcPr>
          <w:p w14:paraId="2D8BB7A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0.54782084</w:t>
            </w:r>
          </w:p>
        </w:tc>
      </w:tr>
      <w:tr w:rsidR="004A3F9A" w:rsidRPr="004A3F9A" w14:paraId="779BBF0C" w14:textId="77777777" w:rsidTr="004A3F9A">
        <w:trPr>
          <w:trHeight w:val="20"/>
        </w:trPr>
        <w:tc>
          <w:tcPr>
            <w:tcW w:w="236" w:type="dxa"/>
            <w:noWrap/>
            <w:hideMark/>
          </w:tcPr>
          <w:p w14:paraId="7A1E069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Pooideae</w:t>
            </w:r>
            <w:proofErr w:type="spellEnd"/>
          </w:p>
        </w:tc>
        <w:tc>
          <w:tcPr>
            <w:tcW w:w="236" w:type="dxa"/>
            <w:noWrap/>
            <w:hideMark/>
          </w:tcPr>
          <w:p w14:paraId="6CF0604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CAA099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0.02824956</w:t>
            </w:r>
          </w:p>
        </w:tc>
        <w:tc>
          <w:tcPr>
            <w:tcW w:w="236" w:type="dxa"/>
            <w:noWrap/>
            <w:hideMark/>
          </w:tcPr>
          <w:p w14:paraId="023DB2B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8.59686616</w:t>
            </w:r>
          </w:p>
        </w:tc>
        <w:tc>
          <w:tcPr>
            <w:tcW w:w="236" w:type="dxa"/>
            <w:noWrap/>
            <w:hideMark/>
          </w:tcPr>
          <w:p w14:paraId="13FD719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5.69766657</w:t>
            </w:r>
          </w:p>
        </w:tc>
        <w:tc>
          <w:tcPr>
            <w:tcW w:w="236" w:type="dxa"/>
            <w:noWrap/>
            <w:hideMark/>
          </w:tcPr>
          <w:p w14:paraId="7CFC862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583.224333</w:t>
            </w:r>
          </w:p>
        </w:tc>
        <w:tc>
          <w:tcPr>
            <w:tcW w:w="236" w:type="dxa"/>
            <w:noWrap/>
            <w:hideMark/>
          </w:tcPr>
          <w:p w14:paraId="7EB3692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583.224333</w:t>
            </w:r>
          </w:p>
        </w:tc>
        <w:tc>
          <w:tcPr>
            <w:tcW w:w="236" w:type="dxa"/>
            <w:noWrap/>
            <w:hideMark/>
          </w:tcPr>
          <w:p w14:paraId="43D5AEB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0.33126481</w:t>
            </w:r>
          </w:p>
        </w:tc>
      </w:tr>
      <w:tr w:rsidR="004A3F9A" w:rsidRPr="004A3F9A" w14:paraId="71DB6996" w14:textId="77777777" w:rsidTr="004A3F9A">
        <w:trPr>
          <w:trHeight w:val="20"/>
        </w:trPr>
        <w:tc>
          <w:tcPr>
            <w:tcW w:w="236" w:type="dxa"/>
            <w:noWrap/>
            <w:hideMark/>
          </w:tcPr>
          <w:p w14:paraId="2CFD2E2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07DFDB7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1F259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0.00759099</w:t>
            </w:r>
          </w:p>
        </w:tc>
        <w:tc>
          <w:tcPr>
            <w:tcW w:w="236" w:type="dxa"/>
            <w:noWrap/>
            <w:hideMark/>
          </w:tcPr>
          <w:p w14:paraId="394DB59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0.20251442</w:t>
            </w:r>
          </w:p>
        </w:tc>
        <w:tc>
          <w:tcPr>
            <w:tcW w:w="236" w:type="dxa"/>
            <w:noWrap/>
            <w:hideMark/>
          </w:tcPr>
          <w:p w14:paraId="753B173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0.11394444</w:t>
            </w:r>
          </w:p>
        </w:tc>
        <w:tc>
          <w:tcPr>
            <w:tcW w:w="236" w:type="dxa"/>
            <w:noWrap/>
            <w:hideMark/>
          </w:tcPr>
          <w:p w14:paraId="76F7C61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740.85253</w:t>
            </w:r>
          </w:p>
        </w:tc>
        <w:tc>
          <w:tcPr>
            <w:tcW w:w="236" w:type="dxa"/>
            <w:noWrap/>
            <w:hideMark/>
          </w:tcPr>
          <w:p w14:paraId="1A776A7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727.995877</w:t>
            </w:r>
          </w:p>
        </w:tc>
        <w:tc>
          <w:tcPr>
            <w:tcW w:w="236" w:type="dxa"/>
            <w:noWrap/>
            <w:hideMark/>
          </w:tcPr>
          <w:p w14:paraId="723B8E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0.27999627</w:t>
            </w:r>
          </w:p>
        </w:tc>
      </w:tr>
      <w:tr w:rsidR="004A3F9A" w:rsidRPr="004A3F9A" w14:paraId="6C53BA3C" w14:textId="77777777" w:rsidTr="004A3F9A">
        <w:trPr>
          <w:trHeight w:val="20"/>
        </w:trPr>
        <w:tc>
          <w:tcPr>
            <w:tcW w:w="236" w:type="dxa"/>
            <w:noWrap/>
            <w:hideMark/>
          </w:tcPr>
          <w:p w14:paraId="096E9B3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Rubieae</w:t>
            </w:r>
            <w:proofErr w:type="spellEnd"/>
          </w:p>
        </w:tc>
        <w:tc>
          <w:tcPr>
            <w:tcW w:w="236" w:type="dxa"/>
            <w:noWrap/>
            <w:hideMark/>
          </w:tcPr>
          <w:p w14:paraId="7344C92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0E6681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0.04769792</w:t>
            </w:r>
          </w:p>
        </w:tc>
        <w:tc>
          <w:tcPr>
            <w:tcW w:w="236" w:type="dxa"/>
            <w:noWrap/>
            <w:hideMark/>
          </w:tcPr>
          <w:p w14:paraId="123307F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0.5448742</w:t>
            </w:r>
          </w:p>
        </w:tc>
        <w:tc>
          <w:tcPr>
            <w:tcW w:w="236" w:type="dxa"/>
            <w:noWrap/>
            <w:hideMark/>
          </w:tcPr>
          <w:p w14:paraId="4AC4E2D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0.17420824</w:t>
            </w:r>
          </w:p>
        </w:tc>
        <w:tc>
          <w:tcPr>
            <w:tcW w:w="236" w:type="dxa"/>
            <w:noWrap/>
            <w:hideMark/>
          </w:tcPr>
          <w:p w14:paraId="7E3E818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746.603781</w:t>
            </w:r>
          </w:p>
        </w:tc>
        <w:tc>
          <w:tcPr>
            <w:tcW w:w="236" w:type="dxa"/>
            <w:noWrap/>
            <w:hideMark/>
          </w:tcPr>
          <w:p w14:paraId="3EFD1A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743.041502</w:t>
            </w:r>
          </w:p>
        </w:tc>
        <w:tc>
          <w:tcPr>
            <w:tcW w:w="236" w:type="dxa"/>
            <w:noWrap/>
            <w:hideMark/>
          </w:tcPr>
          <w:p w14:paraId="0EF51C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0.15812164</w:t>
            </w:r>
          </w:p>
        </w:tc>
      </w:tr>
      <w:tr w:rsidR="004A3F9A" w:rsidRPr="004A3F9A" w14:paraId="742B8DA3" w14:textId="77777777" w:rsidTr="004A3F9A">
        <w:trPr>
          <w:trHeight w:val="20"/>
        </w:trPr>
        <w:tc>
          <w:tcPr>
            <w:tcW w:w="236" w:type="dxa"/>
            <w:noWrap/>
            <w:hideMark/>
          </w:tcPr>
          <w:p w14:paraId="631C782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Salvia</w:t>
            </w:r>
          </w:p>
        </w:tc>
        <w:tc>
          <w:tcPr>
            <w:tcW w:w="236" w:type="dxa"/>
            <w:noWrap/>
            <w:hideMark/>
          </w:tcPr>
          <w:p w14:paraId="563B0AD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21CF3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0.01275457</w:t>
            </w:r>
          </w:p>
        </w:tc>
        <w:tc>
          <w:tcPr>
            <w:tcW w:w="236" w:type="dxa"/>
            <w:noWrap/>
            <w:hideMark/>
          </w:tcPr>
          <w:p w14:paraId="1BB6D50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0.05890604</w:t>
            </w:r>
          </w:p>
        </w:tc>
        <w:tc>
          <w:tcPr>
            <w:tcW w:w="236" w:type="dxa"/>
            <w:noWrap/>
            <w:hideMark/>
          </w:tcPr>
          <w:p w14:paraId="5016A7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0.05316311</w:t>
            </w:r>
          </w:p>
        </w:tc>
        <w:tc>
          <w:tcPr>
            <w:tcW w:w="236" w:type="dxa"/>
            <w:noWrap/>
            <w:hideMark/>
          </w:tcPr>
          <w:p w14:paraId="1027002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575.924195</w:t>
            </w:r>
          </w:p>
        </w:tc>
        <w:tc>
          <w:tcPr>
            <w:tcW w:w="236" w:type="dxa"/>
            <w:noWrap/>
            <w:hideMark/>
          </w:tcPr>
          <w:p w14:paraId="433CAA0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575.922976</w:t>
            </w:r>
          </w:p>
        </w:tc>
        <w:tc>
          <w:tcPr>
            <w:tcW w:w="236" w:type="dxa"/>
            <w:noWrap/>
            <w:hideMark/>
          </w:tcPr>
          <w:p w14:paraId="0953F0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0.83698316</w:t>
            </w:r>
          </w:p>
        </w:tc>
      </w:tr>
      <w:tr w:rsidR="004A3F9A" w:rsidRPr="004A3F9A" w14:paraId="4FC86FD3" w14:textId="77777777" w:rsidTr="004A3F9A">
        <w:trPr>
          <w:trHeight w:val="20"/>
        </w:trPr>
        <w:tc>
          <w:tcPr>
            <w:tcW w:w="236" w:type="dxa"/>
            <w:noWrap/>
            <w:hideMark/>
          </w:tcPr>
          <w:p w14:paraId="45E58B4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Solanaceae</w:t>
            </w:r>
          </w:p>
        </w:tc>
        <w:tc>
          <w:tcPr>
            <w:tcW w:w="236" w:type="dxa"/>
            <w:noWrap/>
            <w:hideMark/>
          </w:tcPr>
          <w:p w14:paraId="121D977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447595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0.01689401</w:t>
            </w:r>
          </w:p>
        </w:tc>
        <w:tc>
          <w:tcPr>
            <w:tcW w:w="236" w:type="dxa"/>
            <w:noWrap/>
            <w:hideMark/>
          </w:tcPr>
          <w:p w14:paraId="103B142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0.11665591</w:t>
            </w:r>
          </w:p>
        </w:tc>
        <w:tc>
          <w:tcPr>
            <w:tcW w:w="236" w:type="dxa"/>
            <w:noWrap/>
            <w:hideMark/>
          </w:tcPr>
          <w:p w14:paraId="4581FDA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0.19105004</w:t>
            </w:r>
          </w:p>
        </w:tc>
        <w:tc>
          <w:tcPr>
            <w:tcW w:w="236" w:type="dxa"/>
            <w:noWrap/>
            <w:hideMark/>
          </w:tcPr>
          <w:p w14:paraId="26EDD54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729.618851</w:t>
            </w:r>
          </w:p>
        </w:tc>
        <w:tc>
          <w:tcPr>
            <w:tcW w:w="236" w:type="dxa"/>
            <w:noWrap/>
            <w:hideMark/>
          </w:tcPr>
          <w:p w14:paraId="0D1CC3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752.517491</w:t>
            </w:r>
          </w:p>
        </w:tc>
        <w:tc>
          <w:tcPr>
            <w:tcW w:w="236" w:type="dxa"/>
            <w:noWrap/>
            <w:hideMark/>
          </w:tcPr>
          <w:p w14:paraId="238C132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0.81823637</w:t>
            </w:r>
          </w:p>
        </w:tc>
      </w:tr>
      <w:tr w:rsidR="004A3F9A" w:rsidRPr="004A3F9A" w14:paraId="0FD7E065" w14:textId="77777777" w:rsidTr="004A3F9A">
        <w:trPr>
          <w:trHeight w:val="20"/>
        </w:trPr>
        <w:tc>
          <w:tcPr>
            <w:tcW w:w="236" w:type="dxa"/>
            <w:noWrap/>
            <w:hideMark/>
          </w:tcPr>
          <w:p w14:paraId="5776E09F"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06940DF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8E8FDF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0.01306143</w:t>
            </w:r>
          </w:p>
        </w:tc>
        <w:tc>
          <w:tcPr>
            <w:tcW w:w="236" w:type="dxa"/>
            <w:noWrap/>
            <w:hideMark/>
          </w:tcPr>
          <w:p w14:paraId="1D63FE3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0.05363067</w:t>
            </w:r>
          </w:p>
        </w:tc>
        <w:tc>
          <w:tcPr>
            <w:tcW w:w="236" w:type="dxa"/>
            <w:noWrap/>
            <w:hideMark/>
          </w:tcPr>
          <w:p w14:paraId="201D60C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0.04043872</w:t>
            </w:r>
          </w:p>
        </w:tc>
        <w:tc>
          <w:tcPr>
            <w:tcW w:w="236" w:type="dxa"/>
            <w:noWrap/>
            <w:hideMark/>
          </w:tcPr>
          <w:p w14:paraId="2216540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1000.56226</w:t>
            </w:r>
          </w:p>
        </w:tc>
        <w:tc>
          <w:tcPr>
            <w:tcW w:w="236" w:type="dxa"/>
            <w:noWrap/>
            <w:hideMark/>
          </w:tcPr>
          <w:p w14:paraId="4DA1C6E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1097.78395</w:t>
            </w:r>
          </w:p>
        </w:tc>
        <w:tc>
          <w:tcPr>
            <w:tcW w:w="236" w:type="dxa"/>
            <w:noWrap/>
            <w:hideMark/>
          </w:tcPr>
          <w:p w14:paraId="5257DD7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0.3387305</w:t>
            </w:r>
          </w:p>
        </w:tc>
      </w:tr>
      <w:tr w:rsidR="004A3F9A" w:rsidRPr="004A3F9A" w14:paraId="5F77BC28" w14:textId="77777777" w:rsidTr="004A3F9A">
        <w:trPr>
          <w:trHeight w:val="20"/>
        </w:trPr>
        <w:tc>
          <w:tcPr>
            <w:tcW w:w="236" w:type="dxa"/>
            <w:noWrap/>
            <w:hideMark/>
          </w:tcPr>
          <w:p w14:paraId="67C8451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090EE79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BD623E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0.08492402</w:t>
            </w:r>
          </w:p>
        </w:tc>
        <w:tc>
          <w:tcPr>
            <w:tcW w:w="236" w:type="dxa"/>
            <w:noWrap/>
            <w:hideMark/>
          </w:tcPr>
          <w:p w14:paraId="012B3AC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0.28845223</w:t>
            </w:r>
          </w:p>
        </w:tc>
        <w:tc>
          <w:tcPr>
            <w:tcW w:w="236" w:type="dxa"/>
            <w:noWrap/>
            <w:hideMark/>
          </w:tcPr>
          <w:p w14:paraId="727B3F3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0.27379223</w:t>
            </w:r>
          </w:p>
        </w:tc>
        <w:tc>
          <w:tcPr>
            <w:tcW w:w="236" w:type="dxa"/>
            <w:noWrap/>
            <w:hideMark/>
          </w:tcPr>
          <w:p w14:paraId="7D35B13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339.642254</w:t>
            </w:r>
          </w:p>
        </w:tc>
        <w:tc>
          <w:tcPr>
            <w:tcW w:w="236" w:type="dxa"/>
            <w:noWrap/>
            <w:hideMark/>
          </w:tcPr>
          <w:p w14:paraId="0FDBACC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343.354377</w:t>
            </w:r>
          </w:p>
        </w:tc>
        <w:tc>
          <w:tcPr>
            <w:tcW w:w="236" w:type="dxa"/>
            <w:noWrap/>
            <w:hideMark/>
          </w:tcPr>
          <w:p w14:paraId="7980DB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0.48334722</w:t>
            </w:r>
          </w:p>
        </w:tc>
      </w:tr>
    </w:tbl>
    <w:p w14:paraId="2F3EE07F" w14:textId="77777777" w:rsidR="00682E97" w:rsidRPr="002B0243" w:rsidRDefault="00682E97" w:rsidP="004C7D04">
      <w:pPr>
        <w:rPr>
          <w:rFonts w:ascii="Times New Roman" w:hAnsi="Times New Roman" w:cs="Times New Roman"/>
        </w:rPr>
      </w:pPr>
    </w:p>
    <w:p w14:paraId="1A373697" w14:textId="77777777" w:rsidR="00682E97" w:rsidRPr="002B0243" w:rsidRDefault="00682E97" w:rsidP="004C7D04">
      <w:pPr>
        <w:rPr>
          <w:rFonts w:ascii="Times New Roman" w:hAnsi="Times New Roman" w:cs="Times New Roman"/>
        </w:rPr>
      </w:pPr>
      <w:r w:rsidRPr="002B0243">
        <w:rPr>
          <w:rFonts w:ascii="Times New Roman" w:hAnsi="Times New Roman" w:cs="Times New Roman"/>
        </w:rPr>
        <w:br w:type="page"/>
      </w:r>
    </w:p>
    <w:p w14:paraId="5335F926" w14:textId="34D60C8B" w:rsidR="00682E97" w:rsidRPr="002B0243" w:rsidRDefault="00682E97" w:rsidP="004C7D04">
      <w:pPr>
        <w:rPr>
          <w:rFonts w:ascii="Times New Roman" w:hAnsi="Times New Roman" w:cs="Times New Roman"/>
        </w:rPr>
      </w:pPr>
      <w:r w:rsidRPr="002B0243">
        <w:rPr>
          <w:rFonts w:ascii="Times New Roman" w:hAnsi="Times New Roman" w:cs="Times New Roman"/>
          <w:b/>
          <w:bCs/>
        </w:rPr>
        <w:lastRenderedPageBreak/>
        <w:t>Table S6.</w:t>
      </w:r>
      <w:r w:rsidRPr="002B0243">
        <w:rPr>
          <w:rFonts w:ascii="Times New Roman" w:hAnsi="Times New Roman" w:cs="Times New Roman"/>
        </w:rPr>
        <w:t xml:space="preserve">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BIO14</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4A3F9A" w:rsidRPr="004A3F9A" w14:paraId="5C7E66F0" w14:textId="77777777" w:rsidTr="004A3F9A">
        <w:trPr>
          <w:trHeight w:val="20"/>
        </w:trPr>
        <w:tc>
          <w:tcPr>
            <w:tcW w:w="236" w:type="dxa"/>
            <w:noWrap/>
            <w:hideMark/>
          </w:tcPr>
          <w:p w14:paraId="01782AF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Group.1</w:t>
            </w:r>
          </w:p>
        </w:tc>
        <w:tc>
          <w:tcPr>
            <w:tcW w:w="236" w:type="dxa"/>
            <w:noWrap/>
            <w:hideMark/>
          </w:tcPr>
          <w:p w14:paraId="7A15996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Group.2</w:t>
            </w:r>
          </w:p>
        </w:tc>
        <w:tc>
          <w:tcPr>
            <w:tcW w:w="236" w:type="dxa"/>
            <w:noWrap/>
            <w:hideMark/>
          </w:tcPr>
          <w:p w14:paraId="29AAE36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rates</w:t>
            </w:r>
          </w:p>
        </w:tc>
        <w:tc>
          <w:tcPr>
            <w:tcW w:w="236" w:type="dxa"/>
            <w:noWrap/>
            <w:hideMark/>
          </w:tcPr>
          <w:p w14:paraId="1BE3BE4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alpha</w:t>
            </w:r>
          </w:p>
        </w:tc>
        <w:tc>
          <w:tcPr>
            <w:tcW w:w="236" w:type="dxa"/>
            <w:noWrap/>
            <w:hideMark/>
          </w:tcPr>
          <w:p w14:paraId="0B06FF3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proofErr w:type="gramStart"/>
            <w:r w:rsidRPr="004A3F9A">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267A740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theta</w:t>
            </w:r>
          </w:p>
        </w:tc>
        <w:tc>
          <w:tcPr>
            <w:tcW w:w="236" w:type="dxa"/>
            <w:noWrap/>
            <w:hideMark/>
          </w:tcPr>
          <w:p w14:paraId="42C29C4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3EF1C77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expected_var</w:t>
            </w:r>
            <w:proofErr w:type="spellEnd"/>
          </w:p>
        </w:tc>
      </w:tr>
      <w:tr w:rsidR="004A3F9A" w:rsidRPr="004A3F9A" w14:paraId="725F7EBF" w14:textId="77777777" w:rsidTr="004A3F9A">
        <w:trPr>
          <w:trHeight w:val="20"/>
        </w:trPr>
        <w:tc>
          <w:tcPr>
            <w:tcW w:w="236" w:type="dxa"/>
            <w:noWrap/>
            <w:hideMark/>
          </w:tcPr>
          <w:p w14:paraId="783FFA4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Alysseae</w:t>
            </w:r>
            <w:proofErr w:type="spellEnd"/>
          </w:p>
        </w:tc>
        <w:tc>
          <w:tcPr>
            <w:tcW w:w="236" w:type="dxa"/>
            <w:noWrap/>
            <w:hideMark/>
          </w:tcPr>
          <w:p w14:paraId="4972322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CFA64B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0.04579259</w:t>
            </w:r>
          </w:p>
        </w:tc>
        <w:tc>
          <w:tcPr>
            <w:tcW w:w="236" w:type="dxa"/>
            <w:noWrap/>
            <w:hideMark/>
          </w:tcPr>
          <w:p w14:paraId="6CF6D84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0.47798098</w:t>
            </w:r>
          </w:p>
        </w:tc>
        <w:tc>
          <w:tcPr>
            <w:tcW w:w="236" w:type="dxa"/>
            <w:noWrap/>
            <w:hideMark/>
          </w:tcPr>
          <w:p w14:paraId="54D4428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0.48552629</w:t>
            </w:r>
          </w:p>
        </w:tc>
        <w:tc>
          <w:tcPr>
            <w:tcW w:w="236" w:type="dxa"/>
            <w:noWrap/>
            <w:hideMark/>
          </w:tcPr>
          <w:p w14:paraId="6E0854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9.9509342</w:t>
            </w:r>
          </w:p>
        </w:tc>
        <w:tc>
          <w:tcPr>
            <w:tcW w:w="236" w:type="dxa"/>
            <w:noWrap/>
            <w:hideMark/>
          </w:tcPr>
          <w:p w14:paraId="50AE46C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10.0914011</w:t>
            </w:r>
          </w:p>
        </w:tc>
        <w:tc>
          <w:tcPr>
            <w:tcW w:w="236" w:type="dxa"/>
            <w:noWrap/>
            <w:hideMark/>
          </w:tcPr>
          <w:p w14:paraId="48DD71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0.51430865</w:t>
            </w:r>
          </w:p>
        </w:tc>
      </w:tr>
      <w:tr w:rsidR="004A3F9A" w:rsidRPr="004A3F9A" w14:paraId="7B7D004D" w14:textId="77777777" w:rsidTr="004A3F9A">
        <w:trPr>
          <w:trHeight w:val="20"/>
        </w:trPr>
        <w:tc>
          <w:tcPr>
            <w:tcW w:w="236" w:type="dxa"/>
            <w:noWrap/>
            <w:hideMark/>
          </w:tcPr>
          <w:p w14:paraId="548E515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72D4068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B0AFCD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0.03415206</w:t>
            </w:r>
          </w:p>
        </w:tc>
        <w:tc>
          <w:tcPr>
            <w:tcW w:w="236" w:type="dxa"/>
            <w:noWrap/>
            <w:hideMark/>
          </w:tcPr>
          <w:p w14:paraId="7F9202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0.24270092</w:t>
            </w:r>
          </w:p>
        </w:tc>
        <w:tc>
          <w:tcPr>
            <w:tcW w:w="236" w:type="dxa"/>
            <w:noWrap/>
            <w:hideMark/>
          </w:tcPr>
          <w:p w14:paraId="1F7E2A8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0.51299472</w:t>
            </w:r>
          </w:p>
        </w:tc>
        <w:tc>
          <w:tcPr>
            <w:tcW w:w="236" w:type="dxa"/>
            <w:noWrap/>
            <w:hideMark/>
          </w:tcPr>
          <w:p w14:paraId="46332C9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6.59550892</w:t>
            </w:r>
          </w:p>
        </w:tc>
        <w:tc>
          <w:tcPr>
            <w:tcW w:w="236" w:type="dxa"/>
            <w:noWrap/>
            <w:hideMark/>
          </w:tcPr>
          <w:p w14:paraId="3441FCF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6.60005843</w:t>
            </w:r>
          </w:p>
        </w:tc>
        <w:tc>
          <w:tcPr>
            <w:tcW w:w="236" w:type="dxa"/>
            <w:noWrap/>
            <w:hideMark/>
          </w:tcPr>
          <w:p w14:paraId="62914E7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1.05972644</w:t>
            </w:r>
          </w:p>
        </w:tc>
      </w:tr>
      <w:tr w:rsidR="004A3F9A" w:rsidRPr="004A3F9A" w14:paraId="18DE5171" w14:textId="77777777" w:rsidTr="004A3F9A">
        <w:trPr>
          <w:trHeight w:val="20"/>
        </w:trPr>
        <w:tc>
          <w:tcPr>
            <w:tcW w:w="236" w:type="dxa"/>
            <w:noWrap/>
            <w:hideMark/>
          </w:tcPr>
          <w:p w14:paraId="0581839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Apioideae</w:t>
            </w:r>
            <w:proofErr w:type="spellEnd"/>
          </w:p>
        </w:tc>
        <w:tc>
          <w:tcPr>
            <w:tcW w:w="236" w:type="dxa"/>
            <w:noWrap/>
            <w:hideMark/>
          </w:tcPr>
          <w:p w14:paraId="54A1BD7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BEEBCB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0.01662286</w:t>
            </w:r>
          </w:p>
        </w:tc>
        <w:tc>
          <w:tcPr>
            <w:tcW w:w="236" w:type="dxa"/>
            <w:noWrap/>
            <w:hideMark/>
          </w:tcPr>
          <w:p w14:paraId="70C9EE8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0.13450909</w:t>
            </w:r>
          </w:p>
        </w:tc>
        <w:tc>
          <w:tcPr>
            <w:tcW w:w="236" w:type="dxa"/>
            <w:noWrap/>
            <w:hideMark/>
          </w:tcPr>
          <w:p w14:paraId="0DD0802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0.33430538</w:t>
            </w:r>
          </w:p>
        </w:tc>
        <w:tc>
          <w:tcPr>
            <w:tcW w:w="236" w:type="dxa"/>
            <w:noWrap/>
            <w:hideMark/>
          </w:tcPr>
          <w:p w14:paraId="12D1C44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10.7888516</w:t>
            </w:r>
          </w:p>
        </w:tc>
        <w:tc>
          <w:tcPr>
            <w:tcW w:w="236" w:type="dxa"/>
            <w:noWrap/>
            <w:hideMark/>
          </w:tcPr>
          <w:p w14:paraId="14634BF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10.5621439</w:t>
            </w:r>
          </w:p>
        </w:tc>
        <w:tc>
          <w:tcPr>
            <w:tcW w:w="236" w:type="dxa"/>
            <w:noWrap/>
            <w:hideMark/>
          </w:tcPr>
          <w:p w14:paraId="4065B50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1.242724</w:t>
            </w:r>
          </w:p>
        </w:tc>
      </w:tr>
      <w:tr w:rsidR="004A3F9A" w:rsidRPr="004A3F9A" w14:paraId="31875D24" w14:textId="77777777" w:rsidTr="004A3F9A">
        <w:trPr>
          <w:trHeight w:val="20"/>
        </w:trPr>
        <w:tc>
          <w:tcPr>
            <w:tcW w:w="236" w:type="dxa"/>
            <w:noWrap/>
            <w:hideMark/>
          </w:tcPr>
          <w:p w14:paraId="23E7209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Arabideae</w:t>
            </w:r>
            <w:proofErr w:type="spellEnd"/>
          </w:p>
        </w:tc>
        <w:tc>
          <w:tcPr>
            <w:tcW w:w="236" w:type="dxa"/>
            <w:noWrap/>
            <w:hideMark/>
          </w:tcPr>
          <w:p w14:paraId="74DAE23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C25B7F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1.75095961</w:t>
            </w:r>
          </w:p>
        </w:tc>
        <w:tc>
          <w:tcPr>
            <w:tcW w:w="236" w:type="dxa"/>
            <w:noWrap/>
            <w:hideMark/>
          </w:tcPr>
          <w:p w14:paraId="1E0E6F8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7.13680715</w:t>
            </w:r>
          </w:p>
        </w:tc>
        <w:tc>
          <w:tcPr>
            <w:tcW w:w="236" w:type="dxa"/>
            <w:noWrap/>
            <w:hideMark/>
          </w:tcPr>
          <w:p w14:paraId="2AD9FCE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12.3092249</w:t>
            </w:r>
          </w:p>
        </w:tc>
        <w:tc>
          <w:tcPr>
            <w:tcW w:w="236" w:type="dxa"/>
            <w:noWrap/>
            <w:hideMark/>
          </w:tcPr>
          <w:p w14:paraId="07C8798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13.303918</w:t>
            </w:r>
          </w:p>
        </w:tc>
        <w:tc>
          <w:tcPr>
            <w:tcW w:w="236" w:type="dxa"/>
            <w:noWrap/>
            <w:hideMark/>
          </w:tcPr>
          <w:p w14:paraId="30EBAF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13.4428904</w:t>
            </w:r>
          </w:p>
        </w:tc>
        <w:tc>
          <w:tcPr>
            <w:tcW w:w="236" w:type="dxa"/>
            <w:noWrap/>
            <w:hideMark/>
          </w:tcPr>
          <w:p w14:paraId="5CC5F65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0.86253332</w:t>
            </w:r>
          </w:p>
        </w:tc>
      </w:tr>
      <w:tr w:rsidR="004A3F9A" w:rsidRPr="004A3F9A" w14:paraId="1B56108C" w14:textId="77777777" w:rsidTr="004A3F9A">
        <w:trPr>
          <w:trHeight w:val="20"/>
        </w:trPr>
        <w:tc>
          <w:tcPr>
            <w:tcW w:w="236" w:type="dxa"/>
            <w:noWrap/>
            <w:hideMark/>
          </w:tcPr>
          <w:p w14:paraId="310CEE2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5818C08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89EF8F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0.01397567</w:t>
            </w:r>
          </w:p>
        </w:tc>
        <w:tc>
          <w:tcPr>
            <w:tcW w:w="236" w:type="dxa"/>
            <w:noWrap/>
            <w:hideMark/>
          </w:tcPr>
          <w:p w14:paraId="15C3357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0.10438049</w:t>
            </w:r>
          </w:p>
        </w:tc>
        <w:tc>
          <w:tcPr>
            <w:tcW w:w="236" w:type="dxa"/>
            <w:noWrap/>
            <w:hideMark/>
          </w:tcPr>
          <w:p w14:paraId="7CE5EB9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0.18847685</w:t>
            </w:r>
          </w:p>
        </w:tc>
        <w:tc>
          <w:tcPr>
            <w:tcW w:w="236" w:type="dxa"/>
            <w:noWrap/>
            <w:hideMark/>
          </w:tcPr>
          <w:p w14:paraId="1B8CF5C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13.2250231</w:t>
            </w:r>
          </w:p>
        </w:tc>
        <w:tc>
          <w:tcPr>
            <w:tcW w:w="236" w:type="dxa"/>
            <w:noWrap/>
            <w:hideMark/>
          </w:tcPr>
          <w:p w14:paraId="09BC893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14.024651</w:t>
            </w:r>
          </w:p>
        </w:tc>
        <w:tc>
          <w:tcPr>
            <w:tcW w:w="236" w:type="dxa"/>
            <w:noWrap/>
            <w:hideMark/>
          </w:tcPr>
          <w:p w14:paraId="20E8BAE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0.91156299</w:t>
            </w:r>
          </w:p>
        </w:tc>
      </w:tr>
      <w:tr w:rsidR="004A3F9A" w:rsidRPr="004A3F9A" w14:paraId="4294B330" w14:textId="77777777" w:rsidTr="004A3F9A">
        <w:trPr>
          <w:trHeight w:val="20"/>
        </w:trPr>
        <w:tc>
          <w:tcPr>
            <w:tcW w:w="236" w:type="dxa"/>
            <w:noWrap/>
            <w:hideMark/>
          </w:tcPr>
          <w:p w14:paraId="4FC59749"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Brassiceae</w:t>
            </w:r>
            <w:proofErr w:type="spellEnd"/>
          </w:p>
        </w:tc>
        <w:tc>
          <w:tcPr>
            <w:tcW w:w="236" w:type="dxa"/>
            <w:noWrap/>
            <w:hideMark/>
          </w:tcPr>
          <w:p w14:paraId="6A49AFD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7EBF9F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0.05477588</w:t>
            </w:r>
          </w:p>
        </w:tc>
        <w:tc>
          <w:tcPr>
            <w:tcW w:w="236" w:type="dxa"/>
            <w:noWrap/>
            <w:hideMark/>
          </w:tcPr>
          <w:p w14:paraId="22E236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0.33993062</w:t>
            </w:r>
          </w:p>
        </w:tc>
        <w:tc>
          <w:tcPr>
            <w:tcW w:w="236" w:type="dxa"/>
            <w:noWrap/>
            <w:hideMark/>
          </w:tcPr>
          <w:p w14:paraId="5B5D32C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0.6134576</w:t>
            </w:r>
          </w:p>
        </w:tc>
        <w:tc>
          <w:tcPr>
            <w:tcW w:w="236" w:type="dxa"/>
            <w:noWrap/>
            <w:hideMark/>
          </w:tcPr>
          <w:p w14:paraId="21721A7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8.48687684</w:t>
            </w:r>
          </w:p>
        </w:tc>
        <w:tc>
          <w:tcPr>
            <w:tcW w:w="236" w:type="dxa"/>
            <w:noWrap/>
            <w:hideMark/>
          </w:tcPr>
          <w:p w14:paraId="316E321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8.47316861</w:t>
            </w:r>
          </w:p>
        </w:tc>
        <w:tc>
          <w:tcPr>
            <w:tcW w:w="236" w:type="dxa"/>
            <w:noWrap/>
            <w:hideMark/>
          </w:tcPr>
          <w:p w14:paraId="6B8403D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0.9020602</w:t>
            </w:r>
          </w:p>
        </w:tc>
      </w:tr>
      <w:tr w:rsidR="004A3F9A" w:rsidRPr="004A3F9A" w14:paraId="71C4ABF8" w14:textId="77777777" w:rsidTr="004A3F9A">
        <w:trPr>
          <w:trHeight w:val="20"/>
        </w:trPr>
        <w:tc>
          <w:tcPr>
            <w:tcW w:w="236" w:type="dxa"/>
            <w:noWrap/>
            <w:hideMark/>
          </w:tcPr>
          <w:p w14:paraId="5DAB0EF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66A852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F831E6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0.032016</w:t>
            </w:r>
          </w:p>
        </w:tc>
        <w:tc>
          <w:tcPr>
            <w:tcW w:w="236" w:type="dxa"/>
            <w:noWrap/>
            <w:hideMark/>
          </w:tcPr>
          <w:p w14:paraId="2433461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5.10328054</w:t>
            </w:r>
          </w:p>
        </w:tc>
        <w:tc>
          <w:tcPr>
            <w:tcW w:w="236" w:type="dxa"/>
            <w:noWrap/>
            <w:hideMark/>
          </w:tcPr>
          <w:p w14:paraId="5E13C76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7.85332442</w:t>
            </w:r>
          </w:p>
        </w:tc>
        <w:tc>
          <w:tcPr>
            <w:tcW w:w="236" w:type="dxa"/>
            <w:noWrap/>
            <w:hideMark/>
          </w:tcPr>
          <w:p w14:paraId="37D684D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27.2031202</w:t>
            </w:r>
          </w:p>
        </w:tc>
        <w:tc>
          <w:tcPr>
            <w:tcW w:w="236" w:type="dxa"/>
            <w:noWrap/>
            <w:hideMark/>
          </w:tcPr>
          <w:p w14:paraId="3BB37A6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27.1629205</w:t>
            </w:r>
          </w:p>
        </w:tc>
        <w:tc>
          <w:tcPr>
            <w:tcW w:w="236" w:type="dxa"/>
            <w:noWrap/>
            <w:hideMark/>
          </w:tcPr>
          <w:p w14:paraId="6F6ADD9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0.77100091</w:t>
            </w:r>
          </w:p>
        </w:tc>
      </w:tr>
      <w:tr w:rsidR="004A3F9A" w:rsidRPr="004A3F9A" w14:paraId="5BE9B589" w14:textId="77777777" w:rsidTr="004A3F9A">
        <w:trPr>
          <w:trHeight w:val="20"/>
        </w:trPr>
        <w:tc>
          <w:tcPr>
            <w:tcW w:w="236" w:type="dxa"/>
            <w:noWrap/>
            <w:hideMark/>
          </w:tcPr>
          <w:p w14:paraId="2106448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Cardueae</w:t>
            </w:r>
            <w:proofErr w:type="spellEnd"/>
          </w:p>
        </w:tc>
        <w:tc>
          <w:tcPr>
            <w:tcW w:w="236" w:type="dxa"/>
            <w:noWrap/>
            <w:hideMark/>
          </w:tcPr>
          <w:p w14:paraId="087EC2A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1FD9C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0.06311925</w:t>
            </w:r>
          </w:p>
        </w:tc>
        <w:tc>
          <w:tcPr>
            <w:tcW w:w="236" w:type="dxa"/>
            <w:noWrap/>
            <w:hideMark/>
          </w:tcPr>
          <w:p w14:paraId="796666F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0.11819022</w:t>
            </w:r>
          </w:p>
        </w:tc>
        <w:tc>
          <w:tcPr>
            <w:tcW w:w="236" w:type="dxa"/>
            <w:noWrap/>
            <w:hideMark/>
          </w:tcPr>
          <w:p w14:paraId="688A32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0.25717259</w:t>
            </w:r>
          </w:p>
        </w:tc>
        <w:tc>
          <w:tcPr>
            <w:tcW w:w="236" w:type="dxa"/>
            <w:noWrap/>
            <w:hideMark/>
          </w:tcPr>
          <w:p w14:paraId="18B9D4C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7.93199866</w:t>
            </w:r>
          </w:p>
        </w:tc>
        <w:tc>
          <w:tcPr>
            <w:tcW w:w="236" w:type="dxa"/>
            <w:noWrap/>
            <w:hideMark/>
          </w:tcPr>
          <w:p w14:paraId="2C2581D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8.18382079</w:t>
            </w:r>
          </w:p>
        </w:tc>
        <w:tc>
          <w:tcPr>
            <w:tcW w:w="236" w:type="dxa"/>
            <w:noWrap/>
            <w:hideMark/>
          </w:tcPr>
          <w:p w14:paraId="35F3900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1.08767445</w:t>
            </w:r>
          </w:p>
        </w:tc>
      </w:tr>
      <w:tr w:rsidR="004A3F9A" w:rsidRPr="004A3F9A" w14:paraId="09915915" w14:textId="77777777" w:rsidTr="004A3F9A">
        <w:trPr>
          <w:trHeight w:val="20"/>
        </w:trPr>
        <w:tc>
          <w:tcPr>
            <w:tcW w:w="236" w:type="dxa"/>
            <w:noWrap/>
            <w:hideMark/>
          </w:tcPr>
          <w:p w14:paraId="2FE623C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CES</w:t>
            </w:r>
          </w:p>
        </w:tc>
        <w:tc>
          <w:tcPr>
            <w:tcW w:w="236" w:type="dxa"/>
            <w:noWrap/>
            <w:hideMark/>
          </w:tcPr>
          <w:p w14:paraId="2AF88A4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BDD839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0.26964558</w:t>
            </w:r>
          </w:p>
        </w:tc>
        <w:tc>
          <w:tcPr>
            <w:tcW w:w="236" w:type="dxa"/>
            <w:noWrap/>
            <w:hideMark/>
          </w:tcPr>
          <w:p w14:paraId="1C0ECB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0.15524033</w:t>
            </w:r>
          </w:p>
        </w:tc>
        <w:tc>
          <w:tcPr>
            <w:tcW w:w="236" w:type="dxa"/>
            <w:noWrap/>
            <w:hideMark/>
          </w:tcPr>
          <w:p w14:paraId="7EB0C9F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0.18166066</w:t>
            </w:r>
          </w:p>
        </w:tc>
        <w:tc>
          <w:tcPr>
            <w:tcW w:w="236" w:type="dxa"/>
            <w:noWrap/>
            <w:hideMark/>
          </w:tcPr>
          <w:p w14:paraId="5F40BDE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9.40973286</w:t>
            </w:r>
          </w:p>
        </w:tc>
        <w:tc>
          <w:tcPr>
            <w:tcW w:w="236" w:type="dxa"/>
            <w:noWrap/>
            <w:hideMark/>
          </w:tcPr>
          <w:p w14:paraId="51C32C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8.97862281</w:t>
            </w:r>
          </w:p>
        </w:tc>
        <w:tc>
          <w:tcPr>
            <w:tcW w:w="236" w:type="dxa"/>
            <w:noWrap/>
            <w:hideMark/>
          </w:tcPr>
          <w:p w14:paraId="477FB6B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0.83748149</w:t>
            </w:r>
          </w:p>
        </w:tc>
      </w:tr>
      <w:tr w:rsidR="004A3F9A" w:rsidRPr="004A3F9A" w14:paraId="79E93166" w14:textId="77777777" w:rsidTr="004A3F9A">
        <w:trPr>
          <w:trHeight w:val="20"/>
        </w:trPr>
        <w:tc>
          <w:tcPr>
            <w:tcW w:w="236" w:type="dxa"/>
            <w:noWrap/>
            <w:hideMark/>
          </w:tcPr>
          <w:p w14:paraId="281342D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05F8CFA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54342C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0.08640687</w:t>
            </w:r>
          </w:p>
        </w:tc>
        <w:tc>
          <w:tcPr>
            <w:tcW w:w="236" w:type="dxa"/>
            <w:noWrap/>
            <w:hideMark/>
          </w:tcPr>
          <w:p w14:paraId="706602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0.06312635</w:t>
            </w:r>
          </w:p>
        </w:tc>
        <w:tc>
          <w:tcPr>
            <w:tcW w:w="236" w:type="dxa"/>
            <w:noWrap/>
            <w:hideMark/>
          </w:tcPr>
          <w:p w14:paraId="1472D8F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0.09218532</w:t>
            </w:r>
          </w:p>
        </w:tc>
        <w:tc>
          <w:tcPr>
            <w:tcW w:w="236" w:type="dxa"/>
            <w:noWrap/>
            <w:hideMark/>
          </w:tcPr>
          <w:p w14:paraId="14F9DD1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15.4731671</w:t>
            </w:r>
          </w:p>
        </w:tc>
        <w:tc>
          <w:tcPr>
            <w:tcW w:w="236" w:type="dxa"/>
            <w:noWrap/>
            <w:hideMark/>
          </w:tcPr>
          <w:p w14:paraId="50A363A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15.5129028</w:t>
            </w:r>
          </w:p>
        </w:tc>
        <w:tc>
          <w:tcPr>
            <w:tcW w:w="236" w:type="dxa"/>
            <w:noWrap/>
            <w:hideMark/>
          </w:tcPr>
          <w:p w14:paraId="2733665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0.80729012</w:t>
            </w:r>
          </w:p>
        </w:tc>
      </w:tr>
      <w:tr w:rsidR="004A3F9A" w:rsidRPr="004A3F9A" w14:paraId="138EBC03" w14:textId="77777777" w:rsidTr="004A3F9A">
        <w:trPr>
          <w:trHeight w:val="20"/>
        </w:trPr>
        <w:tc>
          <w:tcPr>
            <w:tcW w:w="236" w:type="dxa"/>
            <w:noWrap/>
            <w:hideMark/>
          </w:tcPr>
          <w:p w14:paraId="02191F8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Croton</w:t>
            </w:r>
          </w:p>
        </w:tc>
        <w:tc>
          <w:tcPr>
            <w:tcW w:w="236" w:type="dxa"/>
            <w:noWrap/>
            <w:hideMark/>
          </w:tcPr>
          <w:p w14:paraId="18DC23B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051EB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0.14998827</w:t>
            </w:r>
          </w:p>
        </w:tc>
        <w:tc>
          <w:tcPr>
            <w:tcW w:w="236" w:type="dxa"/>
            <w:noWrap/>
            <w:hideMark/>
          </w:tcPr>
          <w:p w14:paraId="71B194E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0.14082145</w:t>
            </w:r>
          </w:p>
        </w:tc>
        <w:tc>
          <w:tcPr>
            <w:tcW w:w="236" w:type="dxa"/>
            <w:noWrap/>
            <w:hideMark/>
          </w:tcPr>
          <w:p w14:paraId="44AB22D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0.28026217</w:t>
            </w:r>
          </w:p>
        </w:tc>
        <w:tc>
          <w:tcPr>
            <w:tcW w:w="236" w:type="dxa"/>
            <w:noWrap/>
            <w:hideMark/>
          </w:tcPr>
          <w:p w14:paraId="7464446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22.3380453</w:t>
            </w:r>
          </w:p>
        </w:tc>
        <w:tc>
          <w:tcPr>
            <w:tcW w:w="236" w:type="dxa"/>
            <w:noWrap/>
            <w:hideMark/>
          </w:tcPr>
          <w:p w14:paraId="45A038D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21.3961722</w:t>
            </w:r>
          </w:p>
        </w:tc>
        <w:tc>
          <w:tcPr>
            <w:tcW w:w="236" w:type="dxa"/>
            <w:noWrap/>
            <w:hideMark/>
          </w:tcPr>
          <w:p w14:paraId="2EB291C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0.99944581</w:t>
            </w:r>
          </w:p>
        </w:tc>
      </w:tr>
      <w:tr w:rsidR="004A3F9A" w:rsidRPr="004A3F9A" w14:paraId="5C891957" w14:textId="77777777" w:rsidTr="004A3F9A">
        <w:trPr>
          <w:trHeight w:val="20"/>
        </w:trPr>
        <w:tc>
          <w:tcPr>
            <w:tcW w:w="236" w:type="dxa"/>
            <w:noWrap/>
            <w:hideMark/>
          </w:tcPr>
          <w:p w14:paraId="65CF6E3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Erysimeae</w:t>
            </w:r>
            <w:proofErr w:type="spellEnd"/>
          </w:p>
        </w:tc>
        <w:tc>
          <w:tcPr>
            <w:tcW w:w="236" w:type="dxa"/>
            <w:noWrap/>
            <w:hideMark/>
          </w:tcPr>
          <w:p w14:paraId="61C43DD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085901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0.17207479</w:t>
            </w:r>
          </w:p>
        </w:tc>
        <w:tc>
          <w:tcPr>
            <w:tcW w:w="236" w:type="dxa"/>
            <w:noWrap/>
            <w:hideMark/>
          </w:tcPr>
          <w:p w14:paraId="5EF494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0.73359004</w:t>
            </w:r>
          </w:p>
        </w:tc>
        <w:tc>
          <w:tcPr>
            <w:tcW w:w="236" w:type="dxa"/>
            <w:noWrap/>
            <w:hideMark/>
          </w:tcPr>
          <w:p w14:paraId="67F862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1.34351187</w:t>
            </w:r>
          </w:p>
        </w:tc>
        <w:tc>
          <w:tcPr>
            <w:tcW w:w="236" w:type="dxa"/>
            <w:noWrap/>
            <w:hideMark/>
          </w:tcPr>
          <w:p w14:paraId="3EEE58A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9.79397017</w:t>
            </w:r>
          </w:p>
        </w:tc>
        <w:tc>
          <w:tcPr>
            <w:tcW w:w="236" w:type="dxa"/>
            <w:noWrap/>
            <w:hideMark/>
          </w:tcPr>
          <w:p w14:paraId="58CC7F7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9.73528345</w:t>
            </w:r>
          </w:p>
        </w:tc>
        <w:tc>
          <w:tcPr>
            <w:tcW w:w="236" w:type="dxa"/>
            <w:noWrap/>
            <w:hideMark/>
          </w:tcPr>
          <w:p w14:paraId="384224C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0.91958202</w:t>
            </w:r>
          </w:p>
        </w:tc>
      </w:tr>
      <w:tr w:rsidR="004A3F9A" w:rsidRPr="004A3F9A" w14:paraId="47335B03" w14:textId="77777777" w:rsidTr="004A3F9A">
        <w:trPr>
          <w:trHeight w:val="20"/>
        </w:trPr>
        <w:tc>
          <w:tcPr>
            <w:tcW w:w="236" w:type="dxa"/>
            <w:noWrap/>
            <w:hideMark/>
          </w:tcPr>
          <w:p w14:paraId="129E09E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Euclidieae</w:t>
            </w:r>
            <w:proofErr w:type="spellEnd"/>
          </w:p>
        </w:tc>
        <w:tc>
          <w:tcPr>
            <w:tcW w:w="236" w:type="dxa"/>
            <w:noWrap/>
            <w:hideMark/>
          </w:tcPr>
          <w:p w14:paraId="53EEC0F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96D28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0.04217904</w:t>
            </w:r>
          </w:p>
        </w:tc>
        <w:tc>
          <w:tcPr>
            <w:tcW w:w="236" w:type="dxa"/>
            <w:noWrap/>
            <w:hideMark/>
          </w:tcPr>
          <w:p w14:paraId="3BC7251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0.09874811</w:t>
            </w:r>
          </w:p>
        </w:tc>
        <w:tc>
          <w:tcPr>
            <w:tcW w:w="236" w:type="dxa"/>
            <w:noWrap/>
            <w:hideMark/>
          </w:tcPr>
          <w:p w14:paraId="61E606B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0.11277588</w:t>
            </w:r>
          </w:p>
        </w:tc>
        <w:tc>
          <w:tcPr>
            <w:tcW w:w="236" w:type="dxa"/>
            <w:noWrap/>
            <w:hideMark/>
          </w:tcPr>
          <w:p w14:paraId="509D93B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3.36190769</w:t>
            </w:r>
          </w:p>
        </w:tc>
        <w:tc>
          <w:tcPr>
            <w:tcW w:w="236" w:type="dxa"/>
            <w:noWrap/>
            <w:hideMark/>
          </w:tcPr>
          <w:p w14:paraId="4839CF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3.3638688</w:t>
            </w:r>
          </w:p>
        </w:tc>
        <w:tc>
          <w:tcPr>
            <w:tcW w:w="236" w:type="dxa"/>
            <w:noWrap/>
            <w:hideMark/>
          </w:tcPr>
          <w:p w14:paraId="6CD51FD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0.55111196</w:t>
            </w:r>
          </w:p>
        </w:tc>
      </w:tr>
      <w:tr w:rsidR="004A3F9A" w:rsidRPr="004A3F9A" w14:paraId="0310315B" w14:textId="77777777" w:rsidTr="004A3F9A">
        <w:trPr>
          <w:trHeight w:val="20"/>
        </w:trPr>
        <w:tc>
          <w:tcPr>
            <w:tcW w:w="236" w:type="dxa"/>
            <w:noWrap/>
            <w:hideMark/>
          </w:tcPr>
          <w:p w14:paraId="18376F1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21AE6A0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B2654C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0.04172981</w:t>
            </w:r>
          </w:p>
        </w:tc>
        <w:tc>
          <w:tcPr>
            <w:tcW w:w="236" w:type="dxa"/>
            <w:noWrap/>
            <w:hideMark/>
          </w:tcPr>
          <w:p w14:paraId="488E2B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0.0772997</w:t>
            </w:r>
          </w:p>
        </w:tc>
        <w:tc>
          <w:tcPr>
            <w:tcW w:w="236" w:type="dxa"/>
            <w:noWrap/>
            <w:hideMark/>
          </w:tcPr>
          <w:p w14:paraId="111A7C7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0.15664278</w:t>
            </w:r>
          </w:p>
        </w:tc>
        <w:tc>
          <w:tcPr>
            <w:tcW w:w="236" w:type="dxa"/>
            <w:noWrap/>
            <w:hideMark/>
          </w:tcPr>
          <w:p w14:paraId="4025C06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4.5435306</w:t>
            </w:r>
          </w:p>
        </w:tc>
        <w:tc>
          <w:tcPr>
            <w:tcW w:w="236" w:type="dxa"/>
            <w:noWrap/>
            <w:hideMark/>
          </w:tcPr>
          <w:p w14:paraId="03528A0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6.11844567</w:t>
            </w:r>
          </w:p>
        </w:tc>
        <w:tc>
          <w:tcPr>
            <w:tcW w:w="236" w:type="dxa"/>
            <w:noWrap/>
            <w:hideMark/>
          </w:tcPr>
          <w:p w14:paraId="1086163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1.01302429</w:t>
            </w:r>
          </w:p>
        </w:tc>
      </w:tr>
      <w:tr w:rsidR="004A3F9A" w:rsidRPr="004A3F9A" w14:paraId="070F55C0" w14:textId="77777777" w:rsidTr="004A3F9A">
        <w:trPr>
          <w:trHeight w:val="20"/>
        </w:trPr>
        <w:tc>
          <w:tcPr>
            <w:tcW w:w="236" w:type="dxa"/>
            <w:noWrap/>
            <w:hideMark/>
          </w:tcPr>
          <w:p w14:paraId="1F421899"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45B6635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10D4B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0.00439606</w:t>
            </w:r>
          </w:p>
        </w:tc>
        <w:tc>
          <w:tcPr>
            <w:tcW w:w="236" w:type="dxa"/>
            <w:noWrap/>
            <w:hideMark/>
          </w:tcPr>
          <w:p w14:paraId="7612AFF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0.02525216</w:t>
            </w:r>
          </w:p>
        </w:tc>
        <w:tc>
          <w:tcPr>
            <w:tcW w:w="236" w:type="dxa"/>
            <w:noWrap/>
            <w:hideMark/>
          </w:tcPr>
          <w:p w14:paraId="45F5991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0.05538558</w:t>
            </w:r>
          </w:p>
        </w:tc>
        <w:tc>
          <w:tcPr>
            <w:tcW w:w="236" w:type="dxa"/>
            <w:noWrap/>
            <w:hideMark/>
          </w:tcPr>
          <w:p w14:paraId="79FF884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30.4554998</w:t>
            </w:r>
          </w:p>
        </w:tc>
        <w:tc>
          <w:tcPr>
            <w:tcW w:w="236" w:type="dxa"/>
            <w:noWrap/>
            <w:hideMark/>
          </w:tcPr>
          <w:p w14:paraId="5B1C2C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31.247659</w:t>
            </w:r>
          </w:p>
        </w:tc>
        <w:tc>
          <w:tcPr>
            <w:tcW w:w="236" w:type="dxa"/>
            <w:noWrap/>
            <w:hideMark/>
          </w:tcPr>
          <w:p w14:paraId="62E1AF4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1.07526829</w:t>
            </w:r>
          </w:p>
        </w:tc>
      </w:tr>
      <w:tr w:rsidR="004A3F9A" w:rsidRPr="004A3F9A" w14:paraId="0609A6CA" w14:textId="77777777" w:rsidTr="004A3F9A">
        <w:trPr>
          <w:trHeight w:val="20"/>
        </w:trPr>
        <w:tc>
          <w:tcPr>
            <w:tcW w:w="236" w:type="dxa"/>
            <w:noWrap/>
            <w:hideMark/>
          </w:tcPr>
          <w:p w14:paraId="7259576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6879F9A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A6B7E9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0.017218</w:t>
            </w:r>
          </w:p>
        </w:tc>
        <w:tc>
          <w:tcPr>
            <w:tcW w:w="236" w:type="dxa"/>
            <w:noWrap/>
            <w:hideMark/>
          </w:tcPr>
          <w:p w14:paraId="78E367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0.05160354</w:t>
            </w:r>
          </w:p>
        </w:tc>
        <w:tc>
          <w:tcPr>
            <w:tcW w:w="236" w:type="dxa"/>
            <w:noWrap/>
            <w:hideMark/>
          </w:tcPr>
          <w:p w14:paraId="46F4560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0.11907702</w:t>
            </w:r>
          </w:p>
        </w:tc>
        <w:tc>
          <w:tcPr>
            <w:tcW w:w="236" w:type="dxa"/>
            <w:noWrap/>
            <w:hideMark/>
          </w:tcPr>
          <w:p w14:paraId="269526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5.83801168</w:t>
            </w:r>
          </w:p>
        </w:tc>
        <w:tc>
          <w:tcPr>
            <w:tcW w:w="236" w:type="dxa"/>
            <w:noWrap/>
            <w:hideMark/>
          </w:tcPr>
          <w:p w14:paraId="42EC51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7.07659271</w:t>
            </w:r>
          </w:p>
        </w:tc>
        <w:tc>
          <w:tcPr>
            <w:tcW w:w="236" w:type="dxa"/>
            <w:noWrap/>
            <w:hideMark/>
          </w:tcPr>
          <w:p w14:paraId="7F0F38F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1.15756398</w:t>
            </w:r>
          </w:p>
        </w:tc>
      </w:tr>
      <w:tr w:rsidR="004A3F9A" w:rsidRPr="004A3F9A" w14:paraId="6C42BAC6" w14:textId="77777777" w:rsidTr="004A3F9A">
        <w:trPr>
          <w:trHeight w:val="20"/>
        </w:trPr>
        <w:tc>
          <w:tcPr>
            <w:tcW w:w="236" w:type="dxa"/>
            <w:noWrap/>
            <w:hideMark/>
          </w:tcPr>
          <w:p w14:paraId="3B50507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32B270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9858D9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0.03554063</w:t>
            </w:r>
          </w:p>
        </w:tc>
        <w:tc>
          <w:tcPr>
            <w:tcW w:w="236" w:type="dxa"/>
            <w:noWrap/>
            <w:hideMark/>
          </w:tcPr>
          <w:p w14:paraId="139697D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0.03527601</w:t>
            </w:r>
          </w:p>
        </w:tc>
        <w:tc>
          <w:tcPr>
            <w:tcW w:w="236" w:type="dxa"/>
            <w:noWrap/>
            <w:hideMark/>
          </w:tcPr>
          <w:p w14:paraId="134C5B8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0.045307</w:t>
            </w:r>
          </w:p>
        </w:tc>
        <w:tc>
          <w:tcPr>
            <w:tcW w:w="236" w:type="dxa"/>
            <w:noWrap/>
            <w:hideMark/>
          </w:tcPr>
          <w:p w14:paraId="736092B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7.56826034</w:t>
            </w:r>
          </w:p>
        </w:tc>
        <w:tc>
          <w:tcPr>
            <w:tcW w:w="236" w:type="dxa"/>
            <w:noWrap/>
            <w:hideMark/>
          </w:tcPr>
          <w:p w14:paraId="5AE8C78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7.56826037</w:t>
            </w:r>
          </w:p>
        </w:tc>
        <w:tc>
          <w:tcPr>
            <w:tcW w:w="236" w:type="dxa"/>
            <w:noWrap/>
            <w:hideMark/>
          </w:tcPr>
          <w:p w14:paraId="2F3A57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0.38233642</w:t>
            </w:r>
          </w:p>
        </w:tc>
      </w:tr>
      <w:tr w:rsidR="004A3F9A" w:rsidRPr="004A3F9A" w14:paraId="7204E5CC" w14:textId="77777777" w:rsidTr="004A3F9A">
        <w:trPr>
          <w:trHeight w:val="20"/>
        </w:trPr>
        <w:tc>
          <w:tcPr>
            <w:tcW w:w="236" w:type="dxa"/>
            <w:noWrap/>
            <w:hideMark/>
          </w:tcPr>
          <w:p w14:paraId="570434D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Hypericum</w:t>
            </w:r>
          </w:p>
        </w:tc>
        <w:tc>
          <w:tcPr>
            <w:tcW w:w="236" w:type="dxa"/>
            <w:noWrap/>
            <w:hideMark/>
          </w:tcPr>
          <w:p w14:paraId="576C002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54E04F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0.09900478</w:t>
            </w:r>
          </w:p>
        </w:tc>
        <w:tc>
          <w:tcPr>
            <w:tcW w:w="236" w:type="dxa"/>
            <w:noWrap/>
            <w:hideMark/>
          </w:tcPr>
          <w:p w14:paraId="7D2293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0.63522607</w:t>
            </w:r>
          </w:p>
        </w:tc>
        <w:tc>
          <w:tcPr>
            <w:tcW w:w="236" w:type="dxa"/>
            <w:noWrap/>
            <w:hideMark/>
          </w:tcPr>
          <w:p w14:paraId="326EB4E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0.71258968</w:t>
            </w:r>
          </w:p>
        </w:tc>
        <w:tc>
          <w:tcPr>
            <w:tcW w:w="236" w:type="dxa"/>
            <w:noWrap/>
            <w:hideMark/>
          </w:tcPr>
          <w:p w14:paraId="5C1EE17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27.9872035</w:t>
            </w:r>
          </w:p>
        </w:tc>
        <w:tc>
          <w:tcPr>
            <w:tcW w:w="236" w:type="dxa"/>
            <w:noWrap/>
            <w:hideMark/>
          </w:tcPr>
          <w:p w14:paraId="27BBE95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28.2061366</w:t>
            </w:r>
          </w:p>
        </w:tc>
        <w:tc>
          <w:tcPr>
            <w:tcW w:w="236" w:type="dxa"/>
            <w:noWrap/>
            <w:hideMark/>
          </w:tcPr>
          <w:p w14:paraId="6EF2C1E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0.57292021</w:t>
            </w:r>
          </w:p>
        </w:tc>
      </w:tr>
      <w:tr w:rsidR="004A3F9A" w:rsidRPr="004A3F9A" w14:paraId="1D0F500F" w14:textId="77777777" w:rsidTr="004A3F9A">
        <w:trPr>
          <w:trHeight w:val="20"/>
        </w:trPr>
        <w:tc>
          <w:tcPr>
            <w:tcW w:w="236" w:type="dxa"/>
            <w:noWrap/>
            <w:hideMark/>
          </w:tcPr>
          <w:p w14:paraId="40F0B62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Lepidieae</w:t>
            </w:r>
            <w:proofErr w:type="spellEnd"/>
          </w:p>
        </w:tc>
        <w:tc>
          <w:tcPr>
            <w:tcW w:w="236" w:type="dxa"/>
            <w:noWrap/>
            <w:hideMark/>
          </w:tcPr>
          <w:p w14:paraId="6D87BC9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B5A09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0.27649931</w:t>
            </w:r>
          </w:p>
        </w:tc>
        <w:tc>
          <w:tcPr>
            <w:tcW w:w="236" w:type="dxa"/>
            <w:noWrap/>
            <w:hideMark/>
          </w:tcPr>
          <w:p w14:paraId="1836D28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1.71090885</w:t>
            </w:r>
          </w:p>
        </w:tc>
        <w:tc>
          <w:tcPr>
            <w:tcW w:w="236" w:type="dxa"/>
            <w:noWrap/>
            <w:hideMark/>
          </w:tcPr>
          <w:p w14:paraId="0A36F2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3.07276909</w:t>
            </w:r>
          </w:p>
        </w:tc>
        <w:tc>
          <w:tcPr>
            <w:tcW w:w="236" w:type="dxa"/>
            <w:noWrap/>
            <w:hideMark/>
          </w:tcPr>
          <w:p w14:paraId="78EF31A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8.29814105</w:t>
            </w:r>
          </w:p>
        </w:tc>
        <w:tc>
          <w:tcPr>
            <w:tcW w:w="236" w:type="dxa"/>
            <w:noWrap/>
            <w:hideMark/>
          </w:tcPr>
          <w:p w14:paraId="0B51E3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8.31073899</w:t>
            </w:r>
          </w:p>
        </w:tc>
        <w:tc>
          <w:tcPr>
            <w:tcW w:w="236" w:type="dxa"/>
            <w:noWrap/>
            <w:hideMark/>
          </w:tcPr>
          <w:p w14:paraId="5F856F6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0.90678868</w:t>
            </w:r>
          </w:p>
        </w:tc>
      </w:tr>
      <w:tr w:rsidR="004A3F9A" w:rsidRPr="004A3F9A" w14:paraId="1211C452" w14:textId="77777777" w:rsidTr="004A3F9A">
        <w:trPr>
          <w:trHeight w:val="20"/>
        </w:trPr>
        <w:tc>
          <w:tcPr>
            <w:tcW w:w="236" w:type="dxa"/>
            <w:noWrap/>
            <w:hideMark/>
          </w:tcPr>
          <w:p w14:paraId="6F7F052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Lupinus</w:t>
            </w:r>
          </w:p>
        </w:tc>
        <w:tc>
          <w:tcPr>
            <w:tcW w:w="236" w:type="dxa"/>
            <w:noWrap/>
            <w:hideMark/>
          </w:tcPr>
          <w:p w14:paraId="76F64BE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1CA3AA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0.02734713</w:t>
            </w:r>
          </w:p>
        </w:tc>
        <w:tc>
          <w:tcPr>
            <w:tcW w:w="236" w:type="dxa"/>
            <w:noWrap/>
            <w:hideMark/>
          </w:tcPr>
          <w:p w14:paraId="2639D86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0.00204536</w:t>
            </w:r>
          </w:p>
        </w:tc>
        <w:tc>
          <w:tcPr>
            <w:tcW w:w="236" w:type="dxa"/>
            <w:noWrap/>
            <w:hideMark/>
          </w:tcPr>
          <w:p w14:paraId="142F2A2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0.12015314</w:t>
            </w:r>
          </w:p>
        </w:tc>
        <w:tc>
          <w:tcPr>
            <w:tcW w:w="236" w:type="dxa"/>
            <w:noWrap/>
            <w:hideMark/>
          </w:tcPr>
          <w:p w14:paraId="706FF77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8.78293089</w:t>
            </w:r>
          </w:p>
        </w:tc>
        <w:tc>
          <w:tcPr>
            <w:tcW w:w="236" w:type="dxa"/>
            <w:noWrap/>
            <w:hideMark/>
          </w:tcPr>
          <w:p w14:paraId="1276B63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8.86029821</w:t>
            </w:r>
          </w:p>
        </w:tc>
        <w:tc>
          <w:tcPr>
            <w:tcW w:w="236" w:type="dxa"/>
            <w:noWrap/>
            <w:hideMark/>
          </w:tcPr>
          <w:p w14:paraId="6F39A8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1.65303628</w:t>
            </w:r>
          </w:p>
        </w:tc>
      </w:tr>
      <w:tr w:rsidR="004A3F9A" w:rsidRPr="004A3F9A" w14:paraId="40B08900" w14:textId="77777777" w:rsidTr="004A3F9A">
        <w:trPr>
          <w:trHeight w:val="20"/>
        </w:trPr>
        <w:tc>
          <w:tcPr>
            <w:tcW w:w="236" w:type="dxa"/>
            <w:noWrap/>
            <w:hideMark/>
          </w:tcPr>
          <w:p w14:paraId="4EA530F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32544FE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789C7B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0.04871493</w:t>
            </w:r>
          </w:p>
        </w:tc>
        <w:tc>
          <w:tcPr>
            <w:tcW w:w="236" w:type="dxa"/>
            <w:noWrap/>
            <w:hideMark/>
          </w:tcPr>
          <w:p w14:paraId="2BBF111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0.37000828</w:t>
            </w:r>
          </w:p>
        </w:tc>
        <w:tc>
          <w:tcPr>
            <w:tcW w:w="236" w:type="dxa"/>
            <w:noWrap/>
            <w:hideMark/>
          </w:tcPr>
          <w:p w14:paraId="5C0085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0.35028624</w:t>
            </w:r>
          </w:p>
        </w:tc>
        <w:tc>
          <w:tcPr>
            <w:tcW w:w="236" w:type="dxa"/>
            <w:noWrap/>
            <w:hideMark/>
          </w:tcPr>
          <w:p w14:paraId="1B1775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12.2859542</w:t>
            </w:r>
          </w:p>
        </w:tc>
        <w:tc>
          <w:tcPr>
            <w:tcW w:w="236" w:type="dxa"/>
            <w:noWrap/>
            <w:hideMark/>
          </w:tcPr>
          <w:p w14:paraId="6DFD17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13.9443554</w:t>
            </w:r>
          </w:p>
        </w:tc>
        <w:tc>
          <w:tcPr>
            <w:tcW w:w="236" w:type="dxa"/>
            <w:noWrap/>
            <w:hideMark/>
          </w:tcPr>
          <w:p w14:paraId="217280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0.47584819</w:t>
            </w:r>
          </w:p>
        </w:tc>
      </w:tr>
      <w:tr w:rsidR="004A3F9A" w:rsidRPr="004A3F9A" w14:paraId="7D15010A" w14:textId="77777777" w:rsidTr="004A3F9A">
        <w:trPr>
          <w:trHeight w:val="20"/>
        </w:trPr>
        <w:tc>
          <w:tcPr>
            <w:tcW w:w="236" w:type="dxa"/>
            <w:noWrap/>
            <w:hideMark/>
          </w:tcPr>
          <w:p w14:paraId="4F8490F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Onagraceae</w:t>
            </w:r>
            <w:proofErr w:type="spellEnd"/>
          </w:p>
        </w:tc>
        <w:tc>
          <w:tcPr>
            <w:tcW w:w="236" w:type="dxa"/>
            <w:noWrap/>
            <w:hideMark/>
          </w:tcPr>
          <w:p w14:paraId="2BBAA7B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2C078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0.06849037</w:t>
            </w:r>
          </w:p>
        </w:tc>
        <w:tc>
          <w:tcPr>
            <w:tcW w:w="236" w:type="dxa"/>
            <w:noWrap/>
            <w:hideMark/>
          </w:tcPr>
          <w:p w14:paraId="1CEB58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2.62375144</w:t>
            </w:r>
          </w:p>
        </w:tc>
        <w:tc>
          <w:tcPr>
            <w:tcW w:w="236" w:type="dxa"/>
            <w:noWrap/>
            <w:hideMark/>
          </w:tcPr>
          <w:p w14:paraId="0BA6D9F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5.16135105</w:t>
            </w:r>
          </w:p>
        </w:tc>
        <w:tc>
          <w:tcPr>
            <w:tcW w:w="236" w:type="dxa"/>
            <w:noWrap/>
            <w:hideMark/>
          </w:tcPr>
          <w:p w14:paraId="1B048C5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6.73775487</w:t>
            </w:r>
          </w:p>
        </w:tc>
        <w:tc>
          <w:tcPr>
            <w:tcW w:w="236" w:type="dxa"/>
            <w:noWrap/>
            <w:hideMark/>
          </w:tcPr>
          <w:p w14:paraId="18895EA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6.8316547</w:t>
            </w:r>
          </w:p>
        </w:tc>
        <w:tc>
          <w:tcPr>
            <w:tcW w:w="236" w:type="dxa"/>
            <w:noWrap/>
            <w:hideMark/>
          </w:tcPr>
          <w:p w14:paraId="690197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0.98358232</w:t>
            </w:r>
          </w:p>
        </w:tc>
      </w:tr>
      <w:tr w:rsidR="004A3F9A" w:rsidRPr="004A3F9A" w14:paraId="54FFC105" w14:textId="77777777" w:rsidTr="004A3F9A">
        <w:trPr>
          <w:trHeight w:val="20"/>
        </w:trPr>
        <w:tc>
          <w:tcPr>
            <w:tcW w:w="236" w:type="dxa"/>
            <w:noWrap/>
            <w:hideMark/>
          </w:tcPr>
          <w:p w14:paraId="29D5C7B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Orobanchaceae</w:t>
            </w:r>
          </w:p>
        </w:tc>
        <w:tc>
          <w:tcPr>
            <w:tcW w:w="236" w:type="dxa"/>
            <w:noWrap/>
            <w:hideMark/>
          </w:tcPr>
          <w:p w14:paraId="095B33F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AE5299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0.04351292</w:t>
            </w:r>
          </w:p>
        </w:tc>
        <w:tc>
          <w:tcPr>
            <w:tcW w:w="236" w:type="dxa"/>
            <w:noWrap/>
            <w:hideMark/>
          </w:tcPr>
          <w:p w14:paraId="1479CC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5.90084035</w:t>
            </w:r>
          </w:p>
        </w:tc>
        <w:tc>
          <w:tcPr>
            <w:tcW w:w="236" w:type="dxa"/>
            <w:noWrap/>
            <w:hideMark/>
          </w:tcPr>
          <w:p w14:paraId="1FA6C5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12.11917</w:t>
            </w:r>
          </w:p>
        </w:tc>
        <w:tc>
          <w:tcPr>
            <w:tcW w:w="236" w:type="dxa"/>
            <w:noWrap/>
            <w:hideMark/>
          </w:tcPr>
          <w:p w14:paraId="5BF5B2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13.3759506</w:t>
            </w:r>
          </w:p>
        </w:tc>
        <w:tc>
          <w:tcPr>
            <w:tcW w:w="236" w:type="dxa"/>
            <w:noWrap/>
            <w:hideMark/>
          </w:tcPr>
          <w:p w14:paraId="7BDC107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13.3745486</w:t>
            </w:r>
          </w:p>
        </w:tc>
        <w:tc>
          <w:tcPr>
            <w:tcW w:w="236" w:type="dxa"/>
            <w:noWrap/>
            <w:hideMark/>
          </w:tcPr>
          <w:p w14:paraId="447198C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1.0299938</w:t>
            </w:r>
          </w:p>
        </w:tc>
      </w:tr>
      <w:tr w:rsidR="004A3F9A" w:rsidRPr="004A3F9A" w14:paraId="5C139939" w14:textId="77777777" w:rsidTr="004A3F9A">
        <w:trPr>
          <w:trHeight w:val="20"/>
        </w:trPr>
        <w:tc>
          <w:tcPr>
            <w:tcW w:w="236" w:type="dxa"/>
            <w:noWrap/>
            <w:hideMark/>
          </w:tcPr>
          <w:p w14:paraId="729CC0C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029C2B4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C33D61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0.02188394</w:t>
            </w:r>
          </w:p>
        </w:tc>
        <w:tc>
          <w:tcPr>
            <w:tcW w:w="236" w:type="dxa"/>
            <w:noWrap/>
            <w:hideMark/>
          </w:tcPr>
          <w:p w14:paraId="2BA9382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9.91761498</w:t>
            </w:r>
          </w:p>
        </w:tc>
        <w:tc>
          <w:tcPr>
            <w:tcW w:w="236" w:type="dxa"/>
            <w:noWrap/>
            <w:hideMark/>
          </w:tcPr>
          <w:p w14:paraId="15DB199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w:t>
            </w:r>
          </w:p>
        </w:tc>
        <w:tc>
          <w:tcPr>
            <w:tcW w:w="236" w:type="dxa"/>
            <w:noWrap/>
            <w:hideMark/>
          </w:tcPr>
          <w:p w14:paraId="11707F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12.7132505</w:t>
            </w:r>
          </w:p>
        </w:tc>
        <w:tc>
          <w:tcPr>
            <w:tcW w:w="236" w:type="dxa"/>
            <w:noWrap/>
            <w:hideMark/>
          </w:tcPr>
          <w:p w14:paraId="23D4874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12.714649</w:t>
            </w:r>
          </w:p>
        </w:tc>
        <w:tc>
          <w:tcPr>
            <w:tcW w:w="236" w:type="dxa"/>
            <w:noWrap/>
            <w:hideMark/>
          </w:tcPr>
          <w:p w14:paraId="2B57A2F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0.75623093</w:t>
            </w:r>
          </w:p>
        </w:tc>
      </w:tr>
      <w:tr w:rsidR="004A3F9A" w:rsidRPr="004A3F9A" w14:paraId="3E0AD929" w14:textId="77777777" w:rsidTr="004A3F9A">
        <w:trPr>
          <w:trHeight w:val="20"/>
        </w:trPr>
        <w:tc>
          <w:tcPr>
            <w:tcW w:w="236" w:type="dxa"/>
            <w:noWrap/>
            <w:hideMark/>
          </w:tcPr>
          <w:p w14:paraId="76EA021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0A5EF2C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794FF5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0.01190267</w:t>
            </w:r>
          </w:p>
        </w:tc>
        <w:tc>
          <w:tcPr>
            <w:tcW w:w="236" w:type="dxa"/>
            <w:noWrap/>
            <w:hideMark/>
          </w:tcPr>
          <w:p w14:paraId="2A14327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0.08065316</w:t>
            </w:r>
          </w:p>
        </w:tc>
        <w:tc>
          <w:tcPr>
            <w:tcW w:w="236" w:type="dxa"/>
            <w:noWrap/>
            <w:hideMark/>
          </w:tcPr>
          <w:p w14:paraId="63E0463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0.10943205</w:t>
            </w:r>
          </w:p>
        </w:tc>
        <w:tc>
          <w:tcPr>
            <w:tcW w:w="236" w:type="dxa"/>
            <w:noWrap/>
            <w:hideMark/>
          </w:tcPr>
          <w:p w14:paraId="2DF256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4.04979968</w:t>
            </w:r>
          </w:p>
        </w:tc>
        <w:tc>
          <w:tcPr>
            <w:tcW w:w="236" w:type="dxa"/>
            <w:noWrap/>
            <w:hideMark/>
          </w:tcPr>
          <w:p w14:paraId="44F48C4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4.29508993</w:t>
            </w:r>
          </w:p>
        </w:tc>
        <w:tc>
          <w:tcPr>
            <w:tcW w:w="236" w:type="dxa"/>
            <w:noWrap/>
            <w:hideMark/>
          </w:tcPr>
          <w:p w14:paraId="74B77B8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0.68488172</w:t>
            </w:r>
          </w:p>
        </w:tc>
      </w:tr>
      <w:tr w:rsidR="004A3F9A" w:rsidRPr="004A3F9A" w14:paraId="6417E6D7" w14:textId="77777777" w:rsidTr="004A3F9A">
        <w:trPr>
          <w:trHeight w:val="20"/>
        </w:trPr>
        <w:tc>
          <w:tcPr>
            <w:tcW w:w="236" w:type="dxa"/>
            <w:noWrap/>
            <w:hideMark/>
          </w:tcPr>
          <w:p w14:paraId="4139E21F"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Pooideae</w:t>
            </w:r>
            <w:proofErr w:type="spellEnd"/>
          </w:p>
        </w:tc>
        <w:tc>
          <w:tcPr>
            <w:tcW w:w="236" w:type="dxa"/>
            <w:noWrap/>
            <w:hideMark/>
          </w:tcPr>
          <w:p w14:paraId="64A48C2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7A102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0.02183113</w:t>
            </w:r>
          </w:p>
        </w:tc>
        <w:tc>
          <w:tcPr>
            <w:tcW w:w="236" w:type="dxa"/>
            <w:noWrap/>
            <w:hideMark/>
          </w:tcPr>
          <w:p w14:paraId="16E9653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7.97966766</w:t>
            </w:r>
          </w:p>
        </w:tc>
        <w:tc>
          <w:tcPr>
            <w:tcW w:w="236" w:type="dxa"/>
            <w:noWrap/>
            <w:hideMark/>
          </w:tcPr>
          <w:p w14:paraId="12DC560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w:t>
            </w:r>
          </w:p>
        </w:tc>
        <w:tc>
          <w:tcPr>
            <w:tcW w:w="236" w:type="dxa"/>
            <w:noWrap/>
            <w:hideMark/>
          </w:tcPr>
          <w:p w14:paraId="29DD381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9.5025711</w:t>
            </w:r>
          </w:p>
        </w:tc>
        <w:tc>
          <w:tcPr>
            <w:tcW w:w="236" w:type="dxa"/>
            <w:noWrap/>
            <w:hideMark/>
          </w:tcPr>
          <w:p w14:paraId="26BD934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9.57202901</w:t>
            </w:r>
          </w:p>
        </w:tc>
        <w:tc>
          <w:tcPr>
            <w:tcW w:w="236" w:type="dxa"/>
            <w:noWrap/>
            <w:hideMark/>
          </w:tcPr>
          <w:p w14:paraId="51C7411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0.93988877</w:t>
            </w:r>
          </w:p>
        </w:tc>
      </w:tr>
      <w:tr w:rsidR="004A3F9A" w:rsidRPr="004A3F9A" w14:paraId="6CF9DADF" w14:textId="77777777" w:rsidTr="004A3F9A">
        <w:trPr>
          <w:trHeight w:val="20"/>
        </w:trPr>
        <w:tc>
          <w:tcPr>
            <w:tcW w:w="236" w:type="dxa"/>
            <w:noWrap/>
            <w:hideMark/>
          </w:tcPr>
          <w:p w14:paraId="03FFB2C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0379582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1369E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0.03226997</w:t>
            </w:r>
          </w:p>
        </w:tc>
        <w:tc>
          <w:tcPr>
            <w:tcW w:w="236" w:type="dxa"/>
            <w:noWrap/>
            <w:hideMark/>
          </w:tcPr>
          <w:p w14:paraId="07690E3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0.18388311</w:t>
            </w:r>
          </w:p>
        </w:tc>
        <w:tc>
          <w:tcPr>
            <w:tcW w:w="236" w:type="dxa"/>
            <w:noWrap/>
            <w:hideMark/>
          </w:tcPr>
          <w:p w14:paraId="64536AE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0.45658066</w:t>
            </w:r>
          </w:p>
        </w:tc>
        <w:tc>
          <w:tcPr>
            <w:tcW w:w="236" w:type="dxa"/>
            <w:noWrap/>
            <w:hideMark/>
          </w:tcPr>
          <w:p w14:paraId="6F3859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9.69604876</w:t>
            </w:r>
          </w:p>
        </w:tc>
        <w:tc>
          <w:tcPr>
            <w:tcW w:w="236" w:type="dxa"/>
            <w:noWrap/>
            <w:hideMark/>
          </w:tcPr>
          <w:p w14:paraId="5FD0ADA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9.71603307</w:t>
            </w:r>
          </w:p>
        </w:tc>
        <w:tc>
          <w:tcPr>
            <w:tcW w:w="236" w:type="dxa"/>
            <w:noWrap/>
            <w:hideMark/>
          </w:tcPr>
          <w:p w14:paraId="63A285F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1.24200741</w:t>
            </w:r>
          </w:p>
        </w:tc>
      </w:tr>
      <w:tr w:rsidR="004A3F9A" w:rsidRPr="004A3F9A" w14:paraId="34B83FEE" w14:textId="77777777" w:rsidTr="004A3F9A">
        <w:trPr>
          <w:trHeight w:val="20"/>
        </w:trPr>
        <w:tc>
          <w:tcPr>
            <w:tcW w:w="236" w:type="dxa"/>
            <w:noWrap/>
            <w:hideMark/>
          </w:tcPr>
          <w:p w14:paraId="484E992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Rubieae</w:t>
            </w:r>
            <w:proofErr w:type="spellEnd"/>
          </w:p>
        </w:tc>
        <w:tc>
          <w:tcPr>
            <w:tcW w:w="236" w:type="dxa"/>
            <w:noWrap/>
            <w:hideMark/>
          </w:tcPr>
          <w:p w14:paraId="0A56DFB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1D121D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0.05232785</w:t>
            </w:r>
          </w:p>
        </w:tc>
        <w:tc>
          <w:tcPr>
            <w:tcW w:w="236" w:type="dxa"/>
            <w:noWrap/>
            <w:hideMark/>
          </w:tcPr>
          <w:p w14:paraId="0F0BC49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1.17350003</w:t>
            </w:r>
          </w:p>
        </w:tc>
        <w:tc>
          <w:tcPr>
            <w:tcW w:w="236" w:type="dxa"/>
            <w:noWrap/>
            <w:hideMark/>
          </w:tcPr>
          <w:p w14:paraId="5182AB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2.31212842</w:t>
            </w:r>
          </w:p>
        </w:tc>
        <w:tc>
          <w:tcPr>
            <w:tcW w:w="236" w:type="dxa"/>
            <w:noWrap/>
            <w:hideMark/>
          </w:tcPr>
          <w:p w14:paraId="1D089F5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7.79785992</w:t>
            </w:r>
          </w:p>
        </w:tc>
        <w:tc>
          <w:tcPr>
            <w:tcW w:w="236" w:type="dxa"/>
            <w:noWrap/>
            <w:hideMark/>
          </w:tcPr>
          <w:p w14:paraId="6ED5CD2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8.49551689</w:t>
            </w:r>
          </w:p>
        </w:tc>
        <w:tc>
          <w:tcPr>
            <w:tcW w:w="236" w:type="dxa"/>
            <w:noWrap/>
            <w:hideMark/>
          </w:tcPr>
          <w:p w14:paraId="1B2D523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0.97091258</w:t>
            </w:r>
          </w:p>
        </w:tc>
      </w:tr>
      <w:tr w:rsidR="004A3F9A" w:rsidRPr="004A3F9A" w14:paraId="627E1DBC" w14:textId="77777777" w:rsidTr="004A3F9A">
        <w:trPr>
          <w:trHeight w:val="20"/>
        </w:trPr>
        <w:tc>
          <w:tcPr>
            <w:tcW w:w="236" w:type="dxa"/>
            <w:noWrap/>
            <w:hideMark/>
          </w:tcPr>
          <w:p w14:paraId="1B79648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Salvia</w:t>
            </w:r>
          </w:p>
        </w:tc>
        <w:tc>
          <w:tcPr>
            <w:tcW w:w="236" w:type="dxa"/>
            <w:noWrap/>
            <w:hideMark/>
          </w:tcPr>
          <w:p w14:paraId="1B126B6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CB0336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0.04507623</w:t>
            </w:r>
          </w:p>
        </w:tc>
        <w:tc>
          <w:tcPr>
            <w:tcW w:w="236" w:type="dxa"/>
            <w:noWrap/>
            <w:hideMark/>
          </w:tcPr>
          <w:p w14:paraId="7EAFD09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0.04112045</w:t>
            </w:r>
          </w:p>
        </w:tc>
        <w:tc>
          <w:tcPr>
            <w:tcW w:w="236" w:type="dxa"/>
            <w:noWrap/>
            <w:hideMark/>
          </w:tcPr>
          <w:p w14:paraId="39E27E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0.12576575</w:t>
            </w:r>
          </w:p>
        </w:tc>
        <w:tc>
          <w:tcPr>
            <w:tcW w:w="236" w:type="dxa"/>
            <w:noWrap/>
            <w:hideMark/>
          </w:tcPr>
          <w:p w14:paraId="412B77E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8.17490282</w:t>
            </w:r>
          </w:p>
        </w:tc>
        <w:tc>
          <w:tcPr>
            <w:tcW w:w="236" w:type="dxa"/>
            <w:noWrap/>
            <w:hideMark/>
          </w:tcPr>
          <w:p w14:paraId="3BA3A8C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8.11720532</w:t>
            </w:r>
          </w:p>
        </w:tc>
        <w:tc>
          <w:tcPr>
            <w:tcW w:w="236" w:type="dxa"/>
            <w:noWrap/>
            <w:hideMark/>
          </w:tcPr>
          <w:p w14:paraId="108F3F5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1.42247451</w:t>
            </w:r>
          </w:p>
        </w:tc>
      </w:tr>
      <w:tr w:rsidR="004A3F9A" w:rsidRPr="004A3F9A" w14:paraId="61037031" w14:textId="77777777" w:rsidTr="004A3F9A">
        <w:trPr>
          <w:trHeight w:val="20"/>
        </w:trPr>
        <w:tc>
          <w:tcPr>
            <w:tcW w:w="236" w:type="dxa"/>
            <w:noWrap/>
            <w:hideMark/>
          </w:tcPr>
          <w:p w14:paraId="1B479E6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Solanaceae</w:t>
            </w:r>
          </w:p>
        </w:tc>
        <w:tc>
          <w:tcPr>
            <w:tcW w:w="236" w:type="dxa"/>
            <w:noWrap/>
            <w:hideMark/>
          </w:tcPr>
          <w:p w14:paraId="2595690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FEA280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0.01689352</w:t>
            </w:r>
          </w:p>
        </w:tc>
        <w:tc>
          <w:tcPr>
            <w:tcW w:w="236" w:type="dxa"/>
            <w:noWrap/>
            <w:hideMark/>
          </w:tcPr>
          <w:p w14:paraId="050F48A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0.17648081</w:t>
            </w:r>
          </w:p>
        </w:tc>
        <w:tc>
          <w:tcPr>
            <w:tcW w:w="236" w:type="dxa"/>
            <w:noWrap/>
            <w:hideMark/>
          </w:tcPr>
          <w:p w14:paraId="3662DE8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0.42858963</w:t>
            </w:r>
          </w:p>
        </w:tc>
        <w:tc>
          <w:tcPr>
            <w:tcW w:w="236" w:type="dxa"/>
            <w:noWrap/>
            <w:hideMark/>
          </w:tcPr>
          <w:p w14:paraId="0A007D5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6.80269218</w:t>
            </w:r>
          </w:p>
        </w:tc>
        <w:tc>
          <w:tcPr>
            <w:tcW w:w="236" w:type="dxa"/>
            <w:noWrap/>
            <w:hideMark/>
          </w:tcPr>
          <w:p w14:paraId="4FD4922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9.15145633</w:t>
            </w:r>
          </w:p>
        </w:tc>
        <w:tc>
          <w:tcPr>
            <w:tcW w:w="236" w:type="dxa"/>
            <w:noWrap/>
            <w:hideMark/>
          </w:tcPr>
          <w:p w14:paraId="28F8849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1.18876228</w:t>
            </w:r>
          </w:p>
        </w:tc>
      </w:tr>
      <w:tr w:rsidR="004A3F9A" w:rsidRPr="004A3F9A" w14:paraId="4CD70B19" w14:textId="77777777" w:rsidTr="004A3F9A">
        <w:trPr>
          <w:trHeight w:val="20"/>
        </w:trPr>
        <w:tc>
          <w:tcPr>
            <w:tcW w:w="236" w:type="dxa"/>
            <w:noWrap/>
            <w:hideMark/>
          </w:tcPr>
          <w:p w14:paraId="5BF3F1BF"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388E267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065B92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0.03242268</w:t>
            </w:r>
          </w:p>
        </w:tc>
        <w:tc>
          <w:tcPr>
            <w:tcW w:w="236" w:type="dxa"/>
            <w:noWrap/>
            <w:hideMark/>
          </w:tcPr>
          <w:p w14:paraId="197C1F6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0.01405353</w:t>
            </w:r>
          </w:p>
        </w:tc>
        <w:tc>
          <w:tcPr>
            <w:tcW w:w="236" w:type="dxa"/>
            <w:noWrap/>
            <w:hideMark/>
          </w:tcPr>
          <w:p w14:paraId="49CD61E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0.07047834</w:t>
            </w:r>
          </w:p>
        </w:tc>
        <w:tc>
          <w:tcPr>
            <w:tcW w:w="236" w:type="dxa"/>
            <w:noWrap/>
            <w:hideMark/>
          </w:tcPr>
          <w:p w14:paraId="67327AB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7.15587134</w:t>
            </w:r>
          </w:p>
        </w:tc>
        <w:tc>
          <w:tcPr>
            <w:tcW w:w="236" w:type="dxa"/>
            <w:noWrap/>
            <w:hideMark/>
          </w:tcPr>
          <w:p w14:paraId="169AB2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10.2375225</w:t>
            </w:r>
          </w:p>
        </w:tc>
        <w:tc>
          <w:tcPr>
            <w:tcW w:w="236" w:type="dxa"/>
            <w:noWrap/>
            <w:hideMark/>
          </w:tcPr>
          <w:p w14:paraId="47BD865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1.84542428</w:t>
            </w:r>
          </w:p>
        </w:tc>
      </w:tr>
      <w:tr w:rsidR="004A3F9A" w:rsidRPr="004A3F9A" w14:paraId="42AEE914" w14:textId="77777777" w:rsidTr="004A3F9A">
        <w:trPr>
          <w:trHeight w:val="20"/>
        </w:trPr>
        <w:tc>
          <w:tcPr>
            <w:tcW w:w="236" w:type="dxa"/>
            <w:noWrap/>
            <w:hideMark/>
          </w:tcPr>
          <w:p w14:paraId="70D19BF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3459436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F7C67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0.03439999</w:t>
            </w:r>
          </w:p>
        </w:tc>
        <w:tc>
          <w:tcPr>
            <w:tcW w:w="236" w:type="dxa"/>
            <w:noWrap/>
            <w:hideMark/>
          </w:tcPr>
          <w:p w14:paraId="42927E2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0.0160098</w:t>
            </w:r>
          </w:p>
        </w:tc>
        <w:tc>
          <w:tcPr>
            <w:tcW w:w="236" w:type="dxa"/>
            <w:noWrap/>
            <w:hideMark/>
          </w:tcPr>
          <w:p w14:paraId="08FEB84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0.35180244</w:t>
            </w:r>
          </w:p>
        </w:tc>
        <w:tc>
          <w:tcPr>
            <w:tcW w:w="236" w:type="dxa"/>
            <w:noWrap/>
            <w:hideMark/>
          </w:tcPr>
          <w:p w14:paraId="2EF107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5.30243797</w:t>
            </w:r>
          </w:p>
        </w:tc>
        <w:tc>
          <w:tcPr>
            <w:tcW w:w="236" w:type="dxa"/>
            <w:noWrap/>
            <w:hideMark/>
          </w:tcPr>
          <w:p w14:paraId="6FB726A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5.05586878</w:t>
            </w:r>
          </w:p>
        </w:tc>
        <w:tc>
          <w:tcPr>
            <w:tcW w:w="236" w:type="dxa"/>
            <w:noWrap/>
            <w:hideMark/>
          </w:tcPr>
          <w:p w14:paraId="6051F19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2.05078883</w:t>
            </w:r>
          </w:p>
        </w:tc>
      </w:tr>
      <w:tr w:rsidR="004A3F9A" w:rsidRPr="004A3F9A" w14:paraId="2B0AFD08" w14:textId="77777777" w:rsidTr="004A3F9A">
        <w:trPr>
          <w:trHeight w:val="20"/>
        </w:trPr>
        <w:tc>
          <w:tcPr>
            <w:tcW w:w="236" w:type="dxa"/>
            <w:noWrap/>
            <w:hideMark/>
          </w:tcPr>
          <w:p w14:paraId="4B30845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Alysseae</w:t>
            </w:r>
            <w:proofErr w:type="spellEnd"/>
          </w:p>
        </w:tc>
        <w:tc>
          <w:tcPr>
            <w:tcW w:w="236" w:type="dxa"/>
            <w:noWrap/>
            <w:hideMark/>
          </w:tcPr>
          <w:p w14:paraId="1F5138C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9FAD4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0.02561623</w:t>
            </w:r>
          </w:p>
        </w:tc>
        <w:tc>
          <w:tcPr>
            <w:tcW w:w="236" w:type="dxa"/>
            <w:noWrap/>
            <w:hideMark/>
          </w:tcPr>
          <w:p w14:paraId="76A3CAF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0.47798098</w:t>
            </w:r>
          </w:p>
        </w:tc>
        <w:tc>
          <w:tcPr>
            <w:tcW w:w="236" w:type="dxa"/>
            <w:noWrap/>
            <w:hideMark/>
          </w:tcPr>
          <w:p w14:paraId="04ADF35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0.49790275</w:t>
            </w:r>
          </w:p>
        </w:tc>
        <w:tc>
          <w:tcPr>
            <w:tcW w:w="236" w:type="dxa"/>
            <w:noWrap/>
            <w:hideMark/>
          </w:tcPr>
          <w:p w14:paraId="205E396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12.4415605</w:t>
            </w:r>
          </w:p>
        </w:tc>
        <w:tc>
          <w:tcPr>
            <w:tcW w:w="236" w:type="dxa"/>
            <w:noWrap/>
            <w:hideMark/>
          </w:tcPr>
          <w:p w14:paraId="59CC557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12.3116039</w:t>
            </w:r>
          </w:p>
        </w:tc>
        <w:tc>
          <w:tcPr>
            <w:tcW w:w="236" w:type="dxa"/>
            <w:noWrap/>
            <w:hideMark/>
          </w:tcPr>
          <w:p w14:paraId="0EF6BF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0.52624369</w:t>
            </w:r>
          </w:p>
        </w:tc>
      </w:tr>
      <w:tr w:rsidR="004A3F9A" w:rsidRPr="004A3F9A" w14:paraId="304EC15D" w14:textId="77777777" w:rsidTr="004A3F9A">
        <w:trPr>
          <w:trHeight w:val="20"/>
        </w:trPr>
        <w:tc>
          <w:tcPr>
            <w:tcW w:w="236" w:type="dxa"/>
            <w:noWrap/>
            <w:hideMark/>
          </w:tcPr>
          <w:p w14:paraId="5F99EA0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2EB5063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1BCFBE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0.01193103</w:t>
            </w:r>
          </w:p>
        </w:tc>
        <w:tc>
          <w:tcPr>
            <w:tcW w:w="236" w:type="dxa"/>
            <w:noWrap/>
            <w:hideMark/>
          </w:tcPr>
          <w:p w14:paraId="7A1860B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0.24270092</w:t>
            </w:r>
          </w:p>
        </w:tc>
        <w:tc>
          <w:tcPr>
            <w:tcW w:w="236" w:type="dxa"/>
            <w:noWrap/>
            <w:hideMark/>
          </w:tcPr>
          <w:p w14:paraId="14428B1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0.5156674</w:t>
            </w:r>
          </w:p>
        </w:tc>
        <w:tc>
          <w:tcPr>
            <w:tcW w:w="236" w:type="dxa"/>
            <w:noWrap/>
            <w:hideMark/>
          </w:tcPr>
          <w:p w14:paraId="57DDF57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6.98042699</w:t>
            </w:r>
          </w:p>
        </w:tc>
        <w:tc>
          <w:tcPr>
            <w:tcW w:w="236" w:type="dxa"/>
            <w:noWrap/>
            <w:hideMark/>
          </w:tcPr>
          <w:p w14:paraId="791FFF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6.88094423</w:t>
            </w:r>
          </w:p>
        </w:tc>
        <w:tc>
          <w:tcPr>
            <w:tcW w:w="236" w:type="dxa"/>
            <w:noWrap/>
            <w:hideMark/>
          </w:tcPr>
          <w:p w14:paraId="5BA050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1.06624138</w:t>
            </w:r>
          </w:p>
        </w:tc>
      </w:tr>
      <w:tr w:rsidR="004A3F9A" w:rsidRPr="004A3F9A" w14:paraId="795C0186" w14:textId="77777777" w:rsidTr="004A3F9A">
        <w:trPr>
          <w:trHeight w:val="20"/>
        </w:trPr>
        <w:tc>
          <w:tcPr>
            <w:tcW w:w="236" w:type="dxa"/>
            <w:noWrap/>
            <w:hideMark/>
          </w:tcPr>
          <w:p w14:paraId="585CD80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Apioideae</w:t>
            </w:r>
            <w:proofErr w:type="spellEnd"/>
          </w:p>
        </w:tc>
        <w:tc>
          <w:tcPr>
            <w:tcW w:w="236" w:type="dxa"/>
            <w:noWrap/>
            <w:hideMark/>
          </w:tcPr>
          <w:p w14:paraId="7CD7D30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EC717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0.01356522</w:t>
            </w:r>
          </w:p>
        </w:tc>
        <w:tc>
          <w:tcPr>
            <w:tcW w:w="236" w:type="dxa"/>
            <w:noWrap/>
            <w:hideMark/>
          </w:tcPr>
          <w:p w14:paraId="36E9A5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0.13450909</w:t>
            </w:r>
          </w:p>
        </w:tc>
        <w:tc>
          <w:tcPr>
            <w:tcW w:w="236" w:type="dxa"/>
            <w:noWrap/>
            <w:hideMark/>
          </w:tcPr>
          <w:p w14:paraId="3C78AA2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0.33430401</w:t>
            </w:r>
          </w:p>
        </w:tc>
        <w:tc>
          <w:tcPr>
            <w:tcW w:w="236" w:type="dxa"/>
            <w:noWrap/>
            <w:hideMark/>
          </w:tcPr>
          <w:p w14:paraId="7C25B4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10.2279576</w:t>
            </w:r>
          </w:p>
        </w:tc>
        <w:tc>
          <w:tcPr>
            <w:tcW w:w="236" w:type="dxa"/>
            <w:noWrap/>
            <w:hideMark/>
          </w:tcPr>
          <w:p w14:paraId="4D783A0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10.2320775</w:t>
            </w:r>
          </w:p>
        </w:tc>
        <w:tc>
          <w:tcPr>
            <w:tcW w:w="236" w:type="dxa"/>
            <w:noWrap/>
            <w:hideMark/>
          </w:tcPr>
          <w:p w14:paraId="1857BF8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1.24271999</w:t>
            </w:r>
          </w:p>
        </w:tc>
      </w:tr>
      <w:tr w:rsidR="004A3F9A" w:rsidRPr="004A3F9A" w14:paraId="3C7BC005" w14:textId="77777777" w:rsidTr="004A3F9A">
        <w:trPr>
          <w:trHeight w:val="20"/>
        </w:trPr>
        <w:tc>
          <w:tcPr>
            <w:tcW w:w="236" w:type="dxa"/>
            <w:noWrap/>
            <w:hideMark/>
          </w:tcPr>
          <w:p w14:paraId="59B35D3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Arabideae</w:t>
            </w:r>
            <w:proofErr w:type="spellEnd"/>
          </w:p>
        </w:tc>
        <w:tc>
          <w:tcPr>
            <w:tcW w:w="236" w:type="dxa"/>
            <w:noWrap/>
            <w:hideMark/>
          </w:tcPr>
          <w:p w14:paraId="510B608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C8387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0.27782878</w:t>
            </w:r>
          </w:p>
        </w:tc>
        <w:tc>
          <w:tcPr>
            <w:tcW w:w="236" w:type="dxa"/>
            <w:noWrap/>
            <w:hideMark/>
          </w:tcPr>
          <w:p w14:paraId="1CECF6F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7.13680715</w:t>
            </w:r>
          </w:p>
        </w:tc>
        <w:tc>
          <w:tcPr>
            <w:tcW w:w="236" w:type="dxa"/>
            <w:noWrap/>
            <w:hideMark/>
          </w:tcPr>
          <w:p w14:paraId="49CA549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12.3001201</w:t>
            </w:r>
          </w:p>
        </w:tc>
        <w:tc>
          <w:tcPr>
            <w:tcW w:w="236" w:type="dxa"/>
            <w:noWrap/>
            <w:hideMark/>
          </w:tcPr>
          <w:p w14:paraId="721B10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14.2696304</w:t>
            </w:r>
          </w:p>
        </w:tc>
        <w:tc>
          <w:tcPr>
            <w:tcW w:w="236" w:type="dxa"/>
            <w:noWrap/>
            <w:hideMark/>
          </w:tcPr>
          <w:p w14:paraId="1351DF9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14.2675431</w:t>
            </w:r>
          </w:p>
        </w:tc>
        <w:tc>
          <w:tcPr>
            <w:tcW w:w="236" w:type="dxa"/>
            <w:noWrap/>
            <w:hideMark/>
          </w:tcPr>
          <w:p w14:paraId="46FB94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0.86222939</w:t>
            </w:r>
          </w:p>
        </w:tc>
      </w:tr>
      <w:tr w:rsidR="004A3F9A" w:rsidRPr="004A3F9A" w14:paraId="1EC380DD" w14:textId="77777777" w:rsidTr="004A3F9A">
        <w:trPr>
          <w:trHeight w:val="20"/>
        </w:trPr>
        <w:tc>
          <w:tcPr>
            <w:tcW w:w="236" w:type="dxa"/>
            <w:noWrap/>
            <w:hideMark/>
          </w:tcPr>
          <w:p w14:paraId="7282666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0F9EFDB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1784B3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0.01531837</w:t>
            </w:r>
          </w:p>
        </w:tc>
        <w:tc>
          <w:tcPr>
            <w:tcW w:w="236" w:type="dxa"/>
            <w:noWrap/>
            <w:hideMark/>
          </w:tcPr>
          <w:p w14:paraId="5EE97E5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0.10438049</w:t>
            </w:r>
          </w:p>
        </w:tc>
        <w:tc>
          <w:tcPr>
            <w:tcW w:w="236" w:type="dxa"/>
            <w:noWrap/>
            <w:hideMark/>
          </w:tcPr>
          <w:p w14:paraId="3EA11D9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0.18619607</w:t>
            </w:r>
          </w:p>
        </w:tc>
        <w:tc>
          <w:tcPr>
            <w:tcW w:w="236" w:type="dxa"/>
            <w:noWrap/>
            <w:hideMark/>
          </w:tcPr>
          <w:p w14:paraId="45F8C3A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27.860556</w:t>
            </w:r>
          </w:p>
        </w:tc>
        <w:tc>
          <w:tcPr>
            <w:tcW w:w="236" w:type="dxa"/>
            <w:noWrap/>
            <w:hideMark/>
          </w:tcPr>
          <w:p w14:paraId="7375E3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25.2679439</w:t>
            </w:r>
          </w:p>
        </w:tc>
        <w:tc>
          <w:tcPr>
            <w:tcW w:w="236" w:type="dxa"/>
            <w:noWrap/>
            <w:hideMark/>
          </w:tcPr>
          <w:p w14:paraId="0CB5351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0.89776156</w:t>
            </w:r>
          </w:p>
        </w:tc>
      </w:tr>
      <w:tr w:rsidR="004A3F9A" w:rsidRPr="004A3F9A" w14:paraId="53BA7020" w14:textId="77777777" w:rsidTr="004A3F9A">
        <w:trPr>
          <w:trHeight w:val="20"/>
        </w:trPr>
        <w:tc>
          <w:tcPr>
            <w:tcW w:w="236" w:type="dxa"/>
            <w:noWrap/>
            <w:hideMark/>
          </w:tcPr>
          <w:p w14:paraId="4D33644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Brassiceae</w:t>
            </w:r>
            <w:proofErr w:type="spellEnd"/>
          </w:p>
        </w:tc>
        <w:tc>
          <w:tcPr>
            <w:tcW w:w="236" w:type="dxa"/>
            <w:noWrap/>
            <w:hideMark/>
          </w:tcPr>
          <w:p w14:paraId="479A779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BE9E0F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0.02769703</w:t>
            </w:r>
          </w:p>
        </w:tc>
        <w:tc>
          <w:tcPr>
            <w:tcW w:w="236" w:type="dxa"/>
            <w:noWrap/>
            <w:hideMark/>
          </w:tcPr>
          <w:p w14:paraId="26688E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0.33993062</w:t>
            </w:r>
          </w:p>
        </w:tc>
        <w:tc>
          <w:tcPr>
            <w:tcW w:w="236" w:type="dxa"/>
            <w:noWrap/>
            <w:hideMark/>
          </w:tcPr>
          <w:p w14:paraId="142F500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0.61357049</w:t>
            </w:r>
          </w:p>
        </w:tc>
        <w:tc>
          <w:tcPr>
            <w:tcW w:w="236" w:type="dxa"/>
            <w:noWrap/>
            <w:hideMark/>
          </w:tcPr>
          <w:p w14:paraId="761E68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6.66054602</w:t>
            </w:r>
          </w:p>
        </w:tc>
        <w:tc>
          <w:tcPr>
            <w:tcW w:w="236" w:type="dxa"/>
            <w:noWrap/>
            <w:hideMark/>
          </w:tcPr>
          <w:p w14:paraId="0798DA7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6.97911116</w:t>
            </w:r>
          </w:p>
        </w:tc>
        <w:tc>
          <w:tcPr>
            <w:tcW w:w="236" w:type="dxa"/>
            <w:noWrap/>
            <w:hideMark/>
          </w:tcPr>
          <w:p w14:paraId="0E00E7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0.9024216</w:t>
            </w:r>
          </w:p>
        </w:tc>
      </w:tr>
      <w:tr w:rsidR="004A3F9A" w:rsidRPr="004A3F9A" w14:paraId="2923909E" w14:textId="77777777" w:rsidTr="004A3F9A">
        <w:trPr>
          <w:trHeight w:val="20"/>
        </w:trPr>
        <w:tc>
          <w:tcPr>
            <w:tcW w:w="236" w:type="dxa"/>
            <w:noWrap/>
            <w:hideMark/>
          </w:tcPr>
          <w:p w14:paraId="326C525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09ECD5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73822E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0.03783889</w:t>
            </w:r>
          </w:p>
        </w:tc>
        <w:tc>
          <w:tcPr>
            <w:tcW w:w="236" w:type="dxa"/>
            <w:noWrap/>
            <w:hideMark/>
          </w:tcPr>
          <w:p w14:paraId="6F9FB66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5.10328054</w:t>
            </w:r>
          </w:p>
        </w:tc>
        <w:tc>
          <w:tcPr>
            <w:tcW w:w="236" w:type="dxa"/>
            <w:noWrap/>
            <w:hideMark/>
          </w:tcPr>
          <w:p w14:paraId="5D25AB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7.85333359</w:t>
            </w:r>
          </w:p>
        </w:tc>
        <w:tc>
          <w:tcPr>
            <w:tcW w:w="236" w:type="dxa"/>
            <w:noWrap/>
            <w:hideMark/>
          </w:tcPr>
          <w:p w14:paraId="093D4A7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26.174041</w:t>
            </w:r>
          </w:p>
        </w:tc>
        <w:tc>
          <w:tcPr>
            <w:tcW w:w="236" w:type="dxa"/>
            <w:noWrap/>
            <w:hideMark/>
          </w:tcPr>
          <w:p w14:paraId="0F5E936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26.1743258</w:t>
            </w:r>
          </w:p>
        </w:tc>
        <w:tc>
          <w:tcPr>
            <w:tcW w:w="236" w:type="dxa"/>
            <w:noWrap/>
            <w:hideMark/>
          </w:tcPr>
          <w:p w14:paraId="3A494D3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0.77104292</w:t>
            </w:r>
          </w:p>
        </w:tc>
      </w:tr>
      <w:tr w:rsidR="004A3F9A" w:rsidRPr="004A3F9A" w14:paraId="1D3479A9" w14:textId="77777777" w:rsidTr="004A3F9A">
        <w:trPr>
          <w:trHeight w:val="20"/>
        </w:trPr>
        <w:tc>
          <w:tcPr>
            <w:tcW w:w="236" w:type="dxa"/>
            <w:noWrap/>
            <w:hideMark/>
          </w:tcPr>
          <w:p w14:paraId="546FD73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Cardueae</w:t>
            </w:r>
            <w:proofErr w:type="spellEnd"/>
          </w:p>
        </w:tc>
        <w:tc>
          <w:tcPr>
            <w:tcW w:w="236" w:type="dxa"/>
            <w:noWrap/>
            <w:hideMark/>
          </w:tcPr>
          <w:p w14:paraId="61A110D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B0F94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0.03938396</w:t>
            </w:r>
          </w:p>
        </w:tc>
        <w:tc>
          <w:tcPr>
            <w:tcW w:w="236" w:type="dxa"/>
            <w:noWrap/>
            <w:hideMark/>
          </w:tcPr>
          <w:p w14:paraId="1FCB17C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0.11819022</w:t>
            </w:r>
          </w:p>
        </w:tc>
        <w:tc>
          <w:tcPr>
            <w:tcW w:w="236" w:type="dxa"/>
            <w:noWrap/>
            <w:hideMark/>
          </w:tcPr>
          <w:p w14:paraId="4D5C928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0.25722806</w:t>
            </w:r>
          </w:p>
        </w:tc>
        <w:tc>
          <w:tcPr>
            <w:tcW w:w="236" w:type="dxa"/>
            <w:noWrap/>
            <w:hideMark/>
          </w:tcPr>
          <w:p w14:paraId="736D04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8.61387148</w:t>
            </w:r>
          </w:p>
        </w:tc>
        <w:tc>
          <w:tcPr>
            <w:tcW w:w="236" w:type="dxa"/>
            <w:noWrap/>
            <w:hideMark/>
          </w:tcPr>
          <w:p w14:paraId="38519D3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8.55311593</w:t>
            </w:r>
          </w:p>
        </w:tc>
        <w:tc>
          <w:tcPr>
            <w:tcW w:w="236" w:type="dxa"/>
            <w:noWrap/>
            <w:hideMark/>
          </w:tcPr>
          <w:p w14:paraId="2E08A87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1.08786262</w:t>
            </w:r>
          </w:p>
        </w:tc>
      </w:tr>
      <w:tr w:rsidR="004A3F9A" w:rsidRPr="004A3F9A" w14:paraId="4282C73B" w14:textId="77777777" w:rsidTr="004A3F9A">
        <w:trPr>
          <w:trHeight w:val="20"/>
        </w:trPr>
        <w:tc>
          <w:tcPr>
            <w:tcW w:w="236" w:type="dxa"/>
            <w:noWrap/>
            <w:hideMark/>
          </w:tcPr>
          <w:p w14:paraId="012C0F5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CES</w:t>
            </w:r>
          </w:p>
        </w:tc>
        <w:tc>
          <w:tcPr>
            <w:tcW w:w="236" w:type="dxa"/>
            <w:noWrap/>
            <w:hideMark/>
          </w:tcPr>
          <w:p w14:paraId="1255CA1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0357D8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0.04409831</w:t>
            </w:r>
          </w:p>
        </w:tc>
        <w:tc>
          <w:tcPr>
            <w:tcW w:w="236" w:type="dxa"/>
            <w:noWrap/>
            <w:hideMark/>
          </w:tcPr>
          <w:p w14:paraId="1F1DDF2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0.15524033</w:t>
            </w:r>
          </w:p>
        </w:tc>
        <w:tc>
          <w:tcPr>
            <w:tcW w:w="236" w:type="dxa"/>
            <w:noWrap/>
            <w:hideMark/>
          </w:tcPr>
          <w:p w14:paraId="5807A0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0.1951037</w:t>
            </w:r>
          </w:p>
        </w:tc>
        <w:tc>
          <w:tcPr>
            <w:tcW w:w="236" w:type="dxa"/>
            <w:noWrap/>
            <w:hideMark/>
          </w:tcPr>
          <w:p w14:paraId="37B266B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8.51454294</w:t>
            </w:r>
          </w:p>
        </w:tc>
        <w:tc>
          <w:tcPr>
            <w:tcW w:w="236" w:type="dxa"/>
            <w:noWrap/>
            <w:hideMark/>
          </w:tcPr>
          <w:p w14:paraId="521BF7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8.5419729</w:t>
            </w:r>
          </w:p>
        </w:tc>
        <w:tc>
          <w:tcPr>
            <w:tcW w:w="236" w:type="dxa"/>
            <w:noWrap/>
            <w:hideMark/>
          </w:tcPr>
          <w:p w14:paraId="15F065E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0.86292059</w:t>
            </w:r>
          </w:p>
        </w:tc>
      </w:tr>
      <w:tr w:rsidR="004A3F9A" w:rsidRPr="004A3F9A" w14:paraId="349FBCE6" w14:textId="77777777" w:rsidTr="004A3F9A">
        <w:trPr>
          <w:trHeight w:val="20"/>
        </w:trPr>
        <w:tc>
          <w:tcPr>
            <w:tcW w:w="236" w:type="dxa"/>
            <w:noWrap/>
            <w:hideMark/>
          </w:tcPr>
          <w:p w14:paraId="2E21FAA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68989DF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1F0343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0.01085283</w:t>
            </w:r>
          </w:p>
        </w:tc>
        <w:tc>
          <w:tcPr>
            <w:tcW w:w="236" w:type="dxa"/>
            <w:noWrap/>
            <w:hideMark/>
          </w:tcPr>
          <w:p w14:paraId="3710F48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0.06312635</w:t>
            </w:r>
          </w:p>
        </w:tc>
        <w:tc>
          <w:tcPr>
            <w:tcW w:w="236" w:type="dxa"/>
            <w:noWrap/>
            <w:hideMark/>
          </w:tcPr>
          <w:p w14:paraId="2080EBB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0.09696641</w:t>
            </w:r>
          </w:p>
        </w:tc>
        <w:tc>
          <w:tcPr>
            <w:tcW w:w="236" w:type="dxa"/>
            <w:noWrap/>
            <w:hideMark/>
          </w:tcPr>
          <w:p w14:paraId="0CE029D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15.5104573</w:t>
            </w:r>
          </w:p>
        </w:tc>
        <w:tc>
          <w:tcPr>
            <w:tcW w:w="236" w:type="dxa"/>
            <w:noWrap/>
            <w:hideMark/>
          </w:tcPr>
          <w:p w14:paraId="0EB307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15.5105721</w:t>
            </w:r>
          </w:p>
        </w:tc>
        <w:tc>
          <w:tcPr>
            <w:tcW w:w="236" w:type="dxa"/>
            <w:noWrap/>
            <w:hideMark/>
          </w:tcPr>
          <w:p w14:paraId="053A9C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0.86454123</w:t>
            </w:r>
          </w:p>
        </w:tc>
      </w:tr>
      <w:tr w:rsidR="004A3F9A" w:rsidRPr="004A3F9A" w14:paraId="377FBC0F" w14:textId="77777777" w:rsidTr="004A3F9A">
        <w:trPr>
          <w:trHeight w:val="20"/>
        </w:trPr>
        <w:tc>
          <w:tcPr>
            <w:tcW w:w="236" w:type="dxa"/>
            <w:noWrap/>
            <w:hideMark/>
          </w:tcPr>
          <w:p w14:paraId="6F1E806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Croton</w:t>
            </w:r>
          </w:p>
        </w:tc>
        <w:tc>
          <w:tcPr>
            <w:tcW w:w="236" w:type="dxa"/>
            <w:noWrap/>
            <w:hideMark/>
          </w:tcPr>
          <w:p w14:paraId="00308F6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1FA9E9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0.03595118</w:t>
            </w:r>
          </w:p>
        </w:tc>
        <w:tc>
          <w:tcPr>
            <w:tcW w:w="236" w:type="dxa"/>
            <w:noWrap/>
            <w:hideMark/>
          </w:tcPr>
          <w:p w14:paraId="66A1D7F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0.14082145</w:t>
            </w:r>
          </w:p>
        </w:tc>
        <w:tc>
          <w:tcPr>
            <w:tcW w:w="236" w:type="dxa"/>
            <w:noWrap/>
            <w:hideMark/>
          </w:tcPr>
          <w:p w14:paraId="69E755A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0.2747635</w:t>
            </w:r>
          </w:p>
        </w:tc>
        <w:tc>
          <w:tcPr>
            <w:tcW w:w="236" w:type="dxa"/>
            <w:noWrap/>
            <w:hideMark/>
          </w:tcPr>
          <w:p w14:paraId="6ACCEA1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20.5121542</w:t>
            </w:r>
          </w:p>
        </w:tc>
        <w:tc>
          <w:tcPr>
            <w:tcW w:w="236" w:type="dxa"/>
            <w:noWrap/>
            <w:hideMark/>
          </w:tcPr>
          <w:p w14:paraId="523D3DB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20.5238386</w:t>
            </w:r>
          </w:p>
        </w:tc>
        <w:tc>
          <w:tcPr>
            <w:tcW w:w="236" w:type="dxa"/>
            <w:noWrap/>
            <w:hideMark/>
          </w:tcPr>
          <w:p w14:paraId="127542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0.97835386</w:t>
            </w:r>
          </w:p>
        </w:tc>
      </w:tr>
      <w:tr w:rsidR="004A3F9A" w:rsidRPr="004A3F9A" w14:paraId="411C7DFD" w14:textId="77777777" w:rsidTr="004A3F9A">
        <w:trPr>
          <w:trHeight w:val="20"/>
        </w:trPr>
        <w:tc>
          <w:tcPr>
            <w:tcW w:w="236" w:type="dxa"/>
            <w:noWrap/>
            <w:hideMark/>
          </w:tcPr>
          <w:p w14:paraId="3A5E4FD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Erysimeae</w:t>
            </w:r>
            <w:proofErr w:type="spellEnd"/>
          </w:p>
        </w:tc>
        <w:tc>
          <w:tcPr>
            <w:tcW w:w="236" w:type="dxa"/>
            <w:noWrap/>
            <w:hideMark/>
          </w:tcPr>
          <w:p w14:paraId="4F2A7E8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C45693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0.02732867</w:t>
            </w:r>
          </w:p>
        </w:tc>
        <w:tc>
          <w:tcPr>
            <w:tcW w:w="236" w:type="dxa"/>
            <w:noWrap/>
            <w:hideMark/>
          </w:tcPr>
          <w:p w14:paraId="7DE36C0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0.73359004</w:t>
            </w:r>
          </w:p>
        </w:tc>
        <w:tc>
          <w:tcPr>
            <w:tcW w:w="236" w:type="dxa"/>
            <w:noWrap/>
            <w:hideMark/>
          </w:tcPr>
          <w:p w14:paraId="18B52A9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1.34366493</w:t>
            </w:r>
          </w:p>
        </w:tc>
        <w:tc>
          <w:tcPr>
            <w:tcW w:w="236" w:type="dxa"/>
            <w:noWrap/>
            <w:hideMark/>
          </w:tcPr>
          <w:p w14:paraId="792F535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9.5409786</w:t>
            </w:r>
          </w:p>
        </w:tc>
        <w:tc>
          <w:tcPr>
            <w:tcW w:w="236" w:type="dxa"/>
            <w:noWrap/>
            <w:hideMark/>
          </w:tcPr>
          <w:p w14:paraId="279D402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9.54214389</w:t>
            </w:r>
          </w:p>
        </w:tc>
        <w:tc>
          <w:tcPr>
            <w:tcW w:w="236" w:type="dxa"/>
            <w:noWrap/>
            <w:hideMark/>
          </w:tcPr>
          <w:p w14:paraId="56B38C5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0.91991508</w:t>
            </w:r>
          </w:p>
        </w:tc>
      </w:tr>
      <w:tr w:rsidR="004A3F9A" w:rsidRPr="004A3F9A" w14:paraId="2086EF38" w14:textId="77777777" w:rsidTr="004A3F9A">
        <w:trPr>
          <w:trHeight w:val="20"/>
        </w:trPr>
        <w:tc>
          <w:tcPr>
            <w:tcW w:w="236" w:type="dxa"/>
            <w:noWrap/>
            <w:hideMark/>
          </w:tcPr>
          <w:p w14:paraId="7D1A213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Euclidieae</w:t>
            </w:r>
            <w:proofErr w:type="spellEnd"/>
          </w:p>
        </w:tc>
        <w:tc>
          <w:tcPr>
            <w:tcW w:w="236" w:type="dxa"/>
            <w:noWrap/>
            <w:hideMark/>
          </w:tcPr>
          <w:p w14:paraId="6E78E75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F4FBC7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0.05597158</w:t>
            </w:r>
          </w:p>
        </w:tc>
        <w:tc>
          <w:tcPr>
            <w:tcW w:w="236" w:type="dxa"/>
            <w:noWrap/>
            <w:hideMark/>
          </w:tcPr>
          <w:p w14:paraId="20FDDC3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0.09874811</w:t>
            </w:r>
          </w:p>
        </w:tc>
        <w:tc>
          <w:tcPr>
            <w:tcW w:w="236" w:type="dxa"/>
            <w:noWrap/>
            <w:hideMark/>
          </w:tcPr>
          <w:p w14:paraId="45F568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0.11686561</w:t>
            </w:r>
          </w:p>
        </w:tc>
        <w:tc>
          <w:tcPr>
            <w:tcW w:w="236" w:type="dxa"/>
            <w:noWrap/>
            <w:hideMark/>
          </w:tcPr>
          <w:p w14:paraId="72B68D0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3.39611739</w:t>
            </w:r>
          </w:p>
        </w:tc>
        <w:tc>
          <w:tcPr>
            <w:tcW w:w="236" w:type="dxa"/>
            <w:noWrap/>
            <w:hideMark/>
          </w:tcPr>
          <w:p w14:paraId="604E1F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3.38736917</w:t>
            </w:r>
          </w:p>
        </w:tc>
        <w:tc>
          <w:tcPr>
            <w:tcW w:w="236" w:type="dxa"/>
            <w:noWrap/>
            <w:hideMark/>
          </w:tcPr>
          <w:p w14:paraId="3017EA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0.56852722</w:t>
            </w:r>
          </w:p>
        </w:tc>
      </w:tr>
      <w:tr w:rsidR="004A3F9A" w:rsidRPr="004A3F9A" w14:paraId="3CD777D3" w14:textId="77777777" w:rsidTr="004A3F9A">
        <w:trPr>
          <w:trHeight w:val="20"/>
        </w:trPr>
        <w:tc>
          <w:tcPr>
            <w:tcW w:w="236" w:type="dxa"/>
            <w:noWrap/>
            <w:hideMark/>
          </w:tcPr>
          <w:p w14:paraId="7393ED5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0D06079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B5D06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0.01216178</w:t>
            </w:r>
          </w:p>
        </w:tc>
        <w:tc>
          <w:tcPr>
            <w:tcW w:w="236" w:type="dxa"/>
            <w:noWrap/>
            <w:hideMark/>
          </w:tcPr>
          <w:p w14:paraId="7ABD889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0.0772997</w:t>
            </w:r>
          </w:p>
        </w:tc>
        <w:tc>
          <w:tcPr>
            <w:tcW w:w="236" w:type="dxa"/>
            <w:noWrap/>
            <w:hideMark/>
          </w:tcPr>
          <w:p w14:paraId="542E1C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0.15654563</w:t>
            </w:r>
          </w:p>
        </w:tc>
        <w:tc>
          <w:tcPr>
            <w:tcW w:w="236" w:type="dxa"/>
            <w:noWrap/>
            <w:hideMark/>
          </w:tcPr>
          <w:p w14:paraId="080F745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9.20691145</w:t>
            </w:r>
          </w:p>
        </w:tc>
        <w:tc>
          <w:tcPr>
            <w:tcW w:w="236" w:type="dxa"/>
            <w:noWrap/>
            <w:hideMark/>
          </w:tcPr>
          <w:p w14:paraId="53EDFB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8.79779358</w:t>
            </w:r>
          </w:p>
        </w:tc>
        <w:tc>
          <w:tcPr>
            <w:tcW w:w="236" w:type="dxa"/>
            <w:noWrap/>
            <w:hideMark/>
          </w:tcPr>
          <w:p w14:paraId="6BE49F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1.01253657</w:t>
            </w:r>
          </w:p>
        </w:tc>
      </w:tr>
      <w:tr w:rsidR="004A3F9A" w:rsidRPr="004A3F9A" w14:paraId="42FBC98E" w14:textId="77777777" w:rsidTr="004A3F9A">
        <w:trPr>
          <w:trHeight w:val="20"/>
        </w:trPr>
        <w:tc>
          <w:tcPr>
            <w:tcW w:w="236" w:type="dxa"/>
            <w:noWrap/>
            <w:hideMark/>
          </w:tcPr>
          <w:p w14:paraId="311CACE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3421C5D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EAF1A6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0.00249704</w:t>
            </w:r>
          </w:p>
        </w:tc>
        <w:tc>
          <w:tcPr>
            <w:tcW w:w="236" w:type="dxa"/>
            <w:noWrap/>
            <w:hideMark/>
          </w:tcPr>
          <w:p w14:paraId="6E959B3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0.02525216</w:t>
            </w:r>
          </w:p>
        </w:tc>
        <w:tc>
          <w:tcPr>
            <w:tcW w:w="236" w:type="dxa"/>
            <w:noWrap/>
            <w:hideMark/>
          </w:tcPr>
          <w:p w14:paraId="7C70821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0.05382633</w:t>
            </w:r>
          </w:p>
        </w:tc>
        <w:tc>
          <w:tcPr>
            <w:tcW w:w="236" w:type="dxa"/>
            <w:noWrap/>
            <w:hideMark/>
          </w:tcPr>
          <w:p w14:paraId="033BA8F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31.5242881</w:t>
            </w:r>
          </w:p>
        </w:tc>
        <w:tc>
          <w:tcPr>
            <w:tcW w:w="236" w:type="dxa"/>
            <w:noWrap/>
            <w:hideMark/>
          </w:tcPr>
          <w:p w14:paraId="22CDC1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31.5495104</w:t>
            </w:r>
          </w:p>
        </w:tc>
        <w:tc>
          <w:tcPr>
            <w:tcW w:w="236" w:type="dxa"/>
            <w:noWrap/>
            <w:hideMark/>
          </w:tcPr>
          <w:p w14:paraId="4A94A14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1.0542478</w:t>
            </w:r>
          </w:p>
        </w:tc>
      </w:tr>
      <w:tr w:rsidR="004A3F9A" w:rsidRPr="004A3F9A" w14:paraId="5973FD4A" w14:textId="77777777" w:rsidTr="004A3F9A">
        <w:trPr>
          <w:trHeight w:val="20"/>
        </w:trPr>
        <w:tc>
          <w:tcPr>
            <w:tcW w:w="236" w:type="dxa"/>
            <w:noWrap/>
            <w:hideMark/>
          </w:tcPr>
          <w:p w14:paraId="50701F3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786B01A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C2C7BF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0.00173364</w:t>
            </w:r>
          </w:p>
        </w:tc>
        <w:tc>
          <w:tcPr>
            <w:tcW w:w="236" w:type="dxa"/>
            <w:noWrap/>
            <w:hideMark/>
          </w:tcPr>
          <w:p w14:paraId="119C105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0.05160354</w:t>
            </w:r>
          </w:p>
        </w:tc>
        <w:tc>
          <w:tcPr>
            <w:tcW w:w="236" w:type="dxa"/>
            <w:noWrap/>
            <w:hideMark/>
          </w:tcPr>
          <w:p w14:paraId="2B2BA52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0.10964436</w:t>
            </w:r>
          </w:p>
        </w:tc>
        <w:tc>
          <w:tcPr>
            <w:tcW w:w="236" w:type="dxa"/>
            <w:noWrap/>
            <w:hideMark/>
          </w:tcPr>
          <w:p w14:paraId="446AE6C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20.5083508</w:t>
            </w:r>
          </w:p>
        </w:tc>
        <w:tc>
          <w:tcPr>
            <w:tcW w:w="236" w:type="dxa"/>
            <w:noWrap/>
            <w:hideMark/>
          </w:tcPr>
          <w:p w14:paraId="54249A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19.0210843</w:t>
            </w:r>
          </w:p>
        </w:tc>
        <w:tc>
          <w:tcPr>
            <w:tcW w:w="236" w:type="dxa"/>
            <w:noWrap/>
            <w:hideMark/>
          </w:tcPr>
          <w:p w14:paraId="1B3EF6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1.07327493</w:t>
            </w:r>
          </w:p>
        </w:tc>
      </w:tr>
      <w:tr w:rsidR="004A3F9A" w:rsidRPr="004A3F9A" w14:paraId="7AC53A85" w14:textId="77777777" w:rsidTr="004A3F9A">
        <w:trPr>
          <w:trHeight w:val="20"/>
        </w:trPr>
        <w:tc>
          <w:tcPr>
            <w:tcW w:w="236" w:type="dxa"/>
            <w:noWrap/>
            <w:hideMark/>
          </w:tcPr>
          <w:p w14:paraId="51C8E26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22A2D0E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B340F7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0.02304538</w:t>
            </w:r>
          </w:p>
        </w:tc>
        <w:tc>
          <w:tcPr>
            <w:tcW w:w="236" w:type="dxa"/>
            <w:noWrap/>
            <w:hideMark/>
          </w:tcPr>
          <w:p w14:paraId="77415BB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0.03527601</w:t>
            </w:r>
          </w:p>
        </w:tc>
        <w:tc>
          <w:tcPr>
            <w:tcW w:w="236" w:type="dxa"/>
            <w:noWrap/>
            <w:hideMark/>
          </w:tcPr>
          <w:p w14:paraId="2169148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0.03994513</w:t>
            </w:r>
          </w:p>
        </w:tc>
        <w:tc>
          <w:tcPr>
            <w:tcW w:w="236" w:type="dxa"/>
            <w:noWrap/>
            <w:hideMark/>
          </w:tcPr>
          <w:p w14:paraId="5745B27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17.5842476</w:t>
            </w:r>
          </w:p>
        </w:tc>
        <w:tc>
          <w:tcPr>
            <w:tcW w:w="236" w:type="dxa"/>
            <w:noWrap/>
            <w:hideMark/>
          </w:tcPr>
          <w:p w14:paraId="27DD8D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9.9381081</w:t>
            </w:r>
          </w:p>
        </w:tc>
        <w:tc>
          <w:tcPr>
            <w:tcW w:w="236" w:type="dxa"/>
            <w:noWrap/>
            <w:hideMark/>
          </w:tcPr>
          <w:p w14:paraId="797AE58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0.37277583</w:t>
            </w:r>
          </w:p>
        </w:tc>
      </w:tr>
      <w:tr w:rsidR="004A3F9A" w:rsidRPr="004A3F9A" w14:paraId="0217ED53" w14:textId="77777777" w:rsidTr="004A3F9A">
        <w:trPr>
          <w:trHeight w:val="20"/>
        </w:trPr>
        <w:tc>
          <w:tcPr>
            <w:tcW w:w="236" w:type="dxa"/>
            <w:noWrap/>
            <w:hideMark/>
          </w:tcPr>
          <w:p w14:paraId="7B62FA8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Hypericum</w:t>
            </w:r>
          </w:p>
        </w:tc>
        <w:tc>
          <w:tcPr>
            <w:tcW w:w="236" w:type="dxa"/>
            <w:noWrap/>
            <w:hideMark/>
          </w:tcPr>
          <w:p w14:paraId="1F31CA6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42EEEF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0.01491198</w:t>
            </w:r>
          </w:p>
        </w:tc>
        <w:tc>
          <w:tcPr>
            <w:tcW w:w="236" w:type="dxa"/>
            <w:noWrap/>
            <w:hideMark/>
          </w:tcPr>
          <w:p w14:paraId="27935FB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0.63522607</w:t>
            </w:r>
          </w:p>
        </w:tc>
        <w:tc>
          <w:tcPr>
            <w:tcW w:w="236" w:type="dxa"/>
            <w:noWrap/>
            <w:hideMark/>
          </w:tcPr>
          <w:p w14:paraId="5BCCAAD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0.07844782</w:t>
            </w:r>
          </w:p>
        </w:tc>
        <w:tc>
          <w:tcPr>
            <w:tcW w:w="236" w:type="dxa"/>
            <w:noWrap/>
            <w:hideMark/>
          </w:tcPr>
          <w:p w14:paraId="55C35B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59.463865</w:t>
            </w:r>
          </w:p>
        </w:tc>
        <w:tc>
          <w:tcPr>
            <w:tcW w:w="236" w:type="dxa"/>
            <w:noWrap/>
            <w:hideMark/>
          </w:tcPr>
          <w:p w14:paraId="428E332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57.103958</w:t>
            </w:r>
          </w:p>
        </w:tc>
        <w:tc>
          <w:tcPr>
            <w:tcW w:w="236" w:type="dxa"/>
            <w:noWrap/>
            <w:hideMark/>
          </w:tcPr>
          <w:p w14:paraId="644D3C8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0.06760869</w:t>
            </w:r>
          </w:p>
        </w:tc>
      </w:tr>
      <w:tr w:rsidR="004A3F9A" w:rsidRPr="004A3F9A" w14:paraId="643E694E" w14:textId="77777777" w:rsidTr="004A3F9A">
        <w:trPr>
          <w:trHeight w:val="20"/>
        </w:trPr>
        <w:tc>
          <w:tcPr>
            <w:tcW w:w="236" w:type="dxa"/>
            <w:noWrap/>
            <w:hideMark/>
          </w:tcPr>
          <w:p w14:paraId="6AF83A4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Lepidieae</w:t>
            </w:r>
            <w:proofErr w:type="spellEnd"/>
          </w:p>
        </w:tc>
        <w:tc>
          <w:tcPr>
            <w:tcW w:w="236" w:type="dxa"/>
            <w:noWrap/>
            <w:hideMark/>
          </w:tcPr>
          <w:p w14:paraId="4FE1A22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E1748A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0.21766085</w:t>
            </w:r>
          </w:p>
        </w:tc>
        <w:tc>
          <w:tcPr>
            <w:tcW w:w="236" w:type="dxa"/>
            <w:noWrap/>
            <w:hideMark/>
          </w:tcPr>
          <w:p w14:paraId="7E4BF4C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1.71090885</w:t>
            </w:r>
          </w:p>
        </w:tc>
        <w:tc>
          <w:tcPr>
            <w:tcW w:w="236" w:type="dxa"/>
            <w:noWrap/>
            <w:hideMark/>
          </w:tcPr>
          <w:p w14:paraId="42F97D2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2.67169604</w:t>
            </w:r>
          </w:p>
        </w:tc>
        <w:tc>
          <w:tcPr>
            <w:tcW w:w="236" w:type="dxa"/>
            <w:noWrap/>
            <w:hideMark/>
          </w:tcPr>
          <w:p w14:paraId="7842664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8.43403409</w:t>
            </w:r>
          </w:p>
        </w:tc>
        <w:tc>
          <w:tcPr>
            <w:tcW w:w="236" w:type="dxa"/>
            <w:noWrap/>
            <w:hideMark/>
          </w:tcPr>
          <w:p w14:paraId="265AA5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8.41705845</w:t>
            </w:r>
          </w:p>
        </w:tc>
        <w:tc>
          <w:tcPr>
            <w:tcW w:w="236" w:type="dxa"/>
            <w:noWrap/>
            <w:hideMark/>
          </w:tcPr>
          <w:p w14:paraId="7E858B5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0.78448221</w:t>
            </w:r>
          </w:p>
        </w:tc>
      </w:tr>
      <w:tr w:rsidR="004A3F9A" w:rsidRPr="004A3F9A" w14:paraId="28D61933" w14:textId="77777777" w:rsidTr="004A3F9A">
        <w:trPr>
          <w:trHeight w:val="20"/>
        </w:trPr>
        <w:tc>
          <w:tcPr>
            <w:tcW w:w="236" w:type="dxa"/>
            <w:noWrap/>
            <w:hideMark/>
          </w:tcPr>
          <w:p w14:paraId="495ACF3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Lupinus</w:t>
            </w:r>
          </w:p>
        </w:tc>
        <w:tc>
          <w:tcPr>
            <w:tcW w:w="236" w:type="dxa"/>
            <w:noWrap/>
            <w:hideMark/>
          </w:tcPr>
          <w:p w14:paraId="3BCD6BA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2A859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0.06808381</w:t>
            </w:r>
          </w:p>
        </w:tc>
        <w:tc>
          <w:tcPr>
            <w:tcW w:w="236" w:type="dxa"/>
            <w:noWrap/>
            <w:hideMark/>
          </w:tcPr>
          <w:p w14:paraId="1F7AE6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0.00204536</w:t>
            </w:r>
          </w:p>
        </w:tc>
        <w:tc>
          <w:tcPr>
            <w:tcW w:w="236" w:type="dxa"/>
            <w:noWrap/>
            <w:hideMark/>
          </w:tcPr>
          <w:p w14:paraId="48E07F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0.40852831</w:t>
            </w:r>
          </w:p>
        </w:tc>
        <w:tc>
          <w:tcPr>
            <w:tcW w:w="236" w:type="dxa"/>
            <w:noWrap/>
            <w:hideMark/>
          </w:tcPr>
          <w:p w14:paraId="678309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11.4604872</w:t>
            </w:r>
          </w:p>
        </w:tc>
        <w:tc>
          <w:tcPr>
            <w:tcW w:w="236" w:type="dxa"/>
            <w:noWrap/>
            <w:hideMark/>
          </w:tcPr>
          <w:p w14:paraId="2914F5C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9.12873959</w:t>
            </w:r>
          </w:p>
        </w:tc>
        <w:tc>
          <w:tcPr>
            <w:tcW w:w="236" w:type="dxa"/>
            <w:noWrap/>
            <w:hideMark/>
          </w:tcPr>
          <w:p w14:paraId="24248A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2.80868967</w:t>
            </w:r>
          </w:p>
        </w:tc>
      </w:tr>
      <w:tr w:rsidR="004A3F9A" w:rsidRPr="004A3F9A" w14:paraId="6410D2B1" w14:textId="77777777" w:rsidTr="004A3F9A">
        <w:trPr>
          <w:trHeight w:val="20"/>
        </w:trPr>
        <w:tc>
          <w:tcPr>
            <w:tcW w:w="236" w:type="dxa"/>
            <w:noWrap/>
            <w:hideMark/>
          </w:tcPr>
          <w:p w14:paraId="3891712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3EADA9E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75C9FA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0.02524198</w:t>
            </w:r>
          </w:p>
        </w:tc>
        <w:tc>
          <w:tcPr>
            <w:tcW w:w="236" w:type="dxa"/>
            <w:noWrap/>
            <w:hideMark/>
          </w:tcPr>
          <w:p w14:paraId="27655FC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0.37000828</w:t>
            </w:r>
          </w:p>
        </w:tc>
        <w:tc>
          <w:tcPr>
            <w:tcW w:w="236" w:type="dxa"/>
            <w:noWrap/>
            <w:hideMark/>
          </w:tcPr>
          <w:p w14:paraId="7717F8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0.35031334</w:t>
            </w:r>
          </w:p>
        </w:tc>
        <w:tc>
          <w:tcPr>
            <w:tcW w:w="236" w:type="dxa"/>
            <w:noWrap/>
            <w:hideMark/>
          </w:tcPr>
          <w:p w14:paraId="6DB0FAC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21.3256514</w:t>
            </w:r>
          </w:p>
        </w:tc>
        <w:tc>
          <w:tcPr>
            <w:tcW w:w="236" w:type="dxa"/>
            <w:noWrap/>
            <w:hideMark/>
          </w:tcPr>
          <w:p w14:paraId="3991C5E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21.1974096</w:t>
            </w:r>
          </w:p>
        </w:tc>
        <w:tc>
          <w:tcPr>
            <w:tcW w:w="236" w:type="dxa"/>
            <w:noWrap/>
            <w:hideMark/>
          </w:tcPr>
          <w:p w14:paraId="2862743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0.47590472</w:t>
            </w:r>
          </w:p>
        </w:tc>
      </w:tr>
      <w:tr w:rsidR="004A3F9A" w:rsidRPr="004A3F9A" w14:paraId="48D9EBA4" w14:textId="77777777" w:rsidTr="004A3F9A">
        <w:trPr>
          <w:trHeight w:val="20"/>
        </w:trPr>
        <w:tc>
          <w:tcPr>
            <w:tcW w:w="236" w:type="dxa"/>
            <w:noWrap/>
            <w:hideMark/>
          </w:tcPr>
          <w:p w14:paraId="746FCE6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Onagraceae</w:t>
            </w:r>
            <w:proofErr w:type="spellEnd"/>
          </w:p>
        </w:tc>
        <w:tc>
          <w:tcPr>
            <w:tcW w:w="236" w:type="dxa"/>
            <w:noWrap/>
            <w:hideMark/>
          </w:tcPr>
          <w:p w14:paraId="004E3A2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419EA5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0.00193533</w:t>
            </w:r>
          </w:p>
        </w:tc>
        <w:tc>
          <w:tcPr>
            <w:tcW w:w="236" w:type="dxa"/>
            <w:noWrap/>
            <w:hideMark/>
          </w:tcPr>
          <w:p w14:paraId="014110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2.62375144</w:t>
            </w:r>
          </w:p>
        </w:tc>
        <w:tc>
          <w:tcPr>
            <w:tcW w:w="236" w:type="dxa"/>
            <w:noWrap/>
            <w:hideMark/>
          </w:tcPr>
          <w:p w14:paraId="3816C2D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5.16135105</w:t>
            </w:r>
          </w:p>
        </w:tc>
        <w:tc>
          <w:tcPr>
            <w:tcW w:w="236" w:type="dxa"/>
            <w:noWrap/>
            <w:hideMark/>
          </w:tcPr>
          <w:p w14:paraId="5C3DEEA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24.7771196</w:t>
            </w:r>
          </w:p>
        </w:tc>
        <w:tc>
          <w:tcPr>
            <w:tcW w:w="236" w:type="dxa"/>
            <w:noWrap/>
            <w:hideMark/>
          </w:tcPr>
          <w:p w14:paraId="4EF855B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24.7621258</w:t>
            </w:r>
          </w:p>
        </w:tc>
        <w:tc>
          <w:tcPr>
            <w:tcW w:w="236" w:type="dxa"/>
            <w:noWrap/>
            <w:hideMark/>
          </w:tcPr>
          <w:p w14:paraId="27FDA6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0.98358232</w:t>
            </w:r>
          </w:p>
        </w:tc>
      </w:tr>
      <w:tr w:rsidR="004A3F9A" w:rsidRPr="004A3F9A" w14:paraId="6641CAC4" w14:textId="77777777" w:rsidTr="004A3F9A">
        <w:trPr>
          <w:trHeight w:val="20"/>
        </w:trPr>
        <w:tc>
          <w:tcPr>
            <w:tcW w:w="236" w:type="dxa"/>
            <w:noWrap/>
            <w:hideMark/>
          </w:tcPr>
          <w:p w14:paraId="6B31D54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Orobanchaceae</w:t>
            </w:r>
          </w:p>
        </w:tc>
        <w:tc>
          <w:tcPr>
            <w:tcW w:w="236" w:type="dxa"/>
            <w:noWrap/>
            <w:hideMark/>
          </w:tcPr>
          <w:p w14:paraId="71CF274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322DAF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0.04431145</w:t>
            </w:r>
          </w:p>
        </w:tc>
        <w:tc>
          <w:tcPr>
            <w:tcW w:w="236" w:type="dxa"/>
            <w:noWrap/>
            <w:hideMark/>
          </w:tcPr>
          <w:p w14:paraId="5B37C9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5.90084035</w:t>
            </w:r>
          </w:p>
        </w:tc>
        <w:tc>
          <w:tcPr>
            <w:tcW w:w="236" w:type="dxa"/>
            <w:noWrap/>
            <w:hideMark/>
          </w:tcPr>
          <w:p w14:paraId="0641647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12.126715</w:t>
            </w:r>
          </w:p>
        </w:tc>
        <w:tc>
          <w:tcPr>
            <w:tcW w:w="236" w:type="dxa"/>
            <w:noWrap/>
            <w:hideMark/>
          </w:tcPr>
          <w:p w14:paraId="15B808E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13.3227365</w:t>
            </w:r>
          </w:p>
        </w:tc>
        <w:tc>
          <w:tcPr>
            <w:tcW w:w="236" w:type="dxa"/>
            <w:noWrap/>
            <w:hideMark/>
          </w:tcPr>
          <w:p w14:paraId="503AD11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13.322738</w:t>
            </w:r>
          </w:p>
        </w:tc>
        <w:tc>
          <w:tcPr>
            <w:tcW w:w="236" w:type="dxa"/>
            <w:noWrap/>
            <w:hideMark/>
          </w:tcPr>
          <w:p w14:paraId="7B75837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1.03114656</w:t>
            </w:r>
          </w:p>
        </w:tc>
      </w:tr>
      <w:tr w:rsidR="004A3F9A" w:rsidRPr="004A3F9A" w14:paraId="322A74E2" w14:textId="77777777" w:rsidTr="004A3F9A">
        <w:trPr>
          <w:trHeight w:val="20"/>
        </w:trPr>
        <w:tc>
          <w:tcPr>
            <w:tcW w:w="236" w:type="dxa"/>
            <w:noWrap/>
            <w:hideMark/>
          </w:tcPr>
          <w:p w14:paraId="050CAD5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5262271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A8354D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0.03429727</w:t>
            </w:r>
          </w:p>
        </w:tc>
        <w:tc>
          <w:tcPr>
            <w:tcW w:w="236" w:type="dxa"/>
            <w:noWrap/>
            <w:hideMark/>
          </w:tcPr>
          <w:p w14:paraId="3B5A4C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9.91761498</w:t>
            </w:r>
          </w:p>
        </w:tc>
        <w:tc>
          <w:tcPr>
            <w:tcW w:w="236" w:type="dxa"/>
            <w:noWrap/>
            <w:hideMark/>
          </w:tcPr>
          <w:p w14:paraId="122D95B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w:t>
            </w:r>
          </w:p>
        </w:tc>
        <w:tc>
          <w:tcPr>
            <w:tcW w:w="236" w:type="dxa"/>
            <w:noWrap/>
            <w:hideMark/>
          </w:tcPr>
          <w:p w14:paraId="79D5575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16.5899866</w:t>
            </w:r>
          </w:p>
        </w:tc>
        <w:tc>
          <w:tcPr>
            <w:tcW w:w="236" w:type="dxa"/>
            <w:noWrap/>
            <w:hideMark/>
          </w:tcPr>
          <w:p w14:paraId="0885420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16.5904226</w:t>
            </w:r>
          </w:p>
        </w:tc>
        <w:tc>
          <w:tcPr>
            <w:tcW w:w="236" w:type="dxa"/>
            <w:noWrap/>
            <w:hideMark/>
          </w:tcPr>
          <w:p w14:paraId="7B421B9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0.75623093</w:t>
            </w:r>
          </w:p>
        </w:tc>
      </w:tr>
      <w:tr w:rsidR="004A3F9A" w:rsidRPr="004A3F9A" w14:paraId="118756E8" w14:textId="77777777" w:rsidTr="004A3F9A">
        <w:trPr>
          <w:trHeight w:val="20"/>
        </w:trPr>
        <w:tc>
          <w:tcPr>
            <w:tcW w:w="236" w:type="dxa"/>
            <w:noWrap/>
            <w:hideMark/>
          </w:tcPr>
          <w:p w14:paraId="21D2DEF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31BF790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993B5B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0.01170706</w:t>
            </w:r>
          </w:p>
        </w:tc>
        <w:tc>
          <w:tcPr>
            <w:tcW w:w="236" w:type="dxa"/>
            <w:noWrap/>
            <w:hideMark/>
          </w:tcPr>
          <w:p w14:paraId="52AF57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0.08065316</w:t>
            </w:r>
          </w:p>
        </w:tc>
        <w:tc>
          <w:tcPr>
            <w:tcW w:w="236" w:type="dxa"/>
            <w:noWrap/>
            <w:hideMark/>
          </w:tcPr>
          <w:p w14:paraId="2BB97C3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0.14545828</w:t>
            </w:r>
          </w:p>
        </w:tc>
        <w:tc>
          <w:tcPr>
            <w:tcW w:w="236" w:type="dxa"/>
            <w:noWrap/>
            <w:hideMark/>
          </w:tcPr>
          <w:p w14:paraId="05DF036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14.8172803</w:t>
            </w:r>
          </w:p>
        </w:tc>
        <w:tc>
          <w:tcPr>
            <w:tcW w:w="236" w:type="dxa"/>
            <w:noWrap/>
            <w:hideMark/>
          </w:tcPr>
          <w:p w14:paraId="579158F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10.4108599</w:t>
            </w:r>
          </w:p>
        </w:tc>
        <w:tc>
          <w:tcPr>
            <w:tcW w:w="236" w:type="dxa"/>
            <w:noWrap/>
            <w:hideMark/>
          </w:tcPr>
          <w:p w14:paraId="7E0E9C1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0.87436157</w:t>
            </w:r>
          </w:p>
        </w:tc>
      </w:tr>
      <w:tr w:rsidR="004A3F9A" w:rsidRPr="004A3F9A" w14:paraId="77A7B3CE" w14:textId="77777777" w:rsidTr="004A3F9A">
        <w:trPr>
          <w:trHeight w:val="20"/>
        </w:trPr>
        <w:tc>
          <w:tcPr>
            <w:tcW w:w="236" w:type="dxa"/>
            <w:noWrap/>
            <w:hideMark/>
          </w:tcPr>
          <w:p w14:paraId="101DC47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Pooideae</w:t>
            </w:r>
            <w:proofErr w:type="spellEnd"/>
          </w:p>
        </w:tc>
        <w:tc>
          <w:tcPr>
            <w:tcW w:w="236" w:type="dxa"/>
            <w:noWrap/>
            <w:hideMark/>
          </w:tcPr>
          <w:p w14:paraId="61060BC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FFF8E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0.03047146</w:t>
            </w:r>
          </w:p>
        </w:tc>
        <w:tc>
          <w:tcPr>
            <w:tcW w:w="236" w:type="dxa"/>
            <w:noWrap/>
            <w:hideMark/>
          </w:tcPr>
          <w:p w14:paraId="4A14C02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7.97966766</w:t>
            </w:r>
          </w:p>
        </w:tc>
        <w:tc>
          <w:tcPr>
            <w:tcW w:w="236" w:type="dxa"/>
            <w:noWrap/>
            <w:hideMark/>
          </w:tcPr>
          <w:p w14:paraId="191BA46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w:t>
            </w:r>
          </w:p>
        </w:tc>
        <w:tc>
          <w:tcPr>
            <w:tcW w:w="236" w:type="dxa"/>
            <w:noWrap/>
            <w:hideMark/>
          </w:tcPr>
          <w:p w14:paraId="547EEB4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17.0460389</w:t>
            </w:r>
          </w:p>
        </w:tc>
        <w:tc>
          <w:tcPr>
            <w:tcW w:w="236" w:type="dxa"/>
            <w:noWrap/>
            <w:hideMark/>
          </w:tcPr>
          <w:p w14:paraId="2414867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17.0333096</w:t>
            </w:r>
          </w:p>
        </w:tc>
        <w:tc>
          <w:tcPr>
            <w:tcW w:w="236" w:type="dxa"/>
            <w:noWrap/>
            <w:hideMark/>
          </w:tcPr>
          <w:p w14:paraId="4277594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0.93988877</w:t>
            </w:r>
          </w:p>
        </w:tc>
      </w:tr>
      <w:tr w:rsidR="004A3F9A" w:rsidRPr="004A3F9A" w14:paraId="5CDB9AA5" w14:textId="77777777" w:rsidTr="004A3F9A">
        <w:trPr>
          <w:trHeight w:val="20"/>
        </w:trPr>
        <w:tc>
          <w:tcPr>
            <w:tcW w:w="236" w:type="dxa"/>
            <w:noWrap/>
            <w:hideMark/>
          </w:tcPr>
          <w:p w14:paraId="77A9D19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48DA22C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374606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0.01208718</w:t>
            </w:r>
          </w:p>
        </w:tc>
        <w:tc>
          <w:tcPr>
            <w:tcW w:w="236" w:type="dxa"/>
            <w:noWrap/>
            <w:hideMark/>
          </w:tcPr>
          <w:p w14:paraId="52A2B61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0.18388311</w:t>
            </w:r>
          </w:p>
        </w:tc>
        <w:tc>
          <w:tcPr>
            <w:tcW w:w="236" w:type="dxa"/>
            <w:noWrap/>
            <w:hideMark/>
          </w:tcPr>
          <w:p w14:paraId="4730819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0.45738327</w:t>
            </w:r>
          </w:p>
        </w:tc>
        <w:tc>
          <w:tcPr>
            <w:tcW w:w="236" w:type="dxa"/>
            <w:noWrap/>
            <w:hideMark/>
          </w:tcPr>
          <w:p w14:paraId="2AE7A97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9.741042</w:t>
            </w:r>
          </w:p>
        </w:tc>
        <w:tc>
          <w:tcPr>
            <w:tcW w:w="236" w:type="dxa"/>
            <w:noWrap/>
            <w:hideMark/>
          </w:tcPr>
          <w:p w14:paraId="145DE6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9.74052118</w:t>
            </w:r>
          </w:p>
        </w:tc>
        <w:tc>
          <w:tcPr>
            <w:tcW w:w="236" w:type="dxa"/>
            <w:noWrap/>
            <w:hideMark/>
          </w:tcPr>
          <w:p w14:paraId="714E1DD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1.24384541</w:t>
            </w:r>
          </w:p>
        </w:tc>
      </w:tr>
      <w:tr w:rsidR="004A3F9A" w:rsidRPr="004A3F9A" w14:paraId="70BC23F3" w14:textId="77777777" w:rsidTr="004A3F9A">
        <w:trPr>
          <w:trHeight w:val="20"/>
        </w:trPr>
        <w:tc>
          <w:tcPr>
            <w:tcW w:w="236" w:type="dxa"/>
            <w:noWrap/>
            <w:hideMark/>
          </w:tcPr>
          <w:p w14:paraId="6FC8882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Rubieae</w:t>
            </w:r>
            <w:proofErr w:type="spellEnd"/>
          </w:p>
        </w:tc>
        <w:tc>
          <w:tcPr>
            <w:tcW w:w="236" w:type="dxa"/>
            <w:noWrap/>
            <w:hideMark/>
          </w:tcPr>
          <w:p w14:paraId="7B1D173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60F7B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0.04250172</w:t>
            </w:r>
          </w:p>
        </w:tc>
        <w:tc>
          <w:tcPr>
            <w:tcW w:w="236" w:type="dxa"/>
            <w:noWrap/>
            <w:hideMark/>
          </w:tcPr>
          <w:p w14:paraId="3B03DED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1.17350003</w:t>
            </w:r>
          </w:p>
        </w:tc>
        <w:tc>
          <w:tcPr>
            <w:tcW w:w="236" w:type="dxa"/>
            <w:noWrap/>
            <w:hideMark/>
          </w:tcPr>
          <w:p w14:paraId="1E879E7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2.36764626</w:t>
            </w:r>
          </w:p>
        </w:tc>
        <w:tc>
          <w:tcPr>
            <w:tcW w:w="236" w:type="dxa"/>
            <w:noWrap/>
            <w:hideMark/>
          </w:tcPr>
          <w:p w14:paraId="53D6167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16.1437052</w:t>
            </w:r>
          </w:p>
        </w:tc>
        <w:tc>
          <w:tcPr>
            <w:tcW w:w="236" w:type="dxa"/>
            <w:noWrap/>
            <w:hideMark/>
          </w:tcPr>
          <w:p w14:paraId="57289CA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15.9928824</w:t>
            </w:r>
          </w:p>
        </w:tc>
        <w:tc>
          <w:tcPr>
            <w:tcW w:w="236" w:type="dxa"/>
            <w:noWrap/>
            <w:hideMark/>
          </w:tcPr>
          <w:p w14:paraId="4C0ED98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1.01511516</w:t>
            </w:r>
          </w:p>
        </w:tc>
      </w:tr>
      <w:tr w:rsidR="004A3F9A" w:rsidRPr="004A3F9A" w14:paraId="6980298C" w14:textId="77777777" w:rsidTr="004A3F9A">
        <w:trPr>
          <w:trHeight w:val="20"/>
        </w:trPr>
        <w:tc>
          <w:tcPr>
            <w:tcW w:w="236" w:type="dxa"/>
            <w:noWrap/>
            <w:hideMark/>
          </w:tcPr>
          <w:p w14:paraId="7CBC108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Salvia</w:t>
            </w:r>
          </w:p>
        </w:tc>
        <w:tc>
          <w:tcPr>
            <w:tcW w:w="236" w:type="dxa"/>
            <w:noWrap/>
            <w:hideMark/>
          </w:tcPr>
          <w:p w14:paraId="55D39AA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1E10A1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0.01256396</w:t>
            </w:r>
          </w:p>
        </w:tc>
        <w:tc>
          <w:tcPr>
            <w:tcW w:w="236" w:type="dxa"/>
            <w:noWrap/>
            <w:hideMark/>
          </w:tcPr>
          <w:p w14:paraId="214D76F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0.04112045</w:t>
            </w:r>
          </w:p>
        </w:tc>
        <w:tc>
          <w:tcPr>
            <w:tcW w:w="236" w:type="dxa"/>
            <w:noWrap/>
            <w:hideMark/>
          </w:tcPr>
          <w:p w14:paraId="33D8B9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0.12576802</w:t>
            </w:r>
          </w:p>
        </w:tc>
        <w:tc>
          <w:tcPr>
            <w:tcW w:w="236" w:type="dxa"/>
            <w:noWrap/>
            <w:hideMark/>
          </w:tcPr>
          <w:p w14:paraId="1C5D5E9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8.08740665</w:t>
            </w:r>
          </w:p>
        </w:tc>
        <w:tc>
          <w:tcPr>
            <w:tcW w:w="236" w:type="dxa"/>
            <w:noWrap/>
            <w:hideMark/>
          </w:tcPr>
          <w:p w14:paraId="4502B4A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8.09385121</w:t>
            </w:r>
          </w:p>
        </w:tc>
        <w:tc>
          <w:tcPr>
            <w:tcW w:w="236" w:type="dxa"/>
            <w:noWrap/>
            <w:hideMark/>
          </w:tcPr>
          <w:p w14:paraId="13D83BF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1.42252247</w:t>
            </w:r>
          </w:p>
        </w:tc>
      </w:tr>
      <w:tr w:rsidR="004A3F9A" w:rsidRPr="004A3F9A" w14:paraId="21CFE1A1" w14:textId="77777777" w:rsidTr="004A3F9A">
        <w:trPr>
          <w:trHeight w:val="20"/>
        </w:trPr>
        <w:tc>
          <w:tcPr>
            <w:tcW w:w="236" w:type="dxa"/>
            <w:noWrap/>
            <w:hideMark/>
          </w:tcPr>
          <w:p w14:paraId="74C6C50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Solanaceae</w:t>
            </w:r>
          </w:p>
        </w:tc>
        <w:tc>
          <w:tcPr>
            <w:tcW w:w="236" w:type="dxa"/>
            <w:noWrap/>
            <w:hideMark/>
          </w:tcPr>
          <w:p w14:paraId="0880E62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40AF6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0.01383322</w:t>
            </w:r>
          </w:p>
        </w:tc>
        <w:tc>
          <w:tcPr>
            <w:tcW w:w="236" w:type="dxa"/>
            <w:noWrap/>
            <w:hideMark/>
          </w:tcPr>
          <w:p w14:paraId="43B1E29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0.17648081</w:t>
            </w:r>
          </w:p>
        </w:tc>
        <w:tc>
          <w:tcPr>
            <w:tcW w:w="236" w:type="dxa"/>
            <w:noWrap/>
            <w:hideMark/>
          </w:tcPr>
          <w:p w14:paraId="1A4E617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0.36442223</w:t>
            </w:r>
          </w:p>
        </w:tc>
        <w:tc>
          <w:tcPr>
            <w:tcW w:w="236" w:type="dxa"/>
            <w:noWrap/>
            <w:hideMark/>
          </w:tcPr>
          <w:p w14:paraId="4BFD1AC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18.2393939</w:t>
            </w:r>
          </w:p>
        </w:tc>
        <w:tc>
          <w:tcPr>
            <w:tcW w:w="236" w:type="dxa"/>
            <w:noWrap/>
            <w:hideMark/>
          </w:tcPr>
          <w:p w14:paraId="47F9C9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18.0283888</w:t>
            </w:r>
          </w:p>
        </w:tc>
        <w:tc>
          <w:tcPr>
            <w:tcW w:w="236" w:type="dxa"/>
            <w:noWrap/>
            <w:hideMark/>
          </w:tcPr>
          <w:p w14:paraId="54B0E86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1.03435575</w:t>
            </w:r>
          </w:p>
        </w:tc>
      </w:tr>
      <w:tr w:rsidR="004A3F9A" w:rsidRPr="004A3F9A" w14:paraId="1A9AD7F3" w14:textId="77777777" w:rsidTr="004A3F9A">
        <w:trPr>
          <w:trHeight w:val="20"/>
        </w:trPr>
        <w:tc>
          <w:tcPr>
            <w:tcW w:w="236" w:type="dxa"/>
            <w:noWrap/>
            <w:hideMark/>
          </w:tcPr>
          <w:p w14:paraId="3F0F91C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5358C3F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F63469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0.01776849</w:t>
            </w:r>
          </w:p>
        </w:tc>
        <w:tc>
          <w:tcPr>
            <w:tcW w:w="236" w:type="dxa"/>
            <w:noWrap/>
            <w:hideMark/>
          </w:tcPr>
          <w:p w14:paraId="6E987AA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0.01405353</w:t>
            </w:r>
          </w:p>
        </w:tc>
        <w:tc>
          <w:tcPr>
            <w:tcW w:w="236" w:type="dxa"/>
            <w:noWrap/>
            <w:hideMark/>
          </w:tcPr>
          <w:p w14:paraId="6AA64A6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0.07153936</w:t>
            </w:r>
          </w:p>
        </w:tc>
        <w:tc>
          <w:tcPr>
            <w:tcW w:w="236" w:type="dxa"/>
            <w:noWrap/>
            <w:hideMark/>
          </w:tcPr>
          <w:p w14:paraId="08816DC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11.3450197</w:t>
            </w:r>
          </w:p>
        </w:tc>
        <w:tc>
          <w:tcPr>
            <w:tcW w:w="236" w:type="dxa"/>
            <w:noWrap/>
            <w:hideMark/>
          </w:tcPr>
          <w:p w14:paraId="685DE1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11.2982585</w:t>
            </w:r>
          </w:p>
        </w:tc>
        <w:tc>
          <w:tcPr>
            <w:tcW w:w="236" w:type="dxa"/>
            <w:noWrap/>
            <w:hideMark/>
          </w:tcPr>
          <w:p w14:paraId="74AC8C9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1.86078232</w:t>
            </w:r>
          </w:p>
        </w:tc>
      </w:tr>
      <w:tr w:rsidR="004A3F9A" w:rsidRPr="004A3F9A" w14:paraId="537779E0" w14:textId="77777777" w:rsidTr="004A3F9A">
        <w:trPr>
          <w:trHeight w:val="20"/>
        </w:trPr>
        <w:tc>
          <w:tcPr>
            <w:tcW w:w="236" w:type="dxa"/>
            <w:noWrap/>
            <w:hideMark/>
          </w:tcPr>
          <w:p w14:paraId="415B3D4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64498E0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4DA6A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0.08706407</w:t>
            </w:r>
          </w:p>
        </w:tc>
        <w:tc>
          <w:tcPr>
            <w:tcW w:w="236" w:type="dxa"/>
            <w:noWrap/>
            <w:hideMark/>
          </w:tcPr>
          <w:p w14:paraId="7A41EB8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0.0160098</w:t>
            </w:r>
          </w:p>
        </w:tc>
        <w:tc>
          <w:tcPr>
            <w:tcW w:w="236" w:type="dxa"/>
            <w:noWrap/>
            <w:hideMark/>
          </w:tcPr>
          <w:p w14:paraId="4DF5C56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0.03774245</w:t>
            </w:r>
          </w:p>
        </w:tc>
        <w:tc>
          <w:tcPr>
            <w:tcW w:w="236" w:type="dxa"/>
            <w:noWrap/>
            <w:hideMark/>
          </w:tcPr>
          <w:p w14:paraId="68A2EA2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5.0502574</w:t>
            </w:r>
          </w:p>
        </w:tc>
        <w:tc>
          <w:tcPr>
            <w:tcW w:w="236" w:type="dxa"/>
            <w:noWrap/>
            <w:hideMark/>
          </w:tcPr>
          <w:p w14:paraId="4CFD4C3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5.05519723</w:t>
            </w:r>
          </w:p>
        </w:tc>
        <w:tc>
          <w:tcPr>
            <w:tcW w:w="236" w:type="dxa"/>
            <w:noWrap/>
            <w:hideMark/>
          </w:tcPr>
          <w:p w14:paraId="2C6255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0.60973126</w:t>
            </w:r>
          </w:p>
        </w:tc>
      </w:tr>
    </w:tbl>
    <w:p w14:paraId="5103CE12" w14:textId="77777777" w:rsidR="00682E97" w:rsidRPr="002B0243" w:rsidRDefault="00682E97" w:rsidP="004C7D04">
      <w:pPr>
        <w:rPr>
          <w:rFonts w:ascii="Times New Roman" w:hAnsi="Times New Roman" w:cs="Times New Roman"/>
        </w:rPr>
      </w:pPr>
    </w:p>
    <w:p w14:paraId="1A056C7F" w14:textId="77777777" w:rsidR="00682E97" w:rsidRPr="002B0243" w:rsidRDefault="00682E97" w:rsidP="004C7D04">
      <w:pPr>
        <w:rPr>
          <w:rFonts w:ascii="Times New Roman" w:hAnsi="Times New Roman" w:cs="Times New Roman"/>
        </w:rPr>
      </w:pPr>
      <w:r w:rsidRPr="002B0243">
        <w:rPr>
          <w:rFonts w:ascii="Times New Roman" w:hAnsi="Times New Roman" w:cs="Times New Roman"/>
        </w:rPr>
        <w:br w:type="page"/>
      </w:r>
    </w:p>
    <w:p w14:paraId="5D200373" w14:textId="12AC0D09" w:rsidR="00682E97" w:rsidRPr="002B0243" w:rsidRDefault="00682E97" w:rsidP="004C7D04">
      <w:pPr>
        <w:rPr>
          <w:rFonts w:ascii="Times New Roman" w:hAnsi="Times New Roman" w:cs="Times New Roman"/>
        </w:rPr>
      </w:pPr>
      <w:r w:rsidRPr="002B0243">
        <w:rPr>
          <w:rFonts w:ascii="Times New Roman" w:hAnsi="Times New Roman" w:cs="Times New Roman"/>
        </w:rPr>
        <w:lastRenderedPageBreak/>
        <w:t xml:space="preserve">Table S7.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BIO15</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4A3F9A" w:rsidRPr="004A3F9A" w14:paraId="31987857" w14:textId="77777777" w:rsidTr="004A3F9A">
        <w:trPr>
          <w:trHeight w:val="20"/>
        </w:trPr>
        <w:tc>
          <w:tcPr>
            <w:tcW w:w="236" w:type="dxa"/>
            <w:noWrap/>
            <w:hideMark/>
          </w:tcPr>
          <w:p w14:paraId="0067E2C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Group.1</w:t>
            </w:r>
          </w:p>
        </w:tc>
        <w:tc>
          <w:tcPr>
            <w:tcW w:w="236" w:type="dxa"/>
            <w:noWrap/>
            <w:hideMark/>
          </w:tcPr>
          <w:p w14:paraId="2C74B2A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Group.2</w:t>
            </w:r>
          </w:p>
        </w:tc>
        <w:tc>
          <w:tcPr>
            <w:tcW w:w="236" w:type="dxa"/>
            <w:noWrap/>
            <w:hideMark/>
          </w:tcPr>
          <w:p w14:paraId="13F79FB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rates</w:t>
            </w:r>
          </w:p>
        </w:tc>
        <w:tc>
          <w:tcPr>
            <w:tcW w:w="236" w:type="dxa"/>
            <w:noWrap/>
            <w:hideMark/>
          </w:tcPr>
          <w:p w14:paraId="1DB81EC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alpha</w:t>
            </w:r>
          </w:p>
        </w:tc>
        <w:tc>
          <w:tcPr>
            <w:tcW w:w="236" w:type="dxa"/>
            <w:noWrap/>
            <w:hideMark/>
          </w:tcPr>
          <w:p w14:paraId="3B81A19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proofErr w:type="gramStart"/>
            <w:r w:rsidRPr="004A3F9A">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7720196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theta</w:t>
            </w:r>
          </w:p>
        </w:tc>
        <w:tc>
          <w:tcPr>
            <w:tcW w:w="236" w:type="dxa"/>
            <w:noWrap/>
            <w:hideMark/>
          </w:tcPr>
          <w:p w14:paraId="257A990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6B4E301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expected_var</w:t>
            </w:r>
            <w:proofErr w:type="spellEnd"/>
          </w:p>
        </w:tc>
      </w:tr>
      <w:tr w:rsidR="004A3F9A" w:rsidRPr="004A3F9A" w14:paraId="45F51EA8" w14:textId="77777777" w:rsidTr="004A3F9A">
        <w:trPr>
          <w:trHeight w:val="20"/>
        </w:trPr>
        <w:tc>
          <w:tcPr>
            <w:tcW w:w="236" w:type="dxa"/>
            <w:noWrap/>
            <w:hideMark/>
          </w:tcPr>
          <w:p w14:paraId="414D774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Alysseae</w:t>
            </w:r>
            <w:proofErr w:type="spellEnd"/>
          </w:p>
        </w:tc>
        <w:tc>
          <w:tcPr>
            <w:tcW w:w="236" w:type="dxa"/>
            <w:noWrap/>
            <w:hideMark/>
          </w:tcPr>
          <w:p w14:paraId="53E49D5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474798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0.04378608</w:t>
            </w:r>
          </w:p>
        </w:tc>
        <w:tc>
          <w:tcPr>
            <w:tcW w:w="236" w:type="dxa"/>
            <w:noWrap/>
            <w:hideMark/>
          </w:tcPr>
          <w:p w14:paraId="0366297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2.13850345</w:t>
            </w:r>
          </w:p>
        </w:tc>
        <w:tc>
          <w:tcPr>
            <w:tcW w:w="236" w:type="dxa"/>
            <w:noWrap/>
            <w:hideMark/>
          </w:tcPr>
          <w:p w14:paraId="0151D8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0.46763675</w:t>
            </w:r>
          </w:p>
        </w:tc>
        <w:tc>
          <w:tcPr>
            <w:tcW w:w="236" w:type="dxa"/>
            <w:noWrap/>
            <w:hideMark/>
          </w:tcPr>
          <w:p w14:paraId="3BDC52C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44.6338786</w:t>
            </w:r>
          </w:p>
        </w:tc>
        <w:tc>
          <w:tcPr>
            <w:tcW w:w="236" w:type="dxa"/>
            <w:noWrap/>
            <w:hideMark/>
          </w:tcPr>
          <w:p w14:paraId="0E60AD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44.6038733</w:t>
            </w:r>
          </w:p>
        </w:tc>
        <w:tc>
          <w:tcPr>
            <w:tcW w:w="236" w:type="dxa"/>
            <w:noWrap/>
            <w:hideMark/>
          </w:tcPr>
          <w:p w14:paraId="2DF5B38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0.11262597</w:t>
            </w:r>
          </w:p>
        </w:tc>
      </w:tr>
      <w:tr w:rsidR="004A3F9A" w:rsidRPr="004A3F9A" w14:paraId="6DE869B5" w14:textId="77777777" w:rsidTr="004A3F9A">
        <w:trPr>
          <w:trHeight w:val="20"/>
        </w:trPr>
        <w:tc>
          <w:tcPr>
            <w:tcW w:w="236" w:type="dxa"/>
            <w:noWrap/>
            <w:hideMark/>
          </w:tcPr>
          <w:p w14:paraId="67A5D9F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0A8994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F0CEE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0.03372723</w:t>
            </w:r>
          </w:p>
        </w:tc>
        <w:tc>
          <w:tcPr>
            <w:tcW w:w="236" w:type="dxa"/>
            <w:noWrap/>
            <w:hideMark/>
          </w:tcPr>
          <w:p w14:paraId="6E2720D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0.22175491</w:t>
            </w:r>
          </w:p>
        </w:tc>
        <w:tc>
          <w:tcPr>
            <w:tcW w:w="236" w:type="dxa"/>
            <w:noWrap/>
            <w:hideMark/>
          </w:tcPr>
          <w:p w14:paraId="6E2468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0.07540967</w:t>
            </w:r>
          </w:p>
        </w:tc>
        <w:tc>
          <w:tcPr>
            <w:tcW w:w="236" w:type="dxa"/>
            <w:noWrap/>
            <w:hideMark/>
          </w:tcPr>
          <w:p w14:paraId="05D427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51.1135599</w:t>
            </w:r>
          </w:p>
        </w:tc>
        <w:tc>
          <w:tcPr>
            <w:tcW w:w="236" w:type="dxa"/>
            <w:noWrap/>
            <w:hideMark/>
          </w:tcPr>
          <w:p w14:paraId="36ED130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51.1235697</w:t>
            </w:r>
          </w:p>
        </w:tc>
        <w:tc>
          <w:tcPr>
            <w:tcW w:w="236" w:type="dxa"/>
            <w:noWrap/>
            <w:hideMark/>
          </w:tcPr>
          <w:p w14:paraId="40007DD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0.16993306</w:t>
            </w:r>
          </w:p>
        </w:tc>
      </w:tr>
      <w:tr w:rsidR="004A3F9A" w:rsidRPr="004A3F9A" w14:paraId="0A14173E" w14:textId="77777777" w:rsidTr="004A3F9A">
        <w:trPr>
          <w:trHeight w:val="20"/>
        </w:trPr>
        <w:tc>
          <w:tcPr>
            <w:tcW w:w="236" w:type="dxa"/>
            <w:noWrap/>
            <w:hideMark/>
          </w:tcPr>
          <w:p w14:paraId="082C455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Apioideae</w:t>
            </w:r>
            <w:proofErr w:type="spellEnd"/>
          </w:p>
        </w:tc>
        <w:tc>
          <w:tcPr>
            <w:tcW w:w="236" w:type="dxa"/>
            <w:noWrap/>
            <w:hideMark/>
          </w:tcPr>
          <w:p w14:paraId="256C9C0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2AAA3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0.01412433</w:t>
            </w:r>
          </w:p>
        </w:tc>
        <w:tc>
          <w:tcPr>
            <w:tcW w:w="236" w:type="dxa"/>
            <w:noWrap/>
            <w:hideMark/>
          </w:tcPr>
          <w:p w14:paraId="77568D6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0.11162976</w:t>
            </w:r>
          </w:p>
        </w:tc>
        <w:tc>
          <w:tcPr>
            <w:tcW w:w="236" w:type="dxa"/>
            <w:noWrap/>
            <w:hideMark/>
          </w:tcPr>
          <w:p w14:paraId="4E7B629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0.06055915</w:t>
            </w:r>
          </w:p>
        </w:tc>
        <w:tc>
          <w:tcPr>
            <w:tcW w:w="236" w:type="dxa"/>
            <w:noWrap/>
            <w:hideMark/>
          </w:tcPr>
          <w:p w14:paraId="6E81065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45.4198392</w:t>
            </w:r>
          </w:p>
        </w:tc>
        <w:tc>
          <w:tcPr>
            <w:tcW w:w="236" w:type="dxa"/>
            <w:noWrap/>
            <w:hideMark/>
          </w:tcPr>
          <w:p w14:paraId="66DD94F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47.5607071</w:t>
            </w:r>
          </w:p>
        </w:tc>
        <w:tc>
          <w:tcPr>
            <w:tcW w:w="236" w:type="dxa"/>
            <w:noWrap/>
            <w:hideMark/>
          </w:tcPr>
          <w:p w14:paraId="5DA7D1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0.27139224</w:t>
            </w:r>
          </w:p>
        </w:tc>
      </w:tr>
      <w:tr w:rsidR="004A3F9A" w:rsidRPr="004A3F9A" w14:paraId="734098A5" w14:textId="77777777" w:rsidTr="004A3F9A">
        <w:trPr>
          <w:trHeight w:val="20"/>
        </w:trPr>
        <w:tc>
          <w:tcPr>
            <w:tcW w:w="236" w:type="dxa"/>
            <w:noWrap/>
            <w:hideMark/>
          </w:tcPr>
          <w:p w14:paraId="3FCC4A7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Arabideae</w:t>
            </w:r>
            <w:proofErr w:type="spellEnd"/>
          </w:p>
        </w:tc>
        <w:tc>
          <w:tcPr>
            <w:tcW w:w="236" w:type="dxa"/>
            <w:noWrap/>
            <w:hideMark/>
          </w:tcPr>
          <w:p w14:paraId="1B517FC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09F2F1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0.65368158</w:t>
            </w:r>
          </w:p>
        </w:tc>
        <w:tc>
          <w:tcPr>
            <w:tcW w:w="236" w:type="dxa"/>
            <w:noWrap/>
            <w:hideMark/>
          </w:tcPr>
          <w:p w14:paraId="15DE31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8.94282157</w:t>
            </w:r>
          </w:p>
        </w:tc>
        <w:tc>
          <w:tcPr>
            <w:tcW w:w="236" w:type="dxa"/>
            <w:noWrap/>
            <w:hideMark/>
          </w:tcPr>
          <w:p w14:paraId="0814C21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3.42358735</w:t>
            </w:r>
          </w:p>
        </w:tc>
        <w:tc>
          <w:tcPr>
            <w:tcW w:w="236" w:type="dxa"/>
            <w:noWrap/>
            <w:hideMark/>
          </w:tcPr>
          <w:p w14:paraId="1F67A6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45.9269541</w:t>
            </w:r>
          </w:p>
        </w:tc>
        <w:tc>
          <w:tcPr>
            <w:tcW w:w="236" w:type="dxa"/>
            <w:noWrap/>
            <w:hideMark/>
          </w:tcPr>
          <w:p w14:paraId="665E1B4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45.9181889</w:t>
            </w:r>
          </w:p>
        </w:tc>
        <w:tc>
          <w:tcPr>
            <w:tcW w:w="236" w:type="dxa"/>
            <w:noWrap/>
            <w:hideMark/>
          </w:tcPr>
          <w:p w14:paraId="43496F5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0.19142823</w:t>
            </w:r>
          </w:p>
        </w:tc>
      </w:tr>
      <w:tr w:rsidR="004A3F9A" w:rsidRPr="004A3F9A" w14:paraId="3D7F9021" w14:textId="77777777" w:rsidTr="004A3F9A">
        <w:trPr>
          <w:trHeight w:val="20"/>
        </w:trPr>
        <w:tc>
          <w:tcPr>
            <w:tcW w:w="236" w:type="dxa"/>
            <w:noWrap/>
            <w:hideMark/>
          </w:tcPr>
          <w:p w14:paraId="102CD57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230558A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F2690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0.01491422</w:t>
            </w:r>
          </w:p>
        </w:tc>
        <w:tc>
          <w:tcPr>
            <w:tcW w:w="236" w:type="dxa"/>
            <w:noWrap/>
            <w:hideMark/>
          </w:tcPr>
          <w:p w14:paraId="258DE0A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0.05322773</w:t>
            </w:r>
          </w:p>
        </w:tc>
        <w:tc>
          <w:tcPr>
            <w:tcW w:w="236" w:type="dxa"/>
            <w:noWrap/>
            <w:hideMark/>
          </w:tcPr>
          <w:p w14:paraId="4EF0AB9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0.01526969</w:t>
            </w:r>
          </w:p>
        </w:tc>
        <w:tc>
          <w:tcPr>
            <w:tcW w:w="236" w:type="dxa"/>
            <w:noWrap/>
            <w:hideMark/>
          </w:tcPr>
          <w:p w14:paraId="01F3341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63.9284512</w:t>
            </w:r>
          </w:p>
        </w:tc>
        <w:tc>
          <w:tcPr>
            <w:tcW w:w="236" w:type="dxa"/>
            <w:noWrap/>
            <w:hideMark/>
          </w:tcPr>
          <w:p w14:paraId="6A2242B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63.2497237</w:t>
            </w:r>
          </w:p>
        </w:tc>
        <w:tc>
          <w:tcPr>
            <w:tcW w:w="236" w:type="dxa"/>
            <w:noWrap/>
            <w:hideMark/>
          </w:tcPr>
          <w:p w14:paraId="3F65BF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0.14428678</w:t>
            </w:r>
          </w:p>
        </w:tc>
      </w:tr>
      <w:tr w:rsidR="004A3F9A" w:rsidRPr="004A3F9A" w14:paraId="294E56EB" w14:textId="77777777" w:rsidTr="004A3F9A">
        <w:trPr>
          <w:trHeight w:val="20"/>
        </w:trPr>
        <w:tc>
          <w:tcPr>
            <w:tcW w:w="236" w:type="dxa"/>
            <w:noWrap/>
            <w:hideMark/>
          </w:tcPr>
          <w:p w14:paraId="61C916F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Brassiceae</w:t>
            </w:r>
            <w:proofErr w:type="spellEnd"/>
          </w:p>
        </w:tc>
        <w:tc>
          <w:tcPr>
            <w:tcW w:w="236" w:type="dxa"/>
            <w:noWrap/>
            <w:hideMark/>
          </w:tcPr>
          <w:p w14:paraId="7A828E1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D92076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0.05721943</w:t>
            </w:r>
          </w:p>
        </w:tc>
        <w:tc>
          <w:tcPr>
            <w:tcW w:w="236" w:type="dxa"/>
            <w:noWrap/>
            <w:hideMark/>
          </w:tcPr>
          <w:p w14:paraId="663409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1.24043227</w:t>
            </w:r>
          </w:p>
        </w:tc>
        <w:tc>
          <w:tcPr>
            <w:tcW w:w="236" w:type="dxa"/>
            <w:noWrap/>
            <w:hideMark/>
          </w:tcPr>
          <w:p w14:paraId="755FA3D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0.67799626</w:t>
            </w:r>
          </w:p>
        </w:tc>
        <w:tc>
          <w:tcPr>
            <w:tcW w:w="236" w:type="dxa"/>
            <w:noWrap/>
            <w:hideMark/>
          </w:tcPr>
          <w:p w14:paraId="711E4B3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45.5538977</w:t>
            </w:r>
          </w:p>
        </w:tc>
        <w:tc>
          <w:tcPr>
            <w:tcW w:w="236" w:type="dxa"/>
            <w:noWrap/>
            <w:hideMark/>
          </w:tcPr>
          <w:p w14:paraId="32389FF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45.5556989</w:t>
            </w:r>
          </w:p>
        </w:tc>
        <w:tc>
          <w:tcPr>
            <w:tcW w:w="236" w:type="dxa"/>
            <w:noWrap/>
            <w:hideMark/>
          </w:tcPr>
          <w:p w14:paraId="415D09D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0.27514224</w:t>
            </w:r>
          </w:p>
        </w:tc>
      </w:tr>
      <w:tr w:rsidR="004A3F9A" w:rsidRPr="004A3F9A" w14:paraId="2895345D" w14:textId="77777777" w:rsidTr="004A3F9A">
        <w:trPr>
          <w:trHeight w:val="20"/>
        </w:trPr>
        <w:tc>
          <w:tcPr>
            <w:tcW w:w="236" w:type="dxa"/>
            <w:noWrap/>
            <w:hideMark/>
          </w:tcPr>
          <w:p w14:paraId="3D692D7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703167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C82797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0.02936977</w:t>
            </w:r>
          </w:p>
        </w:tc>
        <w:tc>
          <w:tcPr>
            <w:tcW w:w="236" w:type="dxa"/>
            <w:noWrap/>
            <w:hideMark/>
          </w:tcPr>
          <w:p w14:paraId="547AFC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0.43801139</w:t>
            </w:r>
          </w:p>
        </w:tc>
        <w:tc>
          <w:tcPr>
            <w:tcW w:w="236" w:type="dxa"/>
            <w:noWrap/>
            <w:hideMark/>
          </w:tcPr>
          <w:p w14:paraId="0D321FB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0.17261584</w:t>
            </w:r>
          </w:p>
        </w:tc>
        <w:tc>
          <w:tcPr>
            <w:tcW w:w="236" w:type="dxa"/>
            <w:noWrap/>
            <w:hideMark/>
          </w:tcPr>
          <w:p w14:paraId="56F8561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35.9267652</w:t>
            </w:r>
          </w:p>
        </w:tc>
        <w:tc>
          <w:tcPr>
            <w:tcW w:w="236" w:type="dxa"/>
            <w:noWrap/>
            <w:hideMark/>
          </w:tcPr>
          <w:p w14:paraId="100BDF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36.0347586</w:t>
            </w:r>
          </w:p>
        </w:tc>
        <w:tc>
          <w:tcPr>
            <w:tcW w:w="236" w:type="dxa"/>
            <w:noWrap/>
            <w:hideMark/>
          </w:tcPr>
          <w:p w14:paraId="32775F7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0.20407219</w:t>
            </w:r>
          </w:p>
        </w:tc>
      </w:tr>
      <w:tr w:rsidR="004A3F9A" w:rsidRPr="004A3F9A" w14:paraId="41D5E2D6" w14:textId="77777777" w:rsidTr="004A3F9A">
        <w:trPr>
          <w:trHeight w:val="20"/>
        </w:trPr>
        <w:tc>
          <w:tcPr>
            <w:tcW w:w="236" w:type="dxa"/>
            <w:noWrap/>
            <w:hideMark/>
          </w:tcPr>
          <w:p w14:paraId="7F06A41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Cardueae</w:t>
            </w:r>
            <w:proofErr w:type="spellEnd"/>
          </w:p>
        </w:tc>
        <w:tc>
          <w:tcPr>
            <w:tcW w:w="236" w:type="dxa"/>
            <w:noWrap/>
            <w:hideMark/>
          </w:tcPr>
          <w:p w14:paraId="3CD2953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5B3777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0.05806122</w:t>
            </w:r>
          </w:p>
        </w:tc>
        <w:tc>
          <w:tcPr>
            <w:tcW w:w="236" w:type="dxa"/>
            <w:noWrap/>
            <w:hideMark/>
          </w:tcPr>
          <w:p w14:paraId="00FAB5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0.18148917</w:t>
            </w:r>
          </w:p>
        </w:tc>
        <w:tc>
          <w:tcPr>
            <w:tcW w:w="236" w:type="dxa"/>
            <w:noWrap/>
            <w:hideMark/>
          </w:tcPr>
          <w:p w14:paraId="2D1F008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0.04698407</w:t>
            </w:r>
          </w:p>
        </w:tc>
        <w:tc>
          <w:tcPr>
            <w:tcW w:w="236" w:type="dxa"/>
            <w:noWrap/>
            <w:hideMark/>
          </w:tcPr>
          <w:p w14:paraId="196310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48.1409986</w:t>
            </w:r>
          </w:p>
        </w:tc>
        <w:tc>
          <w:tcPr>
            <w:tcW w:w="236" w:type="dxa"/>
            <w:noWrap/>
            <w:hideMark/>
          </w:tcPr>
          <w:p w14:paraId="088E5F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48.4722471</w:t>
            </w:r>
          </w:p>
        </w:tc>
        <w:tc>
          <w:tcPr>
            <w:tcW w:w="236" w:type="dxa"/>
            <w:noWrap/>
            <w:hideMark/>
          </w:tcPr>
          <w:p w14:paraId="590221C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0.12952768</w:t>
            </w:r>
          </w:p>
        </w:tc>
      </w:tr>
      <w:tr w:rsidR="004A3F9A" w:rsidRPr="004A3F9A" w14:paraId="10BE3501" w14:textId="77777777" w:rsidTr="004A3F9A">
        <w:trPr>
          <w:trHeight w:val="20"/>
        </w:trPr>
        <w:tc>
          <w:tcPr>
            <w:tcW w:w="236" w:type="dxa"/>
            <w:noWrap/>
            <w:hideMark/>
          </w:tcPr>
          <w:p w14:paraId="456BF55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CES</w:t>
            </w:r>
          </w:p>
        </w:tc>
        <w:tc>
          <w:tcPr>
            <w:tcW w:w="236" w:type="dxa"/>
            <w:noWrap/>
            <w:hideMark/>
          </w:tcPr>
          <w:p w14:paraId="59AF32D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13F2D9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0.09189669</w:t>
            </w:r>
          </w:p>
        </w:tc>
        <w:tc>
          <w:tcPr>
            <w:tcW w:w="236" w:type="dxa"/>
            <w:noWrap/>
            <w:hideMark/>
          </w:tcPr>
          <w:p w14:paraId="5FC4C38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0.01040016</w:t>
            </w:r>
          </w:p>
        </w:tc>
        <w:tc>
          <w:tcPr>
            <w:tcW w:w="236" w:type="dxa"/>
            <w:noWrap/>
            <w:hideMark/>
          </w:tcPr>
          <w:p w14:paraId="1A8D414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0.0134917</w:t>
            </w:r>
          </w:p>
        </w:tc>
        <w:tc>
          <w:tcPr>
            <w:tcW w:w="236" w:type="dxa"/>
            <w:noWrap/>
            <w:hideMark/>
          </w:tcPr>
          <w:p w14:paraId="380DD54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54.8359681</w:t>
            </w:r>
          </w:p>
        </w:tc>
        <w:tc>
          <w:tcPr>
            <w:tcW w:w="236" w:type="dxa"/>
            <w:noWrap/>
            <w:hideMark/>
          </w:tcPr>
          <w:p w14:paraId="05BAC24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55.0637738</w:t>
            </w:r>
          </w:p>
        </w:tc>
        <w:tc>
          <w:tcPr>
            <w:tcW w:w="236" w:type="dxa"/>
            <w:noWrap/>
            <w:hideMark/>
          </w:tcPr>
          <w:p w14:paraId="68BC095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0.42128873</w:t>
            </w:r>
          </w:p>
        </w:tc>
      </w:tr>
      <w:tr w:rsidR="004A3F9A" w:rsidRPr="004A3F9A" w14:paraId="7FB6F2A2" w14:textId="77777777" w:rsidTr="004A3F9A">
        <w:trPr>
          <w:trHeight w:val="20"/>
        </w:trPr>
        <w:tc>
          <w:tcPr>
            <w:tcW w:w="236" w:type="dxa"/>
            <w:noWrap/>
            <w:hideMark/>
          </w:tcPr>
          <w:p w14:paraId="6C04334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782F919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3F233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0.09217477</w:t>
            </w:r>
          </w:p>
        </w:tc>
        <w:tc>
          <w:tcPr>
            <w:tcW w:w="236" w:type="dxa"/>
            <w:noWrap/>
            <w:hideMark/>
          </w:tcPr>
          <w:p w14:paraId="0D9CDB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0.00349425</w:t>
            </w:r>
          </w:p>
        </w:tc>
        <w:tc>
          <w:tcPr>
            <w:tcW w:w="236" w:type="dxa"/>
            <w:noWrap/>
            <w:hideMark/>
          </w:tcPr>
          <w:p w14:paraId="55AFDB6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0.00627452</w:t>
            </w:r>
          </w:p>
        </w:tc>
        <w:tc>
          <w:tcPr>
            <w:tcW w:w="236" w:type="dxa"/>
            <w:noWrap/>
            <w:hideMark/>
          </w:tcPr>
          <w:p w14:paraId="56804F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57.6550366</w:t>
            </w:r>
          </w:p>
        </w:tc>
        <w:tc>
          <w:tcPr>
            <w:tcW w:w="236" w:type="dxa"/>
            <w:noWrap/>
            <w:hideMark/>
          </w:tcPr>
          <w:p w14:paraId="137459C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48.2869124</w:t>
            </w:r>
          </w:p>
        </w:tc>
        <w:tc>
          <w:tcPr>
            <w:tcW w:w="236" w:type="dxa"/>
            <w:noWrap/>
            <w:hideMark/>
          </w:tcPr>
          <w:p w14:paraId="71A5C65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0.1696715</w:t>
            </w:r>
          </w:p>
        </w:tc>
      </w:tr>
      <w:tr w:rsidR="004A3F9A" w:rsidRPr="004A3F9A" w14:paraId="1ABDF0A3" w14:textId="77777777" w:rsidTr="004A3F9A">
        <w:trPr>
          <w:trHeight w:val="20"/>
        </w:trPr>
        <w:tc>
          <w:tcPr>
            <w:tcW w:w="236" w:type="dxa"/>
            <w:noWrap/>
            <w:hideMark/>
          </w:tcPr>
          <w:p w14:paraId="28873AF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Croton</w:t>
            </w:r>
          </w:p>
        </w:tc>
        <w:tc>
          <w:tcPr>
            <w:tcW w:w="236" w:type="dxa"/>
            <w:noWrap/>
            <w:hideMark/>
          </w:tcPr>
          <w:p w14:paraId="66ED26C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2F4E04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0.02436305</w:t>
            </w:r>
          </w:p>
        </w:tc>
        <w:tc>
          <w:tcPr>
            <w:tcW w:w="236" w:type="dxa"/>
            <w:noWrap/>
            <w:hideMark/>
          </w:tcPr>
          <w:p w14:paraId="774DE58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0.15985228</w:t>
            </w:r>
          </w:p>
        </w:tc>
        <w:tc>
          <w:tcPr>
            <w:tcW w:w="236" w:type="dxa"/>
            <w:noWrap/>
            <w:hideMark/>
          </w:tcPr>
          <w:p w14:paraId="026B5A0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0.06077946</w:t>
            </w:r>
          </w:p>
        </w:tc>
        <w:tc>
          <w:tcPr>
            <w:tcW w:w="236" w:type="dxa"/>
            <w:noWrap/>
            <w:hideMark/>
          </w:tcPr>
          <w:p w14:paraId="6B69FD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32.3514008</w:t>
            </w:r>
          </w:p>
        </w:tc>
        <w:tc>
          <w:tcPr>
            <w:tcW w:w="236" w:type="dxa"/>
            <w:noWrap/>
            <w:hideMark/>
          </w:tcPr>
          <w:p w14:paraId="5C4189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39.0265804</w:t>
            </w:r>
          </w:p>
        </w:tc>
        <w:tc>
          <w:tcPr>
            <w:tcW w:w="236" w:type="dxa"/>
            <w:noWrap/>
            <w:hideMark/>
          </w:tcPr>
          <w:p w14:paraId="595486A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0.1832457</w:t>
            </w:r>
          </w:p>
        </w:tc>
      </w:tr>
      <w:tr w:rsidR="004A3F9A" w:rsidRPr="004A3F9A" w14:paraId="32D12C77" w14:textId="77777777" w:rsidTr="004A3F9A">
        <w:trPr>
          <w:trHeight w:val="20"/>
        </w:trPr>
        <w:tc>
          <w:tcPr>
            <w:tcW w:w="236" w:type="dxa"/>
            <w:noWrap/>
            <w:hideMark/>
          </w:tcPr>
          <w:p w14:paraId="03C5536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Erysimeae</w:t>
            </w:r>
            <w:proofErr w:type="spellEnd"/>
          </w:p>
        </w:tc>
        <w:tc>
          <w:tcPr>
            <w:tcW w:w="236" w:type="dxa"/>
            <w:noWrap/>
            <w:hideMark/>
          </w:tcPr>
          <w:p w14:paraId="441CE35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34978E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0.18234183</w:t>
            </w:r>
          </w:p>
        </w:tc>
        <w:tc>
          <w:tcPr>
            <w:tcW w:w="236" w:type="dxa"/>
            <w:noWrap/>
            <w:hideMark/>
          </w:tcPr>
          <w:p w14:paraId="54B05E5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2.02076521</w:t>
            </w:r>
          </w:p>
        </w:tc>
        <w:tc>
          <w:tcPr>
            <w:tcW w:w="236" w:type="dxa"/>
            <w:noWrap/>
            <w:hideMark/>
          </w:tcPr>
          <w:p w14:paraId="0D20AF7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0.82082664</w:t>
            </w:r>
          </w:p>
        </w:tc>
        <w:tc>
          <w:tcPr>
            <w:tcW w:w="236" w:type="dxa"/>
            <w:noWrap/>
            <w:hideMark/>
          </w:tcPr>
          <w:p w14:paraId="39F90D8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45.8866138</w:t>
            </w:r>
          </w:p>
        </w:tc>
        <w:tc>
          <w:tcPr>
            <w:tcW w:w="236" w:type="dxa"/>
            <w:noWrap/>
            <w:hideMark/>
          </w:tcPr>
          <w:p w14:paraId="2287BF1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46.0451014</w:t>
            </w:r>
          </w:p>
        </w:tc>
        <w:tc>
          <w:tcPr>
            <w:tcW w:w="236" w:type="dxa"/>
            <w:noWrap/>
            <w:hideMark/>
          </w:tcPr>
          <w:p w14:paraId="4CBABC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0.18591706</w:t>
            </w:r>
          </w:p>
        </w:tc>
      </w:tr>
      <w:tr w:rsidR="004A3F9A" w:rsidRPr="004A3F9A" w14:paraId="4AE4C268" w14:textId="77777777" w:rsidTr="004A3F9A">
        <w:trPr>
          <w:trHeight w:val="20"/>
        </w:trPr>
        <w:tc>
          <w:tcPr>
            <w:tcW w:w="236" w:type="dxa"/>
            <w:noWrap/>
            <w:hideMark/>
          </w:tcPr>
          <w:p w14:paraId="1DA3943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Euclidieae</w:t>
            </w:r>
            <w:proofErr w:type="spellEnd"/>
          </w:p>
        </w:tc>
        <w:tc>
          <w:tcPr>
            <w:tcW w:w="236" w:type="dxa"/>
            <w:noWrap/>
            <w:hideMark/>
          </w:tcPr>
          <w:p w14:paraId="2779EAA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B2BFF5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0.04168759</w:t>
            </w:r>
          </w:p>
        </w:tc>
        <w:tc>
          <w:tcPr>
            <w:tcW w:w="236" w:type="dxa"/>
            <w:noWrap/>
            <w:hideMark/>
          </w:tcPr>
          <w:p w14:paraId="31F015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0.09995358</w:t>
            </w:r>
          </w:p>
        </w:tc>
        <w:tc>
          <w:tcPr>
            <w:tcW w:w="236" w:type="dxa"/>
            <w:noWrap/>
            <w:hideMark/>
          </w:tcPr>
          <w:p w14:paraId="62669E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0.06692274</w:t>
            </w:r>
          </w:p>
        </w:tc>
        <w:tc>
          <w:tcPr>
            <w:tcW w:w="236" w:type="dxa"/>
            <w:noWrap/>
            <w:hideMark/>
          </w:tcPr>
          <w:p w14:paraId="15E8D63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63.2240541</w:t>
            </w:r>
          </w:p>
        </w:tc>
        <w:tc>
          <w:tcPr>
            <w:tcW w:w="236" w:type="dxa"/>
            <w:noWrap/>
            <w:hideMark/>
          </w:tcPr>
          <w:p w14:paraId="206E6D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63.2284362</w:t>
            </w:r>
          </w:p>
        </w:tc>
        <w:tc>
          <w:tcPr>
            <w:tcW w:w="236" w:type="dxa"/>
            <w:noWrap/>
            <w:hideMark/>
          </w:tcPr>
          <w:p w14:paraId="477ABE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0.47444223</w:t>
            </w:r>
          </w:p>
        </w:tc>
      </w:tr>
      <w:tr w:rsidR="004A3F9A" w:rsidRPr="004A3F9A" w14:paraId="32DF2DDB" w14:textId="77777777" w:rsidTr="004A3F9A">
        <w:trPr>
          <w:trHeight w:val="20"/>
        </w:trPr>
        <w:tc>
          <w:tcPr>
            <w:tcW w:w="236" w:type="dxa"/>
            <w:noWrap/>
            <w:hideMark/>
          </w:tcPr>
          <w:p w14:paraId="4502EF7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1CA9805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DADA1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0.0491412</w:t>
            </w:r>
          </w:p>
        </w:tc>
        <w:tc>
          <w:tcPr>
            <w:tcW w:w="236" w:type="dxa"/>
            <w:noWrap/>
            <w:hideMark/>
          </w:tcPr>
          <w:p w14:paraId="790D738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0.09137134</w:t>
            </w:r>
          </w:p>
        </w:tc>
        <w:tc>
          <w:tcPr>
            <w:tcW w:w="236" w:type="dxa"/>
            <w:noWrap/>
            <w:hideMark/>
          </w:tcPr>
          <w:p w14:paraId="1415A1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0.00616466</w:t>
            </w:r>
          </w:p>
        </w:tc>
        <w:tc>
          <w:tcPr>
            <w:tcW w:w="236" w:type="dxa"/>
            <w:noWrap/>
            <w:hideMark/>
          </w:tcPr>
          <w:p w14:paraId="1CD963F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69.6805507</w:t>
            </w:r>
          </w:p>
        </w:tc>
        <w:tc>
          <w:tcPr>
            <w:tcW w:w="236" w:type="dxa"/>
            <w:noWrap/>
            <w:hideMark/>
          </w:tcPr>
          <w:p w14:paraId="5ADD74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69.1502102</w:t>
            </w:r>
          </w:p>
        </w:tc>
        <w:tc>
          <w:tcPr>
            <w:tcW w:w="236" w:type="dxa"/>
            <w:noWrap/>
            <w:hideMark/>
          </w:tcPr>
          <w:p w14:paraId="7CD2825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0.05506522</w:t>
            </w:r>
          </w:p>
        </w:tc>
      </w:tr>
      <w:tr w:rsidR="004A3F9A" w:rsidRPr="004A3F9A" w14:paraId="17B5FCED" w14:textId="77777777" w:rsidTr="004A3F9A">
        <w:trPr>
          <w:trHeight w:val="20"/>
        </w:trPr>
        <w:tc>
          <w:tcPr>
            <w:tcW w:w="236" w:type="dxa"/>
            <w:noWrap/>
            <w:hideMark/>
          </w:tcPr>
          <w:p w14:paraId="36EEF3E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08102B2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F554F0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0.00358917</w:t>
            </w:r>
          </w:p>
        </w:tc>
        <w:tc>
          <w:tcPr>
            <w:tcW w:w="236" w:type="dxa"/>
            <w:noWrap/>
            <w:hideMark/>
          </w:tcPr>
          <w:p w14:paraId="36C514F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0.04584437</w:t>
            </w:r>
          </w:p>
        </w:tc>
        <w:tc>
          <w:tcPr>
            <w:tcW w:w="236" w:type="dxa"/>
            <w:noWrap/>
            <w:hideMark/>
          </w:tcPr>
          <w:p w14:paraId="41C2DAC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0.01611679</w:t>
            </w:r>
          </w:p>
        </w:tc>
        <w:tc>
          <w:tcPr>
            <w:tcW w:w="236" w:type="dxa"/>
            <w:noWrap/>
            <w:hideMark/>
          </w:tcPr>
          <w:p w14:paraId="6B5070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54.6190547</w:t>
            </w:r>
          </w:p>
        </w:tc>
        <w:tc>
          <w:tcPr>
            <w:tcW w:w="236" w:type="dxa"/>
            <w:noWrap/>
            <w:hideMark/>
          </w:tcPr>
          <w:p w14:paraId="07E6343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54.5101167</w:t>
            </w:r>
          </w:p>
        </w:tc>
        <w:tc>
          <w:tcPr>
            <w:tcW w:w="236" w:type="dxa"/>
            <w:noWrap/>
            <w:hideMark/>
          </w:tcPr>
          <w:p w14:paraId="256E68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0.17579113</w:t>
            </w:r>
          </w:p>
        </w:tc>
      </w:tr>
      <w:tr w:rsidR="004A3F9A" w:rsidRPr="004A3F9A" w14:paraId="56AE2AFE" w14:textId="77777777" w:rsidTr="004A3F9A">
        <w:trPr>
          <w:trHeight w:val="20"/>
        </w:trPr>
        <w:tc>
          <w:tcPr>
            <w:tcW w:w="236" w:type="dxa"/>
            <w:noWrap/>
            <w:hideMark/>
          </w:tcPr>
          <w:p w14:paraId="3BB4BBC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1F94BD8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8379DA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0.01976282</w:t>
            </w:r>
          </w:p>
        </w:tc>
        <w:tc>
          <w:tcPr>
            <w:tcW w:w="236" w:type="dxa"/>
            <w:noWrap/>
            <w:hideMark/>
          </w:tcPr>
          <w:p w14:paraId="78A8506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0.06982646</w:t>
            </w:r>
          </w:p>
        </w:tc>
        <w:tc>
          <w:tcPr>
            <w:tcW w:w="236" w:type="dxa"/>
            <w:noWrap/>
            <w:hideMark/>
          </w:tcPr>
          <w:p w14:paraId="6C20A0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0.00766736</w:t>
            </w:r>
          </w:p>
        </w:tc>
        <w:tc>
          <w:tcPr>
            <w:tcW w:w="236" w:type="dxa"/>
            <w:noWrap/>
            <w:hideMark/>
          </w:tcPr>
          <w:p w14:paraId="3AB3C9E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80.3547339</w:t>
            </w:r>
          </w:p>
        </w:tc>
        <w:tc>
          <w:tcPr>
            <w:tcW w:w="236" w:type="dxa"/>
            <w:noWrap/>
            <w:hideMark/>
          </w:tcPr>
          <w:p w14:paraId="1E55617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77.7308253</w:t>
            </w:r>
          </w:p>
        </w:tc>
        <w:tc>
          <w:tcPr>
            <w:tcW w:w="236" w:type="dxa"/>
            <w:noWrap/>
            <w:hideMark/>
          </w:tcPr>
          <w:p w14:paraId="4C899F3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0.05562106</w:t>
            </w:r>
          </w:p>
        </w:tc>
      </w:tr>
      <w:tr w:rsidR="004A3F9A" w:rsidRPr="004A3F9A" w14:paraId="60869242" w14:textId="77777777" w:rsidTr="004A3F9A">
        <w:trPr>
          <w:trHeight w:val="20"/>
        </w:trPr>
        <w:tc>
          <w:tcPr>
            <w:tcW w:w="236" w:type="dxa"/>
            <w:noWrap/>
            <w:hideMark/>
          </w:tcPr>
          <w:p w14:paraId="72B4319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05DEFCC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693CA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0.03680605</w:t>
            </w:r>
          </w:p>
        </w:tc>
        <w:tc>
          <w:tcPr>
            <w:tcW w:w="236" w:type="dxa"/>
            <w:noWrap/>
            <w:hideMark/>
          </w:tcPr>
          <w:p w14:paraId="7ED57ED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0.14277521</w:t>
            </w:r>
          </w:p>
        </w:tc>
        <w:tc>
          <w:tcPr>
            <w:tcW w:w="236" w:type="dxa"/>
            <w:noWrap/>
            <w:hideMark/>
          </w:tcPr>
          <w:p w14:paraId="5F6FD13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0.04783703</w:t>
            </w:r>
          </w:p>
        </w:tc>
        <w:tc>
          <w:tcPr>
            <w:tcW w:w="236" w:type="dxa"/>
            <w:noWrap/>
            <w:hideMark/>
          </w:tcPr>
          <w:p w14:paraId="5FB97C4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45.2762252</w:t>
            </w:r>
          </w:p>
        </w:tc>
        <w:tc>
          <w:tcPr>
            <w:tcW w:w="236" w:type="dxa"/>
            <w:noWrap/>
            <w:hideMark/>
          </w:tcPr>
          <w:p w14:paraId="69E2699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45.2757689</w:t>
            </w:r>
          </w:p>
        </w:tc>
        <w:tc>
          <w:tcPr>
            <w:tcW w:w="236" w:type="dxa"/>
            <w:noWrap/>
            <w:hideMark/>
          </w:tcPr>
          <w:p w14:paraId="2DF9BAF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0.30145577</w:t>
            </w:r>
          </w:p>
        </w:tc>
      </w:tr>
      <w:tr w:rsidR="004A3F9A" w:rsidRPr="004A3F9A" w14:paraId="7A9A9F48" w14:textId="77777777" w:rsidTr="004A3F9A">
        <w:trPr>
          <w:trHeight w:val="20"/>
        </w:trPr>
        <w:tc>
          <w:tcPr>
            <w:tcW w:w="236" w:type="dxa"/>
            <w:noWrap/>
            <w:hideMark/>
          </w:tcPr>
          <w:p w14:paraId="25A5E9D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Hypericum</w:t>
            </w:r>
          </w:p>
        </w:tc>
        <w:tc>
          <w:tcPr>
            <w:tcW w:w="236" w:type="dxa"/>
            <w:noWrap/>
            <w:hideMark/>
          </w:tcPr>
          <w:p w14:paraId="690873E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45287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0.10033518</w:t>
            </w:r>
          </w:p>
        </w:tc>
        <w:tc>
          <w:tcPr>
            <w:tcW w:w="236" w:type="dxa"/>
            <w:noWrap/>
            <w:hideMark/>
          </w:tcPr>
          <w:p w14:paraId="6D1EA6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0.21882122</w:t>
            </w:r>
          </w:p>
        </w:tc>
        <w:tc>
          <w:tcPr>
            <w:tcW w:w="236" w:type="dxa"/>
            <w:noWrap/>
            <w:hideMark/>
          </w:tcPr>
          <w:p w14:paraId="4BEF78D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0.12442934</w:t>
            </w:r>
          </w:p>
        </w:tc>
        <w:tc>
          <w:tcPr>
            <w:tcW w:w="236" w:type="dxa"/>
            <w:noWrap/>
            <w:hideMark/>
          </w:tcPr>
          <w:p w14:paraId="3CFC151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27.6950926</w:t>
            </w:r>
          </w:p>
        </w:tc>
        <w:tc>
          <w:tcPr>
            <w:tcW w:w="236" w:type="dxa"/>
            <w:noWrap/>
            <w:hideMark/>
          </w:tcPr>
          <w:p w14:paraId="2DC201A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27.3387598</w:t>
            </w:r>
          </w:p>
        </w:tc>
        <w:tc>
          <w:tcPr>
            <w:tcW w:w="236" w:type="dxa"/>
            <w:noWrap/>
            <w:hideMark/>
          </w:tcPr>
          <w:p w14:paraId="06C6258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0.27752427</w:t>
            </w:r>
          </w:p>
        </w:tc>
      </w:tr>
      <w:tr w:rsidR="004A3F9A" w:rsidRPr="004A3F9A" w14:paraId="0493EC9A" w14:textId="77777777" w:rsidTr="004A3F9A">
        <w:trPr>
          <w:trHeight w:val="20"/>
        </w:trPr>
        <w:tc>
          <w:tcPr>
            <w:tcW w:w="236" w:type="dxa"/>
            <w:noWrap/>
            <w:hideMark/>
          </w:tcPr>
          <w:p w14:paraId="18DD74EF"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Lepidieae</w:t>
            </w:r>
            <w:proofErr w:type="spellEnd"/>
          </w:p>
        </w:tc>
        <w:tc>
          <w:tcPr>
            <w:tcW w:w="236" w:type="dxa"/>
            <w:noWrap/>
            <w:hideMark/>
          </w:tcPr>
          <w:p w14:paraId="02DBBE5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3217D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0.24903137</w:t>
            </w:r>
          </w:p>
        </w:tc>
        <w:tc>
          <w:tcPr>
            <w:tcW w:w="236" w:type="dxa"/>
            <w:noWrap/>
            <w:hideMark/>
          </w:tcPr>
          <w:p w14:paraId="76DD262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2.29896517</w:t>
            </w:r>
          </w:p>
        </w:tc>
        <w:tc>
          <w:tcPr>
            <w:tcW w:w="236" w:type="dxa"/>
            <w:noWrap/>
            <w:hideMark/>
          </w:tcPr>
          <w:p w14:paraId="1D0EDFB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1.06967053</w:t>
            </w:r>
          </w:p>
        </w:tc>
        <w:tc>
          <w:tcPr>
            <w:tcW w:w="236" w:type="dxa"/>
            <w:noWrap/>
            <w:hideMark/>
          </w:tcPr>
          <w:p w14:paraId="5EA97F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47.7279663</w:t>
            </w:r>
          </w:p>
        </w:tc>
        <w:tc>
          <w:tcPr>
            <w:tcW w:w="236" w:type="dxa"/>
            <w:noWrap/>
            <w:hideMark/>
          </w:tcPr>
          <w:p w14:paraId="278A031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47.5693626</w:t>
            </w:r>
          </w:p>
        </w:tc>
        <w:tc>
          <w:tcPr>
            <w:tcW w:w="236" w:type="dxa"/>
            <w:noWrap/>
            <w:hideMark/>
          </w:tcPr>
          <w:p w14:paraId="74A54D5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0.23158558</w:t>
            </w:r>
          </w:p>
        </w:tc>
      </w:tr>
      <w:tr w:rsidR="004A3F9A" w:rsidRPr="004A3F9A" w14:paraId="2C06A0EC" w14:textId="77777777" w:rsidTr="004A3F9A">
        <w:trPr>
          <w:trHeight w:val="20"/>
        </w:trPr>
        <w:tc>
          <w:tcPr>
            <w:tcW w:w="236" w:type="dxa"/>
            <w:noWrap/>
            <w:hideMark/>
          </w:tcPr>
          <w:p w14:paraId="39E8913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Lupinus</w:t>
            </w:r>
          </w:p>
        </w:tc>
        <w:tc>
          <w:tcPr>
            <w:tcW w:w="236" w:type="dxa"/>
            <w:noWrap/>
            <w:hideMark/>
          </w:tcPr>
          <w:p w14:paraId="2A17801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29A948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0.02967714</w:t>
            </w:r>
          </w:p>
        </w:tc>
        <w:tc>
          <w:tcPr>
            <w:tcW w:w="236" w:type="dxa"/>
            <w:noWrap/>
            <w:hideMark/>
          </w:tcPr>
          <w:p w14:paraId="5F41D2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0.04093387</w:t>
            </w:r>
          </w:p>
        </w:tc>
        <w:tc>
          <w:tcPr>
            <w:tcW w:w="236" w:type="dxa"/>
            <w:noWrap/>
            <w:hideMark/>
          </w:tcPr>
          <w:p w14:paraId="7B22D9C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0.03023619</w:t>
            </w:r>
          </w:p>
        </w:tc>
        <w:tc>
          <w:tcPr>
            <w:tcW w:w="236" w:type="dxa"/>
            <w:noWrap/>
            <w:hideMark/>
          </w:tcPr>
          <w:p w14:paraId="030906C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46.6765906</w:t>
            </w:r>
          </w:p>
        </w:tc>
        <w:tc>
          <w:tcPr>
            <w:tcW w:w="236" w:type="dxa"/>
            <w:noWrap/>
            <w:hideMark/>
          </w:tcPr>
          <w:p w14:paraId="0C55BA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46.6737109</w:t>
            </w:r>
          </w:p>
        </w:tc>
        <w:tc>
          <w:tcPr>
            <w:tcW w:w="236" w:type="dxa"/>
            <w:noWrap/>
            <w:hideMark/>
          </w:tcPr>
          <w:p w14:paraId="4FDB52D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0.28734436</w:t>
            </w:r>
          </w:p>
        </w:tc>
      </w:tr>
      <w:tr w:rsidR="004A3F9A" w:rsidRPr="004A3F9A" w14:paraId="1D80FAAF" w14:textId="77777777" w:rsidTr="004A3F9A">
        <w:trPr>
          <w:trHeight w:val="20"/>
        </w:trPr>
        <w:tc>
          <w:tcPr>
            <w:tcW w:w="236" w:type="dxa"/>
            <w:noWrap/>
            <w:hideMark/>
          </w:tcPr>
          <w:p w14:paraId="1558549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78B1793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B854AA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0.03009999</w:t>
            </w:r>
          </w:p>
        </w:tc>
        <w:tc>
          <w:tcPr>
            <w:tcW w:w="236" w:type="dxa"/>
            <w:noWrap/>
            <w:hideMark/>
          </w:tcPr>
          <w:p w14:paraId="538E416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0.12299691</w:t>
            </w:r>
          </w:p>
        </w:tc>
        <w:tc>
          <w:tcPr>
            <w:tcW w:w="236" w:type="dxa"/>
            <w:noWrap/>
            <w:hideMark/>
          </w:tcPr>
          <w:p w14:paraId="13712BD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0.00949672</w:t>
            </w:r>
          </w:p>
        </w:tc>
        <w:tc>
          <w:tcPr>
            <w:tcW w:w="236" w:type="dxa"/>
            <w:noWrap/>
            <w:hideMark/>
          </w:tcPr>
          <w:p w14:paraId="77AAF1B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61.7952608</w:t>
            </w:r>
          </w:p>
        </w:tc>
        <w:tc>
          <w:tcPr>
            <w:tcW w:w="236" w:type="dxa"/>
            <w:noWrap/>
            <w:hideMark/>
          </w:tcPr>
          <w:p w14:paraId="74084F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52.1695755</w:t>
            </w:r>
          </w:p>
        </w:tc>
        <w:tc>
          <w:tcPr>
            <w:tcW w:w="236" w:type="dxa"/>
            <w:noWrap/>
            <w:hideMark/>
          </w:tcPr>
          <w:p w14:paraId="7DE38C0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0.09018851</w:t>
            </w:r>
          </w:p>
        </w:tc>
      </w:tr>
      <w:tr w:rsidR="004A3F9A" w:rsidRPr="004A3F9A" w14:paraId="47BFF225" w14:textId="77777777" w:rsidTr="004A3F9A">
        <w:trPr>
          <w:trHeight w:val="20"/>
        </w:trPr>
        <w:tc>
          <w:tcPr>
            <w:tcW w:w="236" w:type="dxa"/>
            <w:noWrap/>
            <w:hideMark/>
          </w:tcPr>
          <w:p w14:paraId="781DE05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Onagraceae</w:t>
            </w:r>
            <w:proofErr w:type="spellEnd"/>
          </w:p>
        </w:tc>
        <w:tc>
          <w:tcPr>
            <w:tcW w:w="236" w:type="dxa"/>
            <w:noWrap/>
            <w:hideMark/>
          </w:tcPr>
          <w:p w14:paraId="2D336DF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90ECE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0.07922162</w:t>
            </w:r>
          </w:p>
        </w:tc>
        <w:tc>
          <w:tcPr>
            <w:tcW w:w="236" w:type="dxa"/>
            <w:noWrap/>
            <w:hideMark/>
          </w:tcPr>
          <w:p w14:paraId="381BF8A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0.23355981</w:t>
            </w:r>
          </w:p>
        </w:tc>
        <w:tc>
          <w:tcPr>
            <w:tcW w:w="236" w:type="dxa"/>
            <w:noWrap/>
            <w:hideMark/>
          </w:tcPr>
          <w:p w14:paraId="241DDEE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0.14765297</w:t>
            </w:r>
          </w:p>
        </w:tc>
        <w:tc>
          <w:tcPr>
            <w:tcW w:w="236" w:type="dxa"/>
            <w:noWrap/>
            <w:hideMark/>
          </w:tcPr>
          <w:p w14:paraId="28FE0A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63.1929697</w:t>
            </w:r>
          </w:p>
        </w:tc>
        <w:tc>
          <w:tcPr>
            <w:tcW w:w="236" w:type="dxa"/>
            <w:noWrap/>
            <w:hideMark/>
          </w:tcPr>
          <w:p w14:paraId="34F533D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63.1855445</w:t>
            </w:r>
          </w:p>
        </w:tc>
        <w:tc>
          <w:tcPr>
            <w:tcW w:w="236" w:type="dxa"/>
            <w:noWrap/>
            <w:hideMark/>
          </w:tcPr>
          <w:p w14:paraId="3DD24C2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0.31580209</w:t>
            </w:r>
          </w:p>
        </w:tc>
      </w:tr>
      <w:tr w:rsidR="004A3F9A" w:rsidRPr="004A3F9A" w14:paraId="784A5CDF" w14:textId="77777777" w:rsidTr="004A3F9A">
        <w:trPr>
          <w:trHeight w:val="20"/>
        </w:trPr>
        <w:tc>
          <w:tcPr>
            <w:tcW w:w="236" w:type="dxa"/>
            <w:noWrap/>
            <w:hideMark/>
          </w:tcPr>
          <w:p w14:paraId="29B952F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Orobanchaceae</w:t>
            </w:r>
          </w:p>
        </w:tc>
        <w:tc>
          <w:tcPr>
            <w:tcW w:w="236" w:type="dxa"/>
            <w:noWrap/>
            <w:hideMark/>
          </w:tcPr>
          <w:p w14:paraId="45B0287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20E390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0.04711804</w:t>
            </w:r>
          </w:p>
        </w:tc>
        <w:tc>
          <w:tcPr>
            <w:tcW w:w="236" w:type="dxa"/>
            <w:noWrap/>
            <w:hideMark/>
          </w:tcPr>
          <w:p w14:paraId="46AF61F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0.37223064</w:t>
            </w:r>
          </w:p>
        </w:tc>
        <w:tc>
          <w:tcPr>
            <w:tcW w:w="236" w:type="dxa"/>
            <w:noWrap/>
            <w:hideMark/>
          </w:tcPr>
          <w:p w14:paraId="514D39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0.19990937</w:t>
            </w:r>
          </w:p>
        </w:tc>
        <w:tc>
          <w:tcPr>
            <w:tcW w:w="236" w:type="dxa"/>
            <w:noWrap/>
            <w:hideMark/>
          </w:tcPr>
          <w:p w14:paraId="1AA6091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46.5125465</w:t>
            </w:r>
          </w:p>
        </w:tc>
        <w:tc>
          <w:tcPr>
            <w:tcW w:w="236" w:type="dxa"/>
            <w:noWrap/>
            <w:hideMark/>
          </w:tcPr>
          <w:p w14:paraId="6EB70D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46.7670322</w:t>
            </w:r>
          </w:p>
        </w:tc>
        <w:tc>
          <w:tcPr>
            <w:tcW w:w="236" w:type="dxa"/>
            <w:noWrap/>
            <w:hideMark/>
          </w:tcPr>
          <w:p w14:paraId="7F9AFF8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0.268549</w:t>
            </w:r>
          </w:p>
        </w:tc>
      </w:tr>
      <w:tr w:rsidR="004A3F9A" w:rsidRPr="004A3F9A" w14:paraId="258AAF9B" w14:textId="77777777" w:rsidTr="004A3F9A">
        <w:trPr>
          <w:trHeight w:val="20"/>
        </w:trPr>
        <w:tc>
          <w:tcPr>
            <w:tcW w:w="236" w:type="dxa"/>
            <w:noWrap/>
            <w:hideMark/>
          </w:tcPr>
          <w:p w14:paraId="57D9CE1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59C37A8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B3F8B4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0.02090337</w:t>
            </w:r>
          </w:p>
        </w:tc>
        <w:tc>
          <w:tcPr>
            <w:tcW w:w="236" w:type="dxa"/>
            <w:noWrap/>
            <w:hideMark/>
          </w:tcPr>
          <w:p w14:paraId="0FCE98D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9.51001499</w:t>
            </w:r>
          </w:p>
        </w:tc>
        <w:tc>
          <w:tcPr>
            <w:tcW w:w="236" w:type="dxa"/>
            <w:noWrap/>
            <w:hideMark/>
          </w:tcPr>
          <w:p w14:paraId="03C9D0C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3.00651428</w:t>
            </w:r>
          </w:p>
        </w:tc>
        <w:tc>
          <w:tcPr>
            <w:tcW w:w="236" w:type="dxa"/>
            <w:noWrap/>
            <w:hideMark/>
          </w:tcPr>
          <w:p w14:paraId="705B8BB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65.7785569</w:t>
            </w:r>
          </w:p>
        </w:tc>
        <w:tc>
          <w:tcPr>
            <w:tcW w:w="236" w:type="dxa"/>
            <w:noWrap/>
            <w:hideMark/>
          </w:tcPr>
          <w:p w14:paraId="030B6CA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65.7257723</w:t>
            </w:r>
          </w:p>
        </w:tc>
        <w:tc>
          <w:tcPr>
            <w:tcW w:w="236" w:type="dxa"/>
            <w:noWrap/>
            <w:hideMark/>
          </w:tcPr>
          <w:p w14:paraId="6855257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0.15807046</w:t>
            </w:r>
          </w:p>
        </w:tc>
      </w:tr>
      <w:tr w:rsidR="004A3F9A" w:rsidRPr="004A3F9A" w14:paraId="0CA8332E" w14:textId="77777777" w:rsidTr="004A3F9A">
        <w:trPr>
          <w:trHeight w:val="20"/>
        </w:trPr>
        <w:tc>
          <w:tcPr>
            <w:tcW w:w="236" w:type="dxa"/>
            <w:noWrap/>
            <w:hideMark/>
          </w:tcPr>
          <w:p w14:paraId="547F9D5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3EC39F6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1C7A80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0.01127168</w:t>
            </w:r>
          </w:p>
        </w:tc>
        <w:tc>
          <w:tcPr>
            <w:tcW w:w="236" w:type="dxa"/>
            <w:noWrap/>
            <w:hideMark/>
          </w:tcPr>
          <w:p w14:paraId="138624C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0.06905906</w:t>
            </w:r>
          </w:p>
        </w:tc>
        <w:tc>
          <w:tcPr>
            <w:tcW w:w="236" w:type="dxa"/>
            <w:noWrap/>
            <w:hideMark/>
          </w:tcPr>
          <w:p w14:paraId="1C3DD97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0.01742792</w:t>
            </w:r>
          </w:p>
        </w:tc>
        <w:tc>
          <w:tcPr>
            <w:tcW w:w="236" w:type="dxa"/>
            <w:noWrap/>
            <w:hideMark/>
          </w:tcPr>
          <w:p w14:paraId="0BCC3E5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53.5377775</w:t>
            </w:r>
          </w:p>
        </w:tc>
        <w:tc>
          <w:tcPr>
            <w:tcW w:w="236" w:type="dxa"/>
            <w:noWrap/>
            <w:hideMark/>
          </w:tcPr>
          <w:p w14:paraId="357F509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53.5221929</w:t>
            </w:r>
          </w:p>
        </w:tc>
        <w:tc>
          <w:tcPr>
            <w:tcW w:w="236" w:type="dxa"/>
            <w:noWrap/>
            <w:hideMark/>
          </w:tcPr>
          <w:p w14:paraId="704470C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0.1329685</w:t>
            </w:r>
          </w:p>
        </w:tc>
      </w:tr>
      <w:tr w:rsidR="004A3F9A" w:rsidRPr="004A3F9A" w14:paraId="7606A35F" w14:textId="77777777" w:rsidTr="004A3F9A">
        <w:trPr>
          <w:trHeight w:val="20"/>
        </w:trPr>
        <w:tc>
          <w:tcPr>
            <w:tcW w:w="236" w:type="dxa"/>
            <w:noWrap/>
            <w:hideMark/>
          </w:tcPr>
          <w:p w14:paraId="2BC022EF"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Pooideae</w:t>
            </w:r>
            <w:proofErr w:type="spellEnd"/>
          </w:p>
        </w:tc>
        <w:tc>
          <w:tcPr>
            <w:tcW w:w="236" w:type="dxa"/>
            <w:noWrap/>
            <w:hideMark/>
          </w:tcPr>
          <w:p w14:paraId="0508FFA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544281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0.02274741</w:t>
            </w:r>
          </w:p>
        </w:tc>
        <w:tc>
          <w:tcPr>
            <w:tcW w:w="236" w:type="dxa"/>
            <w:noWrap/>
            <w:hideMark/>
          </w:tcPr>
          <w:p w14:paraId="62C301A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7.86548183</w:t>
            </w:r>
          </w:p>
        </w:tc>
        <w:tc>
          <w:tcPr>
            <w:tcW w:w="236" w:type="dxa"/>
            <w:noWrap/>
            <w:hideMark/>
          </w:tcPr>
          <w:p w14:paraId="6E2425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3.74703147</w:t>
            </w:r>
          </w:p>
        </w:tc>
        <w:tc>
          <w:tcPr>
            <w:tcW w:w="236" w:type="dxa"/>
            <w:noWrap/>
            <w:hideMark/>
          </w:tcPr>
          <w:p w14:paraId="7BB925C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46.5796933</w:t>
            </w:r>
          </w:p>
        </w:tc>
        <w:tc>
          <w:tcPr>
            <w:tcW w:w="236" w:type="dxa"/>
            <w:noWrap/>
            <w:hideMark/>
          </w:tcPr>
          <w:p w14:paraId="08EA9BA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46.4778832</w:t>
            </w:r>
          </w:p>
        </w:tc>
        <w:tc>
          <w:tcPr>
            <w:tcW w:w="236" w:type="dxa"/>
            <w:noWrap/>
            <w:hideMark/>
          </w:tcPr>
          <w:p w14:paraId="2B62529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0.23815354</w:t>
            </w:r>
          </w:p>
        </w:tc>
      </w:tr>
      <w:tr w:rsidR="004A3F9A" w:rsidRPr="004A3F9A" w14:paraId="6E34511B" w14:textId="77777777" w:rsidTr="004A3F9A">
        <w:trPr>
          <w:trHeight w:val="20"/>
        </w:trPr>
        <w:tc>
          <w:tcPr>
            <w:tcW w:w="236" w:type="dxa"/>
            <w:noWrap/>
            <w:hideMark/>
          </w:tcPr>
          <w:p w14:paraId="77B668C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2BDE581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BE6FE7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0.0227563</w:t>
            </w:r>
          </w:p>
        </w:tc>
        <w:tc>
          <w:tcPr>
            <w:tcW w:w="236" w:type="dxa"/>
            <w:noWrap/>
            <w:hideMark/>
          </w:tcPr>
          <w:p w14:paraId="37BD02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0.09761794</w:t>
            </w:r>
          </w:p>
        </w:tc>
        <w:tc>
          <w:tcPr>
            <w:tcW w:w="236" w:type="dxa"/>
            <w:noWrap/>
            <w:hideMark/>
          </w:tcPr>
          <w:p w14:paraId="690F4E5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0.02988087</w:t>
            </w:r>
          </w:p>
        </w:tc>
        <w:tc>
          <w:tcPr>
            <w:tcW w:w="236" w:type="dxa"/>
            <w:noWrap/>
            <w:hideMark/>
          </w:tcPr>
          <w:p w14:paraId="0B3C78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58.9528172</w:t>
            </w:r>
          </w:p>
        </w:tc>
        <w:tc>
          <w:tcPr>
            <w:tcW w:w="236" w:type="dxa"/>
            <w:noWrap/>
            <w:hideMark/>
          </w:tcPr>
          <w:p w14:paraId="29ED88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58.703151</w:t>
            </w:r>
          </w:p>
        </w:tc>
        <w:tc>
          <w:tcPr>
            <w:tcW w:w="236" w:type="dxa"/>
            <w:noWrap/>
            <w:hideMark/>
          </w:tcPr>
          <w:p w14:paraId="18A788B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0.20198982</w:t>
            </w:r>
          </w:p>
        </w:tc>
      </w:tr>
      <w:tr w:rsidR="004A3F9A" w:rsidRPr="004A3F9A" w14:paraId="1867DD27" w14:textId="77777777" w:rsidTr="004A3F9A">
        <w:trPr>
          <w:trHeight w:val="20"/>
        </w:trPr>
        <w:tc>
          <w:tcPr>
            <w:tcW w:w="236" w:type="dxa"/>
            <w:noWrap/>
            <w:hideMark/>
          </w:tcPr>
          <w:p w14:paraId="6818725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Rubieae</w:t>
            </w:r>
            <w:proofErr w:type="spellEnd"/>
          </w:p>
        </w:tc>
        <w:tc>
          <w:tcPr>
            <w:tcW w:w="236" w:type="dxa"/>
            <w:noWrap/>
            <w:hideMark/>
          </w:tcPr>
          <w:p w14:paraId="0CE7656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42AB6B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0.07596755</w:t>
            </w:r>
          </w:p>
        </w:tc>
        <w:tc>
          <w:tcPr>
            <w:tcW w:w="236" w:type="dxa"/>
            <w:noWrap/>
            <w:hideMark/>
          </w:tcPr>
          <w:p w14:paraId="15AFE26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0.63042086</w:t>
            </w:r>
          </w:p>
        </w:tc>
        <w:tc>
          <w:tcPr>
            <w:tcW w:w="236" w:type="dxa"/>
            <w:noWrap/>
            <w:hideMark/>
          </w:tcPr>
          <w:p w14:paraId="178D0FB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0.22932493</w:t>
            </w:r>
          </w:p>
        </w:tc>
        <w:tc>
          <w:tcPr>
            <w:tcW w:w="236" w:type="dxa"/>
            <w:noWrap/>
            <w:hideMark/>
          </w:tcPr>
          <w:p w14:paraId="19A09C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49.2887668</w:t>
            </w:r>
          </w:p>
        </w:tc>
        <w:tc>
          <w:tcPr>
            <w:tcW w:w="236" w:type="dxa"/>
            <w:noWrap/>
            <w:hideMark/>
          </w:tcPr>
          <w:p w14:paraId="41AE019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48.8010052</w:t>
            </w:r>
          </w:p>
        </w:tc>
        <w:tc>
          <w:tcPr>
            <w:tcW w:w="236" w:type="dxa"/>
            <w:noWrap/>
            <w:hideMark/>
          </w:tcPr>
          <w:p w14:paraId="4B8069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0.17998085</w:t>
            </w:r>
          </w:p>
        </w:tc>
      </w:tr>
      <w:tr w:rsidR="004A3F9A" w:rsidRPr="004A3F9A" w14:paraId="5F06F5BA" w14:textId="77777777" w:rsidTr="004A3F9A">
        <w:trPr>
          <w:trHeight w:val="20"/>
        </w:trPr>
        <w:tc>
          <w:tcPr>
            <w:tcW w:w="236" w:type="dxa"/>
            <w:noWrap/>
            <w:hideMark/>
          </w:tcPr>
          <w:p w14:paraId="639BE86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Salvia</w:t>
            </w:r>
          </w:p>
        </w:tc>
        <w:tc>
          <w:tcPr>
            <w:tcW w:w="236" w:type="dxa"/>
            <w:noWrap/>
            <w:hideMark/>
          </w:tcPr>
          <w:p w14:paraId="6F306D7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FE4869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0.02433589</w:t>
            </w:r>
          </w:p>
        </w:tc>
        <w:tc>
          <w:tcPr>
            <w:tcW w:w="236" w:type="dxa"/>
            <w:noWrap/>
            <w:hideMark/>
          </w:tcPr>
          <w:p w14:paraId="6D0B006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0.1049853</w:t>
            </w:r>
          </w:p>
        </w:tc>
        <w:tc>
          <w:tcPr>
            <w:tcW w:w="236" w:type="dxa"/>
            <w:noWrap/>
            <w:hideMark/>
          </w:tcPr>
          <w:p w14:paraId="5A1C45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0.00563725</w:t>
            </w:r>
          </w:p>
        </w:tc>
        <w:tc>
          <w:tcPr>
            <w:tcW w:w="236" w:type="dxa"/>
            <w:noWrap/>
            <w:hideMark/>
          </w:tcPr>
          <w:p w14:paraId="09AA66F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65.2748799</w:t>
            </w:r>
          </w:p>
        </w:tc>
        <w:tc>
          <w:tcPr>
            <w:tcW w:w="236" w:type="dxa"/>
            <w:noWrap/>
            <w:hideMark/>
          </w:tcPr>
          <w:p w14:paraId="693C55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64.351494</w:t>
            </w:r>
          </w:p>
        </w:tc>
        <w:tc>
          <w:tcPr>
            <w:tcW w:w="236" w:type="dxa"/>
            <w:noWrap/>
            <w:hideMark/>
          </w:tcPr>
          <w:p w14:paraId="4AA2B5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0.09464866</w:t>
            </w:r>
          </w:p>
        </w:tc>
      </w:tr>
      <w:tr w:rsidR="004A3F9A" w:rsidRPr="004A3F9A" w14:paraId="103C7455" w14:textId="77777777" w:rsidTr="004A3F9A">
        <w:trPr>
          <w:trHeight w:val="20"/>
        </w:trPr>
        <w:tc>
          <w:tcPr>
            <w:tcW w:w="236" w:type="dxa"/>
            <w:noWrap/>
            <w:hideMark/>
          </w:tcPr>
          <w:p w14:paraId="290DBEE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Solanaceae</w:t>
            </w:r>
          </w:p>
        </w:tc>
        <w:tc>
          <w:tcPr>
            <w:tcW w:w="236" w:type="dxa"/>
            <w:noWrap/>
            <w:hideMark/>
          </w:tcPr>
          <w:p w14:paraId="0F61980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E133FC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0.03319608</w:t>
            </w:r>
          </w:p>
        </w:tc>
        <w:tc>
          <w:tcPr>
            <w:tcW w:w="236" w:type="dxa"/>
            <w:noWrap/>
            <w:hideMark/>
          </w:tcPr>
          <w:p w14:paraId="3381B3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0.22093706</w:t>
            </w:r>
          </w:p>
        </w:tc>
        <w:tc>
          <w:tcPr>
            <w:tcW w:w="236" w:type="dxa"/>
            <w:noWrap/>
            <w:hideMark/>
          </w:tcPr>
          <w:p w14:paraId="11DC379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0.09399433</w:t>
            </w:r>
          </w:p>
        </w:tc>
        <w:tc>
          <w:tcPr>
            <w:tcW w:w="236" w:type="dxa"/>
            <w:noWrap/>
            <w:hideMark/>
          </w:tcPr>
          <w:p w14:paraId="484C529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61.1618086</w:t>
            </w:r>
          </w:p>
        </w:tc>
        <w:tc>
          <w:tcPr>
            <w:tcW w:w="236" w:type="dxa"/>
            <w:noWrap/>
            <w:hideMark/>
          </w:tcPr>
          <w:p w14:paraId="330995C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59.6182792</w:t>
            </w:r>
          </w:p>
        </w:tc>
        <w:tc>
          <w:tcPr>
            <w:tcW w:w="236" w:type="dxa"/>
            <w:noWrap/>
            <w:hideMark/>
          </w:tcPr>
          <w:p w14:paraId="11C366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0.21087085</w:t>
            </w:r>
          </w:p>
        </w:tc>
      </w:tr>
      <w:tr w:rsidR="004A3F9A" w:rsidRPr="004A3F9A" w14:paraId="1883829D" w14:textId="77777777" w:rsidTr="004A3F9A">
        <w:trPr>
          <w:trHeight w:val="20"/>
        </w:trPr>
        <w:tc>
          <w:tcPr>
            <w:tcW w:w="236" w:type="dxa"/>
            <w:noWrap/>
            <w:hideMark/>
          </w:tcPr>
          <w:p w14:paraId="7A479E7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2897474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E960EA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0.03715827</w:t>
            </w:r>
          </w:p>
        </w:tc>
        <w:tc>
          <w:tcPr>
            <w:tcW w:w="236" w:type="dxa"/>
            <w:noWrap/>
            <w:hideMark/>
          </w:tcPr>
          <w:p w14:paraId="6DBC64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0.06165751</w:t>
            </w:r>
          </w:p>
        </w:tc>
        <w:tc>
          <w:tcPr>
            <w:tcW w:w="236" w:type="dxa"/>
            <w:noWrap/>
            <w:hideMark/>
          </w:tcPr>
          <w:p w14:paraId="6F6D06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0.0224194</w:t>
            </w:r>
          </w:p>
        </w:tc>
        <w:tc>
          <w:tcPr>
            <w:tcW w:w="236" w:type="dxa"/>
            <w:noWrap/>
            <w:hideMark/>
          </w:tcPr>
          <w:p w14:paraId="44A6B9E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67.3608595</w:t>
            </w:r>
          </w:p>
        </w:tc>
        <w:tc>
          <w:tcPr>
            <w:tcW w:w="236" w:type="dxa"/>
            <w:noWrap/>
            <w:hideMark/>
          </w:tcPr>
          <w:p w14:paraId="4B36814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66.9352549</w:t>
            </w:r>
          </w:p>
        </w:tc>
        <w:tc>
          <w:tcPr>
            <w:tcW w:w="236" w:type="dxa"/>
            <w:noWrap/>
            <w:hideMark/>
          </w:tcPr>
          <w:p w14:paraId="050B2B2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0.18361977</w:t>
            </w:r>
          </w:p>
        </w:tc>
      </w:tr>
      <w:tr w:rsidR="004A3F9A" w:rsidRPr="004A3F9A" w14:paraId="074ED561" w14:textId="77777777" w:rsidTr="004A3F9A">
        <w:trPr>
          <w:trHeight w:val="20"/>
        </w:trPr>
        <w:tc>
          <w:tcPr>
            <w:tcW w:w="236" w:type="dxa"/>
            <w:noWrap/>
            <w:hideMark/>
          </w:tcPr>
          <w:p w14:paraId="083675C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2C51751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C04C6D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0.02845831</w:t>
            </w:r>
          </w:p>
        </w:tc>
        <w:tc>
          <w:tcPr>
            <w:tcW w:w="236" w:type="dxa"/>
            <w:noWrap/>
            <w:hideMark/>
          </w:tcPr>
          <w:p w14:paraId="6E4E2D9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0.02554676</w:t>
            </w:r>
          </w:p>
        </w:tc>
        <w:tc>
          <w:tcPr>
            <w:tcW w:w="236" w:type="dxa"/>
            <w:noWrap/>
            <w:hideMark/>
          </w:tcPr>
          <w:p w14:paraId="48386FE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0.03513655</w:t>
            </w:r>
          </w:p>
        </w:tc>
        <w:tc>
          <w:tcPr>
            <w:tcW w:w="236" w:type="dxa"/>
            <w:noWrap/>
            <w:hideMark/>
          </w:tcPr>
          <w:p w14:paraId="382A77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59.9337805</w:t>
            </w:r>
          </w:p>
        </w:tc>
        <w:tc>
          <w:tcPr>
            <w:tcW w:w="236" w:type="dxa"/>
            <w:noWrap/>
            <w:hideMark/>
          </w:tcPr>
          <w:p w14:paraId="503E9BA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59.1609533</w:t>
            </w:r>
          </w:p>
        </w:tc>
        <w:tc>
          <w:tcPr>
            <w:tcW w:w="236" w:type="dxa"/>
            <w:noWrap/>
            <w:hideMark/>
          </w:tcPr>
          <w:p w14:paraId="0CE6A4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0.38825591</w:t>
            </w:r>
          </w:p>
        </w:tc>
      </w:tr>
      <w:tr w:rsidR="004A3F9A" w:rsidRPr="004A3F9A" w14:paraId="0D52613C" w14:textId="77777777" w:rsidTr="004A3F9A">
        <w:trPr>
          <w:trHeight w:val="20"/>
        </w:trPr>
        <w:tc>
          <w:tcPr>
            <w:tcW w:w="236" w:type="dxa"/>
            <w:noWrap/>
            <w:hideMark/>
          </w:tcPr>
          <w:p w14:paraId="765C94B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Alysseae</w:t>
            </w:r>
            <w:proofErr w:type="spellEnd"/>
          </w:p>
        </w:tc>
        <w:tc>
          <w:tcPr>
            <w:tcW w:w="236" w:type="dxa"/>
            <w:noWrap/>
            <w:hideMark/>
          </w:tcPr>
          <w:p w14:paraId="58C256A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283D9D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0.02355089</w:t>
            </w:r>
          </w:p>
        </w:tc>
        <w:tc>
          <w:tcPr>
            <w:tcW w:w="236" w:type="dxa"/>
            <w:noWrap/>
            <w:hideMark/>
          </w:tcPr>
          <w:p w14:paraId="07486F9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2.13850345</w:t>
            </w:r>
          </w:p>
        </w:tc>
        <w:tc>
          <w:tcPr>
            <w:tcW w:w="236" w:type="dxa"/>
            <w:noWrap/>
            <w:hideMark/>
          </w:tcPr>
          <w:p w14:paraId="00ED919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0.46343081</w:t>
            </w:r>
          </w:p>
        </w:tc>
        <w:tc>
          <w:tcPr>
            <w:tcW w:w="236" w:type="dxa"/>
            <w:noWrap/>
            <w:hideMark/>
          </w:tcPr>
          <w:p w14:paraId="34F79F0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44.1298154</w:t>
            </w:r>
          </w:p>
        </w:tc>
        <w:tc>
          <w:tcPr>
            <w:tcW w:w="236" w:type="dxa"/>
            <w:noWrap/>
            <w:hideMark/>
          </w:tcPr>
          <w:p w14:paraId="1A9DBB5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44.1470453</w:t>
            </w:r>
          </w:p>
        </w:tc>
        <w:tc>
          <w:tcPr>
            <w:tcW w:w="236" w:type="dxa"/>
            <w:noWrap/>
            <w:hideMark/>
          </w:tcPr>
          <w:p w14:paraId="302818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0.10804074</w:t>
            </w:r>
          </w:p>
        </w:tc>
      </w:tr>
      <w:tr w:rsidR="004A3F9A" w:rsidRPr="004A3F9A" w14:paraId="19998171" w14:textId="77777777" w:rsidTr="004A3F9A">
        <w:trPr>
          <w:trHeight w:val="20"/>
        </w:trPr>
        <w:tc>
          <w:tcPr>
            <w:tcW w:w="236" w:type="dxa"/>
            <w:noWrap/>
            <w:hideMark/>
          </w:tcPr>
          <w:p w14:paraId="2C68FE0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52E6D9E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D4161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0.01247936</w:t>
            </w:r>
          </w:p>
        </w:tc>
        <w:tc>
          <w:tcPr>
            <w:tcW w:w="236" w:type="dxa"/>
            <w:noWrap/>
            <w:hideMark/>
          </w:tcPr>
          <w:p w14:paraId="5052859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0.22175491</w:t>
            </w:r>
          </w:p>
        </w:tc>
        <w:tc>
          <w:tcPr>
            <w:tcW w:w="236" w:type="dxa"/>
            <w:noWrap/>
            <w:hideMark/>
          </w:tcPr>
          <w:p w14:paraId="08DCA71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0.08015895</w:t>
            </w:r>
          </w:p>
        </w:tc>
        <w:tc>
          <w:tcPr>
            <w:tcW w:w="236" w:type="dxa"/>
            <w:noWrap/>
            <w:hideMark/>
          </w:tcPr>
          <w:p w14:paraId="1402C2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51.8470419</w:t>
            </w:r>
          </w:p>
        </w:tc>
        <w:tc>
          <w:tcPr>
            <w:tcW w:w="236" w:type="dxa"/>
            <w:noWrap/>
            <w:hideMark/>
          </w:tcPr>
          <w:p w14:paraId="48F305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51.661791</w:t>
            </w:r>
          </w:p>
        </w:tc>
        <w:tc>
          <w:tcPr>
            <w:tcW w:w="236" w:type="dxa"/>
            <w:noWrap/>
            <w:hideMark/>
          </w:tcPr>
          <w:p w14:paraId="2E2697C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0.18138313</w:t>
            </w:r>
          </w:p>
        </w:tc>
      </w:tr>
      <w:tr w:rsidR="004A3F9A" w:rsidRPr="004A3F9A" w14:paraId="719F6C8D" w14:textId="77777777" w:rsidTr="004A3F9A">
        <w:trPr>
          <w:trHeight w:val="20"/>
        </w:trPr>
        <w:tc>
          <w:tcPr>
            <w:tcW w:w="236" w:type="dxa"/>
            <w:noWrap/>
            <w:hideMark/>
          </w:tcPr>
          <w:p w14:paraId="31077ED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Apioideae</w:t>
            </w:r>
            <w:proofErr w:type="spellEnd"/>
          </w:p>
        </w:tc>
        <w:tc>
          <w:tcPr>
            <w:tcW w:w="236" w:type="dxa"/>
            <w:noWrap/>
            <w:hideMark/>
          </w:tcPr>
          <w:p w14:paraId="079A50E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61D9FD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0.01350335</w:t>
            </w:r>
          </w:p>
        </w:tc>
        <w:tc>
          <w:tcPr>
            <w:tcW w:w="236" w:type="dxa"/>
            <w:noWrap/>
            <w:hideMark/>
          </w:tcPr>
          <w:p w14:paraId="798A5F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0.11162976</w:t>
            </w:r>
          </w:p>
        </w:tc>
        <w:tc>
          <w:tcPr>
            <w:tcW w:w="236" w:type="dxa"/>
            <w:noWrap/>
            <w:hideMark/>
          </w:tcPr>
          <w:p w14:paraId="4C7B2A9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0.06057906</w:t>
            </w:r>
          </w:p>
        </w:tc>
        <w:tc>
          <w:tcPr>
            <w:tcW w:w="236" w:type="dxa"/>
            <w:noWrap/>
            <w:hideMark/>
          </w:tcPr>
          <w:p w14:paraId="2C1DCE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50.3990329</w:t>
            </w:r>
          </w:p>
        </w:tc>
        <w:tc>
          <w:tcPr>
            <w:tcW w:w="236" w:type="dxa"/>
            <w:noWrap/>
            <w:hideMark/>
          </w:tcPr>
          <w:p w14:paraId="0E9A2AC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50.3670744</w:t>
            </w:r>
          </w:p>
        </w:tc>
        <w:tc>
          <w:tcPr>
            <w:tcW w:w="236" w:type="dxa"/>
            <w:noWrap/>
            <w:hideMark/>
          </w:tcPr>
          <w:p w14:paraId="4B680BF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0.2714637</w:t>
            </w:r>
          </w:p>
        </w:tc>
      </w:tr>
      <w:tr w:rsidR="004A3F9A" w:rsidRPr="004A3F9A" w14:paraId="77C7705D" w14:textId="77777777" w:rsidTr="004A3F9A">
        <w:trPr>
          <w:trHeight w:val="20"/>
        </w:trPr>
        <w:tc>
          <w:tcPr>
            <w:tcW w:w="236" w:type="dxa"/>
            <w:noWrap/>
            <w:hideMark/>
          </w:tcPr>
          <w:p w14:paraId="0C14400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Arabideae</w:t>
            </w:r>
            <w:proofErr w:type="spellEnd"/>
          </w:p>
        </w:tc>
        <w:tc>
          <w:tcPr>
            <w:tcW w:w="236" w:type="dxa"/>
            <w:noWrap/>
            <w:hideMark/>
          </w:tcPr>
          <w:p w14:paraId="7FEA230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44F1B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0.14104669</w:t>
            </w:r>
          </w:p>
        </w:tc>
        <w:tc>
          <w:tcPr>
            <w:tcW w:w="236" w:type="dxa"/>
            <w:noWrap/>
            <w:hideMark/>
          </w:tcPr>
          <w:p w14:paraId="79D2D14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8.94282157</w:t>
            </w:r>
          </w:p>
        </w:tc>
        <w:tc>
          <w:tcPr>
            <w:tcW w:w="236" w:type="dxa"/>
            <w:noWrap/>
            <w:hideMark/>
          </w:tcPr>
          <w:p w14:paraId="27B3B6F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3.42358789</w:t>
            </w:r>
          </w:p>
        </w:tc>
        <w:tc>
          <w:tcPr>
            <w:tcW w:w="236" w:type="dxa"/>
            <w:noWrap/>
            <w:hideMark/>
          </w:tcPr>
          <w:p w14:paraId="347FB6E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45.8690971</w:t>
            </w:r>
          </w:p>
        </w:tc>
        <w:tc>
          <w:tcPr>
            <w:tcW w:w="236" w:type="dxa"/>
            <w:noWrap/>
            <w:hideMark/>
          </w:tcPr>
          <w:p w14:paraId="22981E6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45.8688795</w:t>
            </w:r>
          </w:p>
        </w:tc>
        <w:tc>
          <w:tcPr>
            <w:tcW w:w="236" w:type="dxa"/>
            <w:noWrap/>
            <w:hideMark/>
          </w:tcPr>
          <w:p w14:paraId="40D2F32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0.19142835</w:t>
            </w:r>
          </w:p>
        </w:tc>
      </w:tr>
      <w:tr w:rsidR="004A3F9A" w:rsidRPr="004A3F9A" w14:paraId="2C6D507A" w14:textId="77777777" w:rsidTr="004A3F9A">
        <w:trPr>
          <w:trHeight w:val="20"/>
        </w:trPr>
        <w:tc>
          <w:tcPr>
            <w:tcW w:w="236" w:type="dxa"/>
            <w:noWrap/>
            <w:hideMark/>
          </w:tcPr>
          <w:p w14:paraId="392EA56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4D8B755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A219B8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0.01234129</w:t>
            </w:r>
          </w:p>
        </w:tc>
        <w:tc>
          <w:tcPr>
            <w:tcW w:w="236" w:type="dxa"/>
            <w:noWrap/>
            <w:hideMark/>
          </w:tcPr>
          <w:p w14:paraId="7657FC0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0.05322773</w:t>
            </w:r>
          </w:p>
        </w:tc>
        <w:tc>
          <w:tcPr>
            <w:tcW w:w="236" w:type="dxa"/>
            <w:noWrap/>
            <w:hideMark/>
          </w:tcPr>
          <w:p w14:paraId="286C9A1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0.01631923</w:t>
            </w:r>
          </w:p>
        </w:tc>
        <w:tc>
          <w:tcPr>
            <w:tcW w:w="236" w:type="dxa"/>
            <w:noWrap/>
            <w:hideMark/>
          </w:tcPr>
          <w:p w14:paraId="696066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57.2302199</w:t>
            </w:r>
          </w:p>
        </w:tc>
        <w:tc>
          <w:tcPr>
            <w:tcW w:w="236" w:type="dxa"/>
            <w:noWrap/>
            <w:hideMark/>
          </w:tcPr>
          <w:p w14:paraId="3254CFB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58.789703</w:t>
            </w:r>
          </w:p>
        </w:tc>
        <w:tc>
          <w:tcPr>
            <w:tcW w:w="236" w:type="dxa"/>
            <w:noWrap/>
            <w:hideMark/>
          </w:tcPr>
          <w:p w14:paraId="7AB27CD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0.15279054</w:t>
            </w:r>
          </w:p>
        </w:tc>
      </w:tr>
      <w:tr w:rsidR="004A3F9A" w:rsidRPr="004A3F9A" w14:paraId="61F68CA6" w14:textId="77777777" w:rsidTr="004A3F9A">
        <w:trPr>
          <w:trHeight w:val="20"/>
        </w:trPr>
        <w:tc>
          <w:tcPr>
            <w:tcW w:w="236" w:type="dxa"/>
            <w:noWrap/>
            <w:hideMark/>
          </w:tcPr>
          <w:p w14:paraId="78B52DA9"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Brassiceae</w:t>
            </w:r>
            <w:proofErr w:type="spellEnd"/>
          </w:p>
        </w:tc>
        <w:tc>
          <w:tcPr>
            <w:tcW w:w="236" w:type="dxa"/>
            <w:noWrap/>
            <w:hideMark/>
          </w:tcPr>
          <w:p w14:paraId="59A5A85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33762C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0.02125496</w:t>
            </w:r>
          </w:p>
        </w:tc>
        <w:tc>
          <w:tcPr>
            <w:tcW w:w="236" w:type="dxa"/>
            <w:noWrap/>
            <w:hideMark/>
          </w:tcPr>
          <w:p w14:paraId="3ED531F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1.24043227</w:t>
            </w:r>
          </w:p>
        </w:tc>
        <w:tc>
          <w:tcPr>
            <w:tcW w:w="236" w:type="dxa"/>
            <w:noWrap/>
            <w:hideMark/>
          </w:tcPr>
          <w:p w14:paraId="13EB1A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0.54310231</w:t>
            </w:r>
          </w:p>
        </w:tc>
        <w:tc>
          <w:tcPr>
            <w:tcW w:w="236" w:type="dxa"/>
            <w:noWrap/>
            <w:hideMark/>
          </w:tcPr>
          <w:p w14:paraId="3D7072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46.0897561</w:t>
            </w:r>
          </w:p>
        </w:tc>
        <w:tc>
          <w:tcPr>
            <w:tcW w:w="236" w:type="dxa"/>
            <w:noWrap/>
            <w:hideMark/>
          </w:tcPr>
          <w:p w14:paraId="1DF7E3B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46.0416265</w:t>
            </w:r>
          </w:p>
        </w:tc>
        <w:tc>
          <w:tcPr>
            <w:tcW w:w="236" w:type="dxa"/>
            <w:noWrap/>
            <w:hideMark/>
          </w:tcPr>
          <w:p w14:paraId="49E7F03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0.22025939</w:t>
            </w:r>
          </w:p>
        </w:tc>
      </w:tr>
      <w:tr w:rsidR="004A3F9A" w:rsidRPr="004A3F9A" w14:paraId="3CAB00DC" w14:textId="77777777" w:rsidTr="004A3F9A">
        <w:trPr>
          <w:trHeight w:val="20"/>
        </w:trPr>
        <w:tc>
          <w:tcPr>
            <w:tcW w:w="236" w:type="dxa"/>
            <w:noWrap/>
            <w:hideMark/>
          </w:tcPr>
          <w:p w14:paraId="4A7E980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759AB7E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B8D183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0.03796391</w:t>
            </w:r>
          </w:p>
        </w:tc>
        <w:tc>
          <w:tcPr>
            <w:tcW w:w="236" w:type="dxa"/>
            <w:noWrap/>
            <w:hideMark/>
          </w:tcPr>
          <w:p w14:paraId="7EE5E78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0.43801139</w:t>
            </w:r>
          </w:p>
        </w:tc>
        <w:tc>
          <w:tcPr>
            <w:tcW w:w="236" w:type="dxa"/>
            <w:noWrap/>
            <w:hideMark/>
          </w:tcPr>
          <w:p w14:paraId="54F08DD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0.23265672</w:t>
            </w:r>
          </w:p>
        </w:tc>
        <w:tc>
          <w:tcPr>
            <w:tcW w:w="236" w:type="dxa"/>
            <w:noWrap/>
            <w:hideMark/>
          </w:tcPr>
          <w:p w14:paraId="2B7F7DD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36.2660851</w:t>
            </w:r>
          </w:p>
        </w:tc>
        <w:tc>
          <w:tcPr>
            <w:tcW w:w="236" w:type="dxa"/>
            <w:noWrap/>
            <w:hideMark/>
          </w:tcPr>
          <w:p w14:paraId="550BE5D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36.2622901</w:t>
            </w:r>
          </w:p>
        </w:tc>
        <w:tc>
          <w:tcPr>
            <w:tcW w:w="236" w:type="dxa"/>
            <w:noWrap/>
            <w:hideMark/>
          </w:tcPr>
          <w:p w14:paraId="447E4F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0.26891698</w:t>
            </w:r>
          </w:p>
        </w:tc>
      </w:tr>
      <w:tr w:rsidR="004A3F9A" w:rsidRPr="004A3F9A" w14:paraId="7F5BEE5D" w14:textId="77777777" w:rsidTr="004A3F9A">
        <w:trPr>
          <w:trHeight w:val="20"/>
        </w:trPr>
        <w:tc>
          <w:tcPr>
            <w:tcW w:w="236" w:type="dxa"/>
            <w:noWrap/>
            <w:hideMark/>
          </w:tcPr>
          <w:p w14:paraId="074CC3A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Cardueae</w:t>
            </w:r>
            <w:proofErr w:type="spellEnd"/>
          </w:p>
        </w:tc>
        <w:tc>
          <w:tcPr>
            <w:tcW w:w="236" w:type="dxa"/>
            <w:noWrap/>
            <w:hideMark/>
          </w:tcPr>
          <w:p w14:paraId="26FB8FD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BC9728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0.0196643</w:t>
            </w:r>
          </w:p>
        </w:tc>
        <w:tc>
          <w:tcPr>
            <w:tcW w:w="236" w:type="dxa"/>
            <w:noWrap/>
            <w:hideMark/>
          </w:tcPr>
          <w:p w14:paraId="1A3BC6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0.18148917</w:t>
            </w:r>
          </w:p>
        </w:tc>
        <w:tc>
          <w:tcPr>
            <w:tcW w:w="236" w:type="dxa"/>
            <w:noWrap/>
            <w:hideMark/>
          </w:tcPr>
          <w:p w14:paraId="0232DA8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0.04748735</w:t>
            </w:r>
          </w:p>
        </w:tc>
        <w:tc>
          <w:tcPr>
            <w:tcW w:w="236" w:type="dxa"/>
            <w:noWrap/>
            <w:hideMark/>
          </w:tcPr>
          <w:p w14:paraId="73F6381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49.9004093</w:t>
            </w:r>
          </w:p>
        </w:tc>
        <w:tc>
          <w:tcPr>
            <w:tcW w:w="236" w:type="dxa"/>
            <w:noWrap/>
            <w:hideMark/>
          </w:tcPr>
          <w:p w14:paraId="47D3D74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49.7022049</w:t>
            </w:r>
          </w:p>
        </w:tc>
        <w:tc>
          <w:tcPr>
            <w:tcW w:w="236" w:type="dxa"/>
            <w:noWrap/>
            <w:hideMark/>
          </w:tcPr>
          <w:p w14:paraId="24F5A8D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0.13089321</w:t>
            </w:r>
          </w:p>
        </w:tc>
      </w:tr>
      <w:tr w:rsidR="004A3F9A" w:rsidRPr="004A3F9A" w14:paraId="56A97075" w14:textId="77777777" w:rsidTr="004A3F9A">
        <w:trPr>
          <w:trHeight w:val="20"/>
        </w:trPr>
        <w:tc>
          <w:tcPr>
            <w:tcW w:w="236" w:type="dxa"/>
            <w:noWrap/>
            <w:hideMark/>
          </w:tcPr>
          <w:p w14:paraId="04D45BF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CES</w:t>
            </w:r>
          </w:p>
        </w:tc>
        <w:tc>
          <w:tcPr>
            <w:tcW w:w="236" w:type="dxa"/>
            <w:noWrap/>
            <w:hideMark/>
          </w:tcPr>
          <w:p w14:paraId="61D83DF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FCEDC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0.02919222</w:t>
            </w:r>
          </w:p>
        </w:tc>
        <w:tc>
          <w:tcPr>
            <w:tcW w:w="236" w:type="dxa"/>
            <w:noWrap/>
            <w:hideMark/>
          </w:tcPr>
          <w:p w14:paraId="7DDC504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0.01040016</w:t>
            </w:r>
          </w:p>
        </w:tc>
        <w:tc>
          <w:tcPr>
            <w:tcW w:w="236" w:type="dxa"/>
            <w:noWrap/>
            <w:hideMark/>
          </w:tcPr>
          <w:p w14:paraId="07FFF2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0.01954551</w:t>
            </w:r>
          </w:p>
        </w:tc>
        <w:tc>
          <w:tcPr>
            <w:tcW w:w="236" w:type="dxa"/>
            <w:noWrap/>
            <w:hideMark/>
          </w:tcPr>
          <w:p w14:paraId="00F3FE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55.1218605</w:t>
            </w:r>
          </w:p>
        </w:tc>
        <w:tc>
          <w:tcPr>
            <w:tcW w:w="236" w:type="dxa"/>
            <w:noWrap/>
            <w:hideMark/>
          </w:tcPr>
          <w:p w14:paraId="2B6EFB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55.0930156</w:t>
            </w:r>
          </w:p>
        </w:tc>
        <w:tc>
          <w:tcPr>
            <w:tcW w:w="236" w:type="dxa"/>
            <w:noWrap/>
            <w:hideMark/>
          </w:tcPr>
          <w:p w14:paraId="5BC2AE6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0.45449213</w:t>
            </w:r>
          </w:p>
        </w:tc>
      </w:tr>
      <w:tr w:rsidR="004A3F9A" w:rsidRPr="004A3F9A" w14:paraId="3FBC6685" w14:textId="77777777" w:rsidTr="004A3F9A">
        <w:trPr>
          <w:trHeight w:val="20"/>
        </w:trPr>
        <w:tc>
          <w:tcPr>
            <w:tcW w:w="236" w:type="dxa"/>
            <w:noWrap/>
            <w:hideMark/>
          </w:tcPr>
          <w:p w14:paraId="3D4C222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2CC7105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BCB32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0.01116501</w:t>
            </w:r>
          </w:p>
        </w:tc>
        <w:tc>
          <w:tcPr>
            <w:tcW w:w="236" w:type="dxa"/>
            <w:noWrap/>
            <w:hideMark/>
          </w:tcPr>
          <w:p w14:paraId="6D6C72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0.00349425</w:t>
            </w:r>
          </w:p>
        </w:tc>
        <w:tc>
          <w:tcPr>
            <w:tcW w:w="236" w:type="dxa"/>
            <w:noWrap/>
            <w:hideMark/>
          </w:tcPr>
          <w:p w14:paraId="746233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0.00539632</w:t>
            </w:r>
          </w:p>
        </w:tc>
        <w:tc>
          <w:tcPr>
            <w:tcW w:w="236" w:type="dxa"/>
            <w:noWrap/>
            <w:hideMark/>
          </w:tcPr>
          <w:p w14:paraId="765D95A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48.594263</w:t>
            </w:r>
          </w:p>
        </w:tc>
        <w:tc>
          <w:tcPr>
            <w:tcW w:w="236" w:type="dxa"/>
            <w:noWrap/>
            <w:hideMark/>
          </w:tcPr>
          <w:p w14:paraId="7F43FD4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48.57248</w:t>
            </w:r>
          </w:p>
        </w:tc>
        <w:tc>
          <w:tcPr>
            <w:tcW w:w="236" w:type="dxa"/>
            <w:noWrap/>
            <w:hideMark/>
          </w:tcPr>
          <w:p w14:paraId="6E57F7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0.17337735</w:t>
            </w:r>
          </w:p>
        </w:tc>
      </w:tr>
      <w:tr w:rsidR="004A3F9A" w:rsidRPr="004A3F9A" w14:paraId="48845EBD" w14:textId="77777777" w:rsidTr="004A3F9A">
        <w:trPr>
          <w:trHeight w:val="20"/>
        </w:trPr>
        <w:tc>
          <w:tcPr>
            <w:tcW w:w="236" w:type="dxa"/>
            <w:noWrap/>
            <w:hideMark/>
          </w:tcPr>
          <w:p w14:paraId="39B5C64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Croton</w:t>
            </w:r>
          </w:p>
        </w:tc>
        <w:tc>
          <w:tcPr>
            <w:tcW w:w="236" w:type="dxa"/>
            <w:noWrap/>
            <w:hideMark/>
          </w:tcPr>
          <w:p w14:paraId="0D8429A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23D897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0.00498416</w:t>
            </w:r>
          </w:p>
        </w:tc>
        <w:tc>
          <w:tcPr>
            <w:tcW w:w="236" w:type="dxa"/>
            <w:noWrap/>
            <w:hideMark/>
          </w:tcPr>
          <w:p w14:paraId="2DCF3F6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0.15985228</w:t>
            </w:r>
          </w:p>
        </w:tc>
        <w:tc>
          <w:tcPr>
            <w:tcW w:w="236" w:type="dxa"/>
            <w:noWrap/>
            <w:hideMark/>
          </w:tcPr>
          <w:p w14:paraId="02BFE32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0.05019135</w:t>
            </w:r>
          </w:p>
        </w:tc>
        <w:tc>
          <w:tcPr>
            <w:tcW w:w="236" w:type="dxa"/>
            <w:noWrap/>
            <w:hideMark/>
          </w:tcPr>
          <w:p w14:paraId="16792F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57.7880607</w:t>
            </w:r>
          </w:p>
        </w:tc>
        <w:tc>
          <w:tcPr>
            <w:tcW w:w="236" w:type="dxa"/>
            <w:noWrap/>
            <w:hideMark/>
          </w:tcPr>
          <w:p w14:paraId="422E51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57.4827946</w:t>
            </w:r>
          </w:p>
        </w:tc>
        <w:tc>
          <w:tcPr>
            <w:tcW w:w="236" w:type="dxa"/>
            <w:noWrap/>
            <w:hideMark/>
          </w:tcPr>
          <w:p w14:paraId="05F5F9F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0.15721404</w:t>
            </w:r>
          </w:p>
        </w:tc>
      </w:tr>
      <w:tr w:rsidR="004A3F9A" w:rsidRPr="004A3F9A" w14:paraId="5CF0DF54" w14:textId="77777777" w:rsidTr="004A3F9A">
        <w:trPr>
          <w:trHeight w:val="20"/>
        </w:trPr>
        <w:tc>
          <w:tcPr>
            <w:tcW w:w="236" w:type="dxa"/>
            <w:noWrap/>
            <w:hideMark/>
          </w:tcPr>
          <w:p w14:paraId="19334DD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Erysimeae</w:t>
            </w:r>
            <w:proofErr w:type="spellEnd"/>
          </w:p>
        </w:tc>
        <w:tc>
          <w:tcPr>
            <w:tcW w:w="236" w:type="dxa"/>
            <w:noWrap/>
            <w:hideMark/>
          </w:tcPr>
          <w:p w14:paraId="603E923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B7B2E2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0.02781484</w:t>
            </w:r>
          </w:p>
        </w:tc>
        <w:tc>
          <w:tcPr>
            <w:tcW w:w="236" w:type="dxa"/>
            <w:noWrap/>
            <w:hideMark/>
          </w:tcPr>
          <w:p w14:paraId="1FA66B8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2.02076521</w:t>
            </w:r>
          </w:p>
        </w:tc>
        <w:tc>
          <w:tcPr>
            <w:tcW w:w="236" w:type="dxa"/>
            <w:noWrap/>
            <w:hideMark/>
          </w:tcPr>
          <w:p w14:paraId="4E78005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0.85160484</w:t>
            </w:r>
          </w:p>
        </w:tc>
        <w:tc>
          <w:tcPr>
            <w:tcW w:w="236" w:type="dxa"/>
            <w:noWrap/>
            <w:hideMark/>
          </w:tcPr>
          <w:p w14:paraId="6CB1214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48.0497799</w:t>
            </w:r>
          </w:p>
        </w:tc>
        <w:tc>
          <w:tcPr>
            <w:tcW w:w="236" w:type="dxa"/>
            <w:noWrap/>
            <w:hideMark/>
          </w:tcPr>
          <w:p w14:paraId="62578D2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48.0463584</w:t>
            </w:r>
          </w:p>
        </w:tc>
        <w:tc>
          <w:tcPr>
            <w:tcW w:w="236" w:type="dxa"/>
            <w:noWrap/>
            <w:hideMark/>
          </w:tcPr>
          <w:p w14:paraId="53CF90B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0.21413506</w:t>
            </w:r>
          </w:p>
        </w:tc>
      </w:tr>
      <w:tr w:rsidR="004A3F9A" w:rsidRPr="004A3F9A" w14:paraId="1CD7E927" w14:textId="77777777" w:rsidTr="004A3F9A">
        <w:trPr>
          <w:trHeight w:val="20"/>
        </w:trPr>
        <w:tc>
          <w:tcPr>
            <w:tcW w:w="236" w:type="dxa"/>
            <w:noWrap/>
            <w:hideMark/>
          </w:tcPr>
          <w:p w14:paraId="1FB4819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Euclidieae</w:t>
            </w:r>
            <w:proofErr w:type="spellEnd"/>
          </w:p>
        </w:tc>
        <w:tc>
          <w:tcPr>
            <w:tcW w:w="236" w:type="dxa"/>
            <w:noWrap/>
            <w:hideMark/>
          </w:tcPr>
          <w:p w14:paraId="6ADC632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3D4E58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0.04373934</w:t>
            </w:r>
          </w:p>
        </w:tc>
        <w:tc>
          <w:tcPr>
            <w:tcW w:w="236" w:type="dxa"/>
            <w:noWrap/>
            <w:hideMark/>
          </w:tcPr>
          <w:p w14:paraId="39771A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0.09995358</w:t>
            </w:r>
          </w:p>
        </w:tc>
        <w:tc>
          <w:tcPr>
            <w:tcW w:w="236" w:type="dxa"/>
            <w:noWrap/>
            <w:hideMark/>
          </w:tcPr>
          <w:p w14:paraId="2952D0F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0.09841652</w:t>
            </w:r>
          </w:p>
        </w:tc>
        <w:tc>
          <w:tcPr>
            <w:tcW w:w="236" w:type="dxa"/>
            <w:noWrap/>
            <w:hideMark/>
          </w:tcPr>
          <w:p w14:paraId="6927A65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63.3699991</w:t>
            </w:r>
          </w:p>
        </w:tc>
        <w:tc>
          <w:tcPr>
            <w:tcW w:w="236" w:type="dxa"/>
            <w:noWrap/>
            <w:hideMark/>
          </w:tcPr>
          <w:p w14:paraId="312629A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63.3476004</w:t>
            </w:r>
          </w:p>
        </w:tc>
        <w:tc>
          <w:tcPr>
            <w:tcW w:w="236" w:type="dxa"/>
            <w:noWrap/>
            <w:hideMark/>
          </w:tcPr>
          <w:p w14:paraId="2019E7A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0.57480906</w:t>
            </w:r>
          </w:p>
        </w:tc>
      </w:tr>
      <w:tr w:rsidR="004A3F9A" w:rsidRPr="004A3F9A" w14:paraId="2618F667" w14:textId="77777777" w:rsidTr="004A3F9A">
        <w:trPr>
          <w:trHeight w:val="20"/>
        </w:trPr>
        <w:tc>
          <w:tcPr>
            <w:tcW w:w="236" w:type="dxa"/>
            <w:noWrap/>
            <w:hideMark/>
          </w:tcPr>
          <w:p w14:paraId="2218329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1559B84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DFE509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0.01325843</w:t>
            </w:r>
          </w:p>
        </w:tc>
        <w:tc>
          <w:tcPr>
            <w:tcW w:w="236" w:type="dxa"/>
            <w:noWrap/>
            <w:hideMark/>
          </w:tcPr>
          <w:p w14:paraId="10663C1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0.09137134</w:t>
            </w:r>
          </w:p>
        </w:tc>
        <w:tc>
          <w:tcPr>
            <w:tcW w:w="236" w:type="dxa"/>
            <w:noWrap/>
            <w:hideMark/>
          </w:tcPr>
          <w:p w14:paraId="3D1C48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0.0256599</w:t>
            </w:r>
          </w:p>
        </w:tc>
        <w:tc>
          <w:tcPr>
            <w:tcW w:w="236" w:type="dxa"/>
            <w:noWrap/>
            <w:hideMark/>
          </w:tcPr>
          <w:p w14:paraId="0102F5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68.352852</w:t>
            </w:r>
          </w:p>
        </w:tc>
        <w:tc>
          <w:tcPr>
            <w:tcW w:w="236" w:type="dxa"/>
            <w:noWrap/>
            <w:hideMark/>
          </w:tcPr>
          <w:p w14:paraId="698A5C5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68.4466995</w:t>
            </w:r>
          </w:p>
        </w:tc>
        <w:tc>
          <w:tcPr>
            <w:tcW w:w="236" w:type="dxa"/>
            <w:noWrap/>
            <w:hideMark/>
          </w:tcPr>
          <w:p w14:paraId="7C06A5F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0.13614075</w:t>
            </w:r>
          </w:p>
        </w:tc>
      </w:tr>
      <w:tr w:rsidR="004A3F9A" w:rsidRPr="004A3F9A" w14:paraId="7FD755FF" w14:textId="77777777" w:rsidTr="004A3F9A">
        <w:trPr>
          <w:trHeight w:val="20"/>
        </w:trPr>
        <w:tc>
          <w:tcPr>
            <w:tcW w:w="236" w:type="dxa"/>
            <w:noWrap/>
            <w:hideMark/>
          </w:tcPr>
          <w:p w14:paraId="26B19DF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0705F0B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9EF4F4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0.00254688</w:t>
            </w:r>
          </w:p>
        </w:tc>
        <w:tc>
          <w:tcPr>
            <w:tcW w:w="236" w:type="dxa"/>
            <w:noWrap/>
            <w:hideMark/>
          </w:tcPr>
          <w:p w14:paraId="3CC036B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0.04584437</w:t>
            </w:r>
          </w:p>
        </w:tc>
        <w:tc>
          <w:tcPr>
            <w:tcW w:w="236" w:type="dxa"/>
            <w:noWrap/>
            <w:hideMark/>
          </w:tcPr>
          <w:p w14:paraId="350117D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0.01615284</w:t>
            </w:r>
          </w:p>
        </w:tc>
        <w:tc>
          <w:tcPr>
            <w:tcW w:w="236" w:type="dxa"/>
            <w:noWrap/>
            <w:hideMark/>
          </w:tcPr>
          <w:p w14:paraId="05FBDCB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54.3060305</w:t>
            </w:r>
          </w:p>
        </w:tc>
        <w:tc>
          <w:tcPr>
            <w:tcW w:w="236" w:type="dxa"/>
            <w:noWrap/>
            <w:hideMark/>
          </w:tcPr>
          <w:p w14:paraId="2A4EEA8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54.2927852</w:t>
            </w:r>
          </w:p>
        </w:tc>
        <w:tc>
          <w:tcPr>
            <w:tcW w:w="236" w:type="dxa"/>
            <w:noWrap/>
            <w:hideMark/>
          </w:tcPr>
          <w:p w14:paraId="3088815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0.176156</w:t>
            </w:r>
          </w:p>
        </w:tc>
      </w:tr>
      <w:tr w:rsidR="004A3F9A" w:rsidRPr="004A3F9A" w14:paraId="1723D763" w14:textId="77777777" w:rsidTr="004A3F9A">
        <w:trPr>
          <w:trHeight w:val="20"/>
        </w:trPr>
        <w:tc>
          <w:tcPr>
            <w:tcW w:w="236" w:type="dxa"/>
            <w:noWrap/>
            <w:hideMark/>
          </w:tcPr>
          <w:p w14:paraId="030B24F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5D956E4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8B522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0.00180731</w:t>
            </w:r>
          </w:p>
        </w:tc>
        <w:tc>
          <w:tcPr>
            <w:tcW w:w="236" w:type="dxa"/>
            <w:noWrap/>
            <w:hideMark/>
          </w:tcPr>
          <w:p w14:paraId="67F1691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0.06982646</w:t>
            </w:r>
          </w:p>
        </w:tc>
        <w:tc>
          <w:tcPr>
            <w:tcW w:w="236" w:type="dxa"/>
            <w:noWrap/>
            <w:hideMark/>
          </w:tcPr>
          <w:p w14:paraId="3358988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0.01823636</w:t>
            </w:r>
          </w:p>
        </w:tc>
        <w:tc>
          <w:tcPr>
            <w:tcW w:w="236" w:type="dxa"/>
            <w:noWrap/>
            <w:hideMark/>
          </w:tcPr>
          <w:p w14:paraId="68DF52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55.035188</w:t>
            </w:r>
          </w:p>
        </w:tc>
        <w:tc>
          <w:tcPr>
            <w:tcW w:w="236" w:type="dxa"/>
            <w:noWrap/>
            <w:hideMark/>
          </w:tcPr>
          <w:p w14:paraId="5A7A1B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56.4576795</w:t>
            </w:r>
          </w:p>
        </w:tc>
        <w:tc>
          <w:tcPr>
            <w:tcW w:w="236" w:type="dxa"/>
            <w:noWrap/>
            <w:hideMark/>
          </w:tcPr>
          <w:p w14:paraId="1977772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0.12787361</w:t>
            </w:r>
          </w:p>
        </w:tc>
      </w:tr>
      <w:tr w:rsidR="004A3F9A" w:rsidRPr="004A3F9A" w14:paraId="3F25ADBD" w14:textId="77777777" w:rsidTr="004A3F9A">
        <w:trPr>
          <w:trHeight w:val="20"/>
        </w:trPr>
        <w:tc>
          <w:tcPr>
            <w:tcW w:w="236" w:type="dxa"/>
            <w:noWrap/>
            <w:hideMark/>
          </w:tcPr>
          <w:p w14:paraId="550AA2D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416F77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01F66E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0.02387937</w:t>
            </w:r>
          </w:p>
        </w:tc>
        <w:tc>
          <w:tcPr>
            <w:tcW w:w="236" w:type="dxa"/>
            <w:noWrap/>
            <w:hideMark/>
          </w:tcPr>
          <w:p w14:paraId="5FBB258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0.14277521</w:t>
            </w:r>
          </w:p>
        </w:tc>
        <w:tc>
          <w:tcPr>
            <w:tcW w:w="236" w:type="dxa"/>
            <w:noWrap/>
            <w:hideMark/>
          </w:tcPr>
          <w:p w14:paraId="299C5B3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0.07500505</w:t>
            </w:r>
          </w:p>
        </w:tc>
        <w:tc>
          <w:tcPr>
            <w:tcW w:w="236" w:type="dxa"/>
            <w:noWrap/>
            <w:hideMark/>
          </w:tcPr>
          <w:p w14:paraId="6E63B09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45.1016221</w:t>
            </w:r>
          </w:p>
        </w:tc>
        <w:tc>
          <w:tcPr>
            <w:tcW w:w="236" w:type="dxa"/>
            <w:noWrap/>
            <w:hideMark/>
          </w:tcPr>
          <w:p w14:paraId="017A240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45.1560854</w:t>
            </w:r>
          </w:p>
        </w:tc>
        <w:tc>
          <w:tcPr>
            <w:tcW w:w="236" w:type="dxa"/>
            <w:noWrap/>
            <w:hideMark/>
          </w:tcPr>
          <w:p w14:paraId="45C55A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0.34996531</w:t>
            </w:r>
          </w:p>
        </w:tc>
      </w:tr>
      <w:tr w:rsidR="004A3F9A" w:rsidRPr="004A3F9A" w14:paraId="3C8B61F6" w14:textId="77777777" w:rsidTr="004A3F9A">
        <w:trPr>
          <w:trHeight w:val="20"/>
        </w:trPr>
        <w:tc>
          <w:tcPr>
            <w:tcW w:w="236" w:type="dxa"/>
            <w:noWrap/>
            <w:hideMark/>
          </w:tcPr>
          <w:p w14:paraId="2386FD5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Hypericum</w:t>
            </w:r>
          </w:p>
        </w:tc>
        <w:tc>
          <w:tcPr>
            <w:tcW w:w="236" w:type="dxa"/>
            <w:noWrap/>
            <w:hideMark/>
          </w:tcPr>
          <w:p w14:paraId="0CB17F4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06C48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0.01532457</w:t>
            </w:r>
          </w:p>
        </w:tc>
        <w:tc>
          <w:tcPr>
            <w:tcW w:w="236" w:type="dxa"/>
            <w:noWrap/>
            <w:hideMark/>
          </w:tcPr>
          <w:p w14:paraId="251E31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0.21882122</w:t>
            </w:r>
          </w:p>
        </w:tc>
        <w:tc>
          <w:tcPr>
            <w:tcW w:w="236" w:type="dxa"/>
            <w:noWrap/>
            <w:hideMark/>
          </w:tcPr>
          <w:p w14:paraId="124A98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0.04701878</w:t>
            </w:r>
          </w:p>
        </w:tc>
        <w:tc>
          <w:tcPr>
            <w:tcW w:w="236" w:type="dxa"/>
            <w:noWrap/>
            <w:hideMark/>
          </w:tcPr>
          <w:p w14:paraId="52DB8FB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25.5684266</w:t>
            </w:r>
          </w:p>
        </w:tc>
        <w:tc>
          <w:tcPr>
            <w:tcW w:w="236" w:type="dxa"/>
            <w:noWrap/>
            <w:hideMark/>
          </w:tcPr>
          <w:p w14:paraId="4C24C0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25.9791231</w:t>
            </w:r>
          </w:p>
        </w:tc>
        <w:tc>
          <w:tcPr>
            <w:tcW w:w="236" w:type="dxa"/>
            <w:noWrap/>
            <w:hideMark/>
          </w:tcPr>
          <w:p w14:paraId="390980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0.12917329</w:t>
            </w:r>
          </w:p>
        </w:tc>
      </w:tr>
      <w:tr w:rsidR="004A3F9A" w:rsidRPr="004A3F9A" w14:paraId="11F28C18" w14:textId="77777777" w:rsidTr="004A3F9A">
        <w:trPr>
          <w:trHeight w:val="20"/>
        </w:trPr>
        <w:tc>
          <w:tcPr>
            <w:tcW w:w="236" w:type="dxa"/>
            <w:noWrap/>
            <w:hideMark/>
          </w:tcPr>
          <w:p w14:paraId="4A39F45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Lepidieae</w:t>
            </w:r>
            <w:proofErr w:type="spellEnd"/>
          </w:p>
        </w:tc>
        <w:tc>
          <w:tcPr>
            <w:tcW w:w="236" w:type="dxa"/>
            <w:noWrap/>
            <w:hideMark/>
          </w:tcPr>
          <w:p w14:paraId="2C6026A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FB83F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0.21589796</w:t>
            </w:r>
          </w:p>
        </w:tc>
        <w:tc>
          <w:tcPr>
            <w:tcW w:w="236" w:type="dxa"/>
            <w:noWrap/>
            <w:hideMark/>
          </w:tcPr>
          <w:p w14:paraId="5A6009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2.29896517</w:t>
            </w:r>
          </w:p>
        </w:tc>
        <w:tc>
          <w:tcPr>
            <w:tcW w:w="236" w:type="dxa"/>
            <w:noWrap/>
            <w:hideMark/>
          </w:tcPr>
          <w:p w14:paraId="3147AFD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0.98079118</w:t>
            </w:r>
          </w:p>
        </w:tc>
        <w:tc>
          <w:tcPr>
            <w:tcW w:w="236" w:type="dxa"/>
            <w:noWrap/>
            <w:hideMark/>
          </w:tcPr>
          <w:p w14:paraId="26323BA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46.280477</w:t>
            </w:r>
          </w:p>
        </w:tc>
        <w:tc>
          <w:tcPr>
            <w:tcW w:w="236" w:type="dxa"/>
            <w:noWrap/>
            <w:hideMark/>
          </w:tcPr>
          <w:p w14:paraId="7026458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46.4951824</w:t>
            </w:r>
          </w:p>
        </w:tc>
        <w:tc>
          <w:tcPr>
            <w:tcW w:w="236" w:type="dxa"/>
            <w:noWrap/>
            <w:hideMark/>
          </w:tcPr>
          <w:p w14:paraId="07458B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0.21619924</w:t>
            </w:r>
          </w:p>
        </w:tc>
      </w:tr>
      <w:tr w:rsidR="004A3F9A" w:rsidRPr="004A3F9A" w14:paraId="76F6B2D6" w14:textId="77777777" w:rsidTr="004A3F9A">
        <w:trPr>
          <w:trHeight w:val="20"/>
        </w:trPr>
        <w:tc>
          <w:tcPr>
            <w:tcW w:w="236" w:type="dxa"/>
            <w:noWrap/>
            <w:hideMark/>
          </w:tcPr>
          <w:p w14:paraId="20F5295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Lupinus</w:t>
            </w:r>
          </w:p>
        </w:tc>
        <w:tc>
          <w:tcPr>
            <w:tcW w:w="236" w:type="dxa"/>
            <w:noWrap/>
            <w:hideMark/>
          </w:tcPr>
          <w:p w14:paraId="783EF5E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26C3A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0.07455664</w:t>
            </w:r>
          </w:p>
        </w:tc>
        <w:tc>
          <w:tcPr>
            <w:tcW w:w="236" w:type="dxa"/>
            <w:noWrap/>
            <w:hideMark/>
          </w:tcPr>
          <w:p w14:paraId="2D0CC7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0.04093387</w:t>
            </w:r>
          </w:p>
        </w:tc>
        <w:tc>
          <w:tcPr>
            <w:tcW w:w="236" w:type="dxa"/>
            <w:noWrap/>
            <w:hideMark/>
          </w:tcPr>
          <w:p w14:paraId="5E52DC0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0.11066089</w:t>
            </w:r>
          </w:p>
        </w:tc>
        <w:tc>
          <w:tcPr>
            <w:tcW w:w="236" w:type="dxa"/>
            <w:noWrap/>
            <w:hideMark/>
          </w:tcPr>
          <w:p w14:paraId="2BD0CEE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44.7449689</w:t>
            </w:r>
          </w:p>
        </w:tc>
        <w:tc>
          <w:tcPr>
            <w:tcW w:w="236" w:type="dxa"/>
            <w:noWrap/>
            <w:hideMark/>
          </w:tcPr>
          <w:p w14:paraId="049DD77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46.6546953</w:t>
            </w:r>
          </w:p>
        </w:tc>
        <w:tc>
          <w:tcPr>
            <w:tcW w:w="236" w:type="dxa"/>
            <w:noWrap/>
            <w:hideMark/>
          </w:tcPr>
          <w:p w14:paraId="365F095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0.56394118</w:t>
            </w:r>
          </w:p>
        </w:tc>
      </w:tr>
      <w:tr w:rsidR="004A3F9A" w:rsidRPr="004A3F9A" w14:paraId="031140F1" w14:textId="77777777" w:rsidTr="004A3F9A">
        <w:trPr>
          <w:trHeight w:val="20"/>
        </w:trPr>
        <w:tc>
          <w:tcPr>
            <w:tcW w:w="236" w:type="dxa"/>
            <w:noWrap/>
            <w:hideMark/>
          </w:tcPr>
          <w:p w14:paraId="7137A03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7E0A748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2249C4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0.02615461</w:t>
            </w:r>
          </w:p>
        </w:tc>
        <w:tc>
          <w:tcPr>
            <w:tcW w:w="236" w:type="dxa"/>
            <w:noWrap/>
            <w:hideMark/>
          </w:tcPr>
          <w:p w14:paraId="018C562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0.12299691</w:t>
            </w:r>
          </w:p>
        </w:tc>
        <w:tc>
          <w:tcPr>
            <w:tcW w:w="236" w:type="dxa"/>
            <w:noWrap/>
            <w:hideMark/>
          </w:tcPr>
          <w:p w14:paraId="7FD170C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0.04818991</w:t>
            </w:r>
          </w:p>
        </w:tc>
        <w:tc>
          <w:tcPr>
            <w:tcW w:w="236" w:type="dxa"/>
            <w:noWrap/>
            <w:hideMark/>
          </w:tcPr>
          <w:p w14:paraId="20E069F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44.9787417</w:t>
            </w:r>
          </w:p>
        </w:tc>
        <w:tc>
          <w:tcPr>
            <w:tcW w:w="236" w:type="dxa"/>
            <w:noWrap/>
            <w:hideMark/>
          </w:tcPr>
          <w:p w14:paraId="5C4F29A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45.138593</w:t>
            </w:r>
          </w:p>
        </w:tc>
        <w:tc>
          <w:tcPr>
            <w:tcW w:w="236" w:type="dxa"/>
            <w:noWrap/>
            <w:hideMark/>
          </w:tcPr>
          <w:p w14:paraId="63FD2F6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0.19503272</w:t>
            </w:r>
          </w:p>
        </w:tc>
      </w:tr>
      <w:tr w:rsidR="004A3F9A" w:rsidRPr="004A3F9A" w14:paraId="5884BB46" w14:textId="77777777" w:rsidTr="004A3F9A">
        <w:trPr>
          <w:trHeight w:val="20"/>
        </w:trPr>
        <w:tc>
          <w:tcPr>
            <w:tcW w:w="236" w:type="dxa"/>
            <w:noWrap/>
            <w:hideMark/>
          </w:tcPr>
          <w:p w14:paraId="47F516F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Onagraceae</w:t>
            </w:r>
            <w:proofErr w:type="spellEnd"/>
          </w:p>
        </w:tc>
        <w:tc>
          <w:tcPr>
            <w:tcW w:w="236" w:type="dxa"/>
            <w:noWrap/>
            <w:hideMark/>
          </w:tcPr>
          <w:p w14:paraId="207E210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1C4DAB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0.00342103</w:t>
            </w:r>
          </w:p>
        </w:tc>
        <w:tc>
          <w:tcPr>
            <w:tcW w:w="236" w:type="dxa"/>
            <w:noWrap/>
            <w:hideMark/>
          </w:tcPr>
          <w:p w14:paraId="1808410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0.23355981</w:t>
            </w:r>
          </w:p>
        </w:tc>
        <w:tc>
          <w:tcPr>
            <w:tcW w:w="236" w:type="dxa"/>
            <w:noWrap/>
            <w:hideMark/>
          </w:tcPr>
          <w:p w14:paraId="0FB479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0.21365964</w:t>
            </w:r>
          </w:p>
        </w:tc>
        <w:tc>
          <w:tcPr>
            <w:tcW w:w="236" w:type="dxa"/>
            <w:noWrap/>
            <w:hideMark/>
          </w:tcPr>
          <w:p w14:paraId="1992B05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62.8869461</w:t>
            </w:r>
          </w:p>
        </w:tc>
        <w:tc>
          <w:tcPr>
            <w:tcW w:w="236" w:type="dxa"/>
            <w:noWrap/>
            <w:hideMark/>
          </w:tcPr>
          <w:p w14:paraId="2B83F46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62.9021519</w:t>
            </w:r>
          </w:p>
        </w:tc>
        <w:tc>
          <w:tcPr>
            <w:tcW w:w="236" w:type="dxa"/>
            <w:noWrap/>
            <w:hideMark/>
          </w:tcPr>
          <w:p w14:paraId="004455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0.47123427</w:t>
            </w:r>
          </w:p>
        </w:tc>
      </w:tr>
      <w:tr w:rsidR="004A3F9A" w:rsidRPr="004A3F9A" w14:paraId="67343B04" w14:textId="77777777" w:rsidTr="004A3F9A">
        <w:trPr>
          <w:trHeight w:val="20"/>
        </w:trPr>
        <w:tc>
          <w:tcPr>
            <w:tcW w:w="236" w:type="dxa"/>
            <w:noWrap/>
            <w:hideMark/>
          </w:tcPr>
          <w:p w14:paraId="7711460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Orobanchaceae</w:t>
            </w:r>
          </w:p>
        </w:tc>
        <w:tc>
          <w:tcPr>
            <w:tcW w:w="236" w:type="dxa"/>
            <w:noWrap/>
            <w:hideMark/>
          </w:tcPr>
          <w:p w14:paraId="6CB9058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11553A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0.04214628</w:t>
            </w:r>
          </w:p>
        </w:tc>
        <w:tc>
          <w:tcPr>
            <w:tcW w:w="236" w:type="dxa"/>
            <w:noWrap/>
            <w:hideMark/>
          </w:tcPr>
          <w:p w14:paraId="7A35DD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0.37223064</w:t>
            </w:r>
          </w:p>
        </w:tc>
        <w:tc>
          <w:tcPr>
            <w:tcW w:w="236" w:type="dxa"/>
            <w:noWrap/>
            <w:hideMark/>
          </w:tcPr>
          <w:p w14:paraId="7F775A9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0.19945829</w:t>
            </w:r>
          </w:p>
        </w:tc>
        <w:tc>
          <w:tcPr>
            <w:tcW w:w="236" w:type="dxa"/>
            <w:noWrap/>
            <w:hideMark/>
          </w:tcPr>
          <w:p w14:paraId="20DC274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48.2175298</w:t>
            </w:r>
          </w:p>
        </w:tc>
        <w:tc>
          <w:tcPr>
            <w:tcW w:w="236" w:type="dxa"/>
            <w:noWrap/>
            <w:hideMark/>
          </w:tcPr>
          <w:p w14:paraId="38DAC9F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48.1151881</w:t>
            </w:r>
          </w:p>
        </w:tc>
        <w:tc>
          <w:tcPr>
            <w:tcW w:w="236" w:type="dxa"/>
            <w:noWrap/>
            <w:hideMark/>
          </w:tcPr>
          <w:p w14:paraId="3C8220E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0.26801508</w:t>
            </w:r>
          </w:p>
        </w:tc>
      </w:tr>
      <w:tr w:rsidR="004A3F9A" w:rsidRPr="004A3F9A" w14:paraId="19CEFBFF" w14:textId="77777777" w:rsidTr="004A3F9A">
        <w:trPr>
          <w:trHeight w:val="20"/>
        </w:trPr>
        <w:tc>
          <w:tcPr>
            <w:tcW w:w="236" w:type="dxa"/>
            <w:noWrap/>
            <w:hideMark/>
          </w:tcPr>
          <w:p w14:paraId="59C8FC2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0E7DDC4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D794D0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0.04139276</w:t>
            </w:r>
          </w:p>
        </w:tc>
        <w:tc>
          <w:tcPr>
            <w:tcW w:w="236" w:type="dxa"/>
            <w:noWrap/>
            <w:hideMark/>
          </w:tcPr>
          <w:p w14:paraId="018D55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9.51001499</w:t>
            </w:r>
          </w:p>
        </w:tc>
        <w:tc>
          <w:tcPr>
            <w:tcW w:w="236" w:type="dxa"/>
            <w:noWrap/>
            <w:hideMark/>
          </w:tcPr>
          <w:p w14:paraId="2603793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3.00651428</w:t>
            </w:r>
          </w:p>
        </w:tc>
        <w:tc>
          <w:tcPr>
            <w:tcW w:w="236" w:type="dxa"/>
            <w:noWrap/>
            <w:hideMark/>
          </w:tcPr>
          <w:p w14:paraId="6E4EB32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54.542389</w:t>
            </w:r>
          </w:p>
        </w:tc>
        <w:tc>
          <w:tcPr>
            <w:tcW w:w="236" w:type="dxa"/>
            <w:noWrap/>
            <w:hideMark/>
          </w:tcPr>
          <w:p w14:paraId="5C3C125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54.5628577</w:t>
            </w:r>
          </w:p>
        </w:tc>
        <w:tc>
          <w:tcPr>
            <w:tcW w:w="236" w:type="dxa"/>
            <w:noWrap/>
            <w:hideMark/>
          </w:tcPr>
          <w:p w14:paraId="0799293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0.15807046</w:t>
            </w:r>
          </w:p>
        </w:tc>
      </w:tr>
      <w:tr w:rsidR="004A3F9A" w:rsidRPr="004A3F9A" w14:paraId="6060ADFC" w14:textId="77777777" w:rsidTr="004A3F9A">
        <w:trPr>
          <w:trHeight w:val="20"/>
        </w:trPr>
        <w:tc>
          <w:tcPr>
            <w:tcW w:w="236" w:type="dxa"/>
            <w:noWrap/>
            <w:hideMark/>
          </w:tcPr>
          <w:p w14:paraId="34A6376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67A78AF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18AC9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0.0110541</w:t>
            </w:r>
          </w:p>
        </w:tc>
        <w:tc>
          <w:tcPr>
            <w:tcW w:w="236" w:type="dxa"/>
            <w:noWrap/>
            <w:hideMark/>
          </w:tcPr>
          <w:p w14:paraId="645FF31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0.06905906</w:t>
            </w:r>
          </w:p>
        </w:tc>
        <w:tc>
          <w:tcPr>
            <w:tcW w:w="236" w:type="dxa"/>
            <w:noWrap/>
            <w:hideMark/>
          </w:tcPr>
          <w:p w14:paraId="4FFD5B7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0.04797808</w:t>
            </w:r>
          </w:p>
        </w:tc>
        <w:tc>
          <w:tcPr>
            <w:tcW w:w="236" w:type="dxa"/>
            <w:noWrap/>
            <w:hideMark/>
          </w:tcPr>
          <w:p w14:paraId="45AA170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53.2298641</w:t>
            </w:r>
          </w:p>
        </w:tc>
        <w:tc>
          <w:tcPr>
            <w:tcW w:w="236" w:type="dxa"/>
            <w:noWrap/>
            <w:hideMark/>
          </w:tcPr>
          <w:p w14:paraId="29434A7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53.3349363</w:t>
            </w:r>
          </w:p>
        </w:tc>
        <w:tc>
          <w:tcPr>
            <w:tcW w:w="236" w:type="dxa"/>
            <w:noWrap/>
            <w:hideMark/>
          </w:tcPr>
          <w:p w14:paraId="158D14B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0.30786256</w:t>
            </w:r>
          </w:p>
        </w:tc>
      </w:tr>
      <w:tr w:rsidR="004A3F9A" w:rsidRPr="004A3F9A" w14:paraId="282D812B" w14:textId="77777777" w:rsidTr="004A3F9A">
        <w:trPr>
          <w:trHeight w:val="20"/>
        </w:trPr>
        <w:tc>
          <w:tcPr>
            <w:tcW w:w="236" w:type="dxa"/>
            <w:noWrap/>
            <w:hideMark/>
          </w:tcPr>
          <w:p w14:paraId="77FF7FE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Pooideae</w:t>
            </w:r>
            <w:proofErr w:type="spellEnd"/>
          </w:p>
        </w:tc>
        <w:tc>
          <w:tcPr>
            <w:tcW w:w="236" w:type="dxa"/>
            <w:noWrap/>
            <w:hideMark/>
          </w:tcPr>
          <w:p w14:paraId="1FDA953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F9B1FC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0.03194115</w:t>
            </w:r>
          </w:p>
        </w:tc>
        <w:tc>
          <w:tcPr>
            <w:tcW w:w="236" w:type="dxa"/>
            <w:noWrap/>
            <w:hideMark/>
          </w:tcPr>
          <w:p w14:paraId="1D1F8D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7.86548183</w:t>
            </w:r>
          </w:p>
        </w:tc>
        <w:tc>
          <w:tcPr>
            <w:tcW w:w="236" w:type="dxa"/>
            <w:noWrap/>
            <w:hideMark/>
          </w:tcPr>
          <w:p w14:paraId="5E770C4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3.74729576</w:t>
            </w:r>
          </w:p>
        </w:tc>
        <w:tc>
          <w:tcPr>
            <w:tcW w:w="236" w:type="dxa"/>
            <w:noWrap/>
            <w:hideMark/>
          </w:tcPr>
          <w:p w14:paraId="181EC3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39.1310502</w:t>
            </w:r>
          </w:p>
        </w:tc>
        <w:tc>
          <w:tcPr>
            <w:tcW w:w="236" w:type="dxa"/>
            <w:noWrap/>
            <w:hideMark/>
          </w:tcPr>
          <w:p w14:paraId="6F5132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39.1398069</w:t>
            </w:r>
          </w:p>
        </w:tc>
        <w:tc>
          <w:tcPr>
            <w:tcW w:w="236" w:type="dxa"/>
            <w:noWrap/>
            <w:hideMark/>
          </w:tcPr>
          <w:p w14:paraId="191A7C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0.23832517</w:t>
            </w:r>
          </w:p>
        </w:tc>
      </w:tr>
      <w:tr w:rsidR="004A3F9A" w:rsidRPr="004A3F9A" w14:paraId="58194F64" w14:textId="77777777" w:rsidTr="004A3F9A">
        <w:trPr>
          <w:trHeight w:val="20"/>
        </w:trPr>
        <w:tc>
          <w:tcPr>
            <w:tcW w:w="236" w:type="dxa"/>
            <w:noWrap/>
            <w:hideMark/>
          </w:tcPr>
          <w:p w14:paraId="74C1085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2C68E00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E66FC8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0.02759849</w:t>
            </w:r>
          </w:p>
        </w:tc>
        <w:tc>
          <w:tcPr>
            <w:tcW w:w="236" w:type="dxa"/>
            <w:noWrap/>
            <w:hideMark/>
          </w:tcPr>
          <w:p w14:paraId="5FF1AEC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0.09761794</w:t>
            </w:r>
          </w:p>
        </w:tc>
        <w:tc>
          <w:tcPr>
            <w:tcW w:w="236" w:type="dxa"/>
            <w:noWrap/>
            <w:hideMark/>
          </w:tcPr>
          <w:p w14:paraId="55CB51A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0.07577813</w:t>
            </w:r>
          </w:p>
        </w:tc>
        <w:tc>
          <w:tcPr>
            <w:tcW w:w="236" w:type="dxa"/>
            <w:noWrap/>
            <w:hideMark/>
          </w:tcPr>
          <w:p w14:paraId="7407439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58.3878572</w:t>
            </w:r>
          </w:p>
        </w:tc>
        <w:tc>
          <w:tcPr>
            <w:tcW w:w="236" w:type="dxa"/>
            <w:noWrap/>
            <w:hideMark/>
          </w:tcPr>
          <w:p w14:paraId="55B8B0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58.3986934</w:t>
            </w:r>
          </w:p>
        </w:tc>
        <w:tc>
          <w:tcPr>
            <w:tcW w:w="236" w:type="dxa"/>
            <w:noWrap/>
            <w:hideMark/>
          </w:tcPr>
          <w:p w14:paraId="2966640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0.27562567</w:t>
            </w:r>
          </w:p>
        </w:tc>
      </w:tr>
      <w:tr w:rsidR="004A3F9A" w:rsidRPr="004A3F9A" w14:paraId="0B86F020" w14:textId="77777777" w:rsidTr="004A3F9A">
        <w:trPr>
          <w:trHeight w:val="20"/>
        </w:trPr>
        <w:tc>
          <w:tcPr>
            <w:tcW w:w="236" w:type="dxa"/>
            <w:noWrap/>
            <w:hideMark/>
          </w:tcPr>
          <w:p w14:paraId="5E07952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Rubieae</w:t>
            </w:r>
            <w:proofErr w:type="spellEnd"/>
          </w:p>
        </w:tc>
        <w:tc>
          <w:tcPr>
            <w:tcW w:w="236" w:type="dxa"/>
            <w:noWrap/>
            <w:hideMark/>
          </w:tcPr>
          <w:p w14:paraId="63F1F39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41B2D2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0.03582593</w:t>
            </w:r>
          </w:p>
        </w:tc>
        <w:tc>
          <w:tcPr>
            <w:tcW w:w="236" w:type="dxa"/>
            <w:noWrap/>
            <w:hideMark/>
          </w:tcPr>
          <w:p w14:paraId="319FA1E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0.63042086</w:t>
            </w:r>
          </w:p>
        </w:tc>
        <w:tc>
          <w:tcPr>
            <w:tcW w:w="236" w:type="dxa"/>
            <w:noWrap/>
            <w:hideMark/>
          </w:tcPr>
          <w:p w14:paraId="541232D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0.26169783</w:t>
            </w:r>
          </w:p>
        </w:tc>
        <w:tc>
          <w:tcPr>
            <w:tcW w:w="236" w:type="dxa"/>
            <w:noWrap/>
            <w:hideMark/>
          </w:tcPr>
          <w:p w14:paraId="593556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46.4002425</w:t>
            </w:r>
          </w:p>
        </w:tc>
        <w:tc>
          <w:tcPr>
            <w:tcW w:w="236" w:type="dxa"/>
            <w:noWrap/>
            <w:hideMark/>
          </w:tcPr>
          <w:p w14:paraId="6E5176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46.4515327</w:t>
            </w:r>
          </w:p>
        </w:tc>
        <w:tc>
          <w:tcPr>
            <w:tcW w:w="236" w:type="dxa"/>
            <w:noWrap/>
            <w:hideMark/>
          </w:tcPr>
          <w:p w14:paraId="462EC6A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0.21011538</w:t>
            </w:r>
          </w:p>
        </w:tc>
      </w:tr>
      <w:tr w:rsidR="004A3F9A" w:rsidRPr="004A3F9A" w14:paraId="68D6B722" w14:textId="77777777" w:rsidTr="004A3F9A">
        <w:trPr>
          <w:trHeight w:val="20"/>
        </w:trPr>
        <w:tc>
          <w:tcPr>
            <w:tcW w:w="236" w:type="dxa"/>
            <w:noWrap/>
            <w:hideMark/>
          </w:tcPr>
          <w:p w14:paraId="52B6A2B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Salvia</w:t>
            </w:r>
          </w:p>
        </w:tc>
        <w:tc>
          <w:tcPr>
            <w:tcW w:w="236" w:type="dxa"/>
            <w:noWrap/>
            <w:hideMark/>
          </w:tcPr>
          <w:p w14:paraId="438DFF7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98DFA5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0.01389107</w:t>
            </w:r>
          </w:p>
        </w:tc>
        <w:tc>
          <w:tcPr>
            <w:tcW w:w="236" w:type="dxa"/>
            <w:noWrap/>
            <w:hideMark/>
          </w:tcPr>
          <w:p w14:paraId="16C945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0.1049853</w:t>
            </w:r>
          </w:p>
        </w:tc>
        <w:tc>
          <w:tcPr>
            <w:tcW w:w="236" w:type="dxa"/>
            <w:noWrap/>
            <w:hideMark/>
          </w:tcPr>
          <w:p w14:paraId="4281E9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0.03814369</w:t>
            </w:r>
          </w:p>
        </w:tc>
        <w:tc>
          <w:tcPr>
            <w:tcW w:w="236" w:type="dxa"/>
            <w:noWrap/>
            <w:hideMark/>
          </w:tcPr>
          <w:p w14:paraId="0CD608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64.0361411</w:t>
            </w:r>
          </w:p>
        </w:tc>
        <w:tc>
          <w:tcPr>
            <w:tcW w:w="236" w:type="dxa"/>
            <w:noWrap/>
            <w:hideMark/>
          </w:tcPr>
          <w:p w14:paraId="0A11684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64.0393556</w:t>
            </w:r>
          </w:p>
        </w:tc>
        <w:tc>
          <w:tcPr>
            <w:tcW w:w="236" w:type="dxa"/>
            <w:noWrap/>
            <w:hideMark/>
          </w:tcPr>
          <w:p w14:paraId="58DB1C3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0.18099799</w:t>
            </w:r>
          </w:p>
        </w:tc>
      </w:tr>
      <w:tr w:rsidR="004A3F9A" w:rsidRPr="004A3F9A" w14:paraId="6995EE8A" w14:textId="77777777" w:rsidTr="004A3F9A">
        <w:trPr>
          <w:trHeight w:val="20"/>
        </w:trPr>
        <w:tc>
          <w:tcPr>
            <w:tcW w:w="236" w:type="dxa"/>
            <w:noWrap/>
            <w:hideMark/>
          </w:tcPr>
          <w:p w14:paraId="103C79E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Solanaceae</w:t>
            </w:r>
          </w:p>
        </w:tc>
        <w:tc>
          <w:tcPr>
            <w:tcW w:w="236" w:type="dxa"/>
            <w:noWrap/>
            <w:hideMark/>
          </w:tcPr>
          <w:p w14:paraId="7B1E6C7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934C6C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0.01338455</w:t>
            </w:r>
          </w:p>
        </w:tc>
        <w:tc>
          <w:tcPr>
            <w:tcW w:w="236" w:type="dxa"/>
            <w:noWrap/>
            <w:hideMark/>
          </w:tcPr>
          <w:p w14:paraId="58B9E8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0.22093706</w:t>
            </w:r>
          </w:p>
        </w:tc>
        <w:tc>
          <w:tcPr>
            <w:tcW w:w="236" w:type="dxa"/>
            <w:noWrap/>
            <w:hideMark/>
          </w:tcPr>
          <w:p w14:paraId="6F0A0F4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0.08263792</w:t>
            </w:r>
          </w:p>
        </w:tc>
        <w:tc>
          <w:tcPr>
            <w:tcW w:w="236" w:type="dxa"/>
            <w:noWrap/>
            <w:hideMark/>
          </w:tcPr>
          <w:p w14:paraId="6FF9DF5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54.9069813</w:t>
            </w:r>
          </w:p>
        </w:tc>
        <w:tc>
          <w:tcPr>
            <w:tcW w:w="236" w:type="dxa"/>
            <w:noWrap/>
            <w:hideMark/>
          </w:tcPr>
          <w:p w14:paraId="5FFA6C9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54.9853456</w:t>
            </w:r>
          </w:p>
        </w:tc>
        <w:tc>
          <w:tcPr>
            <w:tcW w:w="236" w:type="dxa"/>
            <w:noWrap/>
            <w:hideMark/>
          </w:tcPr>
          <w:p w14:paraId="2523CDA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0.18712184</w:t>
            </w:r>
          </w:p>
        </w:tc>
      </w:tr>
      <w:tr w:rsidR="004A3F9A" w:rsidRPr="004A3F9A" w14:paraId="7001E6BE" w14:textId="77777777" w:rsidTr="004A3F9A">
        <w:trPr>
          <w:trHeight w:val="20"/>
        </w:trPr>
        <w:tc>
          <w:tcPr>
            <w:tcW w:w="236" w:type="dxa"/>
            <w:noWrap/>
            <w:hideMark/>
          </w:tcPr>
          <w:p w14:paraId="37ED00A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1A3F867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216AE7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0.01284506</w:t>
            </w:r>
          </w:p>
        </w:tc>
        <w:tc>
          <w:tcPr>
            <w:tcW w:w="236" w:type="dxa"/>
            <w:noWrap/>
            <w:hideMark/>
          </w:tcPr>
          <w:p w14:paraId="0B2F00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0.06165751</w:t>
            </w:r>
          </w:p>
        </w:tc>
        <w:tc>
          <w:tcPr>
            <w:tcW w:w="236" w:type="dxa"/>
            <w:noWrap/>
            <w:hideMark/>
          </w:tcPr>
          <w:p w14:paraId="253D1F4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0.02612719</w:t>
            </w:r>
          </w:p>
        </w:tc>
        <w:tc>
          <w:tcPr>
            <w:tcW w:w="236" w:type="dxa"/>
            <w:noWrap/>
            <w:hideMark/>
          </w:tcPr>
          <w:p w14:paraId="34E559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60.9882376</w:t>
            </w:r>
          </w:p>
        </w:tc>
        <w:tc>
          <w:tcPr>
            <w:tcW w:w="236" w:type="dxa"/>
            <w:noWrap/>
            <w:hideMark/>
          </w:tcPr>
          <w:p w14:paraId="5D9A2B1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63.540684</w:t>
            </w:r>
          </w:p>
        </w:tc>
        <w:tc>
          <w:tcPr>
            <w:tcW w:w="236" w:type="dxa"/>
            <w:noWrap/>
            <w:hideMark/>
          </w:tcPr>
          <w:p w14:paraId="7E752B0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0.20485035</w:t>
            </w:r>
          </w:p>
        </w:tc>
      </w:tr>
      <w:tr w:rsidR="004A3F9A" w:rsidRPr="004A3F9A" w14:paraId="3CCF0A49" w14:textId="77777777" w:rsidTr="004A3F9A">
        <w:trPr>
          <w:trHeight w:val="20"/>
        </w:trPr>
        <w:tc>
          <w:tcPr>
            <w:tcW w:w="236" w:type="dxa"/>
            <w:noWrap/>
            <w:hideMark/>
          </w:tcPr>
          <w:p w14:paraId="13FDF07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0FFE352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6492C8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0.08355172</w:t>
            </w:r>
          </w:p>
        </w:tc>
        <w:tc>
          <w:tcPr>
            <w:tcW w:w="236" w:type="dxa"/>
            <w:noWrap/>
            <w:hideMark/>
          </w:tcPr>
          <w:p w14:paraId="603DDB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0.02554676</w:t>
            </w:r>
          </w:p>
        </w:tc>
        <w:tc>
          <w:tcPr>
            <w:tcW w:w="236" w:type="dxa"/>
            <w:noWrap/>
            <w:hideMark/>
          </w:tcPr>
          <w:p w14:paraId="402D1B1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0.03295988</w:t>
            </w:r>
          </w:p>
        </w:tc>
        <w:tc>
          <w:tcPr>
            <w:tcW w:w="236" w:type="dxa"/>
            <w:noWrap/>
            <w:hideMark/>
          </w:tcPr>
          <w:p w14:paraId="1D74A18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58.5349776</w:t>
            </w:r>
          </w:p>
        </w:tc>
        <w:tc>
          <w:tcPr>
            <w:tcW w:w="236" w:type="dxa"/>
            <w:noWrap/>
            <w:hideMark/>
          </w:tcPr>
          <w:p w14:paraId="1E64F0D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58.6836054</w:t>
            </w:r>
          </w:p>
        </w:tc>
        <w:tc>
          <w:tcPr>
            <w:tcW w:w="236" w:type="dxa"/>
            <w:noWrap/>
            <w:hideMark/>
          </w:tcPr>
          <w:p w14:paraId="217912B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0.37862128</w:t>
            </w:r>
          </w:p>
        </w:tc>
      </w:tr>
    </w:tbl>
    <w:p w14:paraId="62BDC0A5" w14:textId="77777777" w:rsidR="00682E97" w:rsidRPr="002B0243" w:rsidRDefault="00682E97" w:rsidP="004C7D04">
      <w:pPr>
        <w:rPr>
          <w:rFonts w:ascii="Times New Roman" w:hAnsi="Times New Roman" w:cs="Times New Roman"/>
        </w:rPr>
      </w:pPr>
    </w:p>
    <w:p w14:paraId="2494532F" w14:textId="77777777" w:rsidR="00682E97" w:rsidRPr="002B0243" w:rsidRDefault="00682E97" w:rsidP="004C7D04">
      <w:pPr>
        <w:rPr>
          <w:rFonts w:ascii="Times New Roman" w:hAnsi="Times New Roman" w:cs="Times New Roman"/>
        </w:rPr>
      </w:pPr>
      <w:r w:rsidRPr="002B0243">
        <w:rPr>
          <w:rFonts w:ascii="Times New Roman" w:hAnsi="Times New Roman" w:cs="Times New Roman"/>
        </w:rPr>
        <w:br w:type="page"/>
      </w:r>
    </w:p>
    <w:p w14:paraId="6947F25C" w14:textId="6D7CD241" w:rsidR="00682E97" w:rsidRPr="002B0243" w:rsidRDefault="00682E97" w:rsidP="004C7D04">
      <w:pPr>
        <w:rPr>
          <w:rFonts w:ascii="Times New Roman" w:hAnsi="Times New Roman" w:cs="Times New Roman"/>
        </w:rPr>
      </w:pPr>
      <w:r w:rsidRPr="002B0243">
        <w:rPr>
          <w:rFonts w:ascii="Times New Roman" w:hAnsi="Times New Roman" w:cs="Times New Roman"/>
          <w:b/>
          <w:bCs/>
        </w:rPr>
        <w:lastRenderedPageBreak/>
        <w:t>Table S8.</w:t>
      </w:r>
      <w:r w:rsidRPr="002B0243">
        <w:rPr>
          <w:rFonts w:ascii="Times New Roman" w:hAnsi="Times New Roman" w:cs="Times New Roman"/>
        </w:rPr>
        <w:t xml:space="preserve">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AI</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7F607B" w:rsidRPr="007F607B" w14:paraId="66C66CB6" w14:textId="77777777" w:rsidTr="007F607B">
        <w:trPr>
          <w:trHeight w:val="20"/>
        </w:trPr>
        <w:tc>
          <w:tcPr>
            <w:tcW w:w="236" w:type="dxa"/>
            <w:noWrap/>
            <w:hideMark/>
          </w:tcPr>
          <w:p w14:paraId="133471F6"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Group.1</w:t>
            </w:r>
          </w:p>
        </w:tc>
        <w:tc>
          <w:tcPr>
            <w:tcW w:w="236" w:type="dxa"/>
            <w:noWrap/>
            <w:hideMark/>
          </w:tcPr>
          <w:p w14:paraId="5E049AFF"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Group.2</w:t>
            </w:r>
          </w:p>
        </w:tc>
        <w:tc>
          <w:tcPr>
            <w:tcW w:w="236" w:type="dxa"/>
            <w:noWrap/>
            <w:hideMark/>
          </w:tcPr>
          <w:p w14:paraId="71BAFE0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rates</w:t>
            </w:r>
          </w:p>
        </w:tc>
        <w:tc>
          <w:tcPr>
            <w:tcW w:w="236" w:type="dxa"/>
            <w:noWrap/>
            <w:hideMark/>
          </w:tcPr>
          <w:p w14:paraId="2DB13BA0"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alpha</w:t>
            </w:r>
          </w:p>
        </w:tc>
        <w:tc>
          <w:tcPr>
            <w:tcW w:w="236" w:type="dxa"/>
            <w:noWrap/>
            <w:hideMark/>
          </w:tcPr>
          <w:p w14:paraId="03492931"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proofErr w:type="gramStart"/>
            <w:r w:rsidRPr="007F607B">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28BDFBE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theta</w:t>
            </w:r>
          </w:p>
        </w:tc>
        <w:tc>
          <w:tcPr>
            <w:tcW w:w="236" w:type="dxa"/>
            <w:noWrap/>
            <w:hideMark/>
          </w:tcPr>
          <w:p w14:paraId="1B75316D"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79F5D3AC"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expected_var</w:t>
            </w:r>
            <w:proofErr w:type="spellEnd"/>
          </w:p>
        </w:tc>
      </w:tr>
      <w:tr w:rsidR="007F607B" w:rsidRPr="007F607B" w14:paraId="3745ACE6" w14:textId="77777777" w:rsidTr="007F607B">
        <w:trPr>
          <w:trHeight w:val="20"/>
        </w:trPr>
        <w:tc>
          <w:tcPr>
            <w:tcW w:w="236" w:type="dxa"/>
            <w:noWrap/>
            <w:hideMark/>
          </w:tcPr>
          <w:p w14:paraId="65456C70"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Alysseae</w:t>
            </w:r>
            <w:proofErr w:type="spellEnd"/>
          </w:p>
        </w:tc>
        <w:tc>
          <w:tcPr>
            <w:tcW w:w="236" w:type="dxa"/>
            <w:noWrap/>
            <w:hideMark/>
          </w:tcPr>
          <w:p w14:paraId="335DFB3A"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377BA12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0.04741912</w:t>
            </w:r>
          </w:p>
        </w:tc>
        <w:tc>
          <w:tcPr>
            <w:tcW w:w="236" w:type="dxa"/>
            <w:noWrap/>
            <w:hideMark/>
          </w:tcPr>
          <w:p w14:paraId="1CE35BF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0.38185637</w:t>
            </w:r>
          </w:p>
        </w:tc>
        <w:tc>
          <w:tcPr>
            <w:tcW w:w="236" w:type="dxa"/>
            <w:noWrap/>
            <w:hideMark/>
          </w:tcPr>
          <w:p w14:paraId="594D09E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0.16395818</w:t>
            </w:r>
          </w:p>
        </w:tc>
        <w:tc>
          <w:tcPr>
            <w:tcW w:w="236" w:type="dxa"/>
            <w:noWrap/>
            <w:hideMark/>
          </w:tcPr>
          <w:p w14:paraId="7B81823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0.38496298</w:t>
            </w:r>
          </w:p>
        </w:tc>
        <w:tc>
          <w:tcPr>
            <w:tcW w:w="236" w:type="dxa"/>
            <w:noWrap/>
            <w:hideMark/>
          </w:tcPr>
          <w:p w14:paraId="326E352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0.38680036</w:t>
            </w:r>
          </w:p>
        </w:tc>
        <w:tc>
          <w:tcPr>
            <w:tcW w:w="236" w:type="dxa"/>
            <w:noWrap/>
            <w:hideMark/>
          </w:tcPr>
          <w:p w14:paraId="48F9EEA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0.21213213</w:t>
            </w:r>
          </w:p>
        </w:tc>
      </w:tr>
      <w:tr w:rsidR="007F607B" w:rsidRPr="007F607B" w14:paraId="6260B24D" w14:textId="77777777" w:rsidTr="007F607B">
        <w:trPr>
          <w:trHeight w:val="20"/>
        </w:trPr>
        <w:tc>
          <w:tcPr>
            <w:tcW w:w="236" w:type="dxa"/>
            <w:noWrap/>
            <w:hideMark/>
          </w:tcPr>
          <w:p w14:paraId="0706D5C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2C445EE1"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5F8B5E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0.03300114</w:t>
            </w:r>
          </w:p>
        </w:tc>
        <w:tc>
          <w:tcPr>
            <w:tcW w:w="236" w:type="dxa"/>
            <w:noWrap/>
            <w:hideMark/>
          </w:tcPr>
          <w:p w14:paraId="41683D4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0.05592467</w:t>
            </w:r>
          </w:p>
        </w:tc>
        <w:tc>
          <w:tcPr>
            <w:tcW w:w="236" w:type="dxa"/>
            <w:noWrap/>
            <w:hideMark/>
          </w:tcPr>
          <w:p w14:paraId="5703DA7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0.06637453</w:t>
            </w:r>
          </w:p>
        </w:tc>
        <w:tc>
          <w:tcPr>
            <w:tcW w:w="236" w:type="dxa"/>
            <w:noWrap/>
            <w:hideMark/>
          </w:tcPr>
          <w:p w14:paraId="49E18D0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0.24546177</w:t>
            </w:r>
          </w:p>
        </w:tc>
        <w:tc>
          <w:tcPr>
            <w:tcW w:w="236" w:type="dxa"/>
            <w:noWrap/>
            <w:hideMark/>
          </w:tcPr>
          <w:p w14:paraId="6CEC386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0.24757722</w:t>
            </w:r>
          </w:p>
        </w:tc>
        <w:tc>
          <w:tcPr>
            <w:tcW w:w="236" w:type="dxa"/>
            <w:noWrap/>
            <w:hideMark/>
          </w:tcPr>
          <w:p w14:paraId="3D3CD91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0.59739377</w:t>
            </w:r>
          </w:p>
        </w:tc>
      </w:tr>
      <w:tr w:rsidR="007F607B" w:rsidRPr="007F607B" w14:paraId="5BDEA5DE" w14:textId="77777777" w:rsidTr="007F607B">
        <w:trPr>
          <w:trHeight w:val="20"/>
        </w:trPr>
        <w:tc>
          <w:tcPr>
            <w:tcW w:w="236" w:type="dxa"/>
            <w:noWrap/>
            <w:hideMark/>
          </w:tcPr>
          <w:p w14:paraId="32A50C3D"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Apioideae</w:t>
            </w:r>
            <w:proofErr w:type="spellEnd"/>
          </w:p>
        </w:tc>
        <w:tc>
          <w:tcPr>
            <w:tcW w:w="236" w:type="dxa"/>
            <w:noWrap/>
            <w:hideMark/>
          </w:tcPr>
          <w:p w14:paraId="00D358F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4708457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0.01272887</w:t>
            </w:r>
          </w:p>
        </w:tc>
        <w:tc>
          <w:tcPr>
            <w:tcW w:w="236" w:type="dxa"/>
            <w:noWrap/>
            <w:hideMark/>
          </w:tcPr>
          <w:p w14:paraId="235E6C6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0.08639321</w:t>
            </w:r>
          </w:p>
        </w:tc>
        <w:tc>
          <w:tcPr>
            <w:tcW w:w="236" w:type="dxa"/>
            <w:noWrap/>
            <w:hideMark/>
          </w:tcPr>
          <w:p w14:paraId="7871A63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0.09000746</w:t>
            </w:r>
          </w:p>
        </w:tc>
        <w:tc>
          <w:tcPr>
            <w:tcW w:w="236" w:type="dxa"/>
            <w:noWrap/>
            <w:hideMark/>
          </w:tcPr>
          <w:p w14:paraId="3B02CDB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0.32564161</w:t>
            </w:r>
          </w:p>
        </w:tc>
        <w:tc>
          <w:tcPr>
            <w:tcW w:w="236" w:type="dxa"/>
            <w:noWrap/>
            <w:hideMark/>
          </w:tcPr>
          <w:p w14:paraId="759BE7B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0.4333541</w:t>
            </w:r>
          </w:p>
        </w:tc>
        <w:tc>
          <w:tcPr>
            <w:tcW w:w="236" w:type="dxa"/>
            <w:noWrap/>
            <w:hideMark/>
          </w:tcPr>
          <w:p w14:paraId="7915FED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0.52083635</w:t>
            </w:r>
          </w:p>
        </w:tc>
      </w:tr>
      <w:tr w:rsidR="007F607B" w:rsidRPr="007F607B" w14:paraId="411FA457" w14:textId="77777777" w:rsidTr="007F607B">
        <w:trPr>
          <w:trHeight w:val="20"/>
        </w:trPr>
        <w:tc>
          <w:tcPr>
            <w:tcW w:w="236" w:type="dxa"/>
            <w:noWrap/>
            <w:hideMark/>
          </w:tcPr>
          <w:p w14:paraId="078E2A2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Arabideae</w:t>
            </w:r>
            <w:proofErr w:type="spellEnd"/>
          </w:p>
        </w:tc>
        <w:tc>
          <w:tcPr>
            <w:tcW w:w="236" w:type="dxa"/>
            <w:noWrap/>
            <w:hideMark/>
          </w:tcPr>
          <w:p w14:paraId="73F4520A"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EFC401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6.71605987</w:t>
            </w:r>
          </w:p>
        </w:tc>
        <w:tc>
          <w:tcPr>
            <w:tcW w:w="236" w:type="dxa"/>
            <w:noWrap/>
            <w:hideMark/>
          </w:tcPr>
          <w:p w14:paraId="2E33B94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13.2761943</w:t>
            </w:r>
          </w:p>
        </w:tc>
        <w:tc>
          <w:tcPr>
            <w:tcW w:w="236" w:type="dxa"/>
            <w:noWrap/>
            <w:hideMark/>
          </w:tcPr>
          <w:p w14:paraId="11589E0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6.84479096</w:t>
            </w:r>
          </w:p>
        </w:tc>
        <w:tc>
          <w:tcPr>
            <w:tcW w:w="236" w:type="dxa"/>
            <w:noWrap/>
            <w:hideMark/>
          </w:tcPr>
          <w:p w14:paraId="0FB46C2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0.56077937</w:t>
            </w:r>
          </w:p>
        </w:tc>
        <w:tc>
          <w:tcPr>
            <w:tcW w:w="236" w:type="dxa"/>
            <w:noWrap/>
            <w:hideMark/>
          </w:tcPr>
          <w:p w14:paraId="17A70C8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0.57307342</w:t>
            </w:r>
          </w:p>
        </w:tc>
        <w:tc>
          <w:tcPr>
            <w:tcW w:w="236" w:type="dxa"/>
            <w:noWrap/>
            <w:hideMark/>
          </w:tcPr>
          <w:p w14:paraId="7E98A5D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0.25928284</w:t>
            </w:r>
          </w:p>
        </w:tc>
      </w:tr>
      <w:tr w:rsidR="007F607B" w:rsidRPr="007F607B" w14:paraId="6BAEB28A" w14:textId="77777777" w:rsidTr="007F607B">
        <w:trPr>
          <w:trHeight w:val="20"/>
        </w:trPr>
        <w:tc>
          <w:tcPr>
            <w:tcW w:w="236" w:type="dxa"/>
            <w:noWrap/>
            <w:hideMark/>
          </w:tcPr>
          <w:p w14:paraId="75F07917"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25625F3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49EC98F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0.01514862</w:t>
            </w:r>
          </w:p>
        </w:tc>
        <w:tc>
          <w:tcPr>
            <w:tcW w:w="236" w:type="dxa"/>
            <w:noWrap/>
            <w:hideMark/>
          </w:tcPr>
          <w:p w14:paraId="14B5854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0.4447766</w:t>
            </w:r>
          </w:p>
        </w:tc>
        <w:tc>
          <w:tcPr>
            <w:tcW w:w="236" w:type="dxa"/>
            <w:noWrap/>
            <w:hideMark/>
          </w:tcPr>
          <w:p w14:paraId="12C732E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0.11573094</w:t>
            </w:r>
          </w:p>
        </w:tc>
        <w:tc>
          <w:tcPr>
            <w:tcW w:w="236" w:type="dxa"/>
            <w:noWrap/>
            <w:hideMark/>
          </w:tcPr>
          <w:p w14:paraId="7EF8017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0.91051857</w:t>
            </w:r>
          </w:p>
        </w:tc>
        <w:tc>
          <w:tcPr>
            <w:tcW w:w="236" w:type="dxa"/>
            <w:noWrap/>
            <w:hideMark/>
          </w:tcPr>
          <w:p w14:paraId="0B5DD5C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0.91945291</w:t>
            </w:r>
          </w:p>
        </w:tc>
        <w:tc>
          <w:tcPr>
            <w:tcW w:w="236" w:type="dxa"/>
            <w:noWrap/>
            <w:hideMark/>
          </w:tcPr>
          <w:p w14:paraId="29DF042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0.12988799</w:t>
            </w:r>
          </w:p>
        </w:tc>
      </w:tr>
      <w:tr w:rsidR="007F607B" w:rsidRPr="007F607B" w14:paraId="4E63481E" w14:textId="77777777" w:rsidTr="007F607B">
        <w:trPr>
          <w:trHeight w:val="20"/>
        </w:trPr>
        <w:tc>
          <w:tcPr>
            <w:tcW w:w="236" w:type="dxa"/>
            <w:noWrap/>
            <w:hideMark/>
          </w:tcPr>
          <w:p w14:paraId="280453B1"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Brassiceae</w:t>
            </w:r>
            <w:proofErr w:type="spellEnd"/>
          </w:p>
        </w:tc>
        <w:tc>
          <w:tcPr>
            <w:tcW w:w="236" w:type="dxa"/>
            <w:noWrap/>
            <w:hideMark/>
          </w:tcPr>
          <w:p w14:paraId="490B750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794A10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0.05482146</w:t>
            </w:r>
          </w:p>
        </w:tc>
        <w:tc>
          <w:tcPr>
            <w:tcW w:w="236" w:type="dxa"/>
            <w:noWrap/>
            <w:hideMark/>
          </w:tcPr>
          <w:p w14:paraId="7BF3229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4.47560605</w:t>
            </w:r>
          </w:p>
        </w:tc>
        <w:tc>
          <w:tcPr>
            <w:tcW w:w="236" w:type="dxa"/>
            <w:noWrap/>
            <w:hideMark/>
          </w:tcPr>
          <w:p w14:paraId="39832E3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5.86102179</w:t>
            </w:r>
          </w:p>
        </w:tc>
        <w:tc>
          <w:tcPr>
            <w:tcW w:w="236" w:type="dxa"/>
            <w:noWrap/>
            <w:hideMark/>
          </w:tcPr>
          <w:p w14:paraId="789187F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0.32844235</w:t>
            </w:r>
          </w:p>
        </w:tc>
        <w:tc>
          <w:tcPr>
            <w:tcW w:w="236" w:type="dxa"/>
            <w:noWrap/>
            <w:hideMark/>
          </w:tcPr>
          <w:p w14:paraId="021901B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0.32841307</w:t>
            </w:r>
          </w:p>
        </w:tc>
        <w:tc>
          <w:tcPr>
            <w:tcW w:w="236" w:type="dxa"/>
            <w:noWrap/>
            <w:hideMark/>
          </w:tcPr>
          <w:p w14:paraId="1463A95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0.65533017</w:t>
            </w:r>
          </w:p>
        </w:tc>
      </w:tr>
      <w:tr w:rsidR="007F607B" w:rsidRPr="007F607B" w14:paraId="624C5943" w14:textId="77777777" w:rsidTr="007F607B">
        <w:trPr>
          <w:trHeight w:val="20"/>
        </w:trPr>
        <w:tc>
          <w:tcPr>
            <w:tcW w:w="236" w:type="dxa"/>
            <w:noWrap/>
            <w:hideMark/>
          </w:tcPr>
          <w:p w14:paraId="51D28083"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139904B9"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056EC9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0.0263482</w:t>
            </w:r>
          </w:p>
        </w:tc>
        <w:tc>
          <w:tcPr>
            <w:tcW w:w="236" w:type="dxa"/>
            <w:noWrap/>
            <w:hideMark/>
          </w:tcPr>
          <w:p w14:paraId="51BF76A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7.88857953</w:t>
            </w:r>
          </w:p>
        </w:tc>
        <w:tc>
          <w:tcPr>
            <w:tcW w:w="236" w:type="dxa"/>
            <w:noWrap/>
            <w:hideMark/>
          </w:tcPr>
          <w:p w14:paraId="3938EDF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2.49072211</w:t>
            </w:r>
          </w:p>
        </w:tc>
        <w:tc>
          <w:tcPr>
            <w:tcW w:w="236" w:type="dxa"/>
            <w:noWrap/>
            <w:hideMark/>
          </w:tcPr>
          <w:p w14:paraId="580E072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0.75645611</w:t>
            </w:r>
          </w:p>
        </w:tc>
        <w:tc>
          <w:tcPr>
            <w:tcW w:w="236" w:type="dxa"/>
            <w:noWrap/>
            <w:hideMark/>
          </w:tcPr>
          <w:p w14:paraId="2D34542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0.76613676</w:t>
            </w:r>
          </w:p>
        </w:tc>
        <w:tc>
          <w:tcPr>
            <w:tcW w:w="236" w:type="dxa"/>
            <w:noWrap/>
            <w:hideMark/>
          </w:tcPr>
          <w:p w14:paraId="4B8C595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0.15832056</w:t>
            </w:r>
          </w:p>
        </w:tc>
      </w:tr>
      <w:tr w:rsidR="007F607B" w:rsidRPr="007F607B" w14:paraId="6D552C4F" w14:textId="77777777" w:rsidTr="007F607B">
        <w:trPr>
          <w:trHeight w:val="20"/>
        </w:trPr>
        <w:tc>
          <w:tcPr>
            <w:tcW w:w="236" w:type="dxa"/>
            <w:noWrap/>
            <w:hideMark/>
          </w:tcPr>
          <w:p w14:paraId="26094671"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Cardueae</w:t>
            </w:r>
            <w:proofErr w:type="spellEnd"/>
          </w:p>
        </w:tc>
        <w:tc>
          <w:tcPr>
            <w:tcW w:w="236" w:type="dxa"/>
            <w:noWrap/>
            <w:hideMark/>
          </w:tcPr>
          <w:p w14:paraId="4CE0347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04A9EA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0.07430414</w:t>
            </w:r>
          </w:p>
        </w:tc>
        <w:tc>
          <w:tcPr>
            <w:tcW w:w="236" w:type="dxa"/>
            <w:noWrap/>
            <w:hideMark/>
          </w:tcPr>
          <w:p w14:paraId="59B4BD6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0.12069729</w:t>
            </w:r>
          </w:p>
        </w:tc>
        <w:tc>
          <w:tcPr>
            <w:tcW w:w="236" w:type="dxa"/>
            <w:noWrap/>
            <w:hideMark/>
          </w:tcPr>
          <w:p w14:paraId="05D2679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0.07107648</w:t>
            </w:r>
          </w:p>
        </w:tc>
        <w:tc>
          <w:tcPr>
            <w:tcW w:w="236" w:type="dxa"/>
            <w:noWrap/>
            <w:hideMark/>
          </w:tcPr>
          <w:p w14:paraId="73DBEF0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0.40347295</w:t>
            </w:r>
          </w:p>
        </w:tc>
        <w:tc>
          <w:tcPr>
            <w:tcW w:w="236" w:type="dxa"/>
            <w:noWrap/>
            <w:hideMark/>
          </w:tcPr>
          <w:p w14:paraId="576DD91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0.40343534</w:t>
            </w:r>
          </w:p>
        </w:tc>
        <w:tc>
          <w:tcPr>
            <w:tcW w:w="236" w:type="dxa"/>
            <w:noWrap/>
            <w:hideMark/>
          </w:tcPr>
          <w:p w14:paraId="2C2D9FB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0.3026533</w:t>
            </w:r>
          </w:p>
        </w:tc>
      </w:tr>
      <w:tr w:rsidR="007F607B" w:rsidRPr="007F607B" w14:paraId="644D00CF" w14:textId="77777777" w:rsidTr="007F607B">
        <w:trPr>
          <w:trHeight w:val="20"/>
        </w:trPr>
        <w:tc>
          <w:tcPr>
            <w:tcW w:w="236" w:type="dxa"/>
            <w:noWrap/>
            <w:hideMark/>
          </w:tcPr>
          <w:p w14:paraId="7791C410"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CES</w:t>
            </w:r>
          </w:p>
        </w:tc>
        <w:tc>
          <w:tcPr>
            <w:tcW w:w="236" w:type="dxa"/>
            <w:noWrap/>
            <w:hideMark/>
          </w:tcPr>
          <w:p w14:paraId="2E1B9346"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2EDA8D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0.1055719</w:t>
            </w:r>
          </w:p>
        </w:tc>
        <w:tc>
          <w:tcPr>
            <w:tcW w:w="236" w:type="dxa"/>
            <w:noWrap/>
            <w:hideMark/>
          </w:tcPr>
          <w:p w14:paraId="227313B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0.2152754</w:t>
            </w:r>
          </w:p>
        </w:tc>
        <w:tc>
          <w:tcPr>
            <w:tcW w:w="236" w:type="dxa"/>
            <w:noWrap/>
            <w:hideMark/>
          </w:tcPr>
          <w:p w14:paraId="33C8955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0.17490966</w:t>
            </w:r>
          </w:p>
        </w:tc>
        <w:tc>
          <w:tcPr>
            <w:tcW w:w="236" w:type="dxa"/>
            <w:noWrap/>
            <w:hideMark/>
          </w:tcPr>
          <w:p w14:paraId="311540F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0.23474495</w:t>
            </w:r>
          </w:p>
        </w:tc>
        <w:tc>
          <w:tcPr>
            <w:tcW w:w="236" w:type="dxa"/>
            <w:noWrap/>
            <w:hideMark/>
          </w:tcPr>
          <w:p w14:paraId="1769CC8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0.235634</w:t>
            </w:r>
          </w:p>
        </w:tc>
        <w:tc>
          <w:tcPr>
            <w:tcW w:w="236" w:type="dxa"/>
            <w:noWrap/>
            <w:hideMark/>
          </w:tcPr>
          <w:p w14:paraId="50D707A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0.45585831</w:t>
            </w:r>
          </w:p>
        </w:tc>
      </w:tr>
      <w:tr w:rsidR="007F607B" w:rsidRPr="007F607B" w14:paraId="564A5E52" w14:textId="77777777" w:rsidTr="007F607B">
        <w:trPr>
          <w:trHeight w:val="20"/>
        </w:trPr>
        <w:tc>
          <w:tcPr>
            <w:tcW w:w="236" w:type="dxa"/>
            <w:noWrap/>
            <w:hideMark/>
          </w:tcPr>
          <w:p w14:paraId="7924E40E"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174DEBA5"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2355C47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0.09298248</w:t>
            </w:r>
          </w:p>
        </w:tc>
        <w:tc>
          <w:tcPr>
            <w:tcW w:w="236" w:type="dxa"/>
            <w:noWrap/>
            <w:hideMark/>
          </w:tcPr>
          <w:p w14:paraId="2C5F444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0.01037084</w:t>
            </w:r>
          </w:p>
        </w:tc>
        <w:tc>
          <w:tcPr>
            <w:tcW w:w="236" w:type="dxa"/>
            <w:noWrap/>
            <w:hideMark/>
          </w:tcPr>
          <w:p w14:paraId="5DCA337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0.00544259</w:t>
            </w:r>
          </w:p>
        </w:tc>
        <w:tc>
          <w:tcPr>
            <w:tcW w:w="236" w:type="dxa"/>
            <w:noWrap/>
            <w:hideMark/>
          </w:tcPr>
          <w:p w14:paraId="31259C3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0.84222147</w:t>
            </w:r>
          </w:p>
        </w:tc>
        <w:tc>
          <w:tcPr>
            <w:tcW w:w="236" w:type="dxa"/>
            <w:noWrap/>
            <w:hideMark/>
          </w:tcPr>
          <w:p w14:paraId="0AE611F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0.84571574</w:t>
            </w:r>
          </w:p>
        </w:tc>
        <w:tc>
          <w:tcPr>
            <w:tcW w:w="236" w:type="dxa"/>
            <w:noWrap/>
            <w:hideMark/>
          </w:tcPr>
          <w:p w14:paraId="374B13F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0.17153597</w:t>
            </w:r>
          </w:p>
        </w:tc>
      </w:tr>
      <w:tr w:rsidR="007F607B" w:rsidRPr="007F607B" w14:paraId="39DB2A37" w14:textId="77777777" w:rsidTr="007F607B">
        <w:trPr>
          <w:trHeight w:val="20"/>
        </w:trPr>
        <w:tc>
          <w:tcPr>
            <w:tcW w:w="236" w:type="dxa"/>
            <w:noWrap/>
            <w:hideMark/>
          </w:tcPr>
          <w:p w14:paraId="7E115D55"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Croton</w:t>
            </w:r>
          </w:p>
        </w:tc>
        <w:tc>
          <w:tcPr>
            <w:tcW w:w="236" w:type="dxa"/>
            <w:noWrap/>
            <w:hideMark/>
          </w:tcPr>
          <w:p w14:paraId="7B367525"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339029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0.3487838</w:t>
            </w:r>
          </w:p>
        </w:tc>
        <w:tc>
          <w:tcPr>
            <w:tcW w:w="236" w:type="dxa"/>
            <w:noWrap/>
            <w:hideMark/>
          </w:tcPr>
          <w:p w14:paraId="6D25B90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0.09015602</w:t>
            </w:r>
          </w:p>
        </w:tc>
        <w:tc>
          <w:tcPr>
            <w:tcW w:w="236" w:type="dxa"/>
            <w:noWrap/>
            <w:hideMark/>
          </w:tcPr>
          <w:p w14:paraId="5B37BE0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0.51193033</w:t>
            </w:r>
          </w:p>
        </w:tc>
        <w:tc>
          <w:tcPr>
            <w:tcW w:w="236" w:type="dxa"/>
            <w:noWrap/>
            <w:hideMark/>
          </w:tcPr>
          <w:p w14:paraId="0481B17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0.68061433</w:t>
            </w:r>
          </w:p>
        </w:tc>
        <w:tc>
          <w:tcPr>
            <w:tcW w:w="236" w:type="dxa"/>
            <w:noWrap/>
            <w:hideMark/>
          </w:tcPr>
          <w:p w14:paraId="7E82E2E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0.73109794</w:t>
            </w:r>
          </w:p>
        </w:tc>
        <w:tc>
          <w:tcPr>
            <w:tcW w:w="236" w:type="dxa"/>
            <w:noWrap/>
            <w:hideMark/>
          </w:tcPr>
          <w:p w14:paraId="7E4861C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1.9698587</w:t>
            </w:r>
          </w:p>
        </w:tc>
      </w:tr>
      <w:tr w:rsidR="007F607B" w:rsidRPr="007F607B" w14:paraId="7E1EC861" w14:textId="77777777" w:rsidTr="007F607B">
        <w:trPr>
          <w:trHeight w:val="20"/>
        </w:trPr>
        <w:tc>
          <w:tcPr>
            <w:tcW w:w="236" w:type="dxa"/>
            <w:noWrap/>
            <w:hideMark/>
          </w:tcPr>
          <w:p w14:paraId="27EF589F"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Erysimeae</w:t>
            </w:r>
            <w:proofErr w:type="spellEnd"/>
          </w:p>
        </w:tc>
        <w:tc>
          <w:tcPr>
            <w:tcW w:w="236" w:type="dxa"/>
            <w:noWrap/>
            <w:hideMark/>
          </w:tcPr>
          <w:p w14:paraId="2427A108"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1F597E8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0.1641971</w:t>
            </w:r>
          </w:p>
        </w:tc>
        <w:tc>
          <w:tcPr>
            <w:tcW w:w="236" w:type="dxa"/>
            <w:noWrap/>
            <w:hideMark/>
          </w:tcPr>
          <w:p w14:paraId="4757097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0.46829282</w:t>
            </w:r>
          </w:p>
        </w:tc>
        <w:tc>
          <w:tcPr>
            <w:tcW w:w="236" w:type="dxa"/>
            <w:noWrap/>
            <w:hideMark/>
          </w:tcPr>
          <w:p w14:paraId="7112AB3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0.25067817</w:t>
            </w:r>
          </w:p>
        </w:tc>
        <w:tc>
          <w:tcPr>
            <w:tcW w:w="236" w:type="dxa"/>
            <w:noWrap/>
            <w:hideMark/>
          </w:tcPr>
          <w:p w14:paraId="744025E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0.37996341</w:t>
            </w:r>
          </w:p>
        </w:tc>
        <w:tc>
          <w:tcPr>
            <w:tcW w:w="236" w:type="dxa"/>
            <w:noWrap/>
            <w:hideMark/>
          </w:tcPr>
          <w:p w14:paraId="5BFB6B6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0.3808037</w:t>
            </w:r>
          </w:p>
        </w:tc>
        <w:tc>
          <w:tcPr>
            <w:tcW w:w="236" w:type="dxa"/>
            <w:noWrap/>
            <w:hideMark/>
          </w:tcPr>
          <w:p w14:paraId="57554AA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0.27214973</w:t>
            </w:r>
          </w:p>
        </w:tc>
      </w:tr>
      <w:tr w:rsidR="007F607B" w:rsidRPr="007F607B" w14:paraId="34BD48B0" w14:textId="77777777" w:rsidTr="007F607B">
        <w:trPr>
          <w:trHeight w:val="20"/>
        </w:trPr>
        <w:tc>
          <w:tcPr>
            <w:tcW w:w="236" w:type="dxa"/>
            <w:noWrap/>
            <w:hideMark/>
          </w:tcPr>
          <w:p w14:paraId="7DFA22E7"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Euclidieae</w:t>
            </w:r>
            <w:proofErr w:type="spellEnd"/>
          </w:p>
        </w:tc>
        <w:tc>
          <w:tcPr>
            <w:tcW w:w="236" w:type="dxa"/>
            <w:noWrap/>
            <w:hideMark/>
          </w:tcPr>
          <w:p w14:paraId="0019E6E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CBB6CC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0.04172836</w:t>
            </w:r>
          </w:p>
        </w:tc>
        <w:tc>
          <w:tcPr>
            <w:tcW w:w="236" w:type="dxa"/>
            <w:noWrap/>
            <w:hideMark/>
          </w:tcPr>
          <w:p w14:paraId="3D47FD3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0.83170587</w:t>
            </w:r>
          </w:p>
        </w:tc>
        <w:tc>
          <w:tcPr>
            <w:tcW w:w="236" w:type="dxa"/>
            <w:noWrap/>
            <w:hideMark/>
          </w:tcPr>
          <w:p w14:paraId="0DCAB54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0.25643256</w:t>
            </w:r>
          </w:p>
        </w:tc>
        <w:tc>
          <w:tcPr>
            <w:tcW w:w="236" w:type="dxa"/>
            <w:noWrap/>
            <w:hideMark/>
          </w:tcPr>
          <w:p w14:paraId="3498128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0.15109421</w:t>
            </w:r>
          </w:p>
        </w:tc>
        <w:tc>
          <w:tcPr>
            <w:tcW w:w="236" w:type="dxa"/>
            <w:noWrap/>
            <w:hideMark/>
          </w:tcPr>
          <w:p w14:paraId="490C447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0.15160889</w:t>
            </w:r>
          </w:p>
        </w:tc>
        <w:tc>
          <w:tcPr>
            <w:tcW w:w="236" w:type="dxa"/>
            <w:noWrap/>
            <w:hideMark/>
          </w:tcPr>
          <w:p w14:paraId="76ABB7F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0.29402523</w:t>
            </w:r>
          </w:p>
        </w:tc>
      </w:tr>
      <w:tr w:rsidR="007F607B" w:rsidRPr="007F607B" w14:paraId="0293252F" w14:textId="77777777" w:rsidTr="007F607B">
        <w:trPr>
          <w:trHeight w:val="20"/>
        </w:trPr>
        <w:tc>
          <w:tcPr>
            <w:tcW w:w="236" w:type="dxa"/>
            <w:noWrap/>
            <w:hideMark/>
          </w:tcPr>
          <w:p w14:paraId="5C9A4634"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2584108F"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67C055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0.44474892</w:t>
            </w:r>
          </w:p>
        </w:tc>
        <w:tc>
          <w:tcPr>
            <w:tcW w:w="236" w:type="dxa"/>
            <w:noWrap/>
            <w:hideMark/>
          </w:tcPr>
          <w:p w14:paraId="6EE651D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0.06583692</w:t>
            </w:r>
          </w:p>
        </w:tc>
        <w:tc>
          <w:tcPr>
            <w:tcW w:w="236" w:type="dxa"/>
            <w:noWrap/>
            <w:hideMark/>
          </w:tcPr>
          <w:p w14:paraId="14DF9B6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0.14033964</w:t>
            </w:r>
          </w:p>
        </w:tc>
        <w:tc>
          <w:tcPr>
            <w:tcW w:w="236" w:type="dxa"/>
            <w:noWrap/>
            <w:hideMark/>
          </w:tcPr>
          <w:p w14:paraId="615870B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0.33734537</w:t>
            </w:r>
          </w:p>
        </w:tc>
        <w:tc>
          <w:tcPr>
            <w:tcW w:w="236" w:type="dxa"/>
            <w:noWrap/>
            <w:hideMark/>
          </w:tcPr>
          <w:p w14:paraId="18E9EBB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0.3591446</w:t>
            </w:r>
          </w:p>
        </w:tc>
        <w:tc>
          <w:tcPr>
            <w:tcW w:w="236" w:type="dxa"/>
            <w:noWrap/>
            <w:hideMark/>
          </w:tcPr>
          <w:p w14:paraId="610471E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1.03197494</w:t>
            </w:r>
          </w:p>
        </w:tc>
      </w:tr>
      <w:tr w:rsidR="007F607B" w:rsidRPr="007F607B" w14:paraId="6C12B40B" w14:textId="77777777" w:rsidTr="007F607B">
        <w:trPr>
          <w:trHeight w:val="20"/>
        </w:trPr>
        <w:tc>
          <w:tcPr>
            <w:tcW w:w="236" w:type="dxa"/>
            <w:noWrap/>
            <w:hideMark/>
          </w:tcPr>
          <w:p w14:paraId="62062343"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20839B1C"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3E23C8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0.00282602</w:t>
            </w:r>
          </w:p>
        </w:tc>
        <w:tc>
          <w:tcPr>
            <w:tcW w:w="236" w:type="dxa"/>
            <w:noWrap/>
            <w:hideMark/>
          </w:tcPr>
          <w:p w14:paraId="4938686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0.03530129</w:t>
            </w:r>
          </w:p>
        </w:tc>
        <w:tc>
          <w:tcPr>
            <w:tcW w:w="236" w:type="dxa"/>
            <w:noWrap/>
            <w:hideMark/>
          </w:tcPr>
          <w:p w14:paraId="1409DFC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0.0039124</w:t>
            </w:r>
          </w:p>
        </w:tc>
        <w:tc>
          <w:tcPr>
            <w:tcW w:w="236" w:type="dxa"/>
            <w:noWrap/>
            <w:hideMark/>
          </w:tcPr>
          <w:p w14:paraId="59DBB80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1.50023931</w:t>
            </w:r>
          </w:p>
        </w:tc>
        <w:tc>
          <w:tcPr>
            <w:tcW w:w="236" w:type="dxa"/>
            <w:noWrap/>
            <w:hideMark/>
          </w:tcPr>
          <w:p w14:paraId="5D2ED3D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1.29835025</w:t>
            </w:r>
          </w:p>
        </w:tc>
        <w:tc>
          <w:tcPr>
            <w:tcW w:w="236" w:type="dxa"/>
            <w:noWrap/>
            <w:hideMark/>
          </w:tcPr>
          <w:p w14:paraId="68825C1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0.08969555</w:t>
            </w:r>
          </w:p>
        </w:tc>
      </w:tr>
      <w:tr w:rsidR="007F607B" w:rsidRPr="007F607B" w14:paraId="1BDD1C63" w14:textId="77777777" w:rsidTr="007F607B">
        <w:trPr>
          <w:trHeight w:val="20"/>
        </w:trPr>
        <w:tc>
          <w:tcPr>
            <w:tcW w:w="236" w:type="dxa"/>
            <w:noWrap/>
            <w:hideMark/>
          </w:tcPr>
          <w:p w14:paraId="2491E8DB"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C9EF1E7"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48B2E45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0.01842587</w:t>
            </w:r>
          </w:p>
        </w:tc>
        <w:tc>
          <w:tcPr>
            <w:tcW w:w="236" w:type="dxa"/>
            <w:noWrap/>
            <w:hideMark/>
          </w:tcPr>
          <w:p w14:paraId="11EDB02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0.02340999</w:t>
            </w:r>
          </w:p>
        </w:tc>
        <w:tc>
          <w:tcPr>
            <w:tcW w:w="236" w:type="dxa"/>
            <w:noWrap/>
            <w:hideMark/>
          </w:tcPr>
          <w:p w14:paraId="668B688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0.02914529</w:t>
            </w:r>
          </w:p>
        </w:tc>
        <w:tc>
          <w:tcPr>
            <w:tcW w:w="236" w:type="dxa"/>
            <w:noWrap/>
            <w:hideMark/>
          </w:tcPr>
          <w:p w14:paraId="0D363B9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0.43346657</w:t>
            </w:r>
          </w:p>
        </w:tc>
        <w:tc>
          <w:tcPr>
            <w:tcW w:w="236" w:type="dxa"/>
            <w:noWrap/>
            <w:hideMark/>
          </w:tcPr>
          <w:p w14:paraId="7498F84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0.56883783</w:t>
            </w:r>
          </w:p>
        </w:tc>
        <w:tc>
          <w:tcPr>
            <w:tcW w:w="236" w:type="dxa"/>
            <w:noWrap/>
            <w:hideMark/>
          </w:tcPr>
          <w:p w14:paraId="2B7AAA1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0.5637227</w:t>
            </w:r>
          </w:p>
        </w:tc>
      </w:tr>
      <w:tr w:rsidR="007F607B" w:rsidRPr="007F607B" w14:paraId="5CFD9776" w14:textId="77777777" w:rsidTr="007F607B">
        <w:trPr>
          <w:trHeight w:val="20"/>
        </w:trPr>
        <w:tc>
          <w:tcPr>
            <w:tcW w:w="236" w:type="dxa"/>
            <w:noWrap/>
            <w:hideMark/>
          </w:tcPr>
          <w:p w14:paraId="0C96D37E"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13C2DD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4CB84DC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0.03480187</w:t>
            </w:r>
          </w:p>
        </w:tc>
        <w:tc>
          <w:tcPr>
            <w:tcW w:w="236" w:type="dxa"/>
            <w:noWrap/>
            <w:hideMark/>
          </w:tcPr>
          <w:p w14:paraId="558BB01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0.29542962</w:t>
            </w:r>
          </w:p>
        </w:tc>
        <w:tc>
          <w:tcPr>
            <w:tcW w:w="236" w:type="dxa"/>
            <w:noWrap/>
            <w:hideMark/>
          </w:tcPr>
          <w:p w14:paraId="6AF041E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0.15327667</w:t>
            </w:r>
          </w:p>
        </w:tc>
        <w:tc>
          <w:tcPr>
            <w:tcW w:w="236" w:type="dxa"/>
            <w:noWrap/>
            <w:hideMark/>
          </w:tcPr>
          <w:p w14:paraId="1E1DB81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0.11494827</w:t>
            </w:r>
          </w:p>
        </w:tc>
        <w:tc>
          <w:tcPr>
            <w:tcW w:w="236" w:type="dxa"/>
            <w:noWrap/>
            <w:hideMark/>
          </w:tcPr>
          <w:p w14:paraId="752C8E4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0.11498846</w:t>
            </w:r>
          </w:p>
        </w:tc>
        <w:tc>
          <w:tcPr>
            <w:tcW w:w="236" w:type="dxa"/>
            <w:noWrap/>
            <w:hideMark/>
          </w:tcPr>
          <w:p w14:paraId="495BACB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0.29686255</w:t>
            </w:r>
          </w:p>
        </w:tc>
      </w:tr>
      <w:tr w:rsidR="007F607B" w:rsidRPr="007F607B" w14:paraId="702F1113" w14:textId="77777777" w:rsidTr="007F607B">
        <w:trPr>
          <w:trHeight w:val="20"/>
        </w:trPr>
        <w:tc>
          <w:tcPr>
            <w:tcW w:w="236" w:type="dxa"/>
            <w:noWrap/>
            <w:hideMark/>
          </w:tcPr>
          <w:p w14:paraId="07A85F70"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Hypericum</w:t>
            </w:r>
          </w:p>
        </w:tc>
        <w:tc>
          <w:tcPr>
            <w:tcW w:w="236" w:type="dxa"/>
            <w:noWrap/>
            <w:hideMark/>
          </w:tcPr>
          <w:p w14:paraId="61620FCC"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0A04E33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0.08828198</w:t>
            </w:r>
          </w:p>
        </w:tc>
        <w:tc>
          <w:tcPr>
            <w:tcW w:w="236" w:type="dxa"/>
            <w:noWrap/>
            <w:hideMark/>
          </w:tcPr>
          <w:p w14:paraId="788DBA9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0.51092575</w:t>
            </w:r>
          </w:p>
        </w:tc>
        <w:tc>
          <w:tcPr>
            <w:tcW w:w="236" w:type="dxa"/>
            <w:noWrap/>
            <w:hideMark/>
          </w:tcPr>
          <w:p w14:paraId="703B946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0.25970734</w:t>
            </w:r>
          </w:p>
        </w:tc>
        <w:tc>
          <w:tcPr>
            <w:tcW w:w="236" w:type="dxa"/>
            <w:noWrap/>
            <w:hideMark/>
          </w:tcPr>
          <w:p w14:paraId="38BA4A0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0.9175962</w:t>
            </w:r>
          </w:p>
        </w:tc>
        <w:tc>
          <w:tcPr>
            <w:tcW w:w="236" w:type="dxa"/>
            <w:noWrap/>
            <w:hideMark/>
          </w:tcPr>
          <w:p w14:paraId="5DB7CBE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0.9246502</w:t>
            </w:r>
          </w:p>
        </w:tc>
        <w:tc>
          <w:tcPr>
            <w:tcW w:w="236" w:type="dxa"/>
            <w:noWrap/>
            <w:hideMark/>
          </w:tcPr>
          <w:p w14:paraId="6F17694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0.24900597</w:t>
            </w:r>
          </w:p>
        </w:tc>
      </w:tr>
      <w:tr w:rsidR="007F607B" w:rsidRPr="007F607B" w14:paraId="08E5D542" w14:textId="77777777" w:rsidTr="007F607B">
        <w:trPr>
          <w:trHeight w:val="20"/>
        </w:trPr>
        <w:tc>
          <w:tcPr>
            <w:tcW w:w="236" w:type="dxa"/>
            <w:noWrap/>
            <w:hideMark/>
          </w:tcPr>
          <w:p w14:paraId="58AEF3F9"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Lepidieae</w:t>
            </w:r>
            <w:proofErr w:type="spellEnd"/>
          </w:p>
        </w:tc>
        <w:tc>
          <w:tcPr>
            <w:tcW w:w="236" w:type="dxa"/>
            <w:noWrap/>
            <w:hideMark/>
          </w:tcPr>
          <w:p w14:paraId="4AD26ADA"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055A0D6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0.22317806</w:t>
            </w:r>
          </w:p>
        </w:tc>
        <w:tc>
          <w:tcPr>
            <w:tcW w:w="236" w:type="dxa"/>
            <w:noWrap/>
            <w:hideMark/>
          </w:tcPr>
          <w:p w14:paraId="6AC10AF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13.3117024</w:t>
            </w:r>
          </w:p>
        </w:tc>
        <w:tc>
          <w:tcPr>
            <w:tcW w:w="236" w:type="dxa"/>
            <w:noWrap/>
            <w:hideMark/>
          </w:tcPr>
          <w:p w14:paraId="0ACDE0A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9.95676983</w:t>
            </w:r>
          </w:p>
        </w:tc>
        <w:tc>
          <w:tcPr>
            <w:tcW w:w="236" w:type="dxa"/>
            <w:noWrap/>
            <w:hideMark/>
          </w:tcPr>
          <w:p w14:paraId="1730080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0.23365704</w:t>
            </w:r>
          </w:p>
        </w:tc>
        <w:tc>
          <w:tcPr>
            <w:tcW w:w="236" w:type="dxa"/>
            <w:noWrap/>
            <w:hideMark/>
          </w:tcPr>
          <w:p w14:paraId="28B02E6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0.23396872</w:t>
            </w:r>
          </w:p>
        </w:tc>
        <w:tc>
          <w:tcPr>
            <w:tcW w:w="236" w:type="dxa"/>
            <w:noWrap/>
            <w:hideMark/>
          </w:tcPr>
          <w:p w14:paraId="09F14B6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0.37664908</w:t>
            </w:r>
          </w:p>
        </w:tc>
      </w:tr>
      <w:tr w:rsidR="007F607B" w:rsidRPr="007F607B" w14:paraId="03C0E14D" w14:textId="77777777" w:rsidTr="007F607B">
        <w:trPr>
          <w:trHeight w:val="20"/>
        </w:trPr>
        <w:tc>
          <w:tcPr>
            <w:tcW w:w="236" w:type="dxa"/>
            <w:noWrap/>
            <w:hideMark/>
          </w:tcPr>
          <w:p w14:paraId="7432F29B"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Lupinus</w:t>
            </w:r>
          </w:p>
        </w:tc>
        <w:tc>
          <w:tcPr>
            <w:tcW w:w="236" w:type="dxa"/>
            <w:noWrap/>
            <w:hideMark/>
          </w:tcPr>
          <w:p w14:paraId="619215E6"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3C5F007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0.03089709</w:t>
            </w:r>
          </w:p>
        </w:tc>
        <w:tc>
          <w:tcPr>
            <w:tcW w:w="236" w:type="dxa"/>
            <w:noWrap/>
            <w:hideMark/>
          </w:tcPr>
          <w:p w14:paraId="23A2460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0.03150713</w:t>
            </w:r>
          </w:p>
        </w:tc>
        <w:tc>
          <w:tcPr>
            <w:tcW w:w="236" w:type="dxa"/>
            <w:noWrap/>
            <w:hideMark/>
          </w:tcPr>
          <w:p w14:paraId="2366329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0.08740679</w:t>
            </w:r>
          </w:p>
        </w:tc>
        <w:tc>
          <w:tcPr>
            <w:tcW w:w="236" w:type="dxa"/>
            <w:noWrap/>
            <w:hideMark/>
          </w:tcPr>
          <w:p w14:paraId="22B0C5B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0.36252961</w:t>
            </w:r>
          </w:p>
        </w:tc>
        <w:tc>
          <w:tcPr>
            <w:tcW w:w="236" w:type="dxa"/>
            <w:noWrap/>
            <w:hideMark/>
          </w:tcPr>
          <w:p w14:paraId="729CFF8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0.40667594</w:t>
            </w:r>
          </w:p>
        </w:tc>
        <w:tc>
          <w:tcPr>
            <w:tcW w:w="236" w:type="dxa"/>
            <w:noWrap/>
            <w:hideMark/>
          </w:tcPr>
          <w:p w14:paraId="0C03AAE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0.76877484</w:t>
            </w:r>
          </w:p>
        </w:tc>
      </w:tr>
      <w:tr w:rsidR="007F607B" w:rsidRPr="007F607B" w14:paraId="57E9AF6B" w14:textId="77777777" w:rsidTr="007F607B">
        <w:trPr>
          <w:trHeight w:val="20"/>
        </w:trPr>
        <w:tc>
          <w:tcPr>
            <w:tcW w:w="236" w:type="dxa"/>
            <w:noWrap/>
            <w:hideMark/>
          </w:tcPr>
          <w:p w14:paraId="198FF7F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432903B8"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178071C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0.0446519</w:t>
            </w:r>
          </w:p>
        </w:tc>
        <w:tc>
          <w:tcPr>
            <w:tcW w:w="236" w:type="dxa"/>
            <w:noWrap/>
            <w:hideMark/>
          </w:tcPr>
          <w:p w14:paraId="3599A12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0.12977973</w:t>
            </w:r>
          </w:p>
        </w:tc>
        <w:tc>
          <w:tcPr>
            <w:tcW w:w="236" w:type="dxa"/>
            <w:noWrap/>
            <w:hideMark/>
          </w:tcPr>
          <w:p w14:paraId="61C8486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0.02745905</w:t>
            </w:r>
          </w:p>
        </w:tc>
        <w:tc>
          <w:tcPr>
            <w:tcW w:w="236" w:type="dxa"/>
            <w:noWrap/>
            <w:hideMark/>
          </w:tcPr>
          <w:p w14:paraId="5B8EA58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0.66690291</w:t>
            </w:r>
          </w:p>
        </w:tc>
        <w:tc>
          <w:tcPr>
            <w:tcW w:w="236" w:type="dxa"/>
            <w:noWrap/>
            <w:hideMark/>
          </w:tcPr>
          <w:p w14:paraId="0A72286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0.73395597</w:t>
            </w:r>
          </w:p>
        </w:tc>
        <w:tc>
          <w:tcPr>
            <w:tcW w:w="236" w:type="dxa"/>
            <w:noWrap/>
            <w:hideMark/>
          </w:tcPr>
          <w:p w14:paraId="5883EB6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0.10570229</w:t>
            </w:r>
          </w:p>
        </w:tc>
      </w:tr>
      <w:tr w:rsidR="007F607B" w:rsidRPr="007F607B" w14:paraId="5F901636" w14:textId="77777777" w:rsidTr="007F607B">
        <w:trPr>
          <w:trHeight w:val="20"/>
        </w:trPr>
        <w:tc>
          <w:tcPr>
            <w:tcW w:w="236" w:type="dxa"/>
            <w:noWrap/>
            <w:hideMark/>
          </w:tcPr>
          <w:p w14:paraId="3AFB8B24"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Onagraceae</w:t>
            </w:r>
            <w:proofErr w:type="spellEnd"/>
          </w:p>
        </w:tc>
        <w:tc>
          <w:tcPr>
            <w:tcW w:w="236" w:type="dxa"/>
            <w:noWrap/>
            <w:hideMark/>
          </w:tcPr>
          <w:p w14:paraId="5F15B3C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E9FA38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0.09629999</w:t>
            </w:r>
          </w:p>
        </w:tc>
        <w:tc>
          <w:tcPr>
            <w:tcW w:w="236" w:type="dxa"/>
            <w:noWrap/>
            <w:hideMark/>
          </w:tcPr>
          <w:p w14:paraId="2D50522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0.01888626</w:t>
            </w:r>
          </w:p>
        </w:tc>
        <w:tc>
          <w:tcPr>
            <w:tcW w:w="236" w:type="dxa"/>
            <w:noWrap/>
            <w:hideMark/>
          </w:tcPr>
          <w:p w14:paraId="7D6C3DD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0.22306228</w:t>
            </w:r>
          </w:p>
        </w:tc>
        <w:tc>
          <w:tcPr>
            <w:tcW w:w="236" w:type="dxa"/>
            <w:noWrap/>
            <w:hideMark/>
          </w:tcPr>
          <w:p w14:paraId="3C8C55B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1.58921687</w:t>
            </w:r>
          </w:p>
        </w:tc>
        <w:tc>
          <w:tcPr>
            <w:tcW w:w="236" w:type="dxa"/>
            <w:noWrap/>
            <w:hideMark/>
          </w:tcPr>
          <w:p w14:paraId="6EC2133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0.74529052</w:t>
            </w:r>
          </w:p>
        </w:tc>
        <w:tc>
          <w:tcPr>
            <w:tcW w:w="236" w:type="dxa"/>
            <w:noWrap/>
            <w:hideMark/>
          </w:tcPr>
          <w:p w14:paraId="26672F5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3.00112032</w:t>
            </w:r>
          </w:p>
        </w:tc>
      </w:tr>
      <w:tr w:rsidR="007F607B" w:rsidRPr="007F607B" w14:paraId="72746DCD" w14:textId="77777777" w:rsidTr="007F607B">
        <w:trPr>
          <w:trHeight w:val="20"/>
        </w:trPr>
        <w:tc>
          <w:tcPr>
            <w:tcW w:w="236" w:type="dxa"/>
            <w:noWrap/>
            <w:hideMark/>
          </w:tcPr>
          <w:p w14:paraId="35B10E41"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Orobanchaceae</w:t>
            </w:r>
          </w:p>
        </w:tc>
        <w:tc>
          <w:tcPr>
            <w:tcW w:w="236" w:type="dxa"/>
            <w:noWrap/>
            <w:hideMark/>
          </w:tcPr>
          <w:p w14:paraId="647C9805"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1AE0F1C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0.04708388</w:t>
            </w:r>
          </w:p>
        </w:tc>
        <w:tc>
          <w:tcPr>
            <w:tcW w:w="236" w:type="dxa"/>
            <w:noWrap/>
            <w:hideMark/>
          </w:tcPr>
          <w:p w14:paraId="42A9143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0.1313756</w:t>
            </w:r>
          </w:p>
        </w:tc>
        <w:tc>
          <w:tcPr>
            <w:tcW w:w="236" w:type="dxa"/>
            <w:noWrap/>
            <w:hideMark/>
          </w:tcPr>
          <w:p w14:paraId="6B79A4D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0.14272336</w:t>
            </w:r>
          </w:p>
        </w:tc>
        <w:tc>
          <w:tcPr>
            <w:tcW w:w="236" w:type="dxa"/>
            <w:noWrap/>
            <w:hideMark/>
          </w:tcPr>
          <w:p w14:paraId="34B6FAD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0.52534545</w:t>
            </w:r>
          </w:p>
        </w:tc>
        <w:tc>
          <w:tcPr>
            <w:tcW w:w="236" w:type="dxa"/>
            <w:noWrap/>
            <w:hideMark/>
          </w:tcPr>
          <w:p w14:paraId="6AC2FA3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0.5190375</w:t>
            </w:r>
          </w:p>
        </w:tc>
        <w:tc>
          <w:tcPr>
            <w:tcW w:w="236" w:type="dxa"/>
            <w:noWrap/>
            <w:hideMark/>
          </w:tcPr>
          <w:p w14:paraId="55066C4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0.55209252</w:t>
            </w:r>
          </w:p>
        </w:tc>
      </w:tr>
      <w:tr w:rsidR="007F607B" w:rsidRPr="007F607B" w14:paraId="751AF1A9" w14:textId="77777777" w:rsidTr="007F607B">
        <w:trPr>
          <w:trHeight w:val="20"/>
        </w:trPr>
        <w:tc>
          <w:tcPr>
            <w:tcW w:w="236" w:type="dxa"/>
            <w:noWrap/>
            <w:hideMark/>
          </w:tcPr>
          <w:p w14:paraId="77A55066"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1C0A4DDF"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25A1E6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0.02900031</w:t>
            </w:r>
          </w:p>
        </w:tc>
        <w:tc>
          <w:tcPr>
            <w:tcW w:w="236" w:type="dxa"/>
            <w:noWrap/>
            <w:hideMark/>
          </w:tcPr>
          <w:p w14:paraId="664C5C2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3.39489086</w:t>
            </w:r>
          </w:p>
        </w:tc>
        <w:tc>
          <w:tcPr>
            <w:tcW w:w="236" w:type="dxa"/>
            <w:noWrap/>
            <w:hideMark/>
          </w:tcPr>
          <w:p w14:paraId="1A7954F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2.51189256</w:t>
            </w:r>
          </w:p>
        </w:tc>
        <w:tc>
          <w:tcPr>
            <w:tcW w:w="236" w:type="dxa"/>
            <w:noWrap/>
            <w:hideMark/>
          </w:tcPr>
          <w:p w14:paraId="3BBD2BB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0.57060973</w:t>
            </w:r>
          </w:p>
        </w:tc>
        <w:tc>
          <w:tcPr>
            <w:tcW w:w="236" w:type="dxa"/>
            <w:noWrap/>
            <w:hideMark/>
          </w:tcPr>
          <w:p w14:paraId="63422CB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0.57204269</w:t>
            </w:r>
          </w:p>
        </w:tc>
        <w:tc>
          <w:tcPr>
            <w:tcW w:w="236" w:type="dxa"/>
            <w:noWrap/>
            <w:hideMark/>
          </w:tcPr>
          <w:p w14:paraId="7CB98B1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0.36995191</w:t>
            </w:r>
          </w:p>
        </w:tc>
      </w:tr>
      <w:tr w:rsidR="007F607B" w:rsidRPr="007F607B" w14:paraId="57003FCB" w14:textId="77777777" w:rsidTr="007F607B">
        <w:trPr>
          <w:trHeight w:val="20"/>
        </w:trPr>
        <w:tc>
          <w:tcPr>
            <w:tcW w:w="236" w:type="dxa"/>
            <w:noWrap/>
            <w:hideMark/>
          </w:tcPr>
          <w:p w14:paraId="25B5D2A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4B5F776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2873CA3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0.01167439</w:t>
            </w:r>
          </w:p>
        </w:tc>
        <w:tc>
          <w:tcPr>
            <w:tcW w:w="236" w:type="dxa"/>
            <w:noWrap/>
            <w:hideMark/>
          </w:tcPr>
          <w:p w14:paraId="7D214AC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0.03120088</w:t>
            </w:r>
          </w:p>
        </w:tc>
        <w:tc>
          <w:tcPr>
            <w:tcW w:w="236" w:type="dxa"/>
            <w:noWrap/>
            <w:hideMark/>
          </w:tcPr>
          <w:p w14:paraId="013E102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0.03792434</w:t>
            </w:r>
          </w:p>
        </w:tc>
        <w:tc>
          <w:tcPr>
            <w:tcW w:w="236" w:type="dxa"/>
            <w:noWrap/>
            <w:hideMark/>
          </w:tcPr>
          <w:p w14:paraId="44FF799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0.14400596</w:t>
            </w:r>
          </w:p>
        </w:tc>
        <w:tc>
          <w:tcPr>
            <w:tcW w:w="236" w:type="dxa"/>
            <w:noWrap/>
            <w:hideMark/>
          </w:tcPr>
          <w:p w14:paraId="17E7AD1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0.14955336</w:t>
            </w:r>
          </w:p>
        </w:tc>
        <w:tc>
          <w:tcPr>
            <w:tcW w:w="236" w:type="dxa"/>
            <w:noWrap/>
            <w:hideMark/>
          </w:tcPr>
          <w:p w14:paraId="2DE8CCA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0.58897847</w:t>
            </w:r>
          </w:p>
        </w:tc>
      </w:tr>
      <w:tr w:rsidR="007F607B" w:rsidRPr="007F607B" w14:paraId="0B697CF7" w14:textId="77777777" w:rsidTr="007F607B">
        <w:trPr>
          <w:trHeight w:val="20"/>
        </w:trPr>
        <w:tc>
          <w:tcPr>
            <w:tcW w:w="236" w:type="dxa"/>
            <w:noWrap/>
            <w:hideMark/>
          </w:tcPr>
          <w:p w14:paraId="3F9C24C4"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Pooideae</w:t>
            </w:r>
            <w:proofErr w:type="spellEnd"/>
          </w:p>
        </w:tc>
        <w:tc>
          <w:tcPr>
            <w:tcW w:w="236" w:type="dxa"/>
            <w:noWrap/>
            <w:hideMark/>
          </w:tcPr>
          <w:p w14:paraId="643B3AC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4F4A103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0.0202752</w:t>
            </w:r>
          </w:p>
        </w:tc>
        <w:tc>
          <w:tcPr>
            <w:tcW w:w="236" w:type="dxa"/>
            <w:noWrap/>
            <w:hideMark/>
          </w:tcPr>
          <w:p w14:paraId="675D3C3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2.3078675</w:t>
            </w:r>
          </w:p>
        </w:tc>
        <w:tc>
          <w:tcPr>
            <w:tcW w:w="236" w:type="dxa"/>
            <w:noWrap/>
            <w:hideMark/>
          </w:tcPr>
          <w:p w14:paraId="7EDAE35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1.82053275</w:t>
            </w:r>
          </w:p>
        </w:tc>
        <w:tc>
          <w:tcPr>
            <w:tcW w:w="236" w:type="dxa"/>
            <w:noWrap/>
            <w:hideMark/>
          </w:tcPr>
          <w:p w14:paraId="2E505BA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0.38629531</w:t>
            </w:r>
          </w:p>
        </w:tc>
        <w:tc>
          <w:tcPr>
            <w:tcW w:w="236" w:type="dxa"/>
            <w:noWrap/>
            <w:hideMark/>
          </w:tcPr>
          <w:p w14:paraId="5BD8971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0.39451518</w:t>
            </w:r>
          </w:p>
        </w:tc>
        <w:tc>
          <w:tcPr>
            <w:tcW w:w="236" w:type="dxa"/>
            <w:noWrap/>
            <w:hideMark/>
          </w:tcPr>
          <w:p w14:paraId="1F29388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0.39445122</w:t>
            </w:r>
          </w:p>
        </w:tc>
      </w:tr>
      <w:tr w:rsidR="007F607B" w:rsidRPr="007F607B" w14:paraId="06076E87" w14:textId="77777777" w:rsidTr="007F607B">
        <w:trPr>
          <w:trHeight w:val="20"/>
        </w:trPr>
        <w:tc>
          <w:tcPr>
            <w:tcW w:w="236" w:type="dxa"/>
            <w:noWrap/>
            <w:hideMark/>
          </w:tcPr>
          <w:p w14:paraId="68EBC9DF"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38AC6E6B"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4A14C2C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0.03031071</w:t>
            </w:r>
          </w:p>
        </w:tc>
        <w:tc>
          <w:tcPr>
            <w:tcW w:w="236" w:type="dxa"/>
            <w:noWrap/>
            <w:hideMark/>
          </w:tcPr>
          <w:p w14:paraId="198055A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0.26184249</w:t>
            </w:r>
          </w:p>
        </w:tc>
        <w:tc>
          <w:tcPr>
            <w:tcW w:w="236" w:type="dxa"/>
            <w:noWrap/>
            <w:hideMark/>
          </w:tcPr>
          <w:p w14:paraId="6B63DFC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0.15220615</w:t>
            </w:r>
          </w:p>
        </w:tc>
        <w:tc>
          <w:tcPr>
            <w:tcW w:w="236" w:type="dxa"/>
            <w:noWrap/>
            <w:hideMark/>
          </w:tcPr>
          <w:p w14:paraId="718DDBB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0.62981548</w:t>
            </w:r>
          </w:p>
        </w:tc>
        <w:tc>
          <w:tcPr>
            <w:tcW w:w="236" w:type="dxa"/>
            <w:noWrap/>
            <w:hideMark/>
          </w:tcPr>
          <w:p w14:paraId="6A33F63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0.64549154</w:t>
            </w:r>
          </w:p>
        </w:tc>
        <w:tc>
          <w:tcPr>
            <w:tcW w:w="236" w:type="dxa"/>
            <w:noWrap/>
            <w:hideMark/>
          </w:tcPr>
          <w:p w14:paraId="667A89D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0.29090594</w:t>
            </w:r>
          </w:p>
        </w:tc>
      </w:tr>
      <w:tr w:rsidR="007F607B" w:rsidRPr="007F607B" w14:paraId="60EAAE77" w14:textId="77777777" w:rsidTr="007F607B">
        <w:trPr>
          <w:trHeight w:val="20"/>
        </w:trPr>
        <w:tc>
          <w:tcPr>
            <w:tcW w:w="236" w:type="dxa"/>
            <w:noWrap/>
            <w:hideMark/>
          </w:tcPr>
          <w:p w14:paraId="6627EDF5"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Rubieae</w:t>
            </w:r>
            <w:proofErr w:type="spellEnd"/>
          </w:p>
        </w:tc>
        <w:tc>
          <w:tcPr>
            <w:tcW w:w="236" w:type="dxa"/>
            <w:noWrap/>
            <w:hideMark/>
          </w:tcPr>
          <w:p w14:paraId="24E0C3B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DC0488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0.0437942</w:t>
            </w:r>
          </w:p>
        </w:tc>
        <w:tc>
          <w:tcPr>
            <w:tcW w:w="236" w:type="dxa"/>
            <w:noWrap/>
            <w:hideMark/>
          </w:tcPr>
          <w:p w14:paraId="34AB13B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1.9529575</w:t>
            </w:r>
          </w:p>
        </w:tc>
        <w:tc>
          <w:tcPr>
            <w:tcW w:w="236" w:type="dxa"/>
            <w:noWrap/>
            <w:hideMark/>
          </w:tcPr>
          <w:p w14:paraId="222162C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0.74208245</w:t>
            </w:r>
          </w:p>
        </w:tc>
        <w:tc>
          <w:tcPr>
            <w:tcW w:w="236" w:type="dxa"/>
            <w:noWrap/>
            <w:hideMark/>
          </w:tcPr>
          <w:p w14:paraId="75D71E5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0.41998133</w:t>
            </w:r>
          </w:p>
        </w:tc>
        <w:tc>
          <w:tcPr>
            <w:tcW w:w="236" w:type="dxa"/>
            <w:noWrap/>
            <w:hideMark/>
          </w:tcPr>
          <w:p w14:paraId="58B3FCB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0.43302712</w:t>
            </w:r>
          </w:p>
        </w:tc>
        <w:tc>
          <w:tcPr>
            <w:tcW w:w="236" w:type="dxa"/>
            <w:noWrap/>
            <w:hideMark/>
          </w:tcPr>
          <w:p w14:paraId="0BF213B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0.18989197</w:t>
            </w:r>
          </w:p>
        </w:tc>
      </w:tr>
      <w:tr w:rsidR="007F607B" w:rsidRPr="007F607B" w14:paraId="314AE4D9" w14:textId="77777777" w:rsidTr="007F607B">
        <w:trPr>
          <w:trHeight w:val="20"/>
        </w:trPr>
        <w:tc>
          <w:tcPr>
            <w:tcW w:w="236" w:type="dxa"/>
            <w:noWrap/>
            <w:hideMark/>
          </w:tcPr>
          <w:p w14:paraId="2633EF69"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Salvia</w:t>
            </w:r>
          </w:p>
        </w:tc>
        <w:tc>
          <w:tcPr>
            <w:tcW w:w="236" w:type="dxa"/>
            <w:noWrap/>
            <w:hideMark/>
          </w:tcPr>
          <w:p w14:paraId="3174635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914C6E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0.02424448</w:t>
            </w:r>
          </w:p>
        </w:tc>
        <w:tc>
          <w:tcPr>
            <w:tcW w:w="236" w:type="dxa"/>
            <w:noWrap/>
            <w:hideMark/>
          </w:tcPr>
          <w:p w14:paraId="0D2000F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0.04983273</w:t>
            </w:r>
          </w:p>
        </w:tc>
        <w:tc>
          <w:tcPr>
            <w:tcW w:w="236" w:type="dxa"/>
            <w:noWrap/>
            <w:hideMark/>
          </w:tcPr>
          <w:p w14:paraId="1FD0A95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0.04265632</w:t>
            </w:r>
          </w:p>
        </w:tc>
        <w:tc>
          <w:tcPr>
            <w:tcW w:w="236" w:type="dxa"/>
            <w:noWrap/>
            <w:hideMark/>
          </w:tcPr>
          <w:p w14:paraId="22FC4FC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0.22757194</w:t>
            </w:r>
          </w:p>
        </w:tc>
        <w:tc>
          <w:tcPr>
            <w:tcW w:w="236" w:type="dxa"/>
            <w:noWrap/>
            <w:hideMark/>
          </w:tcPr>
          <w:p w14:paraId="448C9C5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0.32798969</w:t>
            </w:r>
          </w:p>
        </w:tc>
        <w:tc>
          <w:tcPr>
            <w:tcW w:w="236" w:type="dxa"/>
            <w:noWrap/>
            <w:hideMark/>
          </w:tcPr>
          <w:p w14:paraId="6155BD4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0.64320078</w:t>
            </w:r>
          </w:p>
        </w:tc>
      </w:tr>
      <w:tr w:rsidR="007F607B" w:rsidRPr="007F607B" w14:paraId="175F185F" w14:textId="77777777" w:rsidTr="007F607B">
        <w:trPr>
          <w:trHeight w:val="20"/>
        </w:trPr>
        <w:tc>
          <w:tcPr>
            <w:tcW w:w="236" w:type="dxa"/>
            <w:noWrap/>
            <w:hideMark/>
          </w:tcPr>
          <w:p w14:paraId="213A1813"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Solanaceae</w:t>
            </w:r>
          </w:p>
        </w:tc>
        <w:tc>
          <w:tcPr>
            <w:tcW w:w="236" w:type="dxa"/>
            <w:noWrap/>
            <w:hideMark/>
          </w:tcPr>
          <w:p w14:paraId="4CBA5011"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229E7AB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0.0212215</w:t>
            </w:r>
          </w:p>
        </w:tc>
        <w:tc>
          <w:tcPr>
            <w:tcW w:w="236" w:type="dxa"/>
            <w:noWrap/>
            <w:hideMark/>
          </w:tcPr>
          <w:p w14:paraId="34D760F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0.08909914</w:t>
            </w:r>
          </w:p>
        </w:tc>
        <w:tc>
          <w:tcPr>
            <w:tcW w:w="236" w:type="dxa"/>
            <w:noWrap/>
            <w:hideMark/>
          </w:tcPr>
          <w:p w14:paraId="45B0392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0.21344954</w:t>
            </w:r>
          </w:p>
        </w:tc>
        <w:tc>
          <w:tcPr>
            <w:tcW w:w="236" w:type="dxa"/>
            <w:noWrap/>
            <w:hideMark/>
          </w:tcPr>
          <w:p w14:paraId="148C667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0.47464643</w:t>
            </w:r>
          </w:p>
        </w:tc>
        <w:tc>
          <w:tcPr>
            <w:tcW w:w="236" w:type="dxa"/>
            <w:noWrap/>
            <w:hideMark/>
          </w:tcPr>
          <w:p w14:paraId="6943443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0.49185838</w:t>
            </w:r>
          </w:p>
        </w:tc>
        <w:tc>
          <w:tcPr>
            <w:tcW w:w="236" w:type="dxa"/>
            <w:noWrap/>
            <w:hideMark/>
          </w:tcPr>
          <w:p w14:paraId="549C9DD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1.2711778</w:t>
            </w:r>
          </w:p>
        </w:tc>
      </w:tr>
      <w:tr w:rsidR="007F607B" w:rsidRPr="007F607B" w14:paraId="03F3C034" w14:textId="77777777" w:rsidTr="007F607B">
        <w:trPr>
          <w:trHeight w:val="20"/>
        </w:trPr>
        <w:tc>
          <w:tcPr>
            <w:tcW w:w="236" w:type="dxa"/>
            <w:noWrap/>
            <w:hideMark/>
          </w:tcPr>
          <w:p w14:paraId="3636A5E4"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6986EA33"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7D3A69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0.03614699</w:t>
            </w:r>
          </w:p>
        </w:tc>
        <w:tc>
          <w:tcPr>
            <w:tcW w:w="236" w:type="dxa"/>
            <w:noWrap/>
            <w:hideMark/>
          </w:tcPr>
          <w:p w14:paraId="0DAA65D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0.03330834</w:t>
            </w:r>
          </w:p>
        </w:tc>
        <w:tc>
          <w:tcPr>
            <w:tcW w:w="236" w:type="dxa"/>
            <w:noWrap/>
            <w:hideMark/>
          </w:tcPr>
          <w:p w14:paraId="5D12B0E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0.03165154</w:t>
            </w:r>
          </w:p>
        </w:tc>
        <w:tc>
          <w:tcPr>
            <w:tcW w:w="236" w:type="dxa"/>
            <w:noWrap/>
            <w:hideMark/>
          </w:tcPr>
          <w:p w14:paraId="3119F4D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0.66272183</w:t>
            </w:r>
          </w:p>
        </w:tc>
        <w:tc>
          <w:tcPr>
            <w:tcW w:w="236" w:type="dxa"/>
            <w:noWrap/>
            <w:hideMark/>
          </w:tcPr>
          <w:p w14:paraId="4BD2FBA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0.65808407</w:t>
            </w:r>
          </w:p>
        </w:tc>
        <w:tc>
          <w:tcPr>
            <w:tcW w:w="236" w:type="dxa"/>
            <w:noWrap/>
            <w:hideMark/>
          </w:tcPr>
          <w:p w14:paraId="780C1E4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0.46702192</w:t>
            </w:r>
          </w:p>
        </w:tc>
      </w:tr>
      <w:tr w:rsidR="007F607B" w:rsidRPr="007F607B" w14:paraId="509BC42F" w14:textId="77777777" w:rsidTr="007F607B">
        <w:trPr>
          <w:trHeight w:val="20"/>
        </w:trPr>
        <w:tc>
          <w:tcPr>
            <w:tcW w:w="236" w:type="dxa"/>
            <w:noWrap/>
            <w:hideMark/>
          </w:tcPr>
          <w:p w14:paraId="392135F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4A207C4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B4D96E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0.02820513</w:t>
            </w:r>
          </w:p>
        </w:tc>
        <w:tc>
          <w:tcPr>
            <w:tcW w:w="236" w:type="dxa"/>
            <w:noWrap/>
            <w:hideMark/>
          </w:tcPr>
          <w:p w14:paraId="4AA3CCB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0.08249061</w:t>
            </w:r>
          </w:p>
        </w:tc>
        <w:tc>
          <w:tcPr>
            <w:tcW w:w="236" w:type="dxa"/>
            <w:noWrap/>
            <w:hideMark/>
          </w:tcPr>
          <w:p w14:paraId="08F1D21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0.16148059</w:t>
            </w:r>
          </w:p>
        </w:tc>
        <w:tc>
          <w:tcPr>
            <w:tcW w:w="236" w:type="dxa"/>
            <w:noWrap/>
            <w:hideMark/>
          </w:tcPr>
          <w:p w14:paraId="4016748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0.27164384</w:t>
            </w:r>
          </w:p>
        </w:tc>
        <w:tc>
          <w:tcPr>
            <w:tcW w:w="236" w:type="dxa"/>
            <w:noWrap/>
            <w:hideMark/>
          </w:tcPr>
          <w:p w14:paraId="38806E2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0.25040851</w:t>
            </w:r>
          </w:p>
        </w:tc>
        <w:tc>
          <w:tcPr>
            <w:tcW w:w="236" w:type="dxa"/>
            <w:noWrap/>
            <w:hideMark/>
          </w:tcPr>
          <w:p w14:paraId="320DA5B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0.95179418</w:t>
            </w:r>
          </w:p>
        </w:tc>
      </w:tr>
      <w:tr w:rsidR="007F607B" w:rsidRPr="007F607B" w14:paraId="43F524AC" w14:textId="77777777" w:rsidTr="007F607B">
        <w:trPr>
          <w:trHeight w:val="20"/>
        </w:trPr>
        <w:tc>
          <w:tcPr>
            <w:tcW w:w="236" w:type="dxa"/>
            <w:noWrap/>
            <w:hideMark/>
          </w:tcPr>
          <w:p w14:paraId="02C22355"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Alysseae</w:t>
            </w:r>
            <w:proofErr w:type="spellEnd"/>
          </w:p>
        </w:tc>
        <w:tc>
          <w:tcPr>
            <w:tcW w:w="236" w:type="dxa"/>
            <w:noWrap/>
            <w:hideMark/>
          </w:tcPr>
          <w:p w14:paraId="6CD228B3"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55705D6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0.0259828</w:t>
            </w:r>
          </w:p>
        </w:tc>
        <w:tc>
          <w:tcPr>
            <w:tcW w:w="236" w:type="dxa"/>
            <w:noWrap/>
            <w:hideMark/>
          </w:tcPr>
          <w:p w14:paraId="52BC2B6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0.38185637</w:t>
            </w:r>
          </w:p>
        </w:tc>
        <w:tc>
          <w:tcPr>
            <w:tcW w:w="236" w:type="dxa"/>
            <w:noWrap/>
            <w:hideMark/>
          </w:tcPr>
          <w:p w14:paraId="17DB143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0.19055552</w:t>
            </w:r>
          </w:p>
        </w:tc>
        <w:tc>
          <w:tcPr>
            <w:tcW w:w="236" w:type="dxa"/>
            <w:noWrap/>
            <w:hideMark/>
          </w:tcPr>
          <w:p w14:paraId="4AA297F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0.41248532</w:t>
            </w:r>
          </w:p>
        </w:tc>
        <w:tc>
          <w:tcPr>
            <w:tcW w:w="236" w:type="dxa"/>
            <w:noWrap/>
            <w:hideMark/>
          </w:tcPr>
          <w:p w14:paraId="5AAC6B0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0.41049499</w:t>
            </w:r>
          </w:p>
        </w:tc>
        <w:tc>
          <w:tcPr>
            <w:tcW w:w="236" w:type="dxa"/>
            <w:noWrap/>
            <w:hideMark/>
          </w:tcPr>
          <w:p w14:paraId="2392709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0.25207993</w:t>
            </w:r>
          </w:p>
        </w:tc>
      </w:tr>
      <w:tr w:rsidR="007F607B" w:rsidRPr="007F607B" w14:paraId="3EE2B205" w14:textId="77777777" w:rsidTr="007F607B">
        <w:trPr>
          <w:trHeight w:val="20"/>
        </w:trPr>
        <w:tc>
          <w:tcPr>
            <w:tcW w:w="236" w:type="dxa"/>
            <w:noWrap/>
            <w:hideMark/>
          </w:tcPr>
          <w:p w14:paraId="2E8CA497"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49300FB"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76998C0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0.01305015</w:t>
            </w:r>
          </w:p>
        </w:tc>
        <w:tc>
          <w:tcPr>
            <w:tcW w:w="236" w:type="dxa"/>
            <w:noWrap/>
            <w:hideMark/>
          </w:tcPr>
          <w:p w14:paraId="7B9CCEA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0.05592467</w:t>
            </w:r>
          </w:p>
        </w:tc>
        <w:tc>
          <w:tcPr>
            <w:tcW w:w="236" w:type="dxa"/>
            <w:noWrap/>
            <w:hideMark/>
          </w:tcPr>
          <w:p w14:paraId="49B0401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0.09786566</w:t>
            </w:r>
          </w:p>
        </w:tc>
        <w:tc>
          <w:tcPr>
            <w:tcW w:w="236" w:type="dxa"/>
            <w:noWrap/>
            <w:hideMark/>
          </w:tcPr>
          <w:p w14:paraId="0998B75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0.33171154</w:t>
            </w:r>
          </w:p>
        </w:tc>
        <w:tc>
          <w:tcPr>
            <w:tcW w:w="236" w:type="dxa"/>
            <w:noWrap/>
            <w:hideMark/>
          </w:tcPr>
          <w:p w14:paraId="42BD279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0.27992355</w:t>
            </w:r>
          </w:p>
        </w:tc>
        <w:tc>
          <w:tcPr>
            <w:tcW w:w="236" w:type="dxa"/>
            <w:noWrap/>
            <w:hideMark/>
          </w:tcPr>
          <w:p w14:paraId="6DA3C5A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0.79199162</w:t>
            </w:r>
          </w:p>
        </w:tc>
      </w:tr>
      <w:tr w:rsidR="007F607B" w:rsidRPr="007F607B" w14:paraId="60577D87" w14:textId="77777777" w:rsidTr="007F607B">
        <w:trPr>
          <w:trHeight w:val="20"/>
        </w:trPr>
        <w:tc>
          <w:tcPr>
            <w:tcW w:w="236" w:type="dxa"/>
            <w:noWrap/>
            <w:hideMark/>
          </w:tcPr>
          <w:p w14:paraId="19D44A8D"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Apioideae</w:t>
            </w:r>
            <w:proofErr w:type="spellEnd"/>
          </w:p>
        </w:tc>
        <w:tc>
          <w:tcPr>
            <w:tcW w:w="236" w:type="dxa"/>
            <w:noWrap/>
            <w:hideMark/>
          </w:tcPr>
          <w:p w14:paraId="003CC9CF"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3716C1B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0.01339697</w:t>
            </w:r>
          </w:p>
        </w:tc>
        <w:tc>
          <w:tcPr>
            <w:tcW w:w="236" w:type="dxa"/>
            <w:noWrap/>
            <w:hideMark/>
          </w:tcPr>
          <w:p w14:paraId="7F12A08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0.08639321</w:t>
            </w:r>
          </w:p>
        </w:tc>
        <w:tc>
          <w:tcPr>
            <w:tcW w:w="236" w:type="dxa"/>
            <w:noWrap/>
            <w:hideMark/>
          </w:tcPr>
          <w:p w14:paraId="08A5973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0.09000812</w:t>
            </w:r>
          </w:p>
        </w:tc>
        <w:tc>
          <w:tcPr>
            <w:tcW w:w="236" w:type="dxa"/>
            <w:noWrap/>
            <w:hideMark/>
          </w:tcPr>
          <w:p w14:paraId="53A5EA2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0.56104836</w:t>
            </w:r>
          </w:p>
        </w:tc>
        <w:tc>
          <w:tcPr>
            <w:tcW w:w="236" w:type="dxa"/>
            <w:noWrap/>
            <w:hideMark/>
          </w:tcPr>
          <w:p w14:paraId="1F157CB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0.55853994</w:t>
            </w:r>
          </w:p>
        </w:tc>
        <w:tc>
          <w:tcPr>
            <w:tcW w:w="236" w:type="dxa"/>
            <w:noWrap/>
            <w:hideMark/>
          </w:tcPr>
          <w:p w14:paraId="165F47F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0.52083972</w:t>
            </w:r>
          </w:p>
        </w:tc>
      </w:tr>
      <w:tr w:rsidR="007F607B" w:rsidRPr="007F607B" w14:paraId="03A4969B" w14:textId="77777777" w:rsidTr="007F607B">
        <w:trPr>
          <w:trHeight w:val="20"/>
        </w:trPr>
        <w:tc>
          <w:tcPr>
            <w:tcW w:w="236" w:type="dxa"/>
            <w:noWrap/>
            <w:hideMark/>
          </w:tcPr>
          <w:p w14:paraId="17779ED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Arabideae</w:t>
            </w:r>
            <w:proofErr w:type="spellEnd"/>
          </w:p>
        </w:tc>
        <w:tc>
          <w:tcPr>
            <w:tcW w:w="236" w:type="dxa"/>
            <w:noWrap/>
            <w:hideMark/>
          </w:tcPr>
          <w:p w14:paraId="6315DFD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593A3D3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0.94544963</w:t>
            </w:r>
          </w:p>
        </w:tc>
        <w:tc>
          <w:tcPr>
            <w:tcW w:w="236" w:type="dxa"/>
            <w:noWrap/>
            <w:hideMark/>
          </w:tcPr>
          <w:p w14:paraId="2A4B1A3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13.2761943</w:t>
            </w:r>
          </w:p>
        </w:tc>
        <w:tc>
          <w:tcPr>
            <w:tcW w:w="236" w:type="dxa"/>
            <w:noWrap/>
            <w:hideMark/>
          </w:tcPr>
          <w:p w14:paraId="1E3A2C9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6.85569163</w:t>
            </w:r>
          </w:p>
        </w:tc>
        <w:tc>
          <w:tcPr>
            <w:tcW w:w="236" w:type="dxa"/>
            <w:noWrap/>
            <w:hideMark/>
          </w:tcPr>
          <w:p w14:paraId="38CC761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0.67105727</w:t>
            </w:r>
          </w:p>
        </w:tc>
        <w:tc>
          <w:tcPr>
            <w:tcW w:w="236" w:type="dxa"/>
            <w:noWrap/>
            <w:hideMark/>
          </w:tcPr>
          <w:p w14:paraId="16DA374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0.67083895</w:t>
            </w:r>
          </w:p>
        </w:tc>
        <w:tc>
          <w:tcPr>
            <w:tcW w:w="236" w:type="dxa"/>
            <w:noWrap/>
            <w:hideMark/>
          </w:tcPr>
          <w:p w14:paraId="4C87751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0.25941705</w:t>
            </w:r>
          </w:p>
        </w:tc>
      </w:tr>
      <w:tr w:rsidR="007F607B" w:rsidRPr="007F607B" w14:paraId="1A190B5D" w14:textId="77777777" w:rsidTr="007F607B">
        <w:trPr>
          <w:trHeight w:val="20"/>
        </w:trPr>
        <w:tc>
          <w:tcPr>
            <w:tcW w:w="236" w:type="dxa"/>
            <w:noWrap/>
            <w:hideMark/>
          </w:tcPr>
          <w:p w14:paraId="5C326D35"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15946D3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7A2F6E9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0.01332795</w:t>
            </w:r>
          </w:p>
        </w:tc>
        <w:tc>
          <w:tcPr>
            <w:tcW w:w="236" w:type="dxa"/>
            <w:noWrap/>
            <w:hideMark/>
          </w:tcPr>
          <w:p w14:paraId="08B3526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0.4447766</w:t>
            </w:r>
          </w:p>
        </w:tc>
        <w:tc>
          <w:tcPr>
            <w:tcW w:w="236" w:type="dxa"/>
            <w:noWrap/>
            <w:hideMark/>
          </w:tcPr>
          <w:p w14:paraId="626C28E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0.11650805</w:t>
            </w:r>
          </w:p>
        </w:tc>
        <w:tc>
          <w:tcPr>
            <w:tcW w:w="236" w:type="dxa"/>
            <w:noWrap/>
            <w:hideMark/>
          </w:tcPr>
          <w:p w14:paraId="6A69312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1.28510119</w:t>
            </w:r>
          </w:p>
        </w:tc>
        <w:tc>
          <w:tcPr>
            <w:tcW w:w="236" w:type="dxa"/>
            <w:noWrap/>
            <w:hideMark/>
          </w:tcPr>
          <w:p w14:paraId="60908BB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1.26085942</w:t>
            </w:r>
          </w:p>
        </w:tc>
        <w:tc>
          <w:tcPr>
            <w:tcW w:w="236" w:type="dxa"/>
            <w:noWrap/>
            <w:hideMark/>
          </w:tcPr>
          <w:p w14:paraId="244C31A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0.13349789</w:t>
            </w:r>
          </w:p>
        </w:tc>
      </w:tr>
      <w:tr w:rsidR="007F607B" w:rsidRPr="007F607B" w14:paraId="15C6C871" w14:textId="77777777" w:rsidTr="007F607B">
        <w:trPr>
          <w:trHeight w:val="20"/>
        </w:trPr>
        <w:tc>
          <w:tcPr>
            <w:tcW w:w="236" w:type="dxa"/>
            <w:noWrap/>
            <w:hideMark/>
          </w:tcPr>
          <w:p w14:paraId="4DD5BDC2"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Brassiceae</w:t>
            </w:r>
            <w:proofErr w:type="spellEnd"/>
          </w:p>
        </w:tc>
        <w:tc>
          <w:tcPr>
            <w:tcW w:w="236" w:type="dxa"/>
            <w:noWrap/>
            <w:hideMark/>
          </w:tcPr>
          <w:p w14:paraId="1BDDA68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214B385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0.01996196</w:t>
            </w:r>
          </w:p>
        </w:tc>
        <w:tc>
          <w:tcPr>
            <w:tcW w:w="236" w:type="dxa"/>
            <w:noWrap/>
            <w:hideMark/>
          </w:tcPr>
          <w:p w14:paraId="5DBDB95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4.47560605</w:t>
            </w:r>
          </w:p>
        </w:tc>
        <w:tc>
          <w:tcPr>
            <w:tcW w:w="236" w:type="dxa"/>
            <w:noWrap/>
            <w:hideMark/>
          </w:tcPr>
          <w:p w14:paraId="527B7CD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5.85491488</w:t>
            </w:r>
          </w:p>
        </w:tc>
        <w:tc>
          <w:tcPr>
            <w:tcW w:w="236" w:type="dxa"/>
            <w:noWrap/>
            <w:hideMark/>
          </w:tcPr>
          <w:p w14:paraId="66704BB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0.29661768</w:t>
            </w:r>
          </w:p>
        </w:tc>
        <w:tc>
          <w:tcPr>
            <w:tcW w:w="236" w:type="dxa"/>
            <w:noWrap/>
            <w:hideMark/>
          </w:tcPr>
          <w:p w14:paraId="7D14C97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0.29756153</w:t>
            </w:r>
          </w:p>
        </w:tc>
        <w:tc>
          <w:tcPr>
            <w:tcW w:w="236" w:type="dxa"/>
            <w:noWrap/>
            <w:hideMark/>
          </w:tcPr>
          <w:p w14:paraId="218210A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0.65066565</w:t>
            </w:r>
          </w:p>
        </w:tc>
      </w:tr>
      <w:tr w:rsidR="007F607B" w:rsidRPr="007F607B" w14:paraId="6938C449" w14:textId="77777777" w:rsidTr="007F607B">
        <w:trPr>
          <w:trHeight w:val="20"/>
        </w:trPr>
        <w:tc>
          <w:tcPr>
            <w:tcW w:w="236" w:type="dxa"/>
            <w:noWrap/>
            <w:hideMark/>
          </w:tcPr>
          <w:p w14:paraId="060459BE"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6FF37476"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69C7B3A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0.03674209</w:t>
            </w:r>
          </w:p>
        </w:tc>
        <w:tc>
          <w:tcPr>
            <w:tcW w:w="236" w:type="dxa"/>
            <w:noWrap/>
            <w:hideMark/>
          </w:tcPr>
          <w:p w14:paraId="2D44C16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7.88857953</w:t>
            </w:r>
          </w:p>
        </w:tc>
        <w:tc>
          <w:tcPr>
            <w:tcW w:w="236" w:type="dxa"/>
            <w:noWrap/>
            <w:hideMark/>
          </w:tcPr>
          <w:p w14:paraId="41BC3FD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2.48887785</w:t>
            </w:r>
          </w:p>
        </w:tc>
        <w:tc>
          <w:tcPr>
            <w:tcW w:w="236" w:type="dxa"/>
            <w:noWrap/>
            <w:hideMark/>
          </w:tcPr>
          <w:p w14:paraId="6DE925F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0.92347171</w:t>
            </w:r>
          </w:p>
        </w:tc>
        <w:tc>
          <w:tcPr>
            <w:tcW w:w="236" w:type="dxa"/>
            <w:noWrap/>
            <w:hideMark/>
          </w:tcPr>
          <w:p w14:paraId="24635EC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0.92330596</w:t>
            </w:r>
          </w:p>
        </w:tc>
        <w:tc>
          <w:tcPr>
            <w:tcW w:w="236" w:type="dxa"/>
            <w:noWrap/>
            <w:hideMark/>
          </w:tcPr>
          <w:p w14:paraId="133812E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0.15719276</w:t>
            </w:r>
          </w:p>
        </w:tc>
      </w:tr>
      <w:tr w:rsidR="007F607B" w:rsidRPr="007F607B" w14:paraId="1DC7764C" w14:textId="77777777" w:rsidTr="007F607B">
        <w:trPr>
          <w:trHeight w:val="20"/>
        </w:trPr>
        <w:tc>
          <w:tcPr>
            <w:tcW w:w="236" w:type="dxa"/>
            <w:noWrap/>
            <w:hideMark/>
          </w:tcPr>
          <w:p w14:paraId="41CF051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Cardueae</w:t>
            </w:r>
            <w:proofErr w:type="spellEnd"/>
          </w:p>
        </w:tc>
        <w:tc>
          <w:tcPr>
            <w:tcW w:w="236" w:type="dxa"/>
            <w:noWrap/>
            <w:hideMark/>
          </w:tcPr>
          <w:p w14:paraId="3E03957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2A89694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0.01594176</w:t>
            </w:r>
          </w:p>
        </w:tc>
        <w:tc>
          <w:tcPr>
            <w:tcW w:w="236" w:type="dxa"/>
            <w:noWrap/>
            <w:hideMark/>
          </w:tcPr>
          <w:p w14:paraId="749845A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0.12069729</w:t>
            </w:r>
          </w:p>
        </w:tc>
        <w:tc>
          <w:tcPr>
            <w:tcW w:w="236" w:type="dxa"/>
            <w:noWrap/>
            <w:hideMark/>
          </w:tcPr>
          <w:p w14:paraId="10B4B30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0.14179715</w:t>
            </w:r>
          </w:p>
        </w:tc>
        <w:tc>
          <w:tcPr>
            <w:tcW w:w="236" w:type="dxa"/>
            <w:noWrap/>
            <w:hideMark/>
          </w:tcPr>
          <w:p w14:paraId="7F4485D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0.4034354</w:t>
            </w:r>
          </w:p>
        </w:tc>
        <w:tc>
          <w:tcPr>
            <w:tcW w:w="236" w:type="dxa"/>
            <w:noWrap/>
            <w:hideMark/>
          </w:tcPr>
          <w:p w14:paraId="02CF0D0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0.40343542</w:t>
            </w:r>
          </w:p>
        </w:tc>
        <w:tc>
          <w:tcPr>
            <w:tcW w:w="236" w:type="dxa"/>
            <w:noWrap/>
            <w:hideMark/>
          </w:tcPr>
          <w:p w14:paraId="5C32A3E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0.5213694</w:t>
            </w:r>
          </w:p>
        </w:tc>
      </w:tr>
      <w:tr w:rsidR="007F607B" w:rsidRPr="007F607B" w14:paraId="1ED4DD66" w14:textId="77777777" w:rsidTr="007F607B">
        <w:trPr>
          <w:trHeight w:val="20"/>
        </w:trPr>
        <w:tc>
          <w:tcPr>
            <w:tcW w:w="236" w:type="dxa"/>
            <w:noWrap/>
            <w:hideMark/>
          </w:tcPr>
          <w:p w14:paraId="0811F8C3"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CES</w:t>
            </w:r>
          </w:p>
        </w:tc>
        <w:tc>
          <w:tcPr>
            <w:tcW w:w="236" w:type="dxa"/>
            <w:noWrap/>
            <w:hideMark/>
          </w:tcPr>
          <w:p w14:paraId="3480F85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52C37DC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0.03109798</w:t>
            </w:r>
          </w:p>
        </w:tc>
        <w:tc>
          <w:tcPr>
            <w:tcW w:w="236" w:type="dxa"/>
            <w:noWrap/>
            <w:hideMark/>
          </w:tcPr>
          <w:p w14:paraId="30BD8EF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0.2152754</w:t>
            </w:r>
          </w:p>
        </w:tc>
        <w:tc>
          <w:tcPr>
            <w:tcW w:w="236" w:type="dxa"/>
            <w:noWrap/>
            <w:hideMark/>
          </w:tcPr>
          <w:p w14:paraId="732278B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0.17711983</w:t>
            </w:r>
          </w:p>
        </w:tc>
        <w:tc>
          <w:tcPr>
            <w:tcW w:w="236" w:type="dxa"/>
            <w:noWrap/>
            <w:hideMark/>
          </w:tcPr>
          <w:p w14:paraId="0C7ED0C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0.23702377</w:t>
            </w:r>
          </w:p>
        </w:tc>
        <w:tc>
          <w:tcPr>
            <w:tcW w:w="236" w:type="dxa"/>
            <w:noWrap/>
            <w:hideMark/>
          </w:tcPr>
          <w:p w14:paraId="781C9F0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0.23697127</w:t>
            </w:r>
          </w:p>
        </w:tc>
        <w:tc>
          <w:tcPr>
            <w:tcW w:w="236" w:type="dxa"/>
            <w:noWrap/>
            <w:hideMark/>
          </w:tcPr>
          <w:p w14:paraId="7D0E0B4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0.45370278</w:t>
            </w:r>
          </w:p>
        </w:tc>
      </w:tr>
      <w:tr w:rsidR="007F607B" w:rsidRPr="007F607B" w14:paraId="4271B3CF" w14:textId="77777777" w:rsidTr="007F607B">
        <w:trPr>
          <w:trHeight w:val="20"/>
        </w:trPr>
        <w:tc>
          <w:tcPr>
            <w:tcW w:w="236" w:type="dxa"/>
            <w:noWrap/>
            <w:hideMark/>
          </w:tcPr>
          <w:p w14:paraId="673E43BB"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5AB9472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10EC9F4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0.01308412</w:t>
            </w:r>
          </w:p>
        </w:tc>
        <w:tc>
          <w:tcPr>
            <w:tcW w:w="236" w:type="dxa"/>
            <w:noWrap/>
            <w:hideMark/>
          </w:tcPr>
          <w:p w14:paraId="60A7526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0.01037084</w:t>
            </w:r>
          </w:p>
        </w:tc>
        <w:tc>
          <w:tcPr>
            <w:tcW w:w="236" w:type="dxa"/>
            <w:noWrap/>
            <w:hideMark/>
          </w:tcPr>
          <w:p w14:paraId="0E1099E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0.00718498</w:t>
            </w:r>
          </w:p>
        </w:tc>
        <w:tc>
          <w:tcPr>
            <w:tcW w:w="236" w:type="dxa"/>
            <w:noWrap/>
            <w:hideMark/>
          </w:tcPr>
          <w:p w14:paraId="2DEBEE2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0.84640334</w:t>
            </w:r>
          </w:p>
        </w:tc>
        <w:tc>
          <w:tcPr>
            <w:tcW w:w="236" w:type="dxa"/>
            <w:noWrap/>
            <w:hideMark/>
          </w:tcPr>
          <w:p w14:paraId="4F1C4ED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0.84637807</w:t>
            </w:r>
          </w:p>
        </w:tc>
        <w:tc>
          <w:tcPr>
            <w:tcW w:w="236" w:type="dxa"/>
            <w:noWrap/>
            <w:hideMark/>
          </w:tcPr>
          <w:p w14:paraId="0C08A36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0.18420053</w:t>
            </w:r>
          </w:p>
        </w:tc>
      </w:tr>
      <w:tr w:rsidR="007F607B" w:rsidRPr="007F607B" w14:paraId="4F5D835A" w14:textId="77777777" w:rsidTr="007F607B">
        <w:trPr>
          <w:trHeight w:val="20"/>
        </w:trPr>
        <w:tc>
          <w:tcPr>
            <w:tcW w:w="236" w:type="dxa"/>
            <w:noWrap/>
            <w:hideMark/>
          </w:tcPr>
          <w:p w14:paraId="1F0BDCA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Croton</w:t>
            </w:r>
          </w:p>
        </w:tc>
        <w:tc>
          <w:tcPr>
            <w:tcW w:w="236" w:type="dxa"/>
            <w:noWrap/>
            <w:hideMark/>
          </w:tcPr>
          <w:p w14:paraId="251D8F79"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7A15D86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0.00520383</w:t>
            </w:r>
          </w:p>
        </w:tc>
        <w:tc>
          <w:tcPr>
            <w:tcW w:w="236" w:type="dxa"/>
            <w:noWrap/>
            <w:hideMark/>
          </w:tcPr>
          <w:p w14:paraId="331B607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0.09015602</w:t>
            </w:r>
          </w:p>
        </w:tc>
        <w:tc>
          <w:tcPr>
            <w:tcW w:w="236" w:type="dxa"/>
            <w:noWrap/>
            <w:hideMark/>
          </w:tcPr>
          <w:p w14:paraId="3C4FF9D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0.04584149</w:t>
            </w:r>
          </w:p>
        </w:tc>
        <w:tc>
          <w:tcPr>
            <w:tcW w:w="236" w:type="dxa"/>
            <w:noWrap/>
            <w:hideMark/>
          </w:tcPr>
          <w:p w14:paraId="632F78D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0.7706868</w:t>
            </w:r>
          </w:p>
        </w:tc>
        <w:tc>
          <w:tcPr>
            <w:tcW w:w="236" w:type="dxa"/>
            <w:noWrap/>
            <w:hideMark/>
          </w:tcPr>
          <w:p w14:paraId="2F3B35C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0.76631665</w:t>
            </w:r>
          </w:p>
        </w:tc>
        <w:tc>
          <w:tcPr>
            <w:tcW w:w="236" w:type="dxa"/>
            <w:noWrap/>
            <w:hideMark/>
          </w:tcPr>
          <w:p w14:paraId="0D8C030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0.41315199</w:t>
            </w:r>
          </w:p>
        </w:tc>
      </w:tr>
      <w:tr w:rsidR="007F607B" w:rsidRPr="007F607B" w14:paraId="4B5A8DCF" w14:textId="77777777" w:rsidTr="007F607B">
        <w:trPr>
          <w:trHeight w:val="20"/>
        </w:trPr>
        <w:tc>
          <w:tcPr>
            <w:tcW w:w="236" w:type="dxa"/>
            <w:noWrap/>
            <w:hideMark/>
          </w:tcPr>
          <w:p w14:paraId="5185030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Erysimeae</w:t>
            </w:r>
            <w:proofErr w:type="spellEnd"/>
          </w:p>
        </w:tc>
        <w:tc>
          <w:tcPr>
            <w:tcW w:w="236" w:type="dxa"/>
            <w:noWrap/>
            <w:hideMark/>
          </w:tcPr>
          <w:p w14:paraId="76D26D5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01B8E91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0.02629642</w:t>
            </w:r>
          </w:p>
        </w:tc>
        <w:tc>
          <w:tcPr>
            <w:tcW w:w="236" w:type="dxa"/>
            <w:noWrap/>
            <w:hideMark/>
          </w:tcPr>
          <w:p w14:paraId="2DD1D17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0.46829282</w:t>
            </w:r>
          </w:p>
        </w:tc>
        <w:tc>
          <w:tcPr>
            <w:tcW w:w="236" w:type="dxa"/>
            <w:noWrap/>
            <w:hideMark/>
          </w:tcPr>
          <w:p w14:paraId="655DCD7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0.2540812</w:t>
            </w:r>
          </w:p>
        </w:tc>
        <w:tc>
          <w:tcPr>
            <w:tcW w:w="236" w:type="dxa"/>
            <w:noWrap/>
            <w:hideMark/>
          </w:tcPr>
          <w:p w14:paraId="5A9F91F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0.3826006</w:t>
            </w:r>
          </w:p>
        </w:tc>
        <w:tc>
          <w:tcPr>
            <w:tcW w:w="236" w:type="dxa"/>
            <w:noWrap/>
            <w:hideMark/>
          </w:tcPr>
          <w:p w14:paraId="36B06F4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0.38258291</w:t>
            </w:r>
          </w:p>
        </w:tc>
        <w:tc>
          <w:tcPr>
            <w:tcW w:w="236" w:type="dxa"/>
            <w:noWrap/>
            <w:hideMark/>
          </w:tcPr>
          <w:p w14:paraId="29A8CA0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0.27579276</w:t>
            </w:r>
          </w:p>
        </w:tc>
      </w:tr>
      <w:tr w:rsidR="007F607B" w:rsidRPr="007F607B" w14:paraId="1792C4EA" w14:textId="77777777" w:rsidTr="007F607B">
        <w:trPr>
          <w:trHeight w:val="20"/>
        </w:trPr>
        <w:tc>
          <w:tcPr>
            <w:tcW w:w="236" w:type="dxa"/>
            <w:noWrap/>
            <w:hideMark/>
          </w:tcPr>
          <w:p w14:paraId="6BFF2B4B"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Euclidieae</w:t>
            </w:r>
            <w:proofErr w:type="spellEnd"/>
          </w:p>
        </w:tc>
        <w:tc>
          <w:tcPr>
            <w:tcW w:w="236" w:type="dxa"/>
            <w:noWrap/>
            <w:hideMark/>
          </w:tcPr>
          <w:p w14:paraId="372CC81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4C041CB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0.04985159</w:t>
            </w:r>
          </w:p>
        </w:tc>
        <w:tc>
          <w:tcPr>
            <w:tcW w:w="236" w:type="dxa"/>
            <w:noWrap/>
            <w:hideMark/>
          </w:tcPr>
          <w:p w14:paraId="54CDE7C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0.83170587</w:t>
            </w:r>
          </w:p>
        </w:tc>
        <w:tc>
          <w:tcPr>
            <w:tcW w:w="236" w:type="dxa"/>
            <w:noWrap/>
            <w:hideMark/>
          </w:tcPr>
          <w:p w14:paraId="7A41949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1.69564046</w:t>
            </w:r>
          </w:p>
        </w:tc>
        <w:tc>
          <w:tcPr>
            <w:tcW w:w="236" w:type="dxa"/>
            <w:noWrap/>
            <w:hideMark/>
          </w:tcPr>
          <w:p w14:paraId="40EE096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0.28977824</w:t>
            </w:r>
          </w:p>
        </w:tc>
        <w:tc>
          <w:tcPr>
            <w:tcW w:w="236" w:type="dxa"/>
            <w:noWrap/>
            <w:hideMark/>
          </w:tcPr>
          <w:p w14:paraId="06EC404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0.28108604</w:t>
            </w:r>
          </w:p>
        </w:tc>
        <w:tc>
          <w:tcPr>
            <w:tcW w:w="236" w:type="dxa"/>
            <w:noWrap/>
            <w:hideMark/>
          </w:tcPr>
          <w:p w14:paraId="306B185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1.0628657</w:t>
            </w:r>
          </w:p>
        </w:tc>
      </w:tr>
      <w:tr w:rsidR="007F607B" w:rsidRPr="007F607B" w14:paraId="5B96A2DF" w14:textId="77777777" w:rsidTr="007F607B">
        <w:trPr>
          <w:trHeight w:val="20"/>
        </w:trPr>
        <w:tc>
          <w:tcPr>
            <w:tcW w:w="236" w:type="dxa"/>
            <w:noWrap/>
            <w:hideMark/>
          </w:tcPr>
          <w:p w14:paraId="7498F4A9"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2AEEE551"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29E019E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0.22596614</w:t>
            </w:r>
          </w:p>
        </w:tc>
        <w:tc>
          <w:tcPr>
            <w:tcW w:w="236" w:type="dxa"/>
            <w:noWrap/>
            <w:hideMark/>
          </w:tcPr>
          <w:p w14:paraId="154DDB8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0.06583692</w:t>
            </w:r>
          </w:p>
        </w:tc>
        <w:tc>
          <w:tcPr>
            <w:tcW w:w="236" w:type="dxa"/>
            <w:noWrap/>
            <w:hideMark/>
          </w:tcPr>
          <w:p w14:paraId="66EC920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0.11351424</w:t>
            </w:r>
          </w:p>
        </w:tc>
        <w:tc>
          <w:tcPr>
            <w:tcW w:w="236" w:type="dxa"/>
            <w:noWrap/>
            <w:hideMark/>
          </w:tcPr>
          <w:p w14:paraId="1CAA0BC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0.36789401</w:t>
            </w:r>
          </w:p>
        </w:tc>
        <w:tc>
          <w:tcPr>
            <w:tcW w:w="236" w:type="dxa"/>
            <w:noWrap/>
            <w:hideMark/>
          </w:tcPr>
          <w:p w14:paraId="42929BD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0.36647704</w:t>
            </w:r>
          </w:p>
        </w:tc>
        <w:tc>
          <w:tcPr>
            <w:tcW w:w="236" w:type="dxa"/>
            <w:noWrap/>
            <w:hideMark/>
          </w:tcPr>
          <w:p w14:paraId="0D71A36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0.88562114</w:t>
            </w:r>
          </w:p>
        </w:tc>
      </w:tr>
      <w:tr w:rsidR="007F607B" w:rsidRPr="007F607B" w14:paraId="6663FFE9" w14:textId="77777777" w:rsidTr="007F607B">
        <w:trPr>
          <w:trHeight w:val="20"/>
        </w:trPr>
        <w:tc>
          <w:tcPr>
            <w:tcW w:w="236" w:type="dxa"/>
            <w:noWrap/>
            <w:hideMark/>
          </w:tcPr>
          <w:p w14:paraId="3CF339E6"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5A01142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76700A9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0.0024349</w:t>
            </w:r>
          </w:p>
        </w:tc>
        <w:tc>
          <w:tcPr>
            <w:tcW w:w="236" w:type="dxa"/>
            <w:noWrap/>
            <w:hideMark/>
          </w:tcPr>
          <w:p w14:paraId="43523F0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0.03530129</w:t>
            </w:r>
          </w:p>
        </w:tc>
        <w:tc>
          <w:tcPr>
            <w:tcW w:w="236" w:type="dxa"/>
            <w:noWrap/>
            <w:hideMark/>
          </w:tcPr>
          <w:p w14:paraId="4549E8F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0.01030294</w:t>
            </w:r>
          </w:p>
        </w:tc>
        <w:tc>
          <w:tcPr>
            <w:tcW w:w="236" w:type="dxa"/>
            <w:noWrap/>
            <w:hideMark/>
          </w:tcPr>
          <w:p w14:paraId="3F7AD5E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1.16120073</w:t>
            </w:r>
          </w:p>
        </w:tc>
        <w:tc>
          <w:tcPr>
            <w:tcW w:w="236" w:type="dxa"/>
            <w:noWrap/>
            <w:hideMark/>
          </w:tcPr>
          <w:p w14:paraId="666D8D2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1.15773544</w:t>
            </w:r>
          </w:p>
        </w:tc>
        <w:tc>
          <w:tcPr>
            <w:tcW w:w="236" w:type="dxa"/>
            <w:noWrap/>
            <w:hideMark/>
          </w:tcPr>
          <w:p w14:paraId="13CE24B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0.14694208</w:t>
            </w:r>
          </w:p>
        </w:tc>
      </w:tr>
      <w:tr w:rsidR="007F607B" w:rsidRPr="007F607B" w14:paraId="1AC35160" w14:textId="77777777" w:rsidTr="007F607B">
        <w:trPr>
          <w:trHeight w:val="20"/>
        </w:trPr>
        <w:tc>
          <w:tcPr>
            <w:tcW w:w="236" w:type="dxa"/>
            <w:noWrap/>
            <w:hideMark/>
          </w:tcPr>
          <w:p w14:paraId="255D6FA7"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C9123A0"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37106F5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0.00206782</w:t>
            </w:r>
          </w:p>
        </w:tc>
        <w:tc>
          <w:tcPr>
            <w:tcW w:w="236" w:type="dxa"/>
            <w:noWrap/>
            <w:hideMark/>
          </w:tcPr>
          <w:p w14:paraId="0C8B472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0.02340999</w:t>
            </w:r>
          </w:p>
        </w:tc>
        <w:tc>
          <w:tcPr>
            <w:tcW w:w="236" w:type="dxa"/>
            <w:noWrap/>
            <w:hideMark/>
          </w:tcPr>
          <w:p w14:paraId="5634622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0.01917063</w:t>
            </w:r>
          </w:p>
        </w:tc>
        <w:tc>
          <w:tcPr>
            <w:tcW w:w="236" w:type="dxa"/>
            <w:noWrap/>
            <w:hideMark/>
          </w:tcPr>
          <w:p w14:paraId="32A64F9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0.84083463</w:t>
            </w:r>
          </w:p>
        </w:tc>
        <w:tc>
          <w:tcPr>
            <w:tcW w:w="236" w:type="dxa"/>
            <w:noWrap/>
            <w:hideMark/>
          </w:tcPr>
          <w:p w14:paraId="3148B43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0.81014619</w:t>
            </w:r>
          </w:p>
        </w:tc>
        <w:tc>
          <w:tcPr>
            <w:tcW w:w="236" w:type="dxa"/>
            <w:noWrap/>
            <w:hideMark/>
          </w:tcPr>
          <w:p w14:paraId="4D358F3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0.41462109</w:t>
            </w:r>
          </w:p>
        </w:tc>
      </w:tr>
      <w:tr w:rsidR="007F607B" w:rsidRPr="007F607B" w14:paraId="4EC87093" w14:textId="77777777" w:rsidTr="007F607B">
        <w:trPr>
          <w:trHeight w:val="20"/>
        </w:trPr>
        <w:tc>
          <w:tcPr>
            <w:tcW w:w="236" w:type="dxa"/>
            <w:noWrap/>
            <w:hideMark/>
          </w:tcPr>
          <w:p w14:paraId="52158C0B"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FAA565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64C01BD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0.01954472</w:t>
            </w:r>
          </w:p>
        </w:tc>
        <w:tc>
          <w:tcPr>
            <w:tcW w:w="236" w:type="dxa"/>
            <w:noWrap/>
            <w:hideMark/>
          </w:tcPr>
          <w:p w14:paraId="38F973E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0.29542962</w:t>
            </w:r>
          </w:p>
        </w:tc>
        <w:tc>
          <w:tcPr>
            <w:tcW w:w="236" w:type="dxa"/>
            <w:noWrap/>
            <w:hideMark/>
          </w:tcPr>
          <w:p w14:paraId="54DF57F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0.14374822</w:t>
            </w:r>
          </w:p>
        </w:tc>
        <w:tc>
          <w:tcPr>
            <w:tcW w:w="236" w:type="dxa"/>
            <w:noWrap/>
            <w:hideMark/>
          </w:tcPr>
          <w:p w14:paraId="173EF87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0.23146351</w:t>
            </w:r>
          </w:p>
        </w:tc>
        <w:tc>
          <w:tcPr>
            <w:tcW w:w="236" w:type="dxa"/>
            <w:noWrap/>
            <w:hideMark/>
          </w:tcPr>
          <w:p w14:paraId="65CF0DF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0.19360034</w:t>
            </w:r>
          </w:p>
        </w:tc>
        <w:tc>
          <w:tcPr>
            <w:tcW w:w="236" w:type="dxa"/>
            <w:noWrap/>
            <w:hideMark/>
          </w:tcPr>
          <w:p w14:paraId="535714D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0.27538873</w:t>
            </w:r>
          </w:p>
        </w:tc>
      </w:tr>
      <w:tr w:rsidR="007F607B" w:rsidRPr="007F607B" w14:paraId="5F0E8D3E" w14:textId="77777777" w:rsidTr="007F607B">
        <w:trPr>
          <w:trHeight w:val="20"/>
        </w:trPr>
        <w:tc>
          <w:tcPr>
            <w:tcW w:w="236" w:type="dxa"/>
            <w:noWrap/>
            <w:hideMark/>
          </w:tcPr>
          <w:p w14:paraId="7A938EC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Hypericum</w:t>
            </w:r>
          </w:p>
        </w:tc>
        <w:tc>
          <w:tcPr>
            <w:tcW w:w="236" w:type="dxa"/>
            <w:noWrap/>
            <w:hideMark/>
          </w:tcPr>
          <w:p w14:paraId="09D8ED77"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621AB63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0.01477116</w:t>
            </w:r>
          </w:p>
        </w:tc>
        <w:tc>
          <w:tcPr>
            <w:tcW w:w="236" w:type="dxa"/>
            <w:noWrap/>
            <w:hideMark/>
          </w:tcPr>
          <w:p w14:paraId="35CE0AF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0.51092575</w:t>
            </w:r>
          </w:p>
        </w:tc>
        <w:tc>
          <w:tcPr>
            <w:tcW w:w="236" w:type="dxa"/>
            <w:noWrap/>
            <w:hideMark/>
          </w:tcPr>
          <w:p w14:paraId="3C887B0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0.02165941</w:t>
            </w:r>
          </w:p>
        </w:tc>
        <w:tc>
          <w:tcPr>
            <w:tcW w:w="236" w:type="dxa"/>
            <w:noWrap/>
            <w:hideMark/>
          </w:tcPr>
          <w:p w14:paraId="5AE4A3B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0.96028264</w:t>
            </w:r>
          </w:p>
        </w:tc>
        <w:tc>
          <w:tcPr>
            <w:tcW w:w="236" w:type="dxa"/>
            <w:noWrap/>
            <w:hideMark/>
          </w:tcPr>
          <w:p w14:paraId="1068A99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0.95859674</w:t>
            </w:r>
          </w:p>
        </w:tc>
        <w:tc>
          <w:tcPr>
            <w:tcW w:w="236" w:type="dxa"/>
            <w:noWrap/>
            <w:hideMark/>
          </w:tcPr>
          <w:p w14:paraId="1A3E31F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0.02420785</w:t>
            </w:r>
          </w:p>
        </w:tc>
      </w:tr>
      <w:tr w:rsidR="007F607B" w:rsidRPr="007F607B" w14:paraId="3296257E" w14:textId="77777777" w:rsidTr="007F607B">
        <w:trPr>
          <w:trHeight w:val="20"/>
        </w:trPr>
        <w:tc>
          <w:tcPr>
            <w:tcW w:w="236" w:type="dxa"/>
            <w:noWrap/>
            <w:hideMark/>
          </w:tcPr>
          <w:p w14:paraId="4C4D612F"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Lepidieae</w:t>
            </w:r>
            <w:proofErr w:type="spellEnd"/>
          </w:p>
        </w:tc>
        <w:tc>
          <w:tcPr>
            <w:tcW w:w="236" w:type="dxa"/>
            <w:noWrap/>
            <w:hideMark/>
          </w:tcPr>
          <w:p w14:paraId="4F9623DC"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4DEA9C5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0.18862287</w:t>
            </w:r>
          </w:p>
        </w:tc>
        <w:tc>
          <w:tcPr>
            <w:tcW w:w="236" w:type="dxa"/>
            <w:noWrap/>
            <w:hideMark/>
          </w:tcPr>
          <w:p w14:paraId="3C7BB0C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13.3117024</w:t>
            </w:r>
          </w:p>
        </w:tc>
        <w:tc>
          <w:tcPr>
            <w:tcW w:w="236" w:type="dxa"/>
            <w:noWrap/>
            <w:hideMark/>
          </w:tcPr>
          <w:p w14:paraId="7038DA7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9.94213578</w:t>
            </w:r>
          </w:p>
        </w:tc>
        <w:tc>
          <w:tcPr>
            <w:tcW w:w="236" w:type="dxa"/>
            <w:noWrap/>
            <w:hideMark/>
          </w:tcPr>
          <w:p w14:paraId="5021045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0.24430586</w:t>
            </w:r>
          </w:p>
        </w:tc>
        <w:tc>
          <w:tcPr>
            <w:tcW w:w="236" w:type="dxa"/>
            <w:noWrap/>
            <w:hideMark/>
          </w:tcPr>
          <w:p w14:paraId="1DAFFE4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0.24389481</w:t>
            </w:r>
          </w:p>
        </w:tc>
        <w:tc>
          <w:tcPr>
            <w:tcW w:w="236" w:type="dxa"/>
            <w:noWrap/>
            <w:hideMark/>
          </w:tcPr>
          <w:p w14:paraId="03BADBF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0.37283729</w:t>
            </w:r>
          </w:p>
        </w:tc>
      </w:tr>
      <w:tr w:rsidR="007F607B" w:rsidRPr="007F607B" w14:paraId="6CE8EDC2" w14:textId="77777777" w:rsidTr="007F607B">
        <w:trPr>
          <w:trHeight w:val="20"/>
        </w:trPr>
        <w:tc>
          <w:tcPr>
            <w:tcW w:w="236" w:type="dxa"/>
            <w:noWrap/>
            <w:hideMark/>
          </w:tcPr>
          <w:p w14:paraId="45292F89"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Lupinus</w:t>
            </w:r>
          </w:p>
        </w:tc>
        <w:tc>
          <w:tcPr>
            <w:tcW w:w="236" w:type="dxa"/>
            <w:noWrap/>
            <w:hideMark/>
          </w:tcPr>
          <w:p w14:paraId="58116FAA"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2FF59EE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0.07555048</w:t>
            </w:r>
          </w:p>
        </w:tc>
        <w:tc>
          <w:tcPr>
            <w:tcW w:w="236" w:type="dxa"/>
            <w:noWrap/>
            <w:hideMark/>
          </w:tcPr>
          <w:p w14:paraId="7CDCFA9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0.03150713</w:t>
            </w:r>
          </w:p>
        </w:tc>
        <w:tc>
          <w:tcPr>
            <w:tcW w:w="236" w:type="dxa"/>
            <w:noWrap/>
            <w:hideMark/>
          </w:tcPr>
          <w:p w14:paraId="4485B54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0.12334068</w:t>
            </w:r>
          </w:p>
        </w:tc>
        <w:tc>
          <w:tcPr>
            <w:tcW w:w="236" w:type="dxa"/>
            <w:noWrap/>
            <w:hideMark/>
          </w:tcPr>
          <w:p w14:paraId="5887BFD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38.3543687</w:t>
            </w:r>
          </w:p>
        </w:tc>
        <w:tc>
          <w:tcPr>
            <w:tcW w:w="236" w:type="dxa"/>
            <w:noWrap/>
            <w:hideMark/>
          </w:tcPr>
          <w:p w14:paraId="6AD7F95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0.74860672</w:t>
            </w:r>
          </w:p>
        </w:tc>
        <w:tc>
          <w:tcPr>
            <w:tcW w:w="236" w:type="dxa"/>
            <w:noWrap/>
            <w:hideMark/>
          </w:tcPr>
          <w:p w14:paraId="7A85751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0.90423352</w:t>
            </w:r>
          </w:p>
        </w:tc>
      </w:tr>
      <w:tr w:rsidR="007F607B" w:rsidRPr="007F607B" w14:paraId="37DFF736" w14:textId="77777777" w:rsidTr="007F607B">
        <w:trPr>
          <w:trHeight w:val="20"/>
        </w:trPr>
        <w:tc>
          <w:tcPr>
            <w:tcW w:w="236" w:type="dxa"/>
            <w:noWrap/>
            <w:hideMark/>
          </w:tcPr>
          <w:p w14:paraId="3EF60A90"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7FFFFD1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1A9E5AB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0.02658251</w:t>
            </w:r>
          </w:p>
        </w:tc>
        <w:tc>
          <w:tcPr>
            <w:tcW w:w="236" w:type="dxa"/>
            <w:noWrap/>
            <w:hideMark/>
          </w:tcPr>
          <w:p w14:paraId="4809F64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0.12977973</w:t>
            </w:r>
          </w:p>
        </w:tc>
        <w:tc>
          <w:tcPr>
            <w:tcW w:w="236" w:type="dxa"/>
            <w:noWrap/>
            <w:hideMark/>
          </w:tcPr>
          <w:p w14:paraId="413970D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0.02650575</w:t>
            </w:r>
          </w:p>
        </w:tc>
        <w:tc>
          <w:tcPr>
            <w:tcW w:w="236" w:type="dxa"/>
            <w:noWrap/>
            <w:hideMark/>
          </w:tcPr>
          <w:p w14:paraId="53AB7FD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0.8319011</w:t>
            </w:r>
          </w:p>
        </w:tc>
        <w:tc>
          <w:tcPr>
            <w:tcW w:w="236" w:type="dxa"/>
            <w:noWrap/>
            <w:hideMark/>
          </w:tcPr>
          <w:p w14:paraId="75532AD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0.8271431</w:t>
            </w:r>
          </w:p>
        </w:tc>
        <w:tc>
          <w:tcPr>
            <w:tcW w:w="236" w:type="dxa"/>
            <w:noWrap/>
            <w:hideMark/>
          </w:tcPr>
          <w:p w14:paraId="12A0A4D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0.10307907</w:t>
            </w:r>
          </w:p>
        </w:tc>
      </w:tr>
      <w:tr w:rsidR="007F607B" w:rsidRPr="007F607B" w14:paraId="2086956F" w14:textId="77777777" w:rsidTr="007F607B">
        <w:trPr>
          <w:trHeight w:val="20"/>
        </w:trPr>
        <w:tc>
          <w:tcPr>
            <w:tcW w:w="236" w:type="dxa"/>
            <w:noWrap/>
            <w:hideMark/>
          </w:tcPr>
          <w:p w14:paraId="261BB42D"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Onagraceae</w:t>
            </w:r>
            <w:proofErr w:type="spellEnd"/>
          </w:p>
        </w:tc>
        <w:tc>
          <w:tcPr>
            <w:tcW w:w="236" w:type="dxa"/>
            <w:noWrap/>
            <w:hideMark/>
          </w:tcPr>
          <w:p w14:paraId="0FDBE8DC"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0280F07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0.08027997</w:t>
            </w:r>
          </w:p>
        </w:tc>
        <w:tc>
          <w:tcPr>
            <w:tcW w:w="236" w:type="dxa"/>
            <w:noWrap/>
            <w:hideMark/>
          </w:tcPr>
          <w:p w14:paraId="279646C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0.01888626</w:t>
            </w:r>
          </w:p>
        </w:tc>
        <w:tc>
          <w:tcPr>
            <w:tcW w:w="236" w:type="dxa"/>
            <w:noWrap/>
            <w:hideMark/>
          </w:tcPr>
          <w:p w14:paraId="4B25D43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0.10015971</w:t>
            </w:r>
          </w:p>
        </w:tc>
        <w:tc>
          <w:tcPr>
            <w:tcW w:w="236" w:type="dxa"/>
            <w:noWrap/>
            <w:hideMark/>
          </w:tcPr>
          <w:p w14:paraId="054B8BB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0.91257906</w:t>
            </w:r>
          </w:p>
        </w:tc>
        <w:tc>
          <w:tcPr>
            <w:tcW w:w="236" w:type="dxa"/>
            <w:noWrap/>
            <w:hideMark/>
          </w:tcPr>
          <w:p w14:paraId="3E3AB7E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0.66438018</w:t>
            </w:r>
          </w:p>
        </w:tc>
        <w:tc>
          <w:tcPr>
            <w:tcW w:w="236" w:type="dxa"/>
            <w:noWrap/>
            <w:hideMark/>
          </w:tcPr>
          <w:p w14:paraId="6DACFD8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2.27520612</w:t>
            </w:r>
          </w:p>
        </w:tc>
      </w:tr>
      <w:tr w:rsidR="007F607B" w:rsidRPr="007F607B" w14:paraId="3079F31B" w14:textId="77777777" w:rsidTr="007F607B">
        <w:trPr>
          <w:trHeight w:val="20"/>
        </w:trPr>
        <w:tc>
          <w:tcPr>
            <w:tcW w:w="236" w:type="dxa"/>
            <w:noWrap/>
            <w:hideMark/>
          </w:tcPr>
          <w:p w14:paraId="661F8D20"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Orobanchaceae</w:t>
            </w:r>
          </w:p>
        </w:tc>
        <w:tc>
          <w:tcPr>
            <w:tcW w:w="236" w:type="dxa"/>
            <w:noWrap/>
            <w:hideMark/>
          </w:tcPr>
          <w:p w14:paraId="6376019B"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4128704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0.04453919</w:t>
            </w:r>
          </w:p>
        </w:tc>
        <w:tc>
          <w:tcPr>
            <w:tcW w:w="236" w:type="dxa"/>
            <w:noWrap/>
            <w:hideMark/>
          </w:tcPr>
          <w:p w14:paraId="4767120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0.1313756</w:t>
            </w:r>
          </w:p>
        </w:tc>
        <w:tc>
          <w:tcPr>
            <w:tcW w:w="236" w:type="dxa"/>
            <w:noWrap/>
            <w:hideMark/>
          </w:tcPr>
          <w:p w14:paraId="582B7B0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0.14391632</w:t>
            </w:r>
          </w:p>
        </w:tc>
        <w:tc>
          <w:tcPr>
            <w:tcW w:w="236" w:type="dxa"/>
            <w:noWrap/>
            <w:hideMark/>
          </w:tcPr>
          <w:p w14:paraId="171B5EE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0.49402435</w:t>
            </w:r>
          </w:p>
        </w:tc>
        <w:tc>
          <w:tcPr>
            <w:tcW w:w="236" w:type="dxa"/>
            <w:noWrap/>
            <w:hideMark/>
          </w:tcPr>
          <w:p w14:paraId="1014E04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0.49905313</w:t>
            </w:r>
          </w:p>
        </w:tc>
        <w:tc>
          <w:tcPr>
            <w:tcW w:w="236" w:type="dxa"/>
            <w:noWrap/>
            <w:hideMark/>
          </w:tcPr>
          <w:p w14:paraId="0BED7A4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0.56662628</w:t>
            </w:r>
          </w:p>
        </w:tc>
      </w:tr>
      <w:tr w:rsidR="007F607B" w:rsidRPr="007F607B" w14:paraId="259376A7" w14:textId="77777777" w:rsidTr="007F607B">
        <w:trPr>
          <w:trHeight w:val="20"/>
        </w:trPr>
        <w:tc>
          <w:tcPr>
            <w:tcW w:w="236" w:type="dxa"/>
            <w:noWrap/>
            <w:hideMark/>
          </w:tcPr>
          <w:p w14:paraId="51701472"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53CD37BF"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02E08E8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0.04008822</w:t>
            </w:r>
          </w:p>
        </w:tc>
        <w:tc>
          <w:tcPr>
            <w:tcW w:w="236" w:type="dxa"/>
            <w:noWrap/>
            <w:hideMark/>
          </w:tcPr>
          <w:p w14:paraId="7BC8995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3.39489086</w:t>
            </w:r>
          </w:p>
        </w:tc>
        <w:tc>
          <w:tcPr>
            <w:tcW w:w="236" w:type="dxa"/>
            <w:noWrap/>
            <w:hideMark/>
          </w:tcPr>
          <w:p w14:paraId="59AFD00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2.51189256</w:t>
            </w:r>
          </w:p>
        </w:tc>
        <w:tc>
          <w:tcPr>
            <w:tcW w:w="236" w:type="dxa"/>
            <w:noWrap/>
            <w:hideMark/>
          </w:tcPr>
          <w:p w14:paraId="48CCDEF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0.65593639</w:t>
            </w:r>
          </w:p>
        </w:tc>
        <w:tc>
          <w:tcPr>
            <w:tcW w:w="236" w:type="dxa"/>
            <w:noWrap/>
            <w:hideMark/>
          </w:tcPr>
          <w:p w14:paraId="76932AB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0.65522354</w:t>
            </w:r>
          </w:p>
        </w:tc>
        <w:tc>
          <w:tcPr>
            <w:tcW w:w="236" w:type="dxa"/>
            <w:noWrap/>
            <w:hideMark/>
          </w:tcPr>
          <w:p w14:paraId="06DB493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0.36995191</w:t>
            </w:r>
          </w:p>
        </w:tc>
      </w:tr>
      <w:tr w:rsidR="007F607B" w:rsidRPr="007F607B" w14:paraId="054C4A92" w14:textId="77777777" w:rsidTr="007F607B">
        <w:trPr>
          <w:trHeight w:val="20"/>
        </w:trPr>
        <w:tc>
          <w:tcPr>
            <w:tcW w:w="236" w:type="dxa"/>
            <w:noWrap/>
            <w:hideMark/>
          </w:tcPr>
          <w:p w14:paraId="253BB1B2"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7E1CC90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31585FA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0.01162336</w:t>
            </w:r>
          </w:p>
        </w:tc>
        <w:tc>
          <w:tcPr>
            <w:tcW w:w="236" w:type="dxa"/>
            <w:noWrap/>
            <w:hideMark/>
          </w:tcPr>
          <w:p w14:paraId="2659F19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0.03120088</w:t>
            </w:r>
          </w:p>
        </w:tc>
        <w:tc>
          <w:tcPr>
            <w:tcW w:w="236" w:type="dxa"/>
            <w:noWrap/>
            <w:hideMark/>
          </w:tcPr>
          <w:p w14:paraId="6397087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0.03289652</w:t>
            </w:r>
          </w:p>
        </w:tc>
        <w:tc>
          <w:tcPr>
            <w:tcW w:w="236" w:type="dxa"/>
            <w:noWrap/>
            <w:hideMark/>
          </w:tcPr>
          <w:p w14:paraId="342CEE2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1.29437833</w:t>
            </w:r>
          </w:p>
        </w:tc>
        <w:tc>
          <w:tcPr>
            <w:tcW w:w="236" w:type="dxa"/>
            <w:noWrap/>
            <w:hideMark/>
          </w:tcPr>
          <w:p w14:paraId="3AB888E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0.34390264</w:t>
            </w:r>
          </w:p>
        </w:tc>
        <w:tc>
          <w:tcPr>
            <w:tcW w:w="236" w:type="dxa"/>
            <w:noWrap/>
            <w:hideMark/>
          </w:tcPr>
          <w:p w14:paraId="546A18F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0.54184284</w:t>
            </w:r>
          </w:p>
        </w:tc>
      </w:tr>
      <w:tr w:rsidR="007F607B" w:rsidRPr="007F607B" w14:paraId="30E733D1" w14:textId="77777777" w:rsidTr="007F607B">
        <w:trPr>
          <w:trHeight w:val="20"/>
        </w:trPr>
        <w:tc>
          <w:tcPr>
            <w:tcW w:w="236" w:type="dxa"/>
            <w:noWrap/>
            <w:hideMark/>
          </w:tcPr>
          <w:p w14:paraId="5AD5752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Pooideae</w:t>
            </w:r>
            <w:proofErr w:type="spellEnd"/>
          </w:p>
        </w:tc>
        <w:tc>
          <w:tcPr>
            <w:tcW w:w="236" w:type="dxa"/>
            <w:noWrap/>
            <w:hideMark/>
          </w:tcPr>
          <w:p w14:paraId="49FCB9F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7F769C7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0.02749956</w:t>
            </w:r>
          </w:p>
        </w:tc>
        <w:tc>
          <w:tcPr>
            <w:tcW w:w="236" w:type="dxa"/>
            <w:noWrap/>
            <w:hideMark/>
          </w:tcPr>
          <w:p w14:paraId="045E088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2.3078675</w:t>
            </w:r>
          </w:p>
        </w:tc>
        <w:tc>
          <w:tcPr>
            <w:tcW w:w="236" w:type="dxa"/>
            <w:noWrap/>
            <w:hideMark/>
          </w:tcPr>
          <w:p w14:paraId="267A07F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1.82053275</w:t>
            </w:r>
          </w:p>
        </w:tc>
        <w:tc>
          <w:tcPr>
            <w:tcW w:w="236" w:type="dxa"/>
            <w:noWrap/>
            <w:hideMark/>
          </w:tcPr>
          <w:p w14:paraId="3290A8A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0.59697062</w:t>
            </w:r>
          </w:p>
        </w:tc>
        <w:tc>
          <w:tcPr>
            <w:tcW w:w="236" w:type="dxa"/>
            <w:noWrap/>
            <w:hideMark/>
          </w:tcPr>
          <w:p w14:paraId="72A22C2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0.59608758</w:t>
            </w:r>
          </w:p>
        </w:tc>
        <w:tc>
          <w:tcPr>
            <w:tcW w:w="236" w:type="dxa"/>
            <w:noWrap/>
            <w:hideMark/>
          </w:tcPr>
          <w:p w14:paraId="52841A0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0.39445122</w:t>
            </w:r>
          </w:p>
        </w:tc>
      </w:tr>
      <w:tr w:rsidR="007F607B" w:rsidRPr="007F607B" w14:paraId="6D25EED2" w14:textId="77777777" w:rsidTr="007F607B">
        <w:trPr>
          <w:trHeight w:val="20"/>
        </w:trPr>
        <w:tc>
          <w:tcPr>
            <w:tcW w:w="236" w:type="dxa"/>
            <w:noWrap/>
            <w:hideMark/>
          </w:tcPr>
          <w:p w14:paraId="30BBB863"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2C9D712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2F0BA29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0.01024173</w:t>
            </w:r>
          </w:p>
        </w:tc>
        <w:tc>
          <w:tcPr>
            <w:tcW w:w="236" w:type="dxa"/>
            <w:noWrap/>
            <w:hideMark/>
          </w:tcPr>
          <w:p w14:paraId="6C6858A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0.26184249</w:t>
            </w:r>
          </w:p>
        </w:tc>
        <w:tc>
          <w:tcPr>
            <w:tcW w:w="236" w:type="dxa"/>
            <w:noWrap/>
            <w:hideMark/>
          </w:tcPr>
          <w:p w14:paraId="7A1D356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0.15969248</w:t>
            </w:r>
          </w:p>
        </w:tc>
        <w:tc>
          <w:tcPr>
            <w:tcW w:w="236" w:type="dxa"/>
            <w:noWrap/>
            <w:hideMark/>
          </w:tcPr>
          <w:p w14:paraId="4D95FE9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0.69025438</w:t>
            </w:r>
          </w:p>
        </w:tc>
        <w:tc>
          <w:tcPr>
            <w:tcW w:w="236" w:type="dxa"/>
            <w:noWrap/>
            <w:hideMark/>
          </w:tcPr>
          <w:p w14:paraId="0E54C8C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0.6894189</w:t>
            </w:r>
          </w:p>
        </w:tc>
        <w:tc>
          <w:tcPr>
            <w:tcW w:w="236" w:type="dxa"/>
            <w:noWrap/>
            <w:hideMark/>
          </w:tcPr>
          <w:p w14:paraId="65A7B05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0.30677686</w:t>
            </w:r>
          </w:p>
        </w:tc>
      </w:tr>
      <w:tr w:rsidR="007F607B" w:rsidRPr="007F607B" w14:paraId="253A1158" w14:textId="77777777" w:rsidTr="007F607B">
        <w:trPr>
          <w:trHeight w:val="20"/>
        </w:trPr>
        <w:tc>
          <w:tcPr>
            <w:tcW w:w="236" w:type="dxa"/>
            <w:noWrap/>
            <w:hideMark/>
          </w:tcPr>
          <w:p w14:paraId="6347E4F9"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Rubieae</w:t>
            </w:r>
            <w:proofErr w:type="spellEnd"/>
          </w:p>
        </w:tc>
        <w:tc>
          <w:tcPr>
            <w:tcW w:w="236" w:type="dxa"/>
            <w:noWrap/>
            <w:hideMark/>
          </w:tcPr>
          <w:p w14:paraId="582819D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15754BB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0.05130808</w:t>
            </w:r>
          </w:p>
        </w:tc>
        <w:tc>
          <w:tcPr>
            <w:tcW w:w="236" w:type="dxa"/>
            <w:noWrap/>
            <w:hideMark/>
          </w:tcPr>
          <w:p w14:paraId="4FE58A4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1.9529575</w:t>
            </w:r>
          </w:p>
        </w:tc>
        <w:tc>
          <w:tcPr>
            <w:tcW w:w="236" w:type="dxa"/>
            <w:noWrap/>
            <w:hideMark/>
          </w:tcPr>
          <w:p w14:paraId="33F7DDB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0.74247167</w:t>
            </w:r>
          </w:p>
        </w:tc>
        <w:tc>
          <w:tcPr>
            <w:tcW w:w="236" w:type="dxa"/>
            <w:noWrap/>
            <w:hideMark/>
          </w:tcPr>
          <w:p w14:paraId="4701168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0.63864692</w:t>
            </w:r>
          </w:p>
        </w:tc>
        <w:tc>
          <w:tcPr>
            <w:tcW w:w="236" w:type="dxa"/>
            <w:noWrap/>
            <w:hideMark/>
          </w:tcPr>
          <w:p w14:paraId="0FCA5EF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0.63598294</w:t>
            </w:r>
          </w:p>
        </w:tc>
        <w:tc>
          <w:tcPr>
            <w:tcW w:w="236" w:type="dxa"/>
            <w:noWrap/>
            <w:hideMark/>
          </w:tcPr>
          <w:p w14:paraId="61A8D68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0.19018348</w:t>
            </w:r>
          </w:p>
        </w:tc>
      </w:tr>
      <w:tr w:rsidR="007F607B" w:rsidRPr="007F607B" w14:paraId="05875D0C" w14:textId="77777777" w:rsidTr="007F607B">
        <w:trPr>
          <w:trHeight w:val="20"/>
        </w:trPr>
        <w:tc>
          <w:tcPr>
            <w:tcW w:w="236" w:type="dxa"/>
            <w:noWrap/>
            <w:hideMark/>
          </w:tcPr>
          <w:p w14:paraId="3FB827D3"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Salvia</w:t>
            </w:r>
          </w:p>
        </w:tc>
        <w:tc>
          <w:tcPr>
            <w:tcW w:w="236" w:type="dxa"/>
            <w:noWrap/>
            <w:hideMark/>
          </w:tcPr>
          <w:p w14:paraId="16DC8EB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265CAE4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0.01331045</w:t>
            </w:r>
          </w:p>
        </w:tc>
        <w:tc>
          <w:tcPr>
            <w:tcW w:w="236" w:type="dxa"/>
            <w:noWrap/>
            <w:hideMark/>
          </w:tcPr>
          <w:p w14:paraId="4C965D1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0.04983273</w:t>
            </w:r>
          </w:p>
        </w:tc>
        <w:tc>
          <w:tcPr>
            <w:tcW w:w="236" w:type="dxa"/>
            <w:noWrap/>
            <w:hideMark/>
          </w:tcPr>
          <w:p w14:paraId="3F7E14E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0.06354232</w:t>
            </w:r>
          </w:p>
        </w:tc>
        <w:tc>
          <w:tcPr>
            <w:tcW w:w="236" w:type="dxa"/>
            <w:noWrap/>
            <w:hideMark/>
          </w:tcPr>
          <w:p w14:paraId="62F4715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0.35594196</w:t>
            </w:r>
          </w:p>
        </w:tc>
        <w:tc>
          <w:tcPr>
            <w:tcW w:w="236" w:type="dxa"/>
            <w:noWrap/>
            <w:hideMark/>
          </w:tcPr>
          <w:p w14:paraId="56AD739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0.35594142</w:t>
            </w:r>
          </w:p>
        </w:tc>
        <w:tc>
          <w:tcPr>
            <w:tcW w:w="236" w:type="dxa"/>
            <w:noWrap/>
            <w:hideMark/>
          </w:tcPr>
          <w:p w14:paraId="573774C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0.61247128</w:t>
            </w:r>
          </w:p>
        </w:tc>
      </w:tr>
      <w:tr w:rsidR="007F607B" w:rsidRPr="007F607B" w14:paraId="6974B4EF" w14:textId="77777777" w:rsidTr="007F607B">
        <w:trPr>
          <w:trHeight w:val="20"/>
        </w:trPr>
        <w:tc>
          <w:tcPr>
            <w:tcW w:w="236" w:type="dxa"/>
            <w:noWrap/>
            <w:hideMark/>
          </w:tcPr>
          <w:p w14:paraId="350940AB"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Solanaceae</w:t>
            </w:r>
          </w:p>
        </w:tc>
        <w:tc>
          <w:tcPr>
            <w:tcW w:w="236" w:type="dxa"/>
            <w:noWrap/>
            <w:hideMark/>
          </w:tcPr>
          <w:p w14:paraId="3F02B983"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6693A4D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0.01452606</w:t>
            </w:r>
          </w:p>
        </w:tc>
        <w:tc>
          <w:tcPr>
            <w:tcW w:w="236" w:type="dxa"/>
            <w:noWrap/>
            <w:hideMark/>
          </w:tcPr>
          <w:p w14:paraId="4926B1A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0.08909914</w:t>
            </w:r>
          </w:p>
        </w:tc>
        <w:tc>
          <w:tcPr>
            <w:tcW w:w="236" w:type="dxa"/>
            <w:noWrap/>
            <w:hideMark/>
          </w:tcPr>
          <w:p w14:paraId="6C7B2C3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0.21376596</w:t>
            </w:r>
          </w:p>
        </w:tc>
        <w:tc>
          <w:tcPr>
            <w:tcW w:w="236" w:type="dxa"/>
            <w:noWrap/>
            <w:hideMark/>
          </w:tcPr>
          <w:p w14:paraId="4C5B0E5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0.51286719</w:t>
            </w:r>
          </w:p>
        </w:tc>
        <w:tc>
          <w:tcPr>
            <w:tcW w:w="236" w:type="dxa"/>
            <w:noWrap/>
            <w:hideMark/>
          </w:tcPr>
          <w:p w14:paraId="5C41346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0.51241156</w:t>
            </w:r>
          </w:p>
        </w:tc>
        <w:tc>
          <w:tcPr>
            <w:tcW w:w="236" w:type="dxa"/>
            <w:noWrap/>
            <w:hideMark/>
          </w:tcPr>
          <w:p w14:paraId="4C83703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1.19297076</w:t>
            </w:r>
          </w:p>
        </w:tc>
      </w:tr>
      <w:tr w:rsidR="007F607B" w:rsidRPr="007F607B" w14:paraId="729225C7" w14:textId="77777777" w:rsidTr="007F607B">
        <w:trPr>
          <w:trHeight w:val="20"/>
        </w:trPr>
        <w:tc>
          <w:tcPr>
            <w:tcW w:w="236" w:type="dxa"/>
            <w:noWrap/>
            <w:hideMark/>
          </w:tcPr>
          <w:p w14:paraId="3D4E358D"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7C693E4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6C883F9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0.01183425</w:t>
            </w:r>
          </w:p>
        </w:tc>
        <w:tc>
          <w:tcPr>
            <w:tcW w:w="236" w:type="dxa"/>
            <w:noWrap/>
            <w:hideMark/>
          </w:tcPr>
          <w:p w14:paraId="41FCEE2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0.03330834</w:t>
            </w:r>
          </w:p>
        </w:tc>
        <w:tc>
          <w:tcPr>
            <w:tcW w:w="236" w:type="dxa"/>
            <w:noWrap/>
            <w:hideMark/>
          </w:tcPr>
          <w:p w14:paraId="1F494E1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0.03574066</w:t>
            </w:r>
          </w:p>
        </w:tc>
        <w:tc>
          <w:tcPr>
            <w:tcW w:w="236" w:type="dxa"/>
            <w:noWrap/>
            <w:hideMark/>
          </w:tcPr>
          <w:p w14:paraId="5A44E4B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0.59469925</w:t>
            </w:r>
          </w:p>
        </w:tc>
        <w:tc>
          <w:tcPr>
            <w:tcW w:w="236" w:type="dxa"/>
            <w:noWrap/>
            <w:hideMark/>
          </w:tcPr>
          <w:p w14:paraId="200690E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0.63138227</w:t>
            </w:r>
          </w:p>
        </w:tc>
        <w:tc>
          <w:tcPr>
            <w:tcW w:w="236" w:type="dxa"/>
            <w:noWrap/>
            <w:hideMark/>
          </w:tcPr>
          <w:p w14:paraId="36F1BAA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0.49608885</w:t>
            </w:r>
          </w:p>
        </w:tc>
      </w:tr>
      <w:tr w:rsidR="007F607B" w:rsidRPr="007F607B" w14:paraId="74B5A154" w14:textId="77777777" w:rsidTr="007F607B">
        <w:trPr>
          <w:trHeight w:val="20"/>
        </w:trPr>
        <w:tc>
          <w:tcPr>
            <w:tcW w:w="236" w:type="dxa"/>
            <w:noWrap/>
            <w:hideMark/>
          </w:tcPr>
          <w:p w14:paraId="6BC03B53"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48B0DF0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4469F85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0.07986193</w:t>
            </w:r>
          </w:p>
        </w:tc>
        <w:tc>
          <w:tcPr>
            <w:tcW w:w="236" w:type="dxa"/>
            <w:noWrap/>
            <w:hideMark/>
          </w:tcPr>
          <w:p w14:paraId="306852A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0.08249061</w:t>
            </w:r>
          </w:p>
        </w:tc>
        <w:tc>
          <w:tcPr>
            <w:tcW w:w="236" w:type="dxa"/>
            <w:noWrap/>
            <w:hideMark/>
          </w:tcPr>
          <w:p w14:paraId="2D36D97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0.12528938</w:t>
            </w:r>
          </w:p>
        </w:tc>
        <w:tc>
          <w:tcPr>
            <w:tcW w:w="236" w:type="dxa"/>
            <w:noWrap/>
            <w:hideMark/>
          </w:tcPr>
          <w:p w14:paraId="2C4137B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0.22268299</w:t>
            </w:r>
          </w:p>
        </w:tc>
        <w:tc>
          <w:tcPr>
            <w:tcW w:w="236" w:type="dxa"/>
            <w:noWrap/>
            <w:hideMark/>
          </w:tcPr>
          <w:p w14:paraId="5D035BF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0.22625942</w:t>
            </w:r>
          </w:p>
        </w:tc>
        <w:tc>
          <w:tcPr>
            <w:tcW w:w="236" w:type="dxa"/>
            <w:noWrap/>
            <w:hideMark/>
          </w:tcPr>
          <w:p w14:paraId="64ED0A6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0.81137263</w:t>
            </w:r>
          </w:p>
        </w:tc>
      </w:tr>
    </w:tbl>
    <w:p w14:paraId="1F063FC9" w14:textId="77777777" w:rsidR="00E955E4" w:rsidRPr="002B0243" w:rsidRDefault="00E955E4" w:rsidP="004C7D04">
      <w:pPr>
        <w:spacing w:line="480" w:lineRule="auto"/>
        <w:rPr>
          <w:rFonts w:ascii="Times New Roman" w:eastAsia="Times New Roman" w:hAnsi="Times New Roman" w:cs="Times New Roman"/>
          <w:iCs/>
          <w:sz w:val="24"/>
          <w:szCs w:val="24"/>
        </w:rPr>
      </w:pPr>
    </w:p>
    <w:sectPr w:rsidR="00E955E4" w:rsidRPr="002B0243" w:rsidSect="00E93FDC">
      <w:headerReference w:type="default" r:id="rId17"/>
      <w:pgSz w:w="11909" w:h="16834"/>
      <w:pgMar w:top="1440" w:right="1440" w:bottom="1797" w:left="1440" w:header="720" w:footer="720" w:gutter="0"/>
      <w:lnNumType w:countBy="1"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mes Boyko" w:date="2022-09-12T12:05:00Z" w:initials="JB">
    <w:p w14:paraId="32E7FB5E" w14:textId="77777777" w:rsidR="00624FBA" w:rsidRDefault="00624FBA" w:rsidP="00812CB4">
      <w:r>
        <w:rPr>
          <w:rStyle w:val="CommentReference"/>
        </w:rPr>
        <w:annotationRef/>
      </w:r>
      <w:r>
        <w:rPr>
          <w:sz w:val="20"/>
          <w:szCs w:val="20"/>
        </w:rPr>
        <w:t>Should this be included? It’ll be in the special issue… So idk</w:t>
      </w:r>
    </w:p>
  </w:comment>
  <w:comment w:id="1" w:author="James Boyko" w:date="2022-09-12T14:15:00Z" w:initials="JB">
    <w:p w14:paraId="19DE409D" w14:textId="77777777" w:rsidR="002C2F82" w:rsidRDefault="002C2F82" w:rsidP="00EA6900">
      <w:r>
        <w:rPr>
          <w:rStyle w:val="CommentReference"/>
        </w:rPr>
        <w:annotationRef/>
      </w:r>
      <w:r>
        <w:rPr>
          <w:sz w:val="20"/>
          <w:szCs w:val="20"/>
        </w:rPr>
        <w:t>needs to be updated to remove chorisporeae</w:t>
      </w:r>
    </w:p>
  </w:comment>
  <w:comment w:id="2" w:author="James Boyko" w:date="2022-09-12T14:16:00Z" w:initials="JB">
    <w:p w14:paraId="5DCBAB53" w14:textId="77777777" w:rsidR="002C2F82" w:rsidRDefault="002C2F82" w:rsidP="003A74FE">
      <w:r>
        <w:rPr>
          <w:rStyle w:val="CommentReference"/>
        </w:rPr>
        <w:annotationRef/>
      </w:r>
      <w:r>
        <w:rPr>
          <w:sz w:val="20"/>
          <w:szCs w:val="20"/>
        </w:rPr>
        <w:t>No chorisporeae</w:t>
      </w:r>
    </w:p>
  </w:comment>
  <w:comment w:id="3" w:author="James Boyko" w:date="2022-09-15T13:41:00Z" w:initials="JB">
    <w:p w14:paraId="3043D1A9" w14:textId="77777777" w:rsidR="004B5D34" w:rsidRDefault="004B5D34" w:rsidP="00502F5A">
      <w:r>
        <w:rPr>
          <w:rStyle w:val="CommentReference"/>
        </w:rPr>
        <w:annotationRef/>
      </w:r>
      <w:r>
        <w:rPr>
          <w:sz w:val="20"/>
          <w:szCs w:val="20"/>
        </w:rPr>
        <w:t>Still true</w:t>
      </w:r>
    </w:p>
  </w:comment>
  <w:comment w:id="4" w:author="James Boyko" w:date="2022-09-15T13:42:00Z" w:initials="JB">
    <w:p w14:paraId="4C6B2DC7" w14:textId="77777777" w:rsidR="004B5D34" w:rsidRDefault="004B5D34" w:rsidP="00C20929">
      <w:r>
        <w:rPr>
          <w:rStyle w:val="CommentReference"/>
        </w:rPr>
        <w:annotationRef/>
      </w:r>
      <w:r>
        <w:rPr>
          <w:sz w:val="20"/>
          <w:szCs w:val="20"/>
        </w:rPr>
        <w:t>AI is now significant.</w:t>
      </w:r>
    </w:p>
  </w:comment>
  <w:comment w:id="7" w:author="James Boyko" w:date="2022-09-15T13:43:00Z" w:initials="JB">
    <w:p w14:paraId="1B394CA4" w14:textId="77777777" w:rsidR="00E67CF5" w:rsidRDefault="00E67CF5" w:rsidP="007A2D67">
      <w:r>
        <w:rPr>
          <w:rStyle w:val="CommentReference"/>
        </w:rPr>
        <w:annotationRef/>
      </w:r>
      <w:r>
        <w:rPr>
          <w:sz w:val="20"/>
          <w:szCs w:val="20"/>
        </w:rPr>
        <w:t>Still true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E7FB5E" w15:done="0"/>
  <w15:commentEx w15:paraId="19DE409D" w15:done="0"/>
  <w15:commentEx w15:paraId="5DCBAB53" w15:done="0"/>
  <w15:commentEx w15:paraId="3043D1A9" w15:done="0"/>
  <w15:commentEx w15:paraId="4C6B2DC7" w15:done="0"/>
  <w15:commentEx w15:paraId="1B394C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99EF7" w16cex:dateUtc="2022-09-12T16:05:00Z"/>
  <w16cex:commentExtensible w16cex:durableId="26C9BD87" w16cex:dateUtc="2022-09-12T18:15:00Z"/>
  <w16cex:commentExtensible w16cex:durableId="26C9BDC6" w16cex:dateUtc="2022-09-12T18:16:00Z"/>
  <w16cex:commentExtensible w16cex:durableId="26CDAA1B" w16cex:dateUtc="2022-09-15T17:41:00Z"/>
  <w16cex:commentExtensible w16cex:durableId="26CDAA28" w16cex:dateUtc="2022-09-15T17:42:00Z"/>
  <w16cex:commentExtensible w16cex:durableId="26CDAA70" w16cex:dateUtc="2022-09-15T1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E7FB5E" w16cid:durableId="26C99EF7"/>
  <w16cid:commentId w16cid:paraId="19DE409D" w16cid:durableId="26C9BD87"/>
  <w16cid:commentId w16cid:paraId="5DCBAB53" w16cid:durableId="26C9BDC6"/>
  <w16cid:commentId w16cid:paraId="3043D1A9" w16cid:durableId="26CDAA1B"/>
  <w16cid:commentId w16cid:paraId="4C6B2DC7" w16cid:durableId="26CDAA28"/>
  <w16cid:commentId w16cid:paraId="1B394CA4" w16cid:durableId="26CDAA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8A8EA" w14:textId="77777777" w:rsidR="004271D9" w:rsidRDefault="004271D9">
      <w:pPr>
        <w:spacing w:line="240" w:lineRule="auto"/>
      </w:pPr>
      <w:r>
        <w:separator/>
      </w:r>
    </w:p>
  </w:endnote>
  <w:endnote w:type="continuationSeparator" w:id="0">
    <w:p w14:paraId="4D92D8C3" w14:textId="77777777" w:rsidR="004271D9" w:rsidRDefault="004271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D1BF2" w14:textId="77777777" w:rsidR="004271D9" w:rsidRDefault="004271D9">
      <w:pPr>
        <w:spacing w:line="240" w:lineRule="auto"/>
      </w:pPr>
      <w:r>
        <w:separator/>
      </w:r>
    </w:p>
  </w:footnote>
  <w:footnote w:type="continuationSeparator" w:id="0">
    <w:p w14:paraId="14EBBF68" w14:textId="77777777" w:rsidR="004271D9" w:rsidRDefault="004271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0BCFC" w14:textId="77777777" w:rsidR="00DC165B" w:rsidRDefault="00DC16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25005F"/>
    <w:multiLevelType w:val="multilevel"/>
    <w:tmpl w:val="DCF8A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07190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mes Boyko">
    <w15:presenceInfo w15:providerId="AD" w15:userId="S::jboyko@uark.edu::d4b13e8c-aae1-4d91-bc47-150d3a9ede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65B"/>
    <w:rsid w:val="00004581"/>
    <w:rsid w:val="00011E2F"/>
    <w:rsid w:val="000222D3"/>
    <w:rsid w:val="000227C2"/>
    <w:rsid w:val="000246CC"/>
    <w:rsid w:val="00027A78"/>
    <w:rsid w:val="00032909"/>
    <w:rsid w:val="0005033D"/>
    <w:rsid w:val="00050FCF"/>
    <w:rsid w:val="00066D82"/>
    <w:rsid w:val="00072741"/>
    <w:rsid w:val="000A424E"/>
    <w:rsid w:val="000B509B"/>
    <w:rsid w:val="000C37F8"/>
    <w:rsid w:val="000E1327"/>
    <w:rsid w:val="000F50D1"/>
    <w:rsid w:val="000F603D"/>
    <w:rsid w:val="001217D1"/>
    <w:rsid w:val="00171585"/>
    <w:rsid w:val="001804C9"/>
    <w:rsid w:val="00185A83"/>
    <w:rsid w:val="00193932"/>
    <w:rsid w:val="001C6DA2"/>
    <w:rsid w:val="001D38F4"/>
    <w:rsid w:val="001D6307"/>
    <w:rsid w:val="001D6A67"/>
    <w:rsid w:val="001D7743"/>
    <w:rsid w:val="001F5671"/>
    <w:rsid w:val="001F7ADC"/>
    <w:rsid w:val="00215FCE"/>
    <w:rsid w:val="00220174"/>
    <w:rsid w:val="00235AC8"/>
    <w:rsid w:val="00242A77"/>
    <w:rsid w:val="00275D46"/>
    <w:rsid w:val="002937B6"/>
    <w:rsid w:val="002A4226"/>
    <w:rsid w:val="002B0243"/>
    <w:rsid w:val="002C2F82"/>
    <w:rsid w:val="002D3571"/>
    <w:rsid w:val="002D4EAD"/>
    <w:rsid w:val="002E793B"/>
    <w:rsid w:val="002F712F"/>
    <w:rsid w:val="002F7537"/>
    <w:rsid w:val="003003F1"/>
    <w:rsid w:val="0030397E"/>
    <w:rsid w:val="003077DC"/>
    <w:rsid w:val="0031075A"/>
    <w:rsid w:val="003150C1"/>
    <w:rsid w:val="00323E5E"/>
    <w:rsid w:val="00333E66"/>
    <w:rsid w:val="00340ED3"/>
    <w:rsid w:val="00347524"/>
    <w:rsid w:val="0035515B"/>
    <w:rsid w:val="003908C7"/>
    <w:rsid w:val="00392FBD"/>
    <w:rsid w:val="003A6728"/>
    <w:rsid w:val="003B3F2A"/>
    <w:rsid w:val="003B53F2"/>
    <w:rsid w:val="003B6BAD"/>
    <w:rsid w:val="003C53D0"/>
    <w:rsid w:val="003E6743"/>
    <w:rsid w:val="003F7713"/>
    <w:rsid w:val="00412056"/>
    <w:rsid w:val="00416A93"/>
    <w:rsid w:val="00421013"/>
    <w:rsid w:val="004271D9"/>
    <w:rsid w:val="00435698"/>
    <w:rsid w:val="004426AF"/>
    <w:rsid w:val="00456088"/>
    <w:rsid w:val="00471B6E"/>
    <w:rsid w:val="00481BFA"/>
    <w:rsid w:val="00495127"/>
    <w:rsid w:val="004A3F9A"/>
    <w:rsid w:val="004B0A65"/>
    <w:rsid w:val="004B5D34"/>
    <w:rsid w:val="004C475A"/>
    <w:rsid w:val="004C69DF"/>
    <w:rsid w:val="004C7D04"/>
    <w:rsid w:val="004D180F"/>
    <w:rsid w:val="004F7A48"/>
    <w:rsid w:val="005225D4"/>
    <w:rsid w:val="005303A1"/>
    <w:rsid w:val="005464AF"/>
    <w:rsid w:val="005569C1"/>
    <w:rsid w:val="0056140C"/>
    <w:rsid w:val="005C26D6"/>
    <w:rsid w:val="005D76F3"/>
    <w:rsid w:val="005E629A"/>
    <w:rsid w:val="00624FBA"/>
    <w:rsid w:val="00625277"/>
    <w:rsid w:val="00644C99"/>
    <w:rsid w:val="00682E97"/>
    <w:rsid w:val="00692DAA"/>
    <w:rsid w:val="006B4F80"/>
    <w:rsid w:val="006D4BF1"/>
    <w:rsid w:val="006D63A1"/>
    <w:rsid w:val="006F5A4F"/>
    <w:rsid w:val="006F5C75"/>
    <w:rsid w:val="00717360"/>
    <w:rsid w:val="00723C82"/>
    <w:rsid w:val="007426C1"/>
    <w:rsid w:val="00742D83"/>
    <w:rsid w:val="00751E88"/>
    <w:rsid w:val="0075684E"/>
    <w:rsid w:val="00756F8B"/>
    <w:rsid w:val="007614BF"/>
    <w:rsid w:val="00782C8D"/>
    <w:rsid w:val="0078768E"/>
    <w:rsid w:val="007B7539"/>
    <w:rsid w:val="007D223D"/>
    <w:rsid w:val="007D2742"/>
    <w:rsid w:val="007E0145"/>
    <w:rsid w:val="007F607B"/>
    <w:rsid w:val="007F6C42"/>
    <w:rsid w:val="00805C52"/>
    <w:rsid w:val="0081761E"/>
    <w:rsid w:val="00834385"/>
    <w:rsid w:val="0084643B"/>
    <w:rsid w:val="00847C6F"/>
    <w:rsid w:val="00852A85"/>
    <w:rsid w:val="00876714"/>
    <w:rsid w:val="0087794B"/>
    <w:rsid w:val="00883648"/>
    <w:rsid w:val="008A1664"/>
    <w:rsid w:val="008B378D"/>
    <w:rsid w:val="008C1AB4"/>
    <w:rsid w:val="008D2740"/>
    <w:rsid w:val="008E3F71"/>
    <w:rsid w:val="008F62BA"/>
    <w:rsid w:val="00905716"/>
    <w:rsid w:val="0091392C"/>
    <w:rsid w:val="00915CB8"/>
    <w:rsid w:val="00923C37"/>
    <w:rsid w:val="00933244"/>
    <w:rsid w:val="00953491"/>
    <w:rsid w:val="00965611"/>
    <w:rsid w:val="0097091C"/>
    <w:rsid w:val="009B1EB0"/>
    <w:rsid w:val="009B6542"/>
    <w:rsid w:val="009D21CA"/>
    <w:rsid w:val="009D7989"/>
    <w:rsid w:val="009F0D7D"/>
    <w:rsid w:val="009F5DFF"/>
    <w:rsid w:val="00A21488"/>
    <w:rsid w:val="00A354AD"/>
    <w:rsid w:val="00A43396"/>
    <w:rsid w:val="00A60EA1"/>
    <w:rsid w:val="00A61E9F"/>
    <w:rsid w:val="00A86144"/>
    <w:rsid w:val="00A919AD"/>
    <w:rsid w:val="00A91D1B"/>
    <w:rsid w:val="00A9570A"/>
    <w:rsid w:val="00AA3E1D"/>
    <w:rsid w:val="00AA6DF0"/>
    <w:rsid w:val="00AB19FE"/>
    <w:rsid w:val="00AD04EA"/>
    <w:rsid w:val="00AD674F"/>
    <w:rsid w:val="00AF29D6"/>
    <w:rsid w:val="00B208D9"/>
    <w:rsid w:val="00B30164"/>
    <w:rsid w:val="00B30E82"/>
    <w:rsid w:val="00B45D88"/>
    <w:rsid w:val="00B501C6"/>
    <w:rsid w:val="00B604CF"/>
    <w:rsid w:val="00B67B37"/>
    <w:rsid w:val="00B84A57"/>
    <w:rsid w:val="00B86834"/>
    <w:rsid w:val="00B86A89"/>
    <w:rsid w:val="00B932B8"/>
    <w:rsid w:val="00BA7B97"/>
    <w:rsid w:val="00BB473C"/>
    <w:rsid w:val="00BB6A80"/>
    <w:rsid w:val="00BC06BD"/>
    <w:rsid w:val="00BC2AA7"/>
    <w:rsid w:val="00BC313C"/>
    <w:rsid w:val="00BC5CC4"/>
    <w:rsid w:val="00BE3773"/>
    <w:rsid w:val="00BF0D9A"/>
    <w:rsid w:val="00C05AEF"/>
    <w:rsid w:val="00C1128B"/>
    <w:rsid w:val="00C22791"/>
    <w:rsid w:val="00C25C92"/>
    <w:rsid w:val="00C32AA3"/>
    <w:rsid w:val="00C50083"/>
    <w:rsid w:val="00C51D15"/>
    <w:rsid w:val="00C538FA"/>
    <w:rsid w:val="00C86251"/>
    <w:rsid w:val="00CF44D5"/>
    <w:rsid w:val="00D0123E"/>
    <w:rsid w:val="00D01DFC"/>
    <w:rsid w:val="00D02068"/>
    <w:rsid w:val="00D300CE"/>
    <w:rsid w:val="00D315FF"/>
    <w:rsid w:val="00D557E5"/>
    <w:rsid w:val="00D74C9A"/>
    <w:rsid w:val="00D822DA"/>
    <w:rsid w:val="00D94375"/>
    <w:rsid w:val="00DA2F7D"/>
    <w:rsid w:val="00DC0642"/>
    <w:rsid w:val="00DC165B"/>
    <w:rsid w:val="00DC5372"/>
    <w:rsid w:val="00DE0819"/>
    <w:rsid w:val="00E066CD"/>
    <w:rsid w:val="00E34851"/>
    <w:rsid w:val="00E435AB"/>
    <w:rsid w:val="00E56B82"/>
    <w:rsid w:val="00E579FF"/>
    <w:rsid w:val="00E67CF5"/>
    <w:rsid w:val="00E81204"/>
    <w:rsid w:val="00E858B4"/>
    <w:rsid w:val="00E9169A"/>
    <w:rsid w:val="00E93FDC"/>
    <w:rsid w:val="00E955E4"/>
    <w:rsid w:val="00E9630C"/>
    <w:rsid w:val="00EC7BDE"/>
    <w:rsid w:val="00ED1CDC"/>
    <w:rsid w:val="00ED3D09"/>
    <w:rsid w:val="00EF6538"/>
    <w:rsid w:val="00F00ECE"/>
    <w:rsid w:val="00F015FC"/>
    <w:rsid w:val="00F047B3"/>
    <w:rsid w:val="00F17D5D"/>
    <w:rsid w:val="00F341A0"/>
    <w:rsid w:val="00F34D00"/>
    <w:rsid w:val="00F4050C"/>
    <w:rsid w:val="00F51756"/>
    <w:rsid w:val="00F6425B"/>
    <w:rsid w:val="00F76F79"/>
    <w:rsid w:val="00F77C2D"/>
    <w:rsid w:val="00F83422"/>
    <w:rsid w:val="00F920FF"/>
    <w:rsid w:val="00F95147"/>
    <w:rsid w:val="00FB0FD5"/>
    <w:rsid w:val="00FC0E5C"/>
    <w:rsid w:val="00FD587D"/>
    <w:rsid w:val="00FE3BA3"/>
    <w:rsid w:val="00FF64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34D41B4"/>
  <w15:docId w15:val="{B666E193-054D-DB4C-AE46-C863290E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B30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0164"/>
    <w:pPr>
      <w:spacing w:line="240" w:lineRule="auto"/>
    </w:pPr>
  </w:style>
  <w:style w:type="paragraph" w:styleId="PlainText">
    <w:name w:val="Plain Text"/>
    <w:basedOn w:val="Normal"/>
    <w:link w:val="PlainTextChar"/>
    <w:uiPriority w:val="99"/>
    <w:unhideWhenUsed/>
    <w:rsid w:val="00682E97"/>
    <w:pPr>
      <w:spacing w:line="240" w:lineRule="auto"/>
    </w:pPr>
    <w:rPr>
      <w:rFonts w:ascii="Consolas" w:eastAsiaTheme="minorHAnsi" w:hAnsi="Consolas" w:cs="Consolas"/>
      <w:sz w:val="21"/>
      <w:szCs w:val="21"/>
      <w:lang w:val="en-US"/>
    </w:rPr>
  </w:style>
  <w:style w:type="character" w:customStyle="1" w:styleId="PlainTextChar">
    <w:name w:val="Plain Text Char"/>
    <w:basedOn w:val="DefaultParagraphFont"/>
    <w:link w:val="PlainText"/>
    <w:uiPriority w:val="99"/>
    <w:rsid w:val="00682E97"/>
    <w:rPr>
      <w:rFonts w:ascii="Consolas" w:eastAsiaTheme="minorHAnsi" w:hAnsi="Consolas" w:cs="Consolas"/>
      <w:sz w:val="21"/>
      <w:szCs w:val="21"/>
      <w:lang w:val="en-US"/>
    </w:rPr>
  </w:style>
  <w:style w:type="character" w:styleId="PlaceholderText">
    <w:name w:val="Placeholder Text"/>
    <w:basedOn w:val="DefaultParagraphFont"/>
    <w:uiPriority w:val="99"/>
    <w:semiHidden/>
    <w:rsid w:val="001F7ADC"/>
    <w:rPr>
      <w:color w:val="808080"/>
    </w:rPr>
  </w:style>
  <w:style w:type="paragraph" w:styleId="Bibliography">
    <w:name w:val="Bibliography"/>
    <w:basedOn w:val="Normal"/>
    <w:next w:val="Normal"/>
    <w:uiPriority w:val="37"/>
    <w:unhideWhenUsed/>
    <w:rsid w:val="00E81204"/>
    <w:pPr>
      <w:spacing w:after="240" w:line="240" w:lineRule="auto"/>
      <w:ind w:left="720" w:hanging="720"/>
    </w:pPr>
  </w:style>
  <w:style w:type="paragraph" w:styleId="CommentSubject">
    <w:name w:val="annotation subject"/>
    <w:basedOn w:val="CommentText"/>
    <w:next w:val="CommentText"/>
    <w:link w:val="CommentSubjectChar"/>
    <w:uiPriority w:val="99"/>
    <w:semiHidden/>
    <w:unhideWhenUsed/>
    <w:rsid w:val="00624FBA"/>
    <w:rPr>
      <w:b/>
      <w:bCs/>
    </w:rPr>
  </w:style>
  <w:style w:type="character" w:customStyle="1" w:styleId="CommentSubjectChar">
    <w:name w:val="Comment Subject Char"/>
    <w:basedOn w:val="CommentTextChar"/>
    <w:link w:val="CommentSubject"/>
    <w:uiPriority w:val="99"/>
    <w:semiHidden/>
    <w:rsid w:val="00624FBA"/>
    <w:rPr>
      <w:b/>
      <w:bCs/>
      <w:sz w:val="20"/>
      <w:szCs w:val="20"/>
    </w:rPr>
  </w:style>
  <w:style w:type="character" w:styleId="LineNumber">
    <w:name w:val="line number"/>
    <w:basedOn w:val="DefaultParagraphFont"/>
    <w:uiPriority w:val="99"/>
    <w:semiHidden/>
    <w:unhideWhenUsed/>
    <w:rsid w:val="00E93FDC"/>
  </w:style>
  <w:style w:type="paragraph" w:styleId="Revision">
    <w:name w:val="Revision"/>
    <w:hidden/>
    <w:uiPriority w:val="99"/>
    <w:semiHidden/>
    <w:rsid w:val="004B5D34"/>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38974">
      <w:bodyDiv w:val="1"/>
      <w:marLeft w:val="0"/>
      <w:marRight w:val="0"/>
      <w:marTop w:val="0"/>
      <w:marBottom w:val="0"/>
      <w:divBdr>
        <w:top w:val="none" w:sz="0" w:space="0" w:color="auto"/>
        <w:left w:val="none" w:sz="0" w:space="0" w:color="auto"/>
        <w:bottom w:val="none" w:sz="0" w:space="0" w:color="auto"/>
        <w:right w:val="none" w:sz="0" w:space="0" w:color="auto"/>
      </w:divBdr>
    </w:div>
    <w:div w:id="208274298">
      <w:bodyDiv w:val="1"/>
      <w:marLeft w:val="0"/>
      <w:marRight w:val="0"/>
      <w:marTop w:val="0"/>
      <w:marBottom w:val="0"/>
      <w:divBdr>
        <w:top w:val="none" w:sz="0" w:space="0" w:color="auto"/>
        <w:left w:val="none" w:sz="0" w:space="0" w:color="auto"/>
        <w:bottom w:val="none" w:sz="0" w:space="0" w:color="auto"/>
        <w:right w:val="none" w:sz="0" w:space="0" w:color="auto"/>
      </w:divBdr>
    </w:div>
    <w:div w:id="370964136">
      <w:bodyDiv w:val="1"/>
      <w:marLeft w:val="0"/>
      <w:marRight w:val="0"/>
      <w:marTop w:val="0"/>
      <w:marBottom w:val="0"/>
      <w:divBdr>
        <w:top w:val="none" w:sz="0" w:space="0" w:color="auto"/>
        <w:left w:val="none" w:sz="0" w:space="0" w:color="auto"/>
        <w:bottom w:val="none" w:sz="0" w:space="0" w:color="auto"/>
        <w:right w:val="none" w:sz="0" w:space="0" w:color="auto"/>
      </w:divBdr>
    </w:div>
    <w:div w:id="537932977">
      <w:bodyDiv w:val="1"/>
      <w:marLeft w:val="0"/>
      <w:marRight w:val="0"/>
      <w:marTop w:val="0"/>
      <w:marBottom w:val="0"/>
      <w:divBdr>
        <w:top w:val="none" w:sz="0" w:space="0" w:color="auto"/>
        <w:left w:val="none" w:sz="0" w:space="0" w:color="auto"/>
        <w:bottom w:val="none" w:sz="0" w:space="0" w:color="auto"/>
        <w:right w:val="none" w:sz="0" w:space="0" w:color="auto"/>
      </w:divBdr>
    </w:div>
    <w:div w:id="554434607">
      <w:bodyDiv w:val="1"/>
      <w:marLeft w:val="0"/>
      <w:marRight w:val="0"/>
      <w:marTop w:val="0"/>
      <w:marBottom w:val="0"/>
      <w:divBdr>
        <w:top w:val="none" w:sz="0" w:space="0" w:color="auto"/>
        <w:left w:val="none" w:sz="0" w:space="0" w:color="auto"/>
        <w:bottom w:val="none" w:sz="0" w:space="0" w:color="auto"/>
        <w:right w:val="none" w:sz="0" w:space="0" w:color="auto"/>
      </w:divBdr>
    </w:div>
    <w:div w:id="615992309">
      <w:bodyDiv w:val="1"/>
      <w:marLeft w:val="0"/>
      <w:marRight w:val="0"/>
      <w:marTop w:val="0"/>
      <w:marBottom w:val="0"/>
      <w:divBdr>
        <w:top w:val="none" w:sz="0" w:space="0" w:color="auto"/>
        <w:left w:val="none" w:sz="0" w:space="0" w:color="auto"/>
        <w:bottom w:val="none" w:sz="0" w:space="0" w:color="auto"/>
        <w:right w:val="none" w:sz="0" w:space="0" w:color="auto"/>
      </w:divBdr>
      <w:divsChild>
        <w:div w:id="849217933">
          <w:marLeft w:val="0"/>
          <w:marRight w:val="0"/>
          <w:marTop w:val="0"/>
          <w:marBottom w:val="0"/>
          <w:divBdr>
            <w:top w:val="none" w:sz="0" w:space="0" w:color="auto"/>
            <w:left w:val="none" w:sz="0" w:space="0" w:color="auto"/>
            <w:bottom w:val="none" w:sz="0" w:space="0" w:color="auto"/>
            <w:right w:val="none" w:sz="0" w:space="0" w:color="auto"/>
          </w:divBdr>
        </w:div>
        <w:div w:id="16280107">
          <w:marLeft w:val="0"/>
          <w:marRight w:val="0"/>
          <w:marTop w:val="0"/>
          <w:marBottom w:val="0"/>
          <w:divBdr>
            <w:top w:val="none" w:sz="0" w:space="0" w:color="auto"/>
            <w:left w:val="none" w:sz="0" w:space="0" w:color="auto"/>
            <w:bottom w:val="none" w:sz="0" w:space="0" w:color="auto"/>
            <w:right w:val="none" w:sz="0" w:space="0" w:color="auto"/>
          </w:divBdr>
        </w:div>
      </w:divsChild>
    </w:div>
    <w:div w:id="725494118">
      <w:bodyDiv w:val="1"/>
      <w:marLeft w:val="0"/>
      <w:marRight w:val="0"/>
      <w:marTop w:val="0"/>
      <w:marBottom w:val="0"/>
      <w:divBdr>
        <w:top w:val="none" w:sz="0" w:space="0" w:color="auto"/>
        <w:left w:val="none" w:sz="0" w:space="0" w:color="auto"/>
        <w:bottom w:val="none" w:sz="0" w:space="0" w:color="auto"/>
        <w:right w:val="none" w:sz="0" w:space="0" w:color="auto"/>
      </w:divBdr>
    </w:div>
    <w:div w:id="752122943">
      <w:bodyDiv w:val="1"/>
      <w:marLeft w:val="0"/>
      <w:marRight w:val="0"/>
      <w:marTop w:val="0"/>
      <w:marBottom w:val="0"/>
      <w:divBdr>
        <w:top w:val="none" w:sz="0" w:space="0" w:color="auto"/>
        <w:left w:val="none" w:sz="0" w:space="0" w:color="auto"/>
        <w:bottom w:val="none" w:sz="0" w:space="0" w:color="auto"/>
        <w:right w:val="none" w:sz="0" w:space="0" w:color="auto"/>
      </w:divBdr>
    </w:div>
    <w:div w:id="992414319">
      <w:bodyDiv w:val="1"/>
      <w:marLeft w:val="0"/>
      <w:marRight w:val="0"/>
      <w:marTop w:val="0"/>
      <w:marBottom w:val="0"/>
      <w:divBdr>
        <w:top w:val="none" w:sz="0" w:space="0" w:color="auto"/>
        <w:left w:val="none" w:sz="0" w:space="0" w:color="auto"/>
        <w:bottom w:val="none" w:sz="0" w:space="0" w:color="auto"/>
        <w:right w:val="none" w:sz="0" w:space="0" w:color="auto"/>
      </w:divBdr>
    </w:div>
    <w:div w:id="1024867660">
      <w:bodyDiv w:val="1"/>
      <w:marLeft w:val="0"/>
      <w:marRight w:val="0"/>
      <w:marTop w:val="0"/>
      <w:marBottom w:val="0"/>
      <w:divBdr>
        <w:top w:val="none" w:sz="0" w:space="0" w:color="auto"/>
        <w:left w:val="none" w:sz="0" w:space="0" w:color="auto"/>
        <w:bottom w:val="none" w:sz="0" w:space="0" w:color="auto"/>
        <w:right w:val="none" w:sz="0" w:space="0" w:color="auto"/>
      </w:divBdr>
    </w:div>
    <w:div w:id="1093478693">
      <w:bodyDiv w:val="1"/>
      <w:marLeft w:val="0"/>
      <w:marRight w:val="0"/>
      <w:marTop w:val="0"/>
      <w:marBottom w:val="0"/>
      <w:divBdr>
        <w:top w:val="none" w:sz="0" w:space="0" w:color="auto"/>
        <w:left w:val="none" w:sz="0" w:space="0" w:color="auto"/>
        <w:bottom w:val="none" w:sz="0" w:space="0" w:color="auto"/>
        <w:right w:val="none" w:sz="0" w:space="0" w:color="auto"/>
      </w:divBdr>
    </w:div>
    <w:div w:id="1289899228">
      <w:bodyDiv w:val="1"/>
      <w:marLeft w:val="0"/>
      <w:marRight w:val="0"/>
      <w:marTop w:val="0"/>
      <w:marBottom w:val="0"/>
      <w:divBdr>
        <w:top w:val="none" w:sz="0" w:space="0" w:color="auto"/>
        <w:left w:val="none" w:sz="0" w:space="0" w:color="auto"/>
        <w:bottom w:val="none" w:sz="0" w:space="0" w:color="auto"/>
        <w:right w:val="none" w:sz="0" w:space="0" w:color="auto"/>
      </w:divBdr>
    </w:div>
    <w:div w:id="1386029250">
      <w:bodyDiv w:val="1"/>
      <w:marLeft w:val="0"/>
      <w:marRight w:val="0"/>
      <w:marTop w:val="0"/>
      <w:marBottom w:val="0"/>
      <w:divBdr>
        <w:top w:val="none" w:sz="0" w:space="0" w:color="auto"/>
        <w:left w:val="none" w:sz="0" w:space="0" w:color="auto"/>
        <w:bottom w:val="none" w:sz="0" w:space="0" w:color="auto"/>
        <w:right w:val="none" w:sz="0" w:space="0" w:color="auto"/>
      </w:divBdr>
    </w:div>
    <w:div w:id="1842232819">
      <w:bodyDiv w:val="1"/>
      <w:marLeft w:val="0"/>
      <w:marRight w:val="0"/>
      <w:marTop w:val="0"/>
      <w:marBottom w:val="0"/>
      <w:divBdr>
        <w:top w:val="none" w:sz="0" w:space="0" w:color="auto"/>
        <w:left w:val="none" w:sz="0" w:space="0" w:color="auto"/>
        <w:bottom w:val="none" w:sz="0" w:space="0" w:color="auto"/>
        <w:right w:val="none" w:sz="0" w:space="0" w:color="auto"/>
      </w:divBdr>
    </w:div>
    <w:div w:id="1892888591">
      <w:bodyDiv w:val="1"/>
      <w:marLeft w:val="0"/>
      <w:marRight w:val="0"/>
      <w:marTop w:val="0"/>
      <w:marBottom w:val="0"/>
      <w:divBdr>
        <w:top w:val="none" w:sz="0" w:space="0" w:color="auto"/>
        <w:left w:val="none" w:sz="0" w:space="0" w:color="auto"/>
        <w:bottom w:val="none" w:sz="0" w:space="0" w:color="auto"/>
        <w:right w:val="none" w:sz="0" w:space="0" w:color="auto"/>
      </w:divBdr>
      <w:divsChild>
        <w:div w:id="148059429">
          <w:marLeft w:val="0"/>
          <w:marRight w:val="0"/>
          <w:marTop w:val="0"/>
          <w:marBottom w:val="0"/>
          <w:divBdr>
            <w:top w:val="none" w:sz="0" w:space="0" w:color="auto"/>
            <w:left w:val="none" w:sz="0" w:space="0" w:color="auto"/>
            <w:bottom w:val="none" w:sz="0" w:space="0" w:color="auto"/>
            <w:right w:val="none" w:sz="0" w:space="0" w:color="auto"/>
          </w:divBdr>
          <w:divsChild>
            <w:div w:id="1008599187">
              <w:marLeft w:val="0"/>
              <w:marRight w:val="0"/>
              <w:marTop w:val="0"/>
              <w:marBottom w:val="0"/>
              <w:divBdr>
                <w:top w:val="none" w:sz="0" w:space="0" w:color="auto"/>
                <w:left w:val="none" w:sz="0" w:space="0" w:color="auto"/>
                <w:bottom w:val="none" w:sz="0" w:space="0" w:color="auto"/>
                <w:right w:val="none" w:sz="0" w:space="0" w:color="auto"/>
              </w:divBdr>
              <w:divsChild>
                <w:div w:id="1983121253">
                  <w:marLeft w:val="0"/>
                  <w:marRight w:val="0"/>
                  <w:marTop w:val="0"/>
                  <w:marBottom w:val="0"/>
                  <w:divBdr>
                    <w:top w:val="none" w:sz="0" w:space="0" w:color="auto"/>
                    <w:left w:val="none" w:sz="0" w:space="0" w:color="auto"/>
                    <w:bottom w:val="none" w:sz="0" w:space="0" w:color="auto"/>
                    <w:right w:val="none" w:sz="0" w:space="0" w:color="auto"/>
                  </w:divBdr>
                  <w:divsChild>
                    <w:div w:id="24507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777919">
      <w:bodyDiv w:val="1"/>
      <w:marLeft w:val="0"/>
      <w:marRight w:val="0"/>
      <w:marTop w:val="0"/>
      <w:marBottom w:val="0"/>
      <w:divBdr>
        <w:top w:val="none" w:sz="0" w:space="0" w:color="auto"/>
        <w:left w:val="none" w:sz="0" w:space="0" w:color="auto"/>
        <w:bottom w:val="none" w:sz="0" w:space="0" w:color="auto"/>
        <w:right w:val="none" w:sz="0" w:space="0" w:color="auto"/>
      </w:divBdr>
    </w:div>
    <w:div w:id="2077510513">
      <w:bodyDiv w:val="1"/>
      <w:marLeft w:val="0"/>
      <w:marRight w:val="0"/>
      <w:marTop w:val="0"/>
      <w:marBottom w:val="0"/>
      <w:divBdr>
        <w:top w:val="none" w:sz="0" w:space="0" w:color="auto"/>
        <w:left w:val="none" w:sz="0" w:space="0" w:color="auto"/>
        <w:bottom w:val="none" w:sz="0" w:space="0" w:color="auto"/>
        <w:right w:val="none" w:sz="0" w:space="0" w:color="auto"/>
      </w:divBdr>
    </w:div>
    <w:div w:id="2100054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emf"/><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285C0-0279-1449-8EEF-34D2AE5EA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39</Pages>
  <Words>47677</Words>
  <Characters>271761</Characters>
  <Application>Microsoft Office Word</Application>
  <DocSecurity>0</DocSecurity>
  <Lines>2264</Lines>
  <Paragraphs>637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Boyko</cp:lastModifiedBy>
  <cp:revision>227</cp:revision>
  <dcterms:created xsi:type="dcterms:W3CDTF">2022-07-04T15:50:00Z</dcterms:created>
  <dcterms:modified xsi:type="dcterms:W3CDTF">2022-09-15T17:43:00Z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id="tweS9AKi"/&gt;&lt;style id="http://www.zotero.org/styles/systematic-biology" hasBibliography="1" bibliographyStyleHasBeenSet="1"/&gt;&lt;prefs&gt;&lt;pref name="fieldType" value="Field"/&gt;&lt;/prefs&gt;&lt;/data&gt;</vt:lpwstr>
  </property>
</Properties>
</file>