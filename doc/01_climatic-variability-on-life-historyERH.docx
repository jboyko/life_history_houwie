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77777777" w:rsidR="00DC165B" w:rsidRPr="00CE7A00" w:rsidRDefault="00887753" w:rsidP="000C5DCE">
      <w:pPr>
        <w:spacing w:line="360" w:lineRule="auto"/>
        <w:rPr>
          <w:rFonts w:eastAsia="Times New Roman" w:cs="Times New Roman"/>
          <w:szCs w:val="24"/>
        </w:rPr>
      </w:pPr>
      <w:r w:rsidRPr="00CE7A00">
        <w:rPr>
          <w:rFonts w:eastAsia="Times New Roman" w:cs="Times New Roman"/>
          <w:szCs w:val="24"/>
        </w:rPr>
        <w:t>NEW PHYTOLOGIST SPECIAL ISSUE</w:t>
      </w:r>
    </w:p>
    <w:p w14:paraId="3B70B022" w14:textId="77777777" w:rsidR="00DC165B" w:rsidRPr="00CE7A00" w:rsidRDefault="00DC165B" w:rsidP="000C5DCE">
      <w:pPr>
        <w:spacing w:line="360" w:lineRule="auto"/>
        <w:rPr>
          <w:rFonts w:eastAsia="Times New Roman" w:cs="Times New Roman"/>
          <w:szCs w:val="24"/>
        </w:rPr>
      </w:pPr>
    </w:p>
    <w:p w14:paraId="6D21EEA0" w14:textId="77777777" w:rsidR="00DC165B" w:rsidRPr="00CE7A00" w:rsidRDefault="00DC165B" w:rsidP="000C5DCE">
      <w:pPr>
        <w:spacing w:line="360" w:lineRule="auto"/>
        <w:rPr>
          <w:rFonts w:eastAsia="Times New Roman" w:cs="Times New Roman"/>
          <w:b/>
          <w:szCs w:val="24"/>
        </w:rPr>
      </w:pPr>
    </w:p>
    <w:p w14:paraId="49CC6E01" w14:textId="77777777" w:rsidR="00DC165B" w:rsidRPr="00CE7A00" w:rsidRDefault="00887753" w:rsidP="000C5DCE">
      <w:pPr>
        <w:spacing w:line="360" w:lineRule="auto"/>
        <w:rPr>
          <w:rFonts w:eastAsia="Times New Roman" w:cs="Times New Roman"/>
          <w:b/>
          <w:szCs w:val="24"/>
        </w:rPr>
      </w:pPr>
      <w:r w:rsidRPr="00CE7A00">
        <w:rPr>
          <w:rFonts w:eastAsia="Times New Roman" w:cs="Times New Roman"/>
          <w:b/>
          <w:szCs w:val="24"/>
        </w:rPr>
        <w:t>Long-term responses of life-history strategies to climatic variability in flowering plants*</w:t>
      </w:r>
    </w:p>
    <w:p w14:paraId="42A4FC32" w14:textId="77777777" w:rsidR="00DC165B" w:rsidRPr="00CE7A00" w:rsidRDefault="00DC165B" w:rsidP="000C5DCE">
      <w:pPr>
        <w:spacing w:line="360" w:lineRule="auto"/>
        <w:rPr>
          <w:rFonts w:eastAsia="Times New Roman" w:cs="Times New Roman"/>
          <w:b/>
          <w:szCs w:val="24"/>
        </w:rPr>
      </w:pPr>
    </w:p>
    <w:p w14:paraId="4E6BF037" w14:textId="77777777" w:rsidR="00DC165B" w:rsidRPr="00CE7A00" w:rsidRDefault="00DC165B" w:rsidP="000C5DCE">
      <w:pPr>
        <w:spacing w:line="360" w:lineRule="auto"/>
        <w:rPr>
          <w:rFonts w:eastAsia="Times New Roman" w:cs="Times New Roman"/>
          <w:b/>
          <w:szCs w:val="24"/>
        </w:rPr>
      </w:pPr>
    </w:p>
    <w:p w14:paraId="1DEB56F5" w14:textId="77777777" w:rsidR="00DC165B" w:rsidRPr="00CE7A00" w:rsidRDefault="00DC165B" w:rsidP="000C5DCE">
      <w:pPr>
        <w:spacing w:line="360" w:lineRule="auto"/>
        <w:rPr>
          <w:rFonts w:eastAsia="Times New Roman" w:cs="Times New Roman"/>
          <w:b/>
          <w:szCs w:val="24"/>
        </w:rPr>
      </w:pPr>
    </w:p>
    <w:p w14:paraId="6873BAD6" w14:textId="22D19930" w:rsidR="00DC165B" w:rsidRPr="00CE7A00" w:rsidRDefault="00887753" w:rsidP="000C5DCE">
      <w:pPr>
        <w:spacing w:line="360" w:lineRule="auto"/>
        <w:rPr>
          <w:rFonts w:eastAsia="Times New Roman" w:cs="Times New Roman"/>
          <w:szCs w:val="24"/>
        </w:rPr>
      </w:pPr>
      <w:r w:rsidRPr="00CE7A00">
        <w:rPr>
          <w:rFonts w:eastAsia="Times New Roman" w:cs="Times New Roman"/>
          <w:szCs w:val="24"/>
        </w:rPr>
        <w:t>James D. Boyko</w:t>
      </w:r>
      <w:r w:rsidRPr="00CE7A00">
        <w:rPr>
          <w:rFonts w:eastAsia="Times New Roman" w:cs="Times New Roman"/>
          <w:szCs w:val="24"/>
          <w:vertAlign w:val="superscript"/>
        </w:rPr>
        <w:t>1</w:t>
      </w:r>
      <w:r w:rsidR="00F05512" w:rsidRPr="00CE7A00">
        <w:rPr>
          <w:rFonts w:eastAsia="Times New Roman" w:cs="Times New Roman"/>
          <w:szCs w:val="24"/>
          <w:vertAlign w:val="superscript"/>
        </w:rPr>
        <w:t>,2</w:t>
      </w:r>
      <w:r w:rsidRPr="00CE7A00">
        <w:rPr>
          <w:rFonts w:eastAsia="Times New Roman" w:cs="Times New Roman"/>
          <w:szCs w:val="24"/>
        </w:rPr>
        <w:t>, Eric R. Hagen</w:t>
      </w:r>
      <w:r w:rsidRPr="00CE7A00">
        <w:rPr>
          <w:rFonts w:eastAsia="Times New Roman" w:cs="Times New Roman"/>
          <w:szCs w:val="24"/>
          <w:vertAlign w:val="superscript"/>
        </w:rPr>
        <w:t>1</w:t>
      </w:r>
      <w:r w:rsidRPr="00CE7A00">
        <w:rPr>
          <w:rFonts w:eastAsia="Times New Roman" w:cs="Times New Roman"/>
          <w:szCs w:val="24"/>
        </w:rPr>
        <w:t>, Jeremy M. Beaulieu</w:t>
      </w:r>
      <w:r w:rsidRPr="00CE7A00">
        <w:rPr>
          <w:rFonts w:eastAsia="Times New Roman" w:cs="Times New Roman"/>
          <w:szCs w:val="24"/>
          <w:vertAlign w:val="superscript"/>
        </w:rPr>
        <w:t>1</w:t>
      </w:r>
      <w:r w:rsidRPr="00CE7A00">
        <w:rPr>
          <w:rFonts w:eastAsia="Times New Roman" w:cs="Times New Roman"/>
          <w:szCs w:val="24"/>
        </w:rPr>
        <w:t>, and Thais Vasconcelos</w:t>
      </w:r>
      <w:r w:rsidRPr="00CE7A00">
        <w:rPr>
          <w:rFonts w:eastAsia="Times New Roman" w:cs="Times New Roman"/>
          <w:szCs w:val="24"/>
          <w:vertAlign w:val="superscript"/>
        </w:rPr>
        <w:t xml:space="preserve">1 </w:t>
      </w:r>
      <w:r w:rsidR="00F05512" w:rsidRPr="00CE7A00">
        <w:rPr>
          <w:rFonts w:eastAsia="Times New Roman" w:cs="Times New Roman"/>
          <w:szCs w:val="24"/>
          <w:vertAlign w:val="superscript"/>
        </w:rPr>
        <w:t>,3</w:t>
      </w:r>
      <w:r w:rsidRPr="00CE7A00">
        <w:rPr>
          <w:rFonts w:eastAsia="Times New Roman" w:cs="Times New Roman"/>
          <w:szCs w:val="24"/>
          <w:vertAlign w:val="subscript"/>
        </w:rPr>
        <w:t xml:space="preserve"> </w:t>
      </w:r>
    </w:p>
    <w:p w14:paraId="3AD388AC" w14:textId="77777777" w:rsidR="00DC165B" w:rsidRPr="00CE7A00" w:rsidRDefault="00DC165B" w:rsidP="000C5DCE">
      <w:pPr>
        <w:spacing w:line="360" w:lineRule="auto"/>
        <w:rPr>
          <w:rFonts w:eastAsia="Times New Roman" w:cs="Times New Roman"/>
          <w:szCs w:val="24"/>
        </w:rPr>
      </w:pPr>
    </w:p>
    <w:p w14:paraId="71444C6A" w14:textId="1DA1C222" w:rsidR="00F05512" w:rsidRPr="00CE7A00" w:rsidRDefault="00887753" w:rsidP="000C5DCE">
      <w:pPr>
        <w:spacing w:line="360" w:lineRule="auto"/>
        <w:rPr>
          <w:rFonts w:eastAsia="Times New Roman" w:cs="Times New Roman"/>
          <w:i/>
          <w:szCs w:val="24"/>
        </w:rPr>
      </w:pPr>
      <w:r w:rsidRPr="00CE7A00">
        <w:rPr>
          <w:rFonts w:eastAsia="Times New Roman" w:cs="Times New Roman"/>
          <w:szCs w:val="24"/>
          <w:vertAlign w:val="superscript"/>
        </w:rPr>
        <w:t>1</w:t>
      </w:r>
      <w:r w:rsidRPr="00CE7A00">
        <w:rPr>
          <w:rFonts w:eastAsia="Times New Roman" w:cs="Times New Roman"/>
          <w:i/>
          <w:szCs w:val="24"/>
        </w:rPr>
        <w:t xml:space="preserve">Department of Biological Sciences, University of Arkansas, Fayetteville, </w:t>
      </w:r>
      <w:r w:rsidR="00C81C83" w:rsidRPr="00CE7A00">
        <w:rPr>
          <w:rFonts w:eastAsia="Times New Roman" w:cs="Times New Roman"/>
          <w:i/>
          <w:szCs w:val="24"/>
        </w:rPr>
        <w:t>AR</w:t>
      </w:r>
      <w:r w:rsidRPr="00CE7A00">
        <w:rPr>
          <w:rFonts w:eastAsia="Times New Roman" w:cs="Times New Roman"/>
          <w:i/>
          <w:szCs w:val="24"/>
        </w:rPr>
        <w:t>, 72701 USA</w:t>
      </w:r>
    </w:p>
    <w:p w14:paraId="5582A446" w14:textId="6EFDD65F" w:rsidR="00F05512" w:rsidRPr="00CE7A00" w:rsidRDefault="00F05512" w:rsidP="000C5DCE">
      <w:pPr>
        <w:pStyle w:val="NormalWeb"/>
        <w:spacing w:line="360" w:lineRule="auto"/>
        <w:rPr>
          <w:i/>
        </w:rPr>
      </w:pPr>
      <w:r w:rsidRPr="00CE7A00">
        <w:rPr>
          <w:i/>
          <w:vertAlign w:val="superscript"/>
          <w:lang w:val="en"/>
        </w:rPr>
        <w:t xml:space="preserve">2 </w:t>
      </w:r>
      <w:r w:rsidRPr="00CE7A00">
        <w:rPr>
          <w:i/>
          <w:lang w:val="en"/>
        </w:rPr>
        <w:t xml:space="preserve">Department of Ecology and Evolutionary Biology, University of Tennessee, Knoxville, </w:t>
      </w:r>
      <w:r w:rsidR="00C81C83" w:rsidRPr="00CE7A00">
        <w:rPr>
          <w:i/>
          <w:lang w:val="en"/>
        </w:rPr>
        <w:t>TN,</w:t>
      </w:r>
      <w:r w:rsidRPr="00CE7A00">
        <w:rPr>
          <w:i/>
          <w:lang w:val="en"/>
        </w:rPr>
        <w:t xml:space="preserve"> 37996 </w:t>
      </w:r>
      <w:r w:rsidR="00C81C83" w:rsidRPr="00CE7A00">
        <w:rPr>
          <w:i/>
          <w:lang w:val="en"/>
        </w:rPr>
        <w:t>USA</w:t>
      </w:r>
    </w:p>
    <w:p w14:paraId="5091F834" w14:textId="4AC969CE" w:rsidR="00F05512" w:rsidRPr="00CE7A00" w:rsidRDefault="00F05512" w:rsidP="000C5DCE">
      <w:pPr>
        <w:pStyle w:val="NormalWeb"/>
        <w:spacing w:before="0" w:beforeAutospacing="0" w:after="0" w:afterAutospacing="0" w:line="360" w:lineRule="auto"/>
        <w:rPr>
          <w:i/>
          <w:lang w:val="en"/>
        </w:rPr>
      </w:pPr>
      <w:r w:rsidRPr="00CE7A00">
        <w:rPr>
          <w:i/>
          <w:vertAlign w:val="superscript"/>
          <w:lang w:val="en"/>
        </w:rPr>
        <w:t>3</w:t>
      </w:r>
      <w:r w:rsidRPr="00CE7A00">
        <w:rPr>
          <w:i/>
          <w:lang w:val="en"/>
        </w:rPr>
        <w:t xml:space="preserve"> Department of Ecology and Evolutionary Biology, University of Michigan, Ann Arbor, MI 48109 USA</w:t>
      </w:r>
    </w:p>
    <w:p w14:paraId="0AEBB7DD" w14:textId="77777777" w:rsidR="00F05512" w:rsidRPr="00CE7A00" w:rsidRDefault="00F05512" w:rsidP="000C5DCE">
      <w:pPr>
        <w:spacing w:line="360" w:lineRule="auto"/>
        <w:rPr>
          <w:rFonts w:eastAsia="Times New Roman" w:cs="Times New Roman"/>
          <w:color w:val="000000"/>
          <w:szCs w:val="24"/>
          <w:lang w:val="en-US"/>
        </w:rPr>
      </w:pPr>
      <w:r w:rsidRPr="00CE7A00">
        <w:rPr>
          <w:rFonts w:eastAsia="Times New Roman" w:cs="Times New Roman"/>
          <w:b/>
          <w:bCs/>
          <w:color w:val="000000"/>
          <w:szCs w:val="24"/>
          <w:lang w:val="en-US"/>
        </w:rPr>
        <w:t> </w:t>
      </w:r>
    </w:p>
    <w:p w14:paraId="28845136" w14:textId="77777777" w:rsidR="00DC165B" w:rsidRPr="00CE7A00" w:rsidRDefault="00DC165B" w:rsidP="000C5DCE">
      <w:pPr>
        <w:spacing w:line="360" w:lineRule="auto"/>
        <w:rPr>
          <w:rFonts w:eastAsia="Times New Roman" w:cs="Times New Roman"/>
          <w:b/>
          <w:szCs w:val="24"/>
          <w:vertAlign w:val="superscript"/>
        </w:rPr>
      </w:pPr>
    </w:p>
    <w:p w14:paraId="772C54DD" w14:textId="73B8CA24" w:rsidR="00DC165B" w:rsidRPr="00CE7A00" w:rsidRDefault="00887753" w:rsidP="00E8237C">
      <w:pPr>
        <w:spacing w:line="360" w:lineRule="auto"/>
        <w:rPr>
          <w:rFonts w:eastAsia="Times New Roman" w:cs="Times New Roman"/>
          <w:szCs w:val="24"/>
        </w:rPr>
      </w:pPr>
      <w:r w:rsidRPr="00CE7A00">
        <w:rPr>
          <w:rFonts w:eastAsia="Times New Roman" w:cs="Times New Roman"/>
          <w:b/>
          <w:szCs w:val="24"/>
          <w:vertAlign w:val="superscript"/>
        </w:rPr>
        <w:t>*</w:t>
      </w:r>
      <w:r w:rsidRPr="00CE7A00">
        <w:rPr>
          <w:rFonts w:eastAsia="Times New Roman" w:cs="Times New Roman"/>
          <w:szCs w:val="24"/>
        </w:rPr>
        <w:t>Email for correspondence:</w:t>
      </w:r>
      <w:r w:rsidRPr="00CE7A00">
        <w:rPr>
          <w:rFonts w:eastAsia="Times New Roman" w:cs="Times New Roman"/>
          <w:b/>
          <w:szCs w:val="24"/>
          <w:vertAlign w:val="superscript"/>
        </w:rPr>
        <w:t xml:space="preserve"> </w:t>
      </w:r>
      <w:r w:rsidRPr="00CE7A00">
        <w:rPr>
          <w:rFonts w:eastAsia="Times New Roman" w:cs="Times New Roman"/>
          <w:szCs w:val="24"/>
        </w:rPr>
        <w:t xml:space="preserve"> </w:t>
      </w:r>
      <w:hyperlink r:id="rId8" w:history="1">
        <w:r w:rsidR="00E8237C" w:rsidRPr="00CE7A00">
          <w:rPr>
            <w:rStyle w:val="Hyperlink"/>
            <w:rFonts w:eastAsia="Times New Roman" w:cs="Times New Roman"/>
            <w:szCs w:val="24"/>
          </w:rPr>
          <w:t>jboyko@uark.edu</w:t>
        </w:r>
      </w:hyperlink>
    </w:p>
    <w:p w14:paraId="6B455FA7" w14:textId="23A7E090" w:rsidR="00E8237C" w:rsidRPr="00CE7A00" w:rsidRDefault="00E8237C" w:rsidP="000C5DCE">
      <w:pPr>
        <w:spacing w:line="360" w:lineRule="auto"/>
        <w:rPr>
          <w:rFonts w:eastAsia="Times New Roman" w:cs="Times New Roman"/>
          <w:szCs w:val="24"/>
        </w:rPr>
      </w:pPr>
      <w:r w:rsidRPr="00CE7A00">
        <w:rPr>
          <w:rFonts w:eastAsia="Times New Roman" w:cs="Times New Roman"/>
          <w:szCs w:val="24"/>
        </w:rPr>
        <w:br w:type="page"/>
      </w:r>
    </w:p>
    <w:p w14:paraId="7CC933D2" w14:textId="6FF727A2" w:rsidR="001F5671" w:rsidRPr="00CE7A00" w:rsidRDefault="00887753" w:rsidP="000C5DCE">
      <w:pPr>
        <w:spacing w:line="360" w:lineRule="auto"/>
        <w:jc w:val="center"/>
        <w:rPr>
          <w:rFonts w:eastAsia="Times New Roman" w:cs="Times New Roman"/>
          <w:color w:val="980000"/>
          <w:szCs w:val="24"/>
        </w:rPr>
      </w:pPr>
      <w:r w:rsidRPr="00CE7A00">
        <w:rPr>
          <w:rFonts w:eastAsia="Times New Roman" w:cs="Times New Roman"/>
          <w:b/>
          <w:szCs w:val="24"/>
        </w:rPr>
        <w:lastRenderedPageBreak/>
        <w:t>Abstract</w:t>
      </w:r>
    </w:p>
    <w:p w14:paraId="3A9513B8" w14:textId="17133471" w:rsidR="00E8237C" w:rsidRPr="00CE7A00" w:rsidRDefault="00C81C83"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 xml:space="preserve">Understanding the evolution of life history strategies within flowering plants is a long-standing goal in evolutionary biology. Increasingly, biologists have sought to explain the distribution of annuals and perennials based on their association with broad climatic variables such as temperature </w:t>
      </w:r>
      <w:del w:id="0" w:author="Eric Hagen" w:date="2022-09-20T10:31:00Z">
        <w:r w:rsidRPr="00CE7A00" w:rsidDel="00D50B30">
          <w:rPr>
            <w:rFonts w:eastAsia="Times New Roman" w:cs="Times New Roman"/>
            <w:szCs w:val="24"/>
          </w:rPr>
          <w:delText xml:space="preserve">or </w:delText>
        </w:r>
      </w:del>
      <w:ins w:id="1" w:author="Eric Hagen" w:date="2022-09-20T10:31:00Z">
        <w:r w:rsidR="00D50B30">
          <w:rPr>
            <w:rFonts w:eastAsia="Times New Roman" w:cs="Times New Roman"/>
            <w:szCs w:val="24"/>
          </w:rPr>
          <w:t>and</w:t>
        </w:r>
        <w:r w:rsidR="00D50B30" w:rsidRPr="00CE7A00">
          <w:rPr>
            <w:rFonts w:eastAsia="Times New Roman" w:cs="Times New Roman"/>
            <w:szCs w:val="24"/>
          </w:rPr>
          <w:t xml:space="preserve"> </w:t>
        </w:r>
      </w:ins>
      <w:r w:rsidRPr="00CE7A00">
        <w:rPr>
          <w:rFonts w:eastAsia="Times New Roman" w:cs="Times New Roman"/>
          <w:szCs w:val="24"/>
        </w:rPr>
        <w:t xml:space="preserve">precipitation. However, </w:t>
      </w:r>
      <w:del w:id="2" w:author="Eric Hagen" w:date="2022-09-20T10:55:00Z">
        <w:r w:rsidRPr="00CE7A00" w:rsidDel="00EA1AD6">
          <w:rPr>
            <w:rFonts w:eastAsia="Times New Roman" w:cs="Times New Roman"/>
            <w:szCs w:val="24"/>
          </w:rPr>
          <w:delText xml:space="preserve">these </w:delText>
        </w:r>
      </w:del>
      <w:ins w:id="3" w:author="Eric Hagen" w:date="2022-09-20T10:55:00Z">
        <w:r w:rsidR="00EA1AD6">
          <w:rPr>
            <w:rFonts w:eastAsia="Times New Roman" w:cs="Times New Roman"/>
            <w:szCs w:val="24"/>
          </w:rPr>
          <w:t>most</w:t>
        </w:r>
        <w:r w:rsidR="00EA1AD6" w:rsidRPr="00CE7A00">
          <w:rPr>
            <w:rFonts w:eastAsia="Times New Roman" w:cs="Times New Roman"/>
            <w:szCs w:val="24"/>
          </w:rPr>
          <w:t xml:space="preserve"> </w:t>
        </w:r>
      </w:ins>
      <w:r w:rsidRPr="00CE7A00">
        <w:rPr>
          <w:rFonts w:eastAsia="Times New Roman" w:cs="Times New Roman"/>
          <w:szCs w:val="24"/>
        </w:rPr>
        <w:t xml:space="preserve">efforts have focused on specific clades or geographic areas and, due to methodological limitations, have not </w:t>
      </w:r>
      <w:del w:id="4" w:author="Eric Hagen" w:date="2022-09-20T10:53:00Z">
        <w:r w:rsidRPr="00CE7A00" w:rsidDel="00EA1AD6">
          <w:rPr>
            <w:rFonts w:eastAsia="Times New Roman" w:cs="Times New Roman"/>
            <w:szCs w:val="24"/>
          </w:rPr>
          <w:delText xml:space="preserve">allowed </w:delText>
        </w:r>
      </w:del>
      <w:ins w:id="5" w:author="Eric Hagen" w:date="2022-09-20T10:53:00Z">
        <w:r w:rsidR="00EA1AD6">
          <w:rPr>
            <w:rFonts w:eastAsia="Times New Roman" w:cs="Times New Roman"/>
            <w:szCs w:val="24"/>
          </w:rPr>
          <w:t>employed</w:t>
        </w:r>
        <w:r w:rsidR="00EA1AD6" w:rsidRPr="00CE7A00">
          <w:rPr>
            <w:rFonts w:eastAsia="Times New Roman" w:cs="Times New Roman"/>
            <w:szCs w:val="24"/>
          </w:rPr>
          <w:t xml:space="preserve"> </w:t>
        </w:r>
      </w:ins>
      <w:r w:rsidRPr="00CE7A00">
        <w:rPr>
          <w:rFonts w:eastAsia="Times New Roman" w:cs="Times New Roman"/>
          <w:szCs w:val="24"/>
        </w:rPr>
        <w:t xml:space="preserve">joint modeling </w:t>
      </w:r>
      <w:ins w:id="6" w:author="Eric Hagen" w:date="2022-09-20T10:53:00Z">
        <w:r w:rsidR="00EA1AD6">
          <w:rPr>
            <w:rFonts w:eastAsia="Times New Roman" w:cs="Times New Roman"/>
            <w:szCs w:val="24"/>
          </w:rPr>
          <w:t xml:space="preserve">of </w:t>
        </w:r>
      </w:ins>
      <w:r w:rsidRPr="00CE7A00">
        <w:rPr>
          <w:rFonts w:eastAsia="Times New Roman" w:cs="Times New Roman"/>
          <w:szCs w:val="24"/>
        </w:rPr>
        <w:t xml:space="preserve">the evolution of both climatic niches and life history strategies. </w:t>
      </w:r>
    </w:p>
    <w:p w14:paraId="6C1E86C4" w14:textId="0A5A87D9" w:rsidR="00E8237C" w:rsidRPr="00CE7A00" w:rsidRDefault="00887753"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Here, we combine data on life history strategy and geographic distribution for 9,93</w:t>
      </w:r>
      <w:r w:rsidR="00B227E9" w:rsidRPr="00CE7A00">
        <w:rPr>
          <w:rFonts w:eastAsia="Times New Roman" w:cs="Times New Roman"/>
          <w:szCs w:val="24"/>
        </w:rPr>
        <w:t>9</w:t>
      </w:r>
      <w:r w:rsidRPr="00CE7A00">
        <w:rPr>
          <w:rFonts w:eastAsia="Times New Roman" w:cs="Times New Roman"/>
          <w:szCs w:val="24"/>
        </w:rPr>
        <w:t xml:space="preserve"> flowering plant species and </w:t>
      </w:r>
      <w:r w:rsidR="00F76F79" w:rsidRPr="00CE7A00">
        <w:rPr>
          <w:rFonts w:eastAsia="Times New Roman" w:cs="Times New Roman"/>
          <w:szCs w:val="24"/>
        </w:rPr>
        <w:t xml:space="preserve">utilize </w:t>
      </w:r>
      <w:r w:rsidRPr="00CE7A00">
        <w:rPr>
          <w:rFonts w:eastAsia="Times New Roman" w:cs="Times New Roman"/>
          <w:szCs w:val="24"/>
        </w:rPr>
        <w:t xml:space="preserve">a recently developed modeling framework which accounts for </w:t>
      </w:r>
      <w:r w:rsidR="000246CC" w:rsidRPr="00CE7A00">
        <w:rPr>
          <w:rFonts w:eastAsia="Times New Roman" w:cs="Times New Roman"/>
          <w:szCs w:val="24"/>
        </w:rPr>
        <w:t>the</w:t>
      </w:r>
      <w:r w:rsidRPr="00CE7A00">
        <w:rPr>
          <w:rFonts w:eastAsia="Times New Roman" w:cs="Times New Roman"/>
          <w:szCs w:val="24"/>
        </w:rPr>
        <w:t xml:space="preserve"> joint evolution of continuous and discrete traits to evaluate two hypotheses: (1) annuals tend to evolve in highly seasonal regions prone to extreme heat and drought, </w:t>
      </w:r>
      <w:commentRangeStart w:id="7"/>
      <w:r w:rsidRPr="00CE7A00">
        <w:rPr>
          <w:rFonts w:eastAsia="Times New Roman" w:cs="Times New Roman"/>
          <w:szCs w:val="24"/>
        </w:rPr>
        <w:t>because they can rapidly take advantage of short beneficial climatic conditions for reproduction</w:t>
      </w:r>
      <w:commentRangeEnd w:id="7"/>
      <w:r w:rsidR="00EA1AD6">
        <w:rPr>
          <w:rStyle w:val="CommentReference"/>
        </w:rPr>
        <w:commentReference w:id="7"/>
      </w:r>
      <w:r w:rsidRPr="00CE7A00">
        <w:rPr>
          <w:rFonts w:eastAsia="Times New Roman" w:cs="Times New Roman"/>
          <w:szCs w:val="24"/>
        </w:rPr>
        <w:t xml:space="preserve">, and (2) annuals tend to have faster rates of climatic niche evolution than perennials, due to their higher vagility and shorter generation times. </w:t>
      </w:r>
    </w:p>
    <w:p w14:paraId="461C6EF0" w14:textId="16F99242" w:rsidR="00E8237C" w:rsidRPr="00CE7A00" w:rsidRDefault="00CC6046"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 xml:space="preserve">We find that temperature, </w:t>
      </w:r>
      <w:del w:id="8" w:author="Eric Hagen" w:date="2022-09-20T11:09:00Z">
        <w:r w:rsidRPr="00CE7A00" w:rsidDel="00C432BB">
          <w:rPr>
            <w:rFonts w:eastAsia="Times New Roman" w:cs="Times New Roman"/>
            <w:szCs w:val="24"/>
          </w:rPr>
          <w:delText>and in particular how hot it gets during the warmest season of a year</w:delText>
        </w:r>
      </w:del>
      <w:ins w:id="9" w:author="Eric Hagen" w:date="2022-09-20T11:09:00Z">
        <w:r w:rsidR="00C432BB">
          <w:rPr>
            <w:rFonts w:eastAsia="Times New Roman" w:cs="Times New Roman"/>
            <w:szCs w:val="24"/>
          </w:rPr>
          <w:t>particularly the maximum temperature of the warmest month</w:t>
        </w:r>
      </w:ins>
      <w:r w:rsidRPr="00CE7A00">
        <w:rPr>
          <w:rFonts w:eastAsia="Times New Roman" w:cs="Times New Roman"/>
          <w:szCs w:val="24"/>
        </w:rPr>
        <w:t>, is the most consistent climatic factor influencing life history evolution in flowering plants. Unexpect</w:t>
      </w:r>
      <w:ins w:id="10" w:author="Eric Hagen" w:date="2022-09-20T11:09:00Z">
        <w:r w:rsidR="00C432BB">
          <w:rPr>
            <w:rFonts w:eastAsia="Times New Roman" w:cs="Times New Roman"/>
            <w:szCs w:val="24"/>
          </w:rPr>
          <w:t>edl</w:t>
        </w:r>
      </w:ins>
      <w:del w:id="11" w:author="Eric Hagen" w:date="2022-09-20T11:09:00Z">
        <w:r w:rsidRPr="00CE7A00" w:rsidDel="00C432BB">
          <w:rPr>
            <w:rFonts w:eastAsia="Times New Roman" w:cs="Times New Roman"/>
            <w:szCs w:val="24"/>
          </w:rPr>
          <w:delText>antl</w:delText>
        </w:r>
      </w:del>
      <w:r w:rsidRPr="00CE7A00">
        <w:rPr>
          <w:rFonts w:eastAsia="Times New Roman" w:cs="Times New Roman"/>
          <w:szCs w:val="24"/>
        </w:rPr>
        <w:t xml:space="preserve">y, </w:t>
      </w:r>
      <w:r w:rsidR="000F603D" w:rsidRPr="00CE7A00">
        <w:rPr>
          <w:rFonts w:eastAsia="Times New Roman" w:cs="Times New Roman"/>
          <w:szCs w:val="24"/>
        </w:rPr>
        <w:t>we</w:t>
      </w:r>
      <w:r w:rsidRPr="00CE7A00">
        <w:rPr>
          <w:rFonts w:eastAsia="Times New Roman" w:cs="Times New Roman"/>
          <w:szCs w:val="24"/>
        </w:rPr>
        <w:t xml:space="preserve"> also</w:t>
      </w:r>
      <w:r w:rsidR="000F603D" w:rsidRPr="00CE7A00">
        <w:rPr>
          <w:rFonts w:eastAsia="Times New Roman" w:cs="Times New Roman"/>
          <w:szCs w:val="24"/>
        </w:rPr>
        <w:t xml:space="preserve"> find that the </w:t>
      </w:r>
      <w:r w:rsidRPr="00CE7A00">
        <w:rPr>
          <w:rFonts w:eastAsia="Times New Roman" w:cs="Times New Roman"/>
          <w:szCs w:val="24"/>
        </w:rPr>
        <w:t xml:space="preserve">rates of </w:t>
      </w:r>
      <w:r w:rsidR="000F603D" w:rsidRPr="00CE7A00">
        <w:rPr>
          <w:rFonts w:eastAsia="Times New Roman" w:cs="Times New Roman"/>
          <w:szCs w:val="24"/>
        </w:rPr>
        <w:t xml:space="preserve">climatic </w:t>
      </w:r>
      <w:r w:rsidRPr="00CE7A00">
        <w:rPr>
          <w:rFonts w:eastAsia="Times New Roman" w:cs="Times New Roman"/>
          <w:szCs w:val="24"/>
        </w:rPr>
        <w:t xml:space="preserve">niche evolution </w:t>
      </w:r>
      <w:del w:id="12" w:author="Eric Hagen" w:date="2022-09-20T11:10:00Z">
        <w:r w:rsidR="000F603D" w:rsidRPr="00CE7A00" w:rsidDel="00C432BB">
          <w:rPr>
            <w:rFonts w:eastAsia="Times New Roman" w:cs="Times New Roman"/>
            <w:szCs w:val="24"/>
          </w:rPr>
          <w:delText xml:space="preserve">were </w:delText>
        </w:r>
      </w:del>
      <w:ins w:id="13" w:author="Eric Hagen" w:date="2022-09-20T11:10:00Z">
        <w:r w:rsidR="00C432BB">
          <w:rPr>
            <w:rFonts w:eastAsia="Times New Roman" w:cs="Times New Roman"/>
            <w:szCs w:val="24"/>
          </w:rPr>
          <w:t>are</w:t>
        </w:r>
        <w:r w:rsidR="00C432BB" w:rsidRPr="00CE7A00">
          <w:rPr>
            <w:rFonts w:eastAsia="Times New Roman" w:cs="Times New Roman"/>
            <w:szCs w:val="24"/>
          </w:rPr>
          <w:t xml:space="preserve"> </w:t>
        </w:r>
      </w:ins>
      <w:r w:rsidR="000F603D" w:rsidRPr="00CE7A00">
        <w:rPr>
          <w:rFonts w:eastAsia="Times New Roman" w:cs="Times New Roman"/>
          <w:szCs w:val="24"/>
        </w:rPr>
        <w:t xml:space="preserve">generally faster in </w:t>
      </w:r>
      <w:r w:rsidRPr="00CE7A00">
        <w:rPr>
          <w:rFonts w:eastAsia="Times New Roman" w:cs="Times New Roman"/>
          <w:szCs w:val="24"/>
        </w:rPr>
        <w:t xml:space="preserve">perennials than annual lineages. </w:t>
      </w:r>
    </w:p>
    <w:p w14:paraId="237E14A8" w14:textId="06F94007" w:rsidR="00DC165B" w:rsidRPr="00CE7A00" w:rsidRDefault="000F603D"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 xml:space="preserve">We propose that annuals are </w:t>
      </w:r>
      <w:r w:rsidR="00F76F79" w:rsidRPr="00CE7A00">
        <w:rPr>
          <w:rFonts w:eastAsia="Times New Roman" w:cs="Times New Roman"/>
          <w:szCs w:val="24"/>
        </w:rPr>
        <w:t xml:space="preserve">consistently </w:t>
      </w:r>
      <w:r w:rsidRPr="00CE7A00">
        <w:rPr>
          <w:rFonts w:eastAsia="Times New Roman" w:cs="Times New Roman"/>
          <w:szCs w:val="24"/>
        </w:rPr>
        <w:t xml:space="preserve">favored in </w:t>
      </w:r>
      <w:r w:rsidR="00CC6046" w:rsidRPr="00CE7A00">
        <w:rPr>
          <w:rFonts w:eastAsia="Times New Roman" w:cs="Times New Roman"/>
          <w:szCs w:val="24"/>
        </w:rPr>
        <w:t xml:space="preserve">areas prone to extreme heat </w:t>
      </w:r>
      <w:r w:rsidRPr="00CE7A00">
        <w:rPr>
          <w:rFonts w:eastAsia="Times New Roman" w:cs="Times New Roman"/>
          <w:szCs w:val="24"/>
        </w:rPr>
        <w:t xml:space="preserve">due to their ability to escape heat stress as </w:t>
      </w:r>
      <w:r w:rsidR="000C5DCE" w:rsidRPr="00CE7A00">
        <w:rPr>
          <w:rFonts w:eastAsia="Times New Roman" w:cs="Times New Roman"/>
          <w:szCs w:val="24"/>
        </w:rPr>
        <w:t>seeds</w:t>
      </w:r>
      <w:ins w:id="14" w:author="Eric Hagen" w:date="2022-09-20T11:15:00Z">
        <w:r w:rsidR="00A67031">
          <w:rPr>
            <w:rFonts w:eastAsia="Times New Roman" w:cs="Times New Roman"/>
            <w:szCs w:val="24"/>
          </w:rPr>
          <w:t>,</w:t>
        </w:r>
      </w:ins>
      <w:r w:rsidR="000C5DCE" w:rsidRPr="00CE7A00">
        <w:rPr>
          <w:rFonts w:eastAsia="Times New Roman" w:cs="Times New Roman"/>
          <w:szCs w:val="24"/>
        </w:rPr>
        <w:t xml:space="preserve"> but</w:t>
      </w:r>
      <w:r w:rsidRPr="00CE7A00">
        <w:rPr>
          <w:rFonts w:eastAsia="Times New Roman" w:cs="Times New Roman"/>
          <w:szCs w:val="24"/>
        </w:rPr>
        <w:t xml:space="preserve"> </w:t>
      </w:r>
      <w:ins w:id="15" w:author="Eric Hagen" w:date="2022-09-20T11:15:00Z">
        <w:r w:rsidR="00A67031">
          <w:rPr>
            <w:rFonts w:eastAsia="Times New Roman" w:cs="Times New Roman"/>
            <w:szCs w:val="24"/>
          </w:rPr>
          <w:t xml:space="preserve">they </w:t>
        </w:r>
      </w:ins>
      <w:r w:rsidRPr="00CE7A00">
        <w:rPr>
          <w:rFonts w:eastAsia="Times New Roman" w:cs="Times New Roman"/>
          <w:szCs w:val="24"/>
        </w:rPr>
        <w:t xml:space="preserve">are outcompeted by perennials in regions where extreme heat is uncommon or </w:t>
      </w:r>
      <w:ins w:id="16" w:author="Eric Hagen" w:date="2022-09-20T11:16:00Z">
        <w:r w:rsidR="00A67031">
          <w:rPr>
            <w:rFonts w:eastAsia="Times New Roman" w:cs="Times New Roman"/>
            <w:szCs w:val="24"/>
          </w:rPr>
          <w:t>non</w:t>
        </w:r>
      </w:ins>
      <w:del w:id="17" w:author="Eric Hagen" w:date="2022-09-20T11:16:00Z">
        <w:r w:rsidRPr="00CE7A00" w:rsidDel="00A67031">
          <w:rPr>
            <w:rFonts w:eastAsia="Times New Roman" w:cs="Times New Roman"/>
            <w:szCs w:val="24"/>
          </w:rPr>
          <w:delText>in</w:delText>
        </w:r>
      </w:del>
      <w:r w:rsidRPr="00CE7A00">
        <w:rPr>
          <w:rFonts w:eastAsia="Times New Roman" w:cs="Times New Roman"/>
          <w:szCs w:val="24"/>
        </w:rPr>
        <w:t xml:space="preserve">existent. Precipitation and seasonality were less important factors across many clades, perhaps due </w:t>
      </w:r>
      <w:r w:rsidR="00C05AEF" w:rsidRPr="00CE7A00">
        <w:rPr>
          <w:rFonts w:eastAsia="Times New Roman" w:cs="Times New Roman"/>
          <w:szCs w:val="24"/>
        </w:rPr>
        <w:t xml:space="preserve">to </w:t>
      </w:r>
      <w:r w:rsidRPr="00CE7A00">
        <w:rPr>
          <w:rFonts w:eastAsia="Times New Roman" w:cs="Times New Roman"/>
          <w:szCs w:val="24"/>
        </w:rPr>
        <w:t xml:space="preserve">the existence of </w:t>
      </w:r>
      <w:del w:id="18" w:author="Eric Hagen" w:date="2022-09-20T11:15:00Z">
        <w:r w:rsidR="00C05AEF" w:rsidRPr="00CE7A00" w:rsidDel="00A67031">
          <w:rPr>
            <w:rFonts w:eastAsia="Times New Roman" w:cs="Times New Roman"/>
            <w:szCs w:val="24"/>
          </w:rPr>
          <w:delText xml:space="preserve">clade </w:delText>
        </w:r>
      </w:del>
      <w:ins w:id="19" w:author="Eric Hagen" w:date="2022-09-20T11:15:00Z">
        <w:r w:rsidR="00A67031" w:rsidRPr="00CE7A00">
          <w:rPr>
            <w:rFonts w:eastAsia="Times New Roman" w:cs="Times New Roman"/>
            <w:szCs w:val="24"/>
          </w:rPr>
          <w:t>clade</w:t>
        </w:r>
        <w:r w:rsidR="00A67031">
          <w:rPr>
            <w:rFonts w:eastAsia="Times New Roman" w:cs="Times New Roman"/>
            <w:szCs w:val="24"/>
          </w:rPr>
          <w:t>-</w:t>
        </w:r>
      </w:ins>
      <w:r w:rsidR="00C05AEF" w:rsidRPr="00CE7A00">
        <w:rPr>
          <w:rFonts w:eastAsia="Times New Roman" w:cs="Times New Roman"/>
          <w:szCs w:val="24"/>
        </w:rPr>
        <w:t xml:space="preserve">specific </w:t>
      </w:r>
      <w:r w:rsidRPr="00CE7A00">
        <w:rPr>
          <w:rFonts w:eastAsia="Times New Roman" w:cs="Times New Roman"/>
          <w:szCs w:val="24"/>
        </w:rPr>
        <w:t>alternative mechanisms for drought tolerance in perennial species.</w:t>
      </w:r>
    </w:p>
    <w:p w14:paraId="142D8E06" w14:textId="77777777" w:rsidR="001F5671" w:rsidRPr="00CE7A00" w:rsidRDefault="001F5671" w:rsidP="000C5DCE">
      <w:pPr>
        <w:spacing w:line="360" w:lineRule="auto"/>
        <w:rPr>
          <w:rFonts w:eastAsia="Times New Roman" w:cs="Times New Roman"/>
          <w:b/>
          <w:szCs w:val="24"/>
        </w:rPr>
      </w:pPr>
      <w:r w:rsidRPr="00CE7A00">
        <w:rPr>
          <w:rFonts w:eastAsia="Times New Roman" w:cs="Times New Roman"/>
          <w:b/>
          <w:szCs w:val="24"/>
        </w:rPr>
        <w:br w:type="page"/>
      </w:r>
    </w:p>
    <w:p w14:paraId="36EB4062" w14:textId="1992149D" w:rsidR="00DC165B"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lastRenderedPageBreak/>
        <w:t>Introduction</w:t>
      </w:r>
    </w:p>
    <w:p w14:paraId="7A11B0C9" w14:textId="23B12CC5"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Flowering plants have evolved </w:t>
      </w:r>
      <w:del w:id="20" w:author="Eric Hagen" w:date="2022-09-20T11:17:00Z">
        <w:r w:rsidRPr="00CE7A00" w:rsidDel="003A745F">
          <w:rPr>
            <w:rFonts w:eastAsia="Times New Roman" w:cs="Times New Roman"/>
            <w:szCs w:val="24"/>
          </w:rPr>
          <w:delText xml:space="preserve">into </w:delText>
        </w:r>
      </w:del>
      <w:r w:rsidRPr="00CE7A00">
        <w:rPr>
          <w:rFonts w:eastAsia="Times New Roman" w:cs="Times New Roman"/>
          <w:szCs w:val="24"/>
        </w:rPr>
        <w:t xml:space="preserve">multiple </w:t>
      </w:r>
      <w:del w:id="21" w:author="Eric Hagen" w:date="2022-09-20T11:17:00Z">
        <w:r w:rsidRPr="00CE7A00" w:rsidDel="003A745F">
          <w:rPr>
            <w:rFonts w:eastAsia="Times New Roman" w:cs="Times New Roman"/>
            <w:szCs w:val="24"/>
          </w:rPr>
          <w:delText>types of</w:delText>
        </w:r>
      </w:del>
      <w:ins w:id="22" w:author="Eric Hagen" w:date="2022-09-20T11:17:00Z">
        <w:r w:rsidR="003A745F">
          <w:rPr>
            <w:rFonts w:eastAsia="Times New Roman" w:cs="Times New Roman"/>
            <w:szCs w:val="24"/>
          </w:rPr>
          <w:t>different</w:t>
        </w:r>
      </w:ins>
      <w:r w:rsidRPr="00CE7A00">
        <w:rPr>
          <w:rFonts w:eastAsia="Times New Roman" w:cs="Times New Roman"/>
          <w:szCs w:val="24"/>
        </w:rPr>
        <w:t xml:space="preserve"> </w:t>
      </w:r>
      <w:r w:rsidR="00111650" w:rsidRPr="00CE7A00">
        <w:rPr>
          <w:rFonts w:eastAsia="Times New Roman" w:cs="Times New Roman"/>
          <w:szCs w:val="24"/>
        </w:rPr>
        <w:t xml:space="preserve">life forms and </w:t>
      </w:r>
      <w:r w:rsidRPr="00CE7A00">
        <w:rPr>
          <w:rFonts w:eastAsia="Times New Roman" w:cs="Times New Roman"/>
          <w:szCs w:val="24"/>
        </w:rPr>
        <w:t>life history strategies to survive environmental challenges</w:t>
      </w:r>
      <w:r w:rsidR="00756F8B" w:rsidRPr="00CE7A00">
        <w:rPr>
          <w:rFonts w:eastAsia="Times New Roman" w:cs="Times New Roman"/>
          <w:szCs w:val="24"/>
        </w:rPr>
        <w:t xml:space="preserve"> </w:t>
      </w:r>
      <w:r w:rsidR="00756F8B" w:rsidRPr="00CE7A00">
        <w:rPr>
          <w:rFonts w:eastAsia="Times New Roman" w:cs="Times New Roman"/>
          <w:szCs w:val="24"/>
        </w:rPr>
        <w:fldChar w:fldCharType="begin"/>
      </w:r>
      <w:r w:rsidR="00756F8B" w:rsidRPr="00CE7A00">
        <w:rPr>
          <w:rFonts w:eastAsia="Times New Roman" w:cs="Times New Roman"/>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sidRPr="00CE7A00">
        <w:rPr>
          <w:rFonts w:eastAsia="Times New Roman" w:cs="Times New Roman"/>
          <w:szCs w:val="24"/>
        </w:rPr>
        <w:fldChar w:fldCharType="separate"/>
      </w:r>
      <w:r w:rsidR="00756F8B" w:rsidRPr="00CE7A00">
        <w:rPr>
          <w:rFonts w:eastAsia="Times New Roman" w:cs="Times New Roman"/>
          <w:noProof/>
          <w:szCs w:val="24"/>
        </w:rPr>
        <w:t>(Grime 1977; Stearns 1992)</w:t>
      </w:r>
      <w:r w:rsidR="00756F8B" w:rsidRPr="00CE7A00">
        <w:rPr>
          <w:rFonts w:eastAsia="Times New Roman" w:cs="Times New Roman"/>
          <w:szCs w:val="24"/>
        </w:rPr>
        <w:fldChar w:fldCharType="end"/>
      </w:r>
      <w:r w:rsidR="00756F8B" w:rsidRPr="00CE7A00">
        <w:rPr>
          <w:rFonts w:eastAsia="Times New Roman" w:cs="Times New Roman"/>
          <w:szCs w:val="24"/>
        </w:rPr>
        <w:t xml:space="preserve">. </w:t>
      </w:r>
      <w:r w:rsidRPr="00CE7A00">
        <w:rPr>
          <w:rFonts w:eastAsia="Times New Roman" w:cs="Times New Roman"/>
          <w:szCs w:val="24"/>
        </w:rPr>
        <w:t xml:space="preserve">For instance, resprouting plants can </w:t>
      </w:r>
      <w:del w:id="23" w:author="Eric Hagen" w:date="2022-09-20T11:22:00Z">
        <w:r w:rsidRPr="00CE7A00" w:rsidDel="001F6063">
          <w:rPr>
            <w:rFonts w:eastAsia="Times New Roman" w:cs="Times New Roman"/>
            <w:szCs w:val="24"/>
          </w:rPr>
          <w:delText>have underground systems to persist through</w:delText>
        </w:r>
      </w:del>
      <w:ins w:id="24" w:author="Eric Hagen" w:date="2022-09-20T11:22:00Z">
        <w:r w:rsidR="001F6063">
          <w:rPr>
            <w:rFonts w:eastAsia="Times New Roman" w:cs="Times New Roman"/>
            <w:szCs w:val="24"/>
          </w:rPr>
          <w:t>regenerate after</w:t>
        </w:r>
      </w:ins>
      <w:r w:rsidRPr="00CE7A00">
        <w:rPr>
          <w:rFonts w:eastAsia="Times New Roman" w:cs="Times New Roman"/>
          <w:szCs w:val="24"/>
        </w:rPr>
        <w:t xml:space="preserve"> fire </w:t>
      </w:r>
      <w:del w:id="25" w:author="Eric Hagen" w:date="2022-09-20T11:23:00Z">
        <w:r w:rsidRPr="00CE7A00" w:rsidDel="001F6063">
          <w:rPr>
            <w:rFonts w:eastAsia="Times New Roman" w:cs="Times New Roman"/>
            <w:szCs w:val="24"/>
          </w:rPr>
          <w:delText xml:space="preserve">and </w:delText>
        </w:r>
      </w:del>
      <w:ins w:id="26" w:author="Eric Hagen" w:date="2022-09-20T11:23:00Z">
        <w:r w:rsidR="001F6063">
          <w:rPr>
            <w:rFonts w:eastAsia="Times New Roman" w:cs="Times New Roman"/>
            <w:szCs w:val="24"/>
          </w:rPr>
          <w:t>or</w:t>
        </w:r>
        <w:r w:rsidR="001F6063" w:rsidRPr="00CE7A00">
          <w:rPr>
            <w:rFonts w:eastAsia="Times New Roman" w:cs="Times New Roman"/>
            <w:szCs w:val="24"/>
          </w:rPr>
          <w:t xml:space="preserve"> </w:t>
        </w:r>
      </w:ins>
      <w:r w:rsidRPr="00CE7A00">
        <w:rPr>
          <w:rFonts w:eastAsia="Times New Roman" w:cs="Times New Roman"/>
          <w:szCs w:val="24"/>
        </w:rPr>
        <w:t>drought</w:t>
      </w:r>
      <w:ins w:id="27" w:author="Eric Hagen" w:date="2022-09-20T11:23:00Z">
        <w:r w:rsidR="001F6063">
          <w:rPr>
            <w:rFonts w:eastAsia="Times New Roman" w:cs="Times New Roman"/>
            <w:szCs w:val="24"/>
          </w:rPr>
          <w:t xml:space="preserve"> from dormant underground buds </w:t>
        </w:r>
      </w:ins>
      <w:del w:id="28" w:author="Eric Hagen" w:date="2022-09-20T11:23:00Z">
        <w:r w:rsidR="00333E66" w:rsidRPr="00CE7A00" w:rsidDel="001F6063">
          <w:rPr>
            <w:rFonts w:eastAsia="Times New Roman" w:cs="Times New Roman"/>
            <w:szCs w:val="24"/>
          </w:rPr>
          <w:delText xml:space="preserve"> </w:delText>
        </w:r>
      </w:del>
      <w:r w:rsidR="00333E66"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Botany","DOI":"10.1002/ajb2.1289","ISSN":"1537-2197","issue":"6","language":"en","license":"© 2019 Botanical Society of America","note":"_eprint: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sidRPr="00CE7A00">
        <w:rPr>
          <w:rFonts w:eastAsia="Times New Roman" w:cs="Times New Roman"/>
          <w:szCs w:val="24"/>
        </w:rPr>
        <w:fldChar w:fldCharType="separate"/>
      </w:r>
      <w:r w:rsidR="00333E66" w:rsidRPr="00CE7A00">
        <w:rPr>
          <w:rFonts w:eastAsia="Times New Roman" w:cs="Times New Roman"/>
          <w:noProof/>
          <w:szCs w:val="24"/>
        </w:rPr>
        <w:t>(e.g., Rando et al. 2016; Howard et al. 2019)</w:t>
      </w:r>
      <w:r w:rsidR="00333E66" w:rsidRPr="00CE7A00">
        <w:rPr>
          <w:rFonts w:eastAsia="Times New Roman" w:cs="Times New Roman"/>
          <w:szCs w:val="24"/>
        </w:rPr>
        <w:fldChar w:fldCharType="end"/>
      </w:r>
      <w:ins w:id="29" w:author="Eric Hagen" w:date="2022-09-20T11:21:00Z">
        <w:r w:rsidR="001F6063">
          <w:rPr>
            <w:rFonts w:eastAsia="Times New Roman" w:cs="Times New Roman"/>
            <w:szCs w:val="24"/>
          </w:rPr>
          <w:t>,</w:t>
        </w:r>
      </w:ins>
      <w:r w:rsidRPr="00CE7A00">
        <w:rPr>
          <w:rFonts w:eastAsia="Times New Roman" w:cs="Times New Roman"/>
          <w:szCs w:val="24"/>
        </w:rPr>
        <w:t xml:space="preserve"> and large trees can </w:t>
      </w:r>
      <w:del w:id="30" w:author="Eric Hagen" w:date="2022-09-20T11:54:00Z">
        <w:r w:rsidRPr="00CE7A00" w:rsidDel="006E5EC3">
          <w:rPr>
            <w:rFonts w:eastAsia="Times New Roman" w:cs="Times New Roman"/>
            <w:szCs w:val="24"/>
          </w:rPr>
          <w:delText xml:space="preserve">become </w:delText>
        </w:r>
      </w:del>
      <w:ins w:id="31" w:author="Eric Hagen" w:date="2022-09-20T11:57:00Z">
        <w:r w:rsidR="006E5EC3">
          <w:rPr>
            <w:rFonts w:eastAsia="Times New Roman" w:cs="Times New Roman"/>
            <w:szCs w:val="24"/>
          </w:rPr>
          <w:t>annually shed their leaves</w:t>
        </w:r>
      </w:ins>
      <w:del w:id="32" w:author="Eric Hagen" w:date="2022-09-20T11:57:00Z">
        <w:r w:rsidRPr="00CE7A00" w:rsidDel="006E5EC3">
          <w:rPr>
            <w:rFonts w:eastAsia="Times New Roman" w:cs="Times New Roman"/>
            <w:szCs w:val="24"/>
          </w:rPr>
          <w:delText>deciduous</w:delText>
        </w:r>
      </w:del>
      <w:r w:rsidRPr="00CE7A00">
        <w:rPr>
          <w:rFonts w:eastAsia="Times New Roman" w:cs="Times New Roman"/>
          <w:szCs w:val="24"/>
        </w:rPr>
        <w:t xml:space="preserve"> or </w:t>
      </w:r>
      <w:del w:id="33" w:author="Eric Hagen" w:date="2022-09-20T11:59:00Z">
        <w:r w:rsidRPr="00CE7A00" w:rsidDel="006C00AC">
          <w:rPr>
            <w:rFonts w:eastAsia="Times New Roman" w:cs="Times New Roman"/>
            <w:szCs w:val="24"/>
          </w:rPr>
          <w:delText xml:space="preserve">have scales to </w:delText>
        </w:r>
      </w:del>
      <w:r w:rsidRPr="00CE7A00">
        <w:rPr>
          <w:rFonts w:eastAsia="Times New Roman" w:cs="Times New Roman"/>
          <w:szCs w:val="24"/>
        </w:rPr>
        <w:t>protect their growing buds during freezing conditions</w:t>
      </w:r>
      <w:ins w:id="34" w:author="Eric Hagen" w:date="2022-09-20T12:00:00Z">
        <w:r w:rsidR="006C00AC">
          <w:rPr>
            <w:rFonts w:eastAsia="Times New Roman" w:cs="Times New Roman"/>
            <w:szCs w:val="24"/>
          </w:rPr>
          <w:t xml:space="preserve"> with scale-like modified leaves</w:t>
        </w:r>
      </w:ins>
      <w:r w:rsidR="00333E66" w:rsidRPr="00CE7A00">
        <w:rPr>
          <w:rFonts w:eastAsia="Times New Roman" w:cs="Times New Roman"/>
          <w:szCs w:val="24"/>
        </w:rPr>
        <w:t xml:space="preserve"> </w:t>
      </w:r>
      <w:r w:rsidR="00333E66" w:rsidRPr="00CE7A00">
        <w:rPr>
          <w:rFonts w:eastAsia="Times New Roman" w:cs="Times New Roman"/>
          <w:szCs w:val="24"/>
        </w:rPr>
        <w:fldChar w:fldCharType="begin"/>
      </w:r>
      <w:r w:rsidR="00333E66" w:rsidRPr="00CE7A00">
        <w:rPr>
          <w:rFonts w:eastAsia="Times New Roman" w:cs="Times New Roman"/>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sidRPr="00CE7A00">
        <w:rPr>
          <w:rFonts w:eastAsia="Times New Roman" w:cs="Times New Roman"/>
          <w:szCs w:val="24"/>
        </w:rPr>
        <w:fldChar w:fldCharType="separate"/>
      </w:r>
      <w:r w:rsidR="00333E66" w:rsidRPr="00CE7A00">
        <w:rPr>
          <w:rFonts w:eastAsia="Times New Roman" w:cs="Times New Roman"/>
          <w:noProof/>
          <w:szCs w:val="24"/>
        </w:rPr>
        <w:t>(Raunkiaer 1934; Edwards et al. 2017)</w:t>
      </w:r>
      <w:r w:rsidR="00333E66" w:rsidRPr="00CE7A00">
        <w:rPr>
          <w:rFonts w:eastAsia="Times New Roman" w:cs="Times New Roman"/>
          <w:szCs w:val="24"/>
        </w:rPr>
        <w:fldChar w:fldCharType="end"/>
      </w:r>
      <w:r w:rsidRPr="00CE7A00">
        <w:rPr>
          <w:rFonts w:eastAsia="Times New Roman" w:cs="Times New Roman"/>
          <w:szCs w:val="24"/>
        </w:rPr>
        <w:t xml:space="preserve">. Other plants have increasingly shortened their life cycles so that germination, fertilization, and seed release all happen through the favorable season of a single year, allowing </w:t>
      </w:r>
      <w:del w:id="35" w:author="Eric Hagen" w:date="2022-09-20T12:00:00Z">
        <w:r w:rsidRPr="00CE7A00" w:rsidDel="006C00AC">
          <w:rPr>
            <w:rFonts w:eastAsia="Times New Roman" w:cs="Times New Roman"/>
            <w:szCs w:val="24"/>
          </w:rPr>
          <w:delText xml:space="preserve">avoidance </w:delText>
        </w:r>
      </w:del>
      <w:ins w:id="36" w:author="Eric Hagen" w:date="2022-09-20T12:00:00Z">
        <w:r w:rsidR="006C00AC">
          <w:rPr>
            <w:rFonts w:eastAsia="Times New Roman" w:cs="Times New Roman"/>
            <w:szCs w:val="24"/>
          </w:rPr>
          <w:t>them to avoid</w:t>
        </w:r>
        <w:r w:rsidR="006C00AC" w:rsidRPr="00CE7A00">
          <w:rPr>
            <w:rFonts w:eastAsia="Times New Roman" w:cs="Times New Roman"/>
            <w:szCs w:val="24"/>
          </w:rPr>
          <w:t xml:space="preserve"> </w:t>
        </w:r>
      </w:ins>
      <w:del w:id="37" w:author="Eric Hagen" w:date="2022-09-20T12:00:00Z">
        <w:r w:rsidRPr="00CE7A00" w:rsidDel="006C00AC">
          <w:rPr>
            <w:rFonts w:eastAsia="Times New Roman" w:cs="Times New Roman"/>
            <w:szCs w:val="24"/>
          </w:rPr>
          <w:delText xml:space="preserve">of </w:delText>
        </w:r>
      </w:del>
      <w:r w:rsidRPr="00CE7A00">
        <w:rPr>
          <w:rFonts w:eastAsia="Times New Roman" w:cs="Times New Roman"/>
          <w:szCs w:val="24"/>
        </w:rPr>
        <w:t>the unfavorable season in the form of seeds</w:t>
      </w:r>
      <w:r w:rsidR="00BB473C" w:rsidRPr="00CE7A00">
        <w:rPr>
          <w:rFonts w:eastAsia="Times New Roman" w:cs="Times New Roman"/>
          <w:szCs w:val="24"/>
        </w:rPr>
        <w:t xml:space="preserve"> </w:t>
      </w:r>
      <w:r w:rsidR="00BB473C" w:rsidRPr="00CE7A00">
        <w:rPr>
          <w:rFonts w:eastAsia="Times New Roman" w:cs="Times New Roman"/>
          <w:szCs w:val="24"/>
        </w:rPr>
        <w:fldChar w:fldCharType="begin"/>
      </w:r>
      <w:r w:rsidR="00BB473C" w:rsidRPr="00CE7A00">
        <w:rPr>
          <w:rFonts w:eastAsia="Times New Roman" w:cs="Times New Roman"/>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sidRPr="00CE7A00">
        <w:rPr>
          <w:rFonts w:eastAsia="Times New Roman" w:cs="Times New Roman"/>
          <w:szCs w:val="24"/>
        </w:rPr>
        <w:fldChar w:fldCharType="separate"/>
      </w:r>
      <w:r w:rsidR="00BB473C" w:rsidRPr="00CE7A00">
        <w:rPr>
          <w:rFonts w:eastAsia="Times New Roman" w:cs="Times New Roman"/>
          <w:noProof/>
          <w:szCs w:val="24"/>
        </w:rPr>
        <w:t>(Mulroy and Rundel 1977)</w:t>
      </w:r>
      <w:r w:rsidR="00BB473C" w:rsidRPr="00CE7A00">
        <w:rPr>
          <w:rFonts w:eastAsia="Times New Roman" w:cs="Times New Roman"/>
          <w:szCs w:val="24"/>
        </w:rPr>
        <w:fldChar w:fldCharType="end"/>
      </w:r>
      <w:r w:rsidRPr="00CE7A00">
        <w:rPr>
          <w:rFonts w:eastAsia="Times New Roman" w:cs="Times New Roman"/>
          <w:szCs w:val="24"/>
        </w:rPr>
        <w:t>. The latter describes the life history strategy of annual plants, which are semelparous (</w:t>
      </w:r>
      <w:r w:rsidR="00E56B82" w:rsidRPr="00CE7A00">
        <w:rPr>
          <w:rFonts w:eastAsia="Times New Roman" w:cs="Times New Roman"/>
          <w:szCs w:val="24"/>
        </w:rPr>
        <w:t>i.e.,</w:t>
      </w:r>
      <w:r w:rsidRPr="00CE7A00">
        <w:rPr>
          <w:rFonts w:eastAsia="Times New Roman" w:cs="Times New Roman"/>
          <w:szCs w:val="24"/>
        </w:rPr>
        <w:t xml:space="preserve"> reproduce just once before death</w:t>
      </w:r>
      <w:commentRangeStart w:id="38"/>
      <w:r w:rsidRPr="00CE7A00">
        <w:rPr>
          <w:rFonts w:eastAsia="Times New Roman" w:cs="Times New Roman"/>
          <w:szCs w:val="24"/>
        </w:rPr>
        <w:t>,</w:t>
      </w:r>
      <w:commentRangeEnd w:id="38"/>
      <w:r w:rsidR="006C00AC">
        <w:rPr>
          <w:rStyle w:val="CommentReference"/>
        </w:rPr>
        <w:commentReference w:id="38"/>
      </w:r>
      <w:r w:rsidRPr="00CE7A00">
        <w:rPr>
          <w:rFonts w:eastAsia="Times New Roman" w:cs="Times New Roman"/>
          <w:szCs w:val="24"/>
        </w:rPr>
        <w:t xml:space="preserve"> Stearns 1992). This is opposite to the vast majority of flowering plant species, which are mostly iteroparous (i.e.</w:t>
      </w:r>
      <w:ins w:id="39" w:author="Eric Hagen" w:date="2022-09-20T12:02:00Z">
        <w:r w:rsidR="00A04C0D">
          <w:rPr>
            <w:rFonts w:eastAsia="Times New Roman" w:cs="Times New Roman"/>
            <w:szCs w:val="24"/>
          </w:rPr>
          <w:t>,</w:t>
        </w:r>
      </w:ins>
      <w:r w:rsidRPr="00CE7A00">
        <w:rPr>
          <w:rFonts w:eastAsia="Times New Roman" w:cs="Times New Roman"/>
          <w:szCs w:val="24"/>
        </w:rPr>
        <w:t xml:space="preserve"> present multiple reproductive events) and </w:t>
      </w:r>
      <w:ins w:id="40" w:author="Eric Hagen" w:date="2022-09-20T12:02:00Z">
        <w:r w:rsidR="00A04C0D">
          <w:rPr>
            <w:rFonts w:eastAsia="Times New Roman" w:cs="Times New Roman"/>
            <w:szCs w:val="24"/>
          </w:rPr>
          <w:t xml:space="preserve">are </w:t>
        </w:r>
      </w:ins>
      <w:r w:rsidRPr="00CE7A00">
        <w:rPr>
          <w:rFonts w:eastAsia="Times New Roman" w:cs="Times New Roman"/>
          <w:szCs w:val="24"/>
        </w:rPr>
        <w:t>characterized by a perennial life history strategy with adaptations to survive an indefinite number of unfavorable seasons</w:t>
      </w:r>
      <w:r w:rsidR="00883648" w:rsidRPr="00CE7A00">
        <w:rPr>
          <w:rFonts w:eastAsia="Times New Roman" w:cs="Times New Roman"/>
          <w:szCs w:val="24"/>
        </w:rPr>
        <w:t xml:space="preserve"> </w:t>
      </w:r>
      <w:r w:rsidR="00883648" w:rsidRPr="00CE7A00">
        <w:rPr>
          <w:rFonts w:eastAsia="Times New Roman" w:cs="Times New Roman"/>
          <w:szCs w:val="24"/>
        </w:rPr>
        <w:fldChar w:fldCharType="begin"/>
      </w:r>
      <w:r w:rsidR="00883648" w:rsidRPr="00CE7A00">
        <w:rPr>
          <w:rFonts w:eastAsia="Times New Roman" w:cs="Times New Roman"/>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sidRPr="00CE7A00">
        <w:rPr>
          <w:rFonts w:eastAsia="Times New Roman" w:cs="Times New Roman"/>
          <w:szCs w:val="24"/>
        </w:rPr>
        <w:fldChar w:fldCharType="separate"/>
      </w:r>
      <w:r w:rsidR="00883648" w:rsidRPr="00CE7A00">
        <w:rPr>
          <w:rFonts w:eastAsia="Times New Roman" w:cs="Times New Roman"/>
          <w:noProof/>
          <w:szCs w:val="24"/>
        </w:rPr>
        <w:t>(Raunkiaer 1934; Friedman 2020)</w:t>
      </w:r>
      <w:r w:rsidR="00883648" w:rsidRPr="00CE7A00">
        <w:rPr>
          <w:rFonts w:eastAsia="Times New Roman" w:cs="Times New Roman"/>
          <w:szCs w:val="24"/>
        </w:rPr>
        <w:fldChar w:fldCharType="end"/>
      </w:r>
      <w:r w:rsidRPr="00CE7A00">
        <w:rPr>
          <w:rFonts w:eastAsia="Times New Roman" w:cs="Times New Roman"/>
          <w:szCs w:val="24"/>
        </w:rPr>
        <w:t xml:space="preserve">. </w:t>
      </w:r>
    </w:p>
    <w:p w14:paraId="1D3B8B60" w14:textId="2429A358" w:rsidR="00CB7763" w:rsidRDefault="00887753" w:rsidP="000C5DCE">
      <w:pPr>
        <w:shd w:val="clear" w:color="auto" w:fill="FFFFFF"/>
        <w:spacing w:line="360" w:lineRule="auto"/>
        <w:ind w:firstLine="720"/>
        <w:rPr>
          <w:ins w:id="41" w:author="Eric Hagen" w:date="2022-09-21T06:41:00Z"/>
          <w:rFonts w:eastAsia="Times New Roman" w:cs="Times New Roman"/>
          <w:szCs w:val="24"/>
        </w:rPr>
      </w:pPr>
      <w:r w:rsidRPr="00CE7A00">
        <w:rPr>
          <w:rFonts w:eastAsia="Times New Roman" w:cs="Times New Roman"/>
          <w:szCs w:val="24"/>
        </w:rPr>
        <w:t xml:space="preserve">The interest in finding environmental correlates associated with the evolution of different life history strategies in flowering plants follows the observation that species with annual and perennial strategies are unevenly distributed </w:t>
      </w:r>
      <w:r w:rsidR="000222D3" w:rsidRPr="00CE7A00">
        <w:rPr>
          <w:rFonts w:eastAsia="Times New Roman" w:cs="Times New Roman"/>
          <w:szCs w:val="24"/>
        </w:rPr>
        <w:t>throughout</w:t>
      </w:r>
      <w:r w:rsidRPr="00CE7A00">
        <w:rPr>
          <w:rFonts w:eastAsia="Times New Roman" w:cs="Times New Roman"/>
          <w:szCs w:val="24"/>
        </w:rPr>
        <w:t xml:space="preserve"> the globe</w:t>
      </w:r>
      <w:r w:rsidR="00215FCE" w:rsidRPr="00CE7A00">
        <w:rPr>
          <w:rFonts w:eastAsia="Times New Roman" w:cs="Times New Roman"/>
          <w:szCs w:val="24"/>
        </w:rPr>
        <w:t xml:space="preserve"> </w:t>
      </w:r>
      <w:r w:rsidR="00215FCE"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Raunkiaer.","author":[{"family":"Raunkiaer","given":"Christen"}],"issued":{"date-parts":[["1934"]]}},"label":"page"},{"id":8940,"uris":["http://zotero.org/users/local/X8CzRyu0/items/7A5FC4XB"],"itemData":{"id":8940,"type":"article-journal","abstract":"Variation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CE7A00">
        <w:rPr>
          <w:rFonts w:eastAsia="Times New Roman" w:cs="Times New Roman"/>
          <w:szCs w:val="24"/>
        </w:rPr>
        <w:fldChar w:fldCharType="separate"/>
      </w:r>
      <w:r w:rsidR="00215FCE" w:rsidRPr="00CE7A00">
        <w:rPr>
          <w:rFonts w:eastAsia="Times New Roman" w:cs="Times New Roman"/>
          <w:noProof/>
          <w:szCs w:val="24"/>
        </w:rPr>
        <w:t>(Figure 1; Raunkiaer 1934; Ricklefs and Renner 1994; Friedman 2020)</w:t>
      </w:r>
      <w:r w:rsidR="00215FCE" w:rsidRPr="00CE7A00">
        <w:rPr>
          <w:rFonts w:eastAsia="Times New Roman" w:cs="Times New Roman"/>
          <w:szCs w:val="24"/>
        </w:rPr>
        <w:fldChar w:fldCharType="end"/>
      </w:r>
      <w:r w:rsidRPr="00CE7A00">
        <w:rPr>
          <w:rFonts w:eastAsia="Times New Roman" w:cs="Times New Roman"/>
          <w:szCs w:val="24"/>
        </w:rPr>
        <w:t xml:space="preserve">. </w:t>
      </w:r>
      <w:r w:rsidR="00C1128B" w:rsidRPr="00CE7A00">
        <w:rPr>
          <w:rFonts w:eastAsia="Times New Roman" w:cs="Times New Roman"/>
          <w:szCs w:val="24"/>
        </w:rPr>
        <w:t>Perennial</w:t>
      </w:r>
      <w:r w:rsidRPr="00CE7A00">
        <w:rPr>
          <w:rFonts w:eastAsia="Times New Roman" w:cs="Times New Roman"/>
          <w:szCs w:val="24"/>
        </w:rPr>
        <w:t xml:space="preserve"> plants </w:t>
      </w:r>
      <w:r w:rsidR="00111650" w:rsidRPr="00CE7A00">
        <w:rPr>
          <w:rFonts w:eastAsia="Times New Roman" w:cs="Times New Roman"/>
          <w:szCs w:val="24"/>
        </w:rPr>
        <w:t xml:space="preserve">have a bimodal distribution </w:t>
      </w:r>
      <w:del w:id="42" w:author="Eric Hagen" w:date="2022-09-21T06:35:00Z">
        <w:r w:rsidR="00111650" w:rsidRPr="00CE7A00" w:rsidDel="008A4025">
          <w:rPr>
            <w:rFonts w:eastAsia="Times New Roman" w:cs="Times New Roman"/>
            <w:szCs w:val="24"/>
          </w:rPr>
          <w:delText xml:space="preserve">and </w:delText>
        </w:r>
        <w:r w:rsidRPr="00CE7A00" w:rsidDel="008A4025">
          <w:rPr>
            <w:rFonts w:eastAsia="Times New Roman" w:cs="Times New Roman"/>
            <w:szCs w:val="24"/>
          </w:rPr>
          <w:delText>are disproportionately diverse</w:delText>
        </w:r>
      </w:del>
      <w:ins w:id="43" w:author="Eric Hagen" w:date="2022-09-21T06:35:00Z">
        <w:r w:rsidR="008A4025">
          <w:rPr>
            <w:rFonts w:eastAsia="Times New Roman" w:cs="Times New Roman"/>
            <w:szCs w:val="24"/>
          </w:rPr>
          <w:t>of diversity with peaks</w:t>
        </w:r>
      </w:ins>
      <w:r w:rsidRPr="00CE7A00">
        <w:rPr>
          <w:rFonts w:eastAsia="Times New Roman" w:cs="Times New Roman"/>
          <w:szCs w:val="24"/>
        </w:rPr>
        <w:t xml:space="preserve"> in </w:t>
      </w:r>
      <w:r w:rsidR="009F0D7D" w:rsidRPr="00CE7A00">
        <w:rPr>
          <w:rFonts w:eastAsia="Times New Roman" w:cs="Times New Roman"/>
          <w:szCs w:val="24"/>
        </w:rPr>
        <w:t>warmer tropical climates (Grime</w:t>
      </w:r>
      <w:del w:id="44" w:author="Eric Hagen" w:date="2022-09-21T06:32:00Z">
        <w:r w:rsidR="009F0D7D" w:rsidRPr="00CE7A00" w:rsidDel="008A4025">
          <w:rPr>
            <w:rFonts w:eastAsia="Times New Roman" w:cs="Times New Roman"/>
            <w:szCs w:val="24"/>
          </w:rPr>
          <w:delText>,</w:delText>
        </w:r>
      </w:del>
      <w:r w:rsidR="009F0D7D" w:rsidRPr="00CE7A00">
        <w:rPr>
          <w:rFonts w:eastAsia="Times New Roman" w:cs="Times New Roman"/>
          <w:szCs w:val="24"/>
        </w:rPr>
        <w:t xml:space="preserve"> 1977) and </w:t>
      </w:r>
      <w:r w:rsidR="00C1128B" w:rsidRPr="00CE7A00">
        <w:rPr>
          <w:rFonts w:eastAsia="Times New Roman" w:cs="Times New Roman"/>
          <w:szCs w:val="24"/>
        </w:rPr>
        <w:t xml:space="preserve">areas </w:t>
      </w:r>
      <w:r w:rsidRPr="00CE7A00">
        <w:rPr>
          <w:rFonts w:eastAsia="Times New Roman" w:cs="Times New Roman"/>
          <w:szCs w:val="24"/>
        </w:rPr>
        <w:t xml:space="preserve">where freezing is constant, such as higher latitudes and alpine habitats </w:t>
      </w:r>
      <w:r w:rsidR="00215FCE"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A."}],"issued":{"date-parts":[["1968"]]}},"label":"page"},{"id":8335,"uris":["http://zotero.org/users/local/X8CzRyu0/items/DWTAH5UC"],"itemData":{"id":8335,"type":"article-journal","abstract":"Adaptive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sidRPr="00CE7A00">
        <w:rPr>
          <w:rFonts w:eastAsia="Times New Roman" w:cs="Times New Roman"/>
          <w:szCs w:val="24"/>
        </w:rPr>
        <w:fldChar w:fldCharType="separate"/>
      </w:r>
      <w:r w:rsidR="00215FCE" w:rsidRPr="00CE7A00">
        <w:rPr>
          <w:rFonts w:eastAsia="Times New Roman" w:cs="Times New Roman"/>
          <w:noProof/>
          <w:szCs w:val="24"/>
        </w:rPr>
        <w:t>(Billings and Mooney 1968; Givnish 2015)</w:t>
      </w:r>
      <w:r w:rsidR="00215FCE" w:rsidRPr="00CE7A00">
        <w:rPr>
          <w:rFonts w:eastAsia="Times New Roman" w:cs="Times New Roman"/>
          <w:szCs w:val="24"/>
        </w:rPr>
        <w:fldChar w:fldCharType="end"/>
      </w:r>
      <w:r w:rsidRPr="00CE7A00">
        <w:rPr>
          <w:rFonts w:eastAsia="Times New Roman" w:cs="Times New Roman"/>
          <w:szCs w:val="24"/>
        </w:rPr>
        <w:t xml:space="preserve">. On the other hand, annuals are </w:t>
      </w:r>
      <w:r w:rsidR="00C1128B" w:rsidRPr="00CE7A00">
        <w:rPr>
          <w:rFonts w:eastAsia="Times New Roman" w:cs="Times New Roman"/>
          <w:szCs w:val="24"/>
        </w:rPr>
        <w:t xml:space="preserve">highly represented </w:t>
      </w:r>
      <w:r w:rsidRPr="00CE7A00">
        <w:rPr>
          <w:rFonts w:eastAsia="Times New Roman" w:cs="Times New Roman"/>
          <w:szCs w:val="24"/>
        </w:rPr>
        <w:t xml:space="preserve">in mid-latitudes in areas subjected to prolonged drought, such as desert and </w:t>
      </w:r>
      <w:proofErr w:type="spellStart"/>
      <w:r w:rsidRPr="00CE7A00">
        <w:rPr>
          <w:rFonts w:eastAsia="Times New Roman" w:cs="Times New Roman"/>
          <w:szCs w:val="24"/>
        </w:rPr>
        <w:t>mediterranean</w:t>
      </w:r>
      <w:proofErr w:type="spellEnd"/>
      <w:r w:rsidRPr="00CE7A00">
        <w:rPr>
          <w:rFonts w:eastAsia="Times New Roman" w:cs="Times New Roman"/>
          <w:szCs w:val="24"/>
        </w:rPr>
        <w:t xml:space="preserve"> habitats (</w:t>
      </w:r>
      <w:proofErr w:type="spellStart"/>
      <w:r w:rsidRPr="00CE7A00">
        <w:rPr>
          <w:rFonts w:eastAsia="Times New Roman" w:cs="Times New Roman"/>
          <w:szCs w:val="24"/>
        </w:rPr>
        <w:t>Mulroy</w:t>
      </w:r>
      <w:proofErr w:type="spellEnd"/>
      <w:r w:rsidRPr="00CE7A00">
        <w:rPr>
          <w:rFonts w:eastAsia="Times New Roman" w:cs="Times New Roman"/>
          <w:szCs w:val="24"/>
        </w:rPr>
        <w:t xml:space="preserve"> and </w:t>
      </w:r>
      <w:proofErr w:type="spellStart"/>
      <w:r w:rsidRPr="00CE7A00">
        <w:rPr>
          <w:rFonts w:eastAsia="Times New Roman" w:cs="Times New Roman"/>
          <w:szCs w:val="24"/>
        </w:rPr>
        <w:t>Rundel</w:t>
      </w:r>
      <w:proofErr w:type="spellEnd"/>
      <w:r w:rsidRPr="00CE7A00">
        <w:rPr>
          <w:rFonts w:eastAsia="Times New Roman" w:cs="Times New Roman"/>
          <w:szCs w:val="24"/>
        </w:rPr>
        <w:t xml:space="preserve">, 1977). </w:t>
      </w:r>
      <w:ins w:id="45" w:author="Eric Hagen" w:date="2022-09-21T06:41:00Z">
        <w:r w:rsidR="00CB7763">
          <w:rPr>
            <w:rFonts w:eastAsia="Times New Roman" w:cs="Times New Roman"/>
            <w:szCs w:val="24"/>
          </w:rPr>
          <w:t>Annual</w:t>
        </w:r>
      </w:ins>
      <w:ins w:id="46" w:author="Eric Hagen" w:date="2022-09-21T06:42:00Z">
        <w:r w:rsidR="005120E4">
          <w:rPr>
            <w:rFonts w:eastAsia="Times New Roman" w:cs="Times New Roman"/>
            <w:szCs w:val="24"/>
          </w:rPr>
          <w:t xml:space="preserve"> angiosperms</w:t>
        </w:r>
      </w:ins>
      <w:ins w:id="47" w:author="Eric Hagen" w:date="2022-09-21T06:41:00Z">
        <w:r w:rsidR="00CB7763">
          <w:rPr>
            <w:rFonts w:eastAsia="Times New Roman" w:cs="Times New Roman"/>
            <w:szCs w:val="24"/>
          </w:rPr>
          <w:t xml:space="preserve"> can represent over half of the floristic diversity in these regions</w:t>
        </w:r>
      </w:ins>
      <w:ins w:id="48" w:author="Eric Hagen" w:date="2022-09-21T06:42:00Z">
        <w:r w:rsidR="005120E4">
          <w:rPr>
            <w:rFonts w:eastAsia="Times New Roman" w:cs="Times New Roman"/>
            <w:szCs w:val="24"/>
          </w:rPr>
          <w:t xml:space="preserve"> (Figure 1b; Raunkiaer 1934) despite being considerably less common than perennials </w:t>
        </w:r>
      </w:ins>
      <w:ins w:id="49" w:author="Eric Hagen" w:date="2022-09-21T06:44:00Z">
        <w:r w:rsidR="005120E4">
          <w:rPr>
            <w:rFonts w:eastAsia="Times New Roman" w:cs="Times New Roman"/>
            <w:szCs w:val="24"/>
          </w:rPr>
          <w:t>at the global scale</w:t>
        </w:r>
      </w:ins>
      <w:ins w:id="50" w:author="Eric Hagen" w:date="2022-09-21T06:42:00Z">
        <w:r w:rsidR="005120E4">
          <w:rPr>
            <w:rFonts w:eastAsia="Times New Roman" w:cs="Times New Roman"/>
            <w:szCs w:val="24"/>
          </w:rPr>
          <w:t xml:space="preserve"> (Friedman, 2020).</w:t>
        </w:r>
      </w:ins>
    </w:p>
    <w:p w14:paraId="0370C29B" w14:textId="15D5A6E4" w:rsidR="00DC165B" w:rsidRPr="00CE7A00" w:rsidDel="005120E4" w:rsidRDefault="00887753" w:rsidP="000C5DCE">
      <w:pPr>
        <w:shd w:val="clear" w:color="auto" w:fill="FFFFFF"/>
        <w:spacing w:line="360" w:lineRule="auto"/>
        <w:ind w:firstLine="720"/>
        <w:rPr>
          <w:del w:id="51" w:author="Eric Hagen" w:date="2022-09-21T06:43:00Z"/>
          <w:rFonts w:eastAsia="Times New Roman" w:cs="Times New Roman"/>
          <w:szCs w:val="24"/>
        </w:rPr>
      </w:pPr>
      <w:del w:id="52" w:author="Eric Hagen" w:date="2022-09-21T06:43:00Z">
        <w:r w:rsidRPr="00CE7A00" w:rsidDel="005120E4">
          <w:rPr>
            <w:rFonts w:eastAsia="Times New Roman" w:cs="Times New Roman"/>
            <w:szCs w:val="24"/>
          </w:rPr>
          <w:delText>Though annual</w:delText>
        </w:r>
      </w:del>
      <w:del w:id="53" w:author="Eric Hagen" w:date="2022-09-21T06:37:00Z">
        <w:r w:rsidRPr="00CE7A00" w:rsidDel="00CB7763">
          <w:rPr>
            <w:rFonts w:eastAsia="Times New Roman" w:cs="Times New Roman"/>
            <w:szCs w:val="24"/>
          </w:rPr>
          <w:delText>s</w:delText>
        </w:r>
      </w:del>
      <w:del w:id="54" w:author="Eric Hagen" w:date="2022-09-21T06:43:00Z">
        <w:r w:rsidRPr="00CE7A00" w:rsidDel="005120E4">
          <w:rPr>
            <w:rFonts w:eastAsia="Times New Roman" w:cs="Times New Roman"/>
            <w:szCs w:val="24"/>
          </w:rPr>
          <w:delText xml:space="preserve"> are considerably less common than perennials across </w:delText>
        </w:r>
      </w:del>
      <w:del w:id="55" w:author="Eric Hagen" w:date="2022-09-21T06:37:00Z">
        <w:r w:rsidRPr="00CE7A00" w:rsidDel="00CB7763">
          <w:rPr>
            <w:rFonts w:eastAsia="Times New Roman" w:cs="Times New Roman"/>
            <w:szCs w:val="24"/>
          </w:rPr>
          <w:delText>angiosperm</w:delText>
        </w:r>
        <w:r w:rsidR="00C1128B" w:rsidRPr="00CE7A00" w:rsidDel="00CB7763">
          <w:rPr>
            <w:rFonts w:eastAsia="Times New Roman" w:cs="Times New Roman"/>
            <w:szCs w:val="24"/>
          </w:rPr>
          <w:delText xml:space="preserve">s </w:delText>
        </w:r>
      </w:del>
      <w:del w:id="56" w:author="Eric Hagen" w:date="2022-09-21T06:43:00Z">
        <w:r w:rsidRPr="00CE7A00" w:rsidDel="005120E4">
          <w:rPr>
            <w:rFonts w:eastAsia="Times New Roman" w:cs="Times New Roman"/>
            <w:szCs w:val="24"/>
          </w:rPr>
          <w:delText xml:space="preserve">(Friedman, 2020), they can represent over </w:delText>
        </w:r>
        <w:r w:rsidR="00111650" w:rsidRPr="00CE7A00" w:rsidDel="005120E4">
          <w:rPr>
            <w:rFonts w:eastAsia="Times New Roman" w:cs="Times New Roman"/>
            <w:szCs w:val="24"/>
          </w:rPr>
          <w:delText>half</w:delText>
        </w:r>
        <w:r w:rsidRPr="00CE7A00" w:rsidDel="005120E4">
          <w:rPr>
            <w:rFonts w:eastAsia="Times New Roman" w:cs="Times New Roman"/>
            <w:szCs w:val="24"/>
          </w:rPr>
          <w:delText xml:space="preserve"> of the floristic diversity in some of </w:delText>
        </w:r>
        <w:r w:rsidR="00C1128B" w:rsidRPr="00CE7A00" w:rsidDel="005120E4">
          <w:rPr>
            <w:rFonts w:eastAsia="Times New Roman" w:cs="Times New Roman"/>
            <w:szCs w:val="24"/>
          </w:rPr>
          <w:delText>the</w:delText>
        </w:r>
        <w:r w:rsidR="00111650" w:rsidRPr="00CE7A00" w:rsidDel="005120E4">
          <w:rPr>
            <w:rFonts w:eastAsia="Times New Roman" w:cs="Times New Roman"/>
            <w:szCs w:val="24"/>
          </w:rPr>
          <w:delText xml:space="preserve">se </w:delText>
        </w:r>
        <w:r w:rsidRPr="00CE7A00" w:rsidDel="005120E4">
          <w:rPr>
            <w:rFonts w:eastAsia="Times New Roman" w:cs="Times New Roman"/>
            <w:szCs w:val="24"/>
          </w:rPr>
          <w:delText>regions (Figure 1b; Raunkiaer</w:delText>
        </w:r>
      </w:del>
      <w:del w:id="57" w:author="Eric Hagen" w:date="2022-09-21T06:32:00Z">
        <w:r w:rsidRPr="00CE7A00" w:rsidDel="008A4025">
          <w:rPr>
            <w:rFonts w:eastAsia="Times New Roman" w:cs="Times New Roman"/>
            <w:szCs w:val="24"/>
          </w:rPr>
          <w:delText>,</w:delText>
        </w:r>
      </w:del>
      <w:del w:id="58" w:author="Eric Hagen" w:date="2022-09-21T06:43:00Z">
        <w:r w:rsidRPr="00CE7A00" w:rsidDel="005120E4">
          <w:rPr>
            <w:rFonts w:eastAsia="Times New Roman" w:cs="Times New Roman"/>
            <w:szCs w:val="24"/>
          </w:rPr>
          <w:delText xml:space="preserve"> 1934). </w:delText>
        </w:r>
      </w:del>
    </w:p>
    <w:p w14:paraId="17E668D6" w14:textId="4E5D6463"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Although the uneven distribution </w:t>
      </w:r>
      <w:del w:id="59" w:author="Eric Hagen" w:date="2022-09-21T06:44:00Z">
        <w:r w:rsidRPr="00CE7A00" w:rsidDel="005120E4">
          <w:rPr>
            <w:rFonts w:eastAsia="Times New Roman" w:cs="Times New Roman"/>
            <w:szCs w:val="24"/>
          </w:rPr>
          <w:delText xml:space="preserve">in the proportion </w:delText>
        </w:r>
      </w:del>
      <w:r w:rsidRPr="00CE7A00">
        <w:rPr>
          <w:rFonts w:eastAsia="Times New Roman" w:cs="Times New Roman"/>
          <w:szCs w:val="24"/>
        </w:rPr>
        <w:t>of different life form</w:t>
      </w:r>
      <w:r w:rsidR="00215FCE" w:rsidRPr="00CE7A00">
        <w:rPr>
          <w:rFonts w:eastAsia="Times New Roman" w:cs="Times New Roman"/>
          <w:szCs w:val="24"/>
        </w:rPr>
        <w:t>s</w:t>
      </w:r>
      <w:r w:rsidRPr="00CE7A00">
        <w:rPr>
          <w:rFonts w:eastAsia="Times New Roman" w:cs="Times New Roman"/>
          <w:szCs w:val="24"/>
        </w:rPr>
        <w:t xml:space="preserve"> across the globe </w:t>
      </w:r>
      <w:r w:rsidR="00215FCE" w:rsidRPr="00CE7A00">
        <w:rPr>
          <w:rFonts w:eastAsia="Times New Roman" w:cs="Times New Roman"/>
          <w:szCs w:val="24"/>
        </w:rPr>
        <w:t>has</w:t>
      </w:r>
      <w:r w:rsidRPr="00CE7A00">
        <w:rPr>
          <w:rFonts w:eastAsia="Times New Roman" w:cs="Times New Roman"/>
          <w:szCs w:val="24"/>
        </w:rPr>
        <w:t xml:space="preserve"> </w:t>
      </w:r>
      <w:ins w:id="60" w:author="Eric Hagen" w:date="2022-09-21T06:44:00Z">
        <w:r w:rsidR="005120E4">
          <w:rPr>
            <w:rFonts w:eastAsia="Times New Roman" w:cs="Times New Roman"/>
            <w:szCs w:val="24"/>
          </w:rPr>
          <w:t xml:space="preserve">long </w:t>
        </w:r>
      </w:ins>
      <w:r w:rsidRPr="00CE7A00">
        <w:rPr>
          <w:rFonts w:eastAsia="Times New Roman" w:cs="Times New Roman"/>
          <w:szCs w:val="24"/>
        </w:rPr>
        <w:t xml:space="preserve">been </w:t>
      </w:r>
      <w:del w:id="61" w:author="Eric Hagen" w:date="2022-09-21T06:44:00Z">
        <w:r w:rsidRPr="00CE7A00" w:rsidDel="005120E4">
          <w:rPr>
            <w:rFonts w:eastAsia="Times New Roman" w:cs="Times New Roman"/>
            <w:szCs w:val="24"/>
          </w:rPr>
          <w:delText xml:space="preserve">long </w:delText>
        </w:r>
      </w:del>
      <w:r w:rsidRPr="00CE7A00">
        <w:rPr>
          <w:rFonts w:eastAsia="Times New Roman" w:cs="Times New Roman"/>
          <w:szCs w:val="24"/>
        </w:rPr>
        <w:t>recognized</w:t>
      </w:r>
      <w:r w:rsidR="00215FCE" w:rsidRPr="00CE7A00">
        <w:rPr>
          <w:rFonts w:eastAsia="Times New Roman" w:cs="Times New Roman"/>
          <w:szCs w:val="24"/>
        </w:rPr>
        <w:t xml:space="preserve"> </w:t>
      </w:r>
      <w:r w:rsidR="00215FCE" w:rsidRPr="00CE7A00">
        <w:rPr>
          <w:rFonts w:eastAsia="Times New Roman" w:cs="Times New Roman"/>
          <w:szCs w:val="24"/>
        </w:rPr>
        <w:fldChar w:fldCharType="begin"/>
      </w:r>
      <w:r w:rsidR="00215FCE" w:rsidRPr="00CE7A00">
        <w:rPr>
          <w:rFonts w:eastAsia="Times New Roman" w:cs="Times New Roman"/>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CE7A00">
        <w:rPr>
          <w:rFonts w:eastAsia="Times New Roman" w:cs="Times New Roman"/>
          <w:szCs w:val="24"/>
        </w:rPr>
        <w:fldChar w:fldCharType="separate"/>
      </w:r>
      <w:r w:rsidR="00215FCE" w:rsidRPr="00CE7A00">
        <w:rPr>
          <w:rFonts w:eastAsia="Times New Roman" w:cs="Times New Roman"/>
          <w:noProof/>
          <w:szCs w:val="24"/>
        </w:rPr>
        <w:t>(Raunkiaer 1934; Stebbins 1974; Grime 1977; Friedman 2020)</w:t>
      </w:r>
      <w:r w:rsidR="00215FCE" w:rsidRPr="00CE7A00">
        <w:rPr>
          <w:rFonts w:eastAsia="Times New Roman" w:cs="Times New Roman"/>
          <w:szCs w:val="24"/>
        </w:rPr>
        <w:fldChar w:fldCharType="end"/>
      </w:r>
      <w:r w:rsidRPr="00CE7A00">
        <w:rPr>
          <w:rFonts w:eastAsia="Times New Roman" w:cs="Times New Roman"/>
          <w:szCs w:val="24"/>
        </w:rPr>
        <w:t xml:space="preserve">, </w:t>
      </w:r>
      <w:ins w:id="62" w:author="Eric Hagen" w:date="2022-09-21T06:45:00Z">
        <w:r w:rsidR="005120E4">
          <w:rPr>
            <w:rFonts w:eastAsia="Times New Roman" w:cs="Times New Roman"/>
            <w:szCs w:val="24"/>
          </w:rPr>
          <w:t xml:space="preserve">the </w:t>
        </w:r>
      </w:ins>
      <w:del w:id="63" w:author="Eric Hagen" w:date="2022-09-21T06:45:00Z">
        <w:r w:rsidRPr="00CE7A00" w:rsidDel="005120E4">
          <w:rPr>
            <w:rFonts w:eastAsia="Times New Roman" w:cs="Times New Roman"/>
            <w:szCs w:val="24"/>
          </w:rPr>
          <w:delText xml:space="preserve">there is still much discussion on what the </w:delText>
        </w:r>
      </w:del>
      <w:r w:rsidRPr="00CE7A00">
        <w:rPr>
          <w:rFonts w:eastAsia="Times New Roman" w:cs="Times New Roman"/>
          <w:szCs w:val="24"/>
        </w:rPr>
        <w:t xml:space="preserve">historical drivers </w:t>
      </w:r>
      <w:r w:rsidR="00742D83" w:rsidRPr="00CE7A00">
        <w:rPr>
          <w:rFonts w:eastAsia="Times New Roman" w:cs="Times New Roman"/>
          <w:szCs w:val="24"/>
        </w:rPr>
        <w:t>of</w:t>
      </w:r>
      <w:r w:rsidRPr="00CE7A00">
        <w:rPr>
          <w:rFonts w:eastAsia="Times New Roman" w:cs="Times New Roman"/>
          <w:szCs w:val="24"/>
        </w:rPr>
        <w:t xml:space="preserve"> this pattern </w:t>
      </w:r>
      <w:r w:rsidR="00742D83" w:rsidRPr="00CE7A00">
        <w:rPr>
          <w:rFonts w:eastAsia="Times New Roman" w:cs="Times New Roman"/>
          <w:szCs w:val="24"/>
        </w:rPr>
        <w:t xml:space="preserve">are </w:t>
      </w:r>
      <w:del w:id="64" w:author="Eric Hagen" w:date="2022-09-21T06:45:00Z">
        <w:r w:rsidRPr="00CE7A00" w:rsidDel="005120E4">
          <w:rPr>
            <w:rFonts w:eastAsia="Times New Roman" w:cs="Times New Roman"/>
            <w:szCs w:val="24"/>
          </w:rPr>
          <w:delText>and</w:delText>
        </w:r>
      </w:del>
      <w:ins w:id="65" w:author="Eric Hagen" w:date="2022-09-21T06:45:00Z">
        <w:r w:rsidR="005120E4">
          <w:rPr>
            <w:rFonts w:eastAsia="Times New Roman" w:cs="Times New Roman"/>
            <w:szCs w:val="24"/>
          </w:rPr>
          <w:t xml:space="preserve">still </w:t>
        </w:r>
      </w:ins>
      <w:ins w:id="66" w:author="Eric Hagen" w:date="2022-09-21T06:46:00Z">
        <w:r w:rsidR="005120E4">
          <w:rPr>
            <w:rFonts w:eastAsia="Times New Roman" w:cs="Times New Roman"/>
            <w:szCs w:val="24"/>
          </w:rPr>
          <w:t>being debated</w:t>
        </w:r>
      </w:ins>
      <w:del w:id="67" w:author="Eric Hagen" w:date="2022-09-21T06:46:00Z">
        <w:r w:rsidR="00742D83" w:rsidRPr="00CE7A00" w:rsidDel="005120E4">
          <w:rPr>
            <w:rFonts w:eastAsia="Times New Roman" w:cs="Times New Roman"/>
            <w:szCs w:val="24"/>
          </w:rPr>
          <w:delText>,</w:delText>
        </w:r>
        <w:r w:rsidRPr="00CE7A00" w:rsidDel="005120E4">
          <w:rPr>
            <w:rFonts w:eastAsia="Times New Roman" w:cs="Times New Roman"/>
            <w:szCs w:val="24"/>
          </w:rPr>
          <w:delText xml:space="preserve"> in particular</w:delText>
        </w:r>
        <w:r w:rsidR="00742D83" w:rsidRPr="00CE7A00" w:rsidDel="005120E4">
          <w:rPr>
            <w:rFonts w:eastAsia="Times New Roman" w:cs="Times New Roman"/>
            <w:szCs w:val="24"/>
          </w:rPr>
          <w:delText>,</w:delText>
        </w:r>
        <w:r w:rsidRPr="00CE7A00" w:rsidDel="005120E4">
          <w:rPr>
            <w:rFonts w:eastAsia="Times New Roman" w:cs="Times New Roman"/>
            <w:szCs w:val="24"/>
          </w:rPr>
          <w:delText xml:space="preserve"> regarding</w:delText>
        </w:r>
      </w:del>
      <w:ins w:id="68" w:author="Eric Hagen" w:date="2022-09-21T06:46:00Z">
        <w:r w:rsidR="005120E4">
          <w:rPr>
            <w:rFonts w:eastAsia="Times New Roman" w:cs="Times New Roman"/>
            <w:szCs w:val="24"/>
          </w:rPr>
          <w:t>, and much of the discussion focuses on</w:t>
        </w:r>
      </w:ins>
      <w:r w:rsidRPr="00CE7A00">
        <w:rPr>
          <w:rFonts w:eastAsia="Times New Roman" w:cs="Times New Roman"/>
          <w:szCs w:val="24"/>
        </w:rPr>
        <w:t xml:space="preserve"> the role of climate. For instance, according to </w:t>
      </w:r>
      <w:commentRangeStart w:id="69"/>
      <w:r w:rsidRPr="00CE7A00">
        <w:rPr>
          <w:rFonts w:eastAsia="Times New Roman" w:cs="Times New Roman"/>
          <w:szCs w:val="24"/>
        </w:rPr>
        <w:t xml:space="preserve">the theory </w:t>
      </w:r>
      <w:commentRangeEnd w:id="69"/>
      <w:r w:rsidR="00E54A2F">
        <w:rPr>
          <w:rStyle w:val="CommentReference"/>
        </w:rPr>
        <w:commentReference w:id="69"/>
      </w:r>
      <w:r w:rsidRPr="00CE7A00">
        <w:rPr>
          <w:rFonts w:eastAsia="Times New Roman" w:cs="Times New Roman"/>
          <w:szCs w:val="24"/>
        </w:rPr>
        <w:t xml:space="preserve">of life history strategies in plants, annuals are more likely to evolve where </w:t>
      </w:r>
      <w:ins w:id="70" w:author="Eric Hagen" w:date="2022-09-21T06:49:00Z">
        <w:r w:rsidR="00E54A2F">
          <w:rPr>
            <w:rFonts w:eastAsia="Times New Roman" w:cs="Times New Roman"/>
            <w:szCs w:val="24"/>
          </w:rPr>
          <w:t xml:space="preserve">the </w:t>
        </w:r>
      </w:ins>
      <w:r w:rsidRPr="00CE7A00">
        <w:rPr>
          <w:rFonts w:eastAsia="Times New Roman" w:cs="Times New Roman"/>
          <w:szCs w:val="24"/>
        </w:rPr>
        <w:t>climate is seasonal</w:t>
      </w:r>
      <w:r w:rsidR="00C51D15" w:rsidRPr="00CE7A00">
        <w:rPr>
          <w:rFonts w:eastAsia="Times New Roman" w:cs="Times New Roman"/>
          <w:szCs w:val="24"/>
        </w:rPr>
        <w:t xml:space="preserve"> </w:t>
      </w:r>
      <w:r w:rsidRPr="00CE7A00">
        <w:rPr>
          <w:rFonts w:eastAsia="Times New Roman" w:cs="Times New Roman"/>
          <w:szCs w:val="24"/>
        </w:rPr>
        <w:t xml:space="preserve">because they can rapidly take advantage of short beneficial climatic conditions for reproduction </w:t>
      </w:r>
      <w:r w:rsidR="00BC313C" w:rsidRPr="00CE7A00">
        <w:rPr>
          <w:rFonts w:eastAsia="Times New Roman" w:cs="Times New Roman"/>
          <w:szCs w:val="24"/>
        </w:rPr>
        <w:fldChar w:fldCharType="begin"/>
      </w:r>
      <w:r w:rsidR="00BC313C" w:rsidRPr="00CE7A00">
        <w:rPr>
          <w:rFonts w:eastAsia="Times New Roman" w:cs="Times New Roman"/>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sidRPr="00CE7A00">
        <w:rPr>
          <w:rFonts w:eastAsia="Times New Roman" w:cs="Times New Roman"/>
          <w:szCs w:val="24"/>
        </w:rPr>
        <w:fldChar w:fldCharType="separate"/>
      </w:r>
      <w:r w:rsidR="00BC313C" w:rsidRPr="00CE7A00">
        <w:rPr>
          <w:rFonts w:eastAsia="Times New Roman" w:cs="Times New Roman"/>
          <w:noProof/>
          <w:szCs w:val="24"/>
        </w:rPr>
        <w:t>(Cole 1954; Friedman 2020)</w:t>
      </w:r>
      <w:r w:rsidR="00BC313C" w:rsidRPr="00CE7A00">
        <w:rPr>
          <w:rFonts w:eastAsia="Times New Roman" w:cs="Times New Roman"/>
          <w:szCs w:val="24"/>
        </w:rPr>
        <w:fldChar w:fldCharType="end"/>
      </w:r>
      <w:r w:rsidRPr="00CE7A00">
        <w:rPr>
          <w:rFonts w:eastAsia="Times New Roman" w:cs="Times New Roman"/>
          <w:szCs w:val="24"/>
        </w:rPr>
        <w:t xml:space="preserve">. Support for this has been found in clades typical of </w:t>
      </w:r>
      <w:proofErr w:type="spellStart"/>
      <w:r w:rsidRPr="00CE7A00">
        <w:rPr>
          <w:rFonts w:eastAsia="Times New Roman" w:cs="Times New Roman"/>
          <w:szCs w:val="24"/>
        </w:rPr>
        <w:t>mediterranean</w:t>
      </w:r>
      <w:proofErr w:type="spellEnd"/>
      <w:r w:rsidRPr="00CE7A00">
        <w:rPr>
          <w:rFonts w:eastAsia="Times New Roman" w:cs="Times New Roman"/>
          <w:szCs w:val="24"/>
        </w:rPr>
        <w:t xml:space="preserve"> habitats, such as </w:t>
      </w:r>
      <w:proofErr w:type="spellStart"/>
      <w:r w:rsidRPr="00CE7A00">
        <w:rPr>
          <w:rFonts w:eastAsia="Times New Roman" w:cs="Times New Roman"/>
          <w:i/>
          <w:szCs w:val="24"/>
        </w:rPr>
        <w:t>Heliophila</w:t>
      </w:r>
      <w:proofErr w:type="spellEnd"/>
      <w:r w:rsidRPr="00CE7A00">
        <w:rPr>
          <w:rFonts w:eastAsia="Times New Roman" w:cs="Times New Roman"/>
          <w:szCs w:val="24"/>
        </w:rPr>
        <w:t xml:space="preserve"> (Brassicaceae) in Africa</w:t>
      </w:r>
      <w:r w:rsidR="00FF648B" w:rsidRPr="00CE7A00">
        <w:rPr>
          <w:rFonts w:eastAsia="Times New Roman" w:cs="Times New Roman"/>
          <w:szCs w:val="24"/>
        </w:rPr>
        <w:t xml:space="preserve"> </w:t>
      </w:r>
      <w:r w:rsidR="00FF648B"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{"citationID":"29PyciSt","properties":{"formattedCitation":"(Monroe et al. 2019)","plainCitation":"(Monroe et al. 2019)","noteIndex":0},"citationItems":[{"id":8351,"uris":["http://zotero.org/users/local/X8CzRyu0/items/X624GCJ6"],"itemData":{"id":8351,"type":"article-journal","abstract":"Explaining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(Monroe et al. 2019)</w:t>
      </w:r>
      <w:r w:rsidR="00FF648B" w:rsidRPr="00CE7A00">
        <w:rPr>
          <w:rFonts w:eastAsia="Times New Roman" w:cs="Times New Roman"/>
          <w:szCs w:val="24"/>
        </w:rPr>
        <w:fldChar w:fldCharType="end"/>
      </w:r>
      <w:r w:rsidRPr="00CE7A00">
        <w:rPr>
          <w:rFonts w:eastAsia="Times New Roman" w:cs="Times New Roman"/>
          <w:szCs w:val="24"/>
        </w:rPr>
        <w:t xml:space="preserve"> and </w:t>
      </w:r>
      <w:r w:rsidRPr="00CE7A00">
        <w:rPr>
          <w:rFonts w:eastAsia="Times New Roman" w:cs="Times New Roman"/>
          <w:i/>
          <w:szCs w:val="24"/>
        </w:rPr>
        <w:t>Bellis</w:t>
      </w:r>
      <w:r w:rsidRPr="00CE7A00">
        <w:rPr>
          <w:rFonts w:eastAsia="Times New Roman" w:cs="Times New Roman"/>
          <w:szCs w:val="24"/>
        </w:rPr>
        <w:t xml:space="preserve"> (Asteraceae) in Europe </w:t>
      </w:r>
      <w:r w:rsidR="00FF648B" w:rsidRPr="00CE7A00">
        <w:rPr>
          <w:rFonts w:eastAsia="Times New Roman" w:cs="Times New Roman"/>
          <w:szCs w:val="24"/>
        </w:rPr>
        <w:lastRenderedPageBreak/>
        <w:fldChar w:fldCharType="begin"/>
      </w:r>
      <w:r w:rsidR="00FF648B" w:rsidRPr="00CE7A00">
        <w:rPr>
          <w:rFonts w:eastAsia="Times New Roman" w:cs="Times New Roman"/>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(Fiz et al. 2002)</w:t>
      </w:r>
      <w:r w:rsidR="00FF648B" w:rsidRPr="00CE7A00">
        <w:rPr>
          <w:rFonts w:eastAsia="Times New Roman" w:cs="Times New Roman"/>
          <w:szCs w:val="24"/>
        </w:rPr>
        <w:fldChar w:fldCharType="end"/>
      </w:r>
      <w:r w:rsidRPr="00CE7A00">
        <w:rPr>
          <w:rFonts w:eastAsia="Times New Roman" w:cs="Times New Roman"/>
          <w:szCs w:val="24"/>
        </w:rPr>
        <w:t xml:space="preserve"> as well as in grasses (Poaceae)</w:t>
      </w:r>
      <w:r w:rsidR="00FF648B" w:rsidRPr="00CE7A00">
        <w:rPr>
          <w:rFonts w:eastAsia="Times New Roman" w:cs="Times New Roman"/>
          <w:szCs w:val="24"/>
        </w:rPr>
        <w:t xml:space="preserve"> </w:t>
      </w:r>
      <w:r w:rsidR="00FF648B" w:rsidRPr="00CE7A00">
        <w:rPr>
          <w:rFonts w:eastAsia="Times New Roman" w:cs="Times New Roman"/>
          <w:szCs w:val="24"/>
        </w:rPr>
        <w:fldChar w:fldCharType="begin"/>
      </w:r>
      <w:r w:rsidR="00FF648B" w:rsidRPr="00CE7A00">
        <w:rPr>
          <w:rFonts w:eastAsia="Times New Roman" w:cs="Times New Roman"/>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(Humphreys and Linder 2013)</w:t>
      </w:r>
      <w:r w:rsidR="00FF648B" w:rsidRPr="00CE7A00">
        <w:rPr>
          <w:rFonts w:eastAsia="Times New Roman" w:cs="Times New Roman"/>
          <w:szCs w:val="24"/>
        </w:rPr>
        <w:fldChar w:fldCharType="end"/>
      </w:r>
      <w:r w:rsidR="00FF648B" w:rsidRPr="00CE7A00">
        <w:rPr>
          <w:rFonts w:eastAsia="Times New Roman" w:cs="Times New Roman"/>
          <w:szCs w:val="24"/>
        </w:rPr>
        <w:t xml:space="preserve">. </w:t>
      </w:r>
      <w:r w:rsidRPr="00CE7A00">
        <w:rPr>
          <w:rFonts w:eastAsia="Times New Roman" w:cs="Times New Roman"/>
          <w:szCs w:val="24"/>
        </w:rPr>
        <w:t xml:space="preserve">Others have argued that evolution of the annual life form is linked to occupation of generally warmer environments (Stearns 1992), and support for this has been found in temperate clades such as </w:t>
      </w:r>
      <w:proofErr w:type="spellStart"/>
      <w:r w:rsidRPr="00CE7A00">
        <w:rPr>
          <w:rFonts w:eastAsia="Times New Roman" w:cs="Times New Roman"/>
          <w:szCs w:val="24"/>
        </w:rPr>
        <w:t>Montiaceae</w:t>
      </w:r>
      <w:proofErr w:type="spellEnd"/>
      <w:r w:rsidRPr="00CE7A00">
        <w:rPr>
          <w:rFonts w:eastAsia="Times New Roman" w:cs="Times New Roman"/>
          <w:szCs w:val="24"/>
        </w:rPr>
        <w:t xml:space="preserve"> </w:t>
      </w:r>
      <w:r w:rsidR="00FF648B" w:rsidRPr="00CE7A00">
        <w:rPr>
          <w:rFonts w:eastAsia="Times New Roman" w:cs="Times New Roman"/>
          <w:szCs w:val="24"/>
        </w:rPr>
        <w:fldChar w:fldCharType="begin"/>
      </w:r>
      <w:r w:rsidR="00FF648B" w:rsidRPr="00CE7A00">
        <w:rPr>
          <w:rFonts w:eastAsia="Times New Roman" w:cs="Times New Roman"/>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(Ogburn and Edwards 2015)</w:t>
      </w:r>
      <w:r w:rsidR="00FF648B" w:rsidRPr="00CE7A00">
        <w:rPr>
          <w:rFonts w:eastAsia="Times New Roman" w:cs="Times New Roman"/>
          <w:szCs w:val="24"/>
        </w:rPr>
        <w:fldChar w:fldCharType="end"/>
      </w:r>
      <w:r w:rsidRPr="00CE7A00">
        <w:rPr>
          <w:rFonts w:eastAsia="Times New Roman" w:cs="Times New Roman"/>
          <w:szCs w:val="24"/>
        </w:rPr>
        <w:t xml:space="preserve">. Similarly, annuals </w:t>
      </w:r>
      <w:del w:id="71" w:author="Eric Hagen" w:date="2022-09-21T06:50:00Z">
        <w:r w:rsidRPr="00CE7A00" w:rsidDel="003B7E20">
          <w:rPr>
            <w:rFonts w:eastAsia="Times New Roman" w:cs="Times New Roman"/>
            <w:szCs w:val="24"/>
          </w:rPr>
          <w:delText xml:space="preserve">would </w:delText>
        </w:r>
        <w:r w:rsidR="00D63B44" w:rsidRPr="00CE7A00" w:rsidDel="003B7E20">
          <w:rPr>
            <w:rFonts w:eastAsia="Times New Roman" w:cs="Times New Roman"/>
            <w:szCs w:val="24"/>
          </w:rPr>
          <w:delText>also</w:delText>
        </w:r>
      </w:del>
      <w:ins w:id="72" w:author="Eric Hagen" w:date="2022-09-21T06:50:00Z">
        <w:r w:rsidR="003B7E20">
          <w:rPr>
            <w:rFonts w:eastAsia="Times New Roman" w:cs="Times New Roman"/>
            <w:szCs w:val="24"/>
          </w:rPr>
          <w:t>might frequently</w:t>
        </w:r>
      </w:ins>
      <w:r w:rsidR="00D63B44" w:rsidRPr="00CE7A00">
        <w:rPr>
          <w:rFonts w:eastAsia="Times New Roman" w:cs="Times New Roman"/>
          <w:szCs w:val="24"/>
        </w:rPr>
        <w:t xml:space="preserve"> </w:t>
      </w:r>
      <w:r w:rsidRPr="00CE7A00">
        <w:rPr>
          <w:rFonts w:eastAsia="Times New Roman" w:cs="Times New Roman"/>
          <w:szCs w:val="24"/>
        </w:rPr>
        <w:t>be excluded from alpine environments where frost is common due to high seedling mortality (Givnish</w:t>
      </w:r>
      <w:del w:id="73" w:author="Eric Hagen" w:date="2022-09-21T07:24:00Z">
        <w:r w:rsidRPr="00CE7A00" w:rsidDel="000B61D8">
          <w:rPr>
            <w:rFonts w:eastAsia="Times New Roman" w:cs="Times New Roman"/>
            <w:szCs w:val="24"/>
          </w:rPr>
          <w:delText>,</w:delText>
        </w:r>
      </w:del>
      <w:r w:rsidRPr="00CE7A00">
        <w:rPr>
          <w:rFonts w:eastAsia="Times New Roman" w:cs="Times New Roman"/>
          <w:szCs w:val="24"/>
        </w:rPr>
        <w:t xml:space="preserve"> 2015). Finally, some have argued that both </w:t>
      </w:r>
      <w:commentRangeStart w:id="74"/>
      <w:r w:rsidRPr="00CE7A00">
        <w:rPr>
          <w:rFonts w:eastAsia="Times New Roman" w:cs="Times New Roman"/>
          <w:szCs w:val="24"/>
        </w:rPr>
        <w:t xml:space="preserve">temperature and precipitation combined, as well as </w:t>
      </w:r>
      <w:r w:rsidR="00C51D15" w:rsidRPr="00CE7A00">
        <w:rPr>
          <w:rFonts w:eastAsia="Times New Roman" w:cs="Times New Roman"/>
          <w:szCs w:val="24"/>
        </w:rPr>
        <w:t>their</w:t>
      </w:r>
      <w:r w:rsidRPr="00CE7A00">
        <w:rPr>
          <w:rFonts w:eastAsia="Times New Roman" w:cs="Times New Roman"/>
          <w:szCs w:val="24"/>
        </w:rPr>
        <w:t xml:space="preserve"> seasonal</w:t>
      </w:r>
      <w:r w:rsidR="00C51D15" w:rsidRPr="00CE7A00">
        <w:rPr>
          <w:rFonts w:eastAsia="Times New Roman" w:cs="Times New Roman"/>
          <w:szCs w:val="24"/>
        </w:rPr>
        <w:t>ity</w:t>
      </w:r>
      <w:r w:rsidRPr="00CE7A00">
        <w:rPr>
          <w:rFonts w:eastAsia="Times New Roman" w:cs="Times New Roman"/>
          <w:szCs w:val="24"/>
        </w:rPr>
        <w:t xml:space="preserve"> </w:t>
      </w:r>
      <w:r w:rsidR="00C51D15" w:rsidRPr="00CE7A00">
        <w:rPr>
          <w:rFonts w:eastAsia="Times New Roman" w:cs="Times New Roman"/>
          <w:szCs w:val="24"/>
        </w:rPr>
        <w:t>throughout</w:t>
      </w:r>
      <w:r w:rsidRPr="00CE7A00">
        <w:rPr>
          <w:rFonts w:eastAsia="Times New Roman" w:cs="Times New Roman"/>
          <w:szCs w:val="24"/>
        </w:rPr>
        <w:t xml:space="preserve"> the year</w:t>
      </w:r>
      <w:commentRangeEnd w:id="74"/>
      <w:r w:rsidR="00A84ACF">
        <w:rPr>
          <w:rStyle w:val="CommentReference"/>
        </w:rPr>
        <w:commentReference w:id="74"/>
      </w:r>
      <w:r w:rsidRPr="00CE7A00">
        <w:rPr>
          <w:rFonts w:eastAsia="Times New Roman" w:cs="Times New Roman"/>
          <w:szCs w:val="24"/>
        </w:rPr>
        <w:t xml:space="preserve">, are relevant in explaining the evolution of different strategies, as has been shown in </w:t>
      </w:r>
      <w:r w:rsidRPr="00CE7A00">
        <w:rPr>
          <w:rFonts w:eastAsia="Times New Roman" w:cs="Times New Roman"/>
          <w:i/>
          <w:szCs w:val="24"/>
        </w:rPr>
        <w:t>Oenothera</w:t>
      </w:r>
      <w:r w:rsidRPr="00CE7A00">
        <w:rPr>
          <w:rFonts w:eastAsia="Times New Roman" w:cs="Times New Roman"/>
          <w:szCs w:val="24"/>
        </w:rPr>
        <w:t xml:space="preserve"> (</w:t>
      </w:r>
      <w:proofErr w:type="spellStart"/>
      <w:r w:rsidRPr="00CE7A00">
        <w:rPr>
          <w:rFonts w:eastAsia="Times New Roman" w:cs="Times New Roman"/>
          <w:szCs w:val="24"/>
        </w:rPr>
        <w:t>Onagraceae</w:t>
      </w:r>
      <w:proofErr w:type="spellEnd"/>
      <w:r w:rsidRPr="00CE7A00">
        <w:rPr>
          <w:rFonts w:eastAsia="Times New Roman" w:cs="Times New Roman"/>
          <w:szCs w:val="24"/>
        </w:rPr>
        <w:t xml:space="preserve">) </w:t>
      </w:r>
      <w:r w:rsidR="00AD674F"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{"citationID":"EEmVbIQm","properties":{"formattedCitation":"(Evans et al. 2005)","plainCitation":"(Evans et al. 2005)","noteIndex":0},"citationItems":[{"id":8345,"uris":["http://zotero.org/users/local/X8CzRyu0/items/YMS7G7NW"],"itemData":{"id":8345,"type":"article-journal","abstract":"Evolutionary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sidRPr="00CE7A00">
        <w:rPr>
          <w:rFonts w:eastAsia="Times New Roman" w:cs="Times New Roman"/>
          <w:szCs w:val="24"/>
        </w:rPr>
        <w:fldChar w:fldCharType="separate"/>
      </w:r>
      <w:r w:rsidR="00AD674F" w:rsidRPr="00CE7A00">
        <w:rPr>
          <w:rFonts w:eastAsia="Times New Roman" w:cs="Times New Roman"/>
          <w:noProof/>
          <w:szCs w:val="24"/>
        </w:rPr>
        <w:t>(Evans et al. 2005)</w:t>
      </w:r>
      <w:r w:rsidR="00AD674F" w:rsidRPr="00CE7A00">
        <w:rPr>
          <w:rFonts w:eastAsia="Times New Roman" w:cs="Times New Roman"/>
          <w:szCs w:val="24"/>
        </w:rPr>
        <w:fldChar w:fldCharType="end"/>
      </w:r>
      <w:r w:rsidRPr="00CE7A00">
        <w:rPr>
          <w:rFonts w:eastAsia="Times New Roman" w:cs="Times New Roman"/>
          <w:szCs w:val="24"/>
        </w:rPr>
        <w:t xml:space="preserve">. </w:t>
      </w:r>
      <w:del w:id="75" w:author="Eric Hagen" w:date="2022-09-21T06:54:00Z">
        <w:r w:rsidRPr="00CE7A00" w:rsidDel="00A84ACF">
          <w:rPr>
            <w:rFonts w:eastAsia="Times New Roman" w:cs="Times New Roman"/>
            <w:szCs w:val="24"/>
          </w:rPr>
          <w:delText>In other words, temperature (in particular extremes heat and frost), precipitation (especially drought)</w:delText>
        </w:r>
        <w:r w:rsidR="00C51D15" w:rsidRPr="00CE7A00" w:rsidDel="00A84ACF">
          <w:rPr>
            <w:rFonts w:eastAsia="Times New Roman" w:cs="Times New Roman"/>
            <w:szCs w:val="24"/>
          </w:rPr>
          <w:delText>,</w:delText>
        </w:r>
        <w:r w:rsidRPr="00CE7A00" w:rsidDel="00A84ACF">
          <w:rPr>
            <w:rFonts w:eastAsia="Times New Roman" w:cs="Times New Roman"/>
            <w:szCs w:val="24"/>
          </w:rPr>
          <w:delText xml:space="preserve"> and seasonality have all been </w:delText>
        </w:r>
        <w:r w:rsidR="00D63B44" w:rsidRPr="00CE7A00" w:rsidDel="00A84ACF">
          <w:rPr>
            <w:rFonts w:eastAsia="Times New Roman" w:cs="Times New Roman"/>
            <w:szCs w:val="24"/>
          </w:rPr>
          <w:delText xml:space="preserve">suggested </w:delText>
        </w:r>
        <w:r w:rsidRPr="00CE7A00" w:rsidDel="00A84ACF">
          <w:rPr>
            <w:rFonts w:eastAsia="Times New Roman" w:cs="Times New Roman"/>
            <w:szCs w:val="24"/>
          </w:rPr>
          <w:delText xml:space="preserve">to influence </w:delText>
        </w:r>
        <w:r w:rsidR="00242A77" w:rsidRPr="00CE7A00" w:rsidDel="00A84ACF">
          <w:rPr>
            <w:rFonts w:eastAsia="Times New Roman" w:cs="Times New Roman"/>
            <w:szCs w:val="24"/>
          </w:rPr>
          <w:delText>the distribution of</w:delText>
        </w:r>
        <w:r w:rsidRPr="00CE7A00" w:rsidDel="00A84ACF">
          <w:rPr>
            <w:rFonts w:eastAsia="Times New Roman" w:cs="Times New Roman"/>
            <w:szCs w:val="24"/>
          </w:rPr>
          <w:delText xml:space="preserve"> annual and perennial strategies.</w:delText>
        </w:r>
      </w:del>
      <w:ins w:id="76" w:author="Eric Hagen" w:date="2022-09-21T06:54:00Z">
        <w:r w:rsidR="00A84ACF">
          <w:rPr>
            <w:rFonts w:eastAsia="Times New Roman" w:cs="Times New Roman"/>
            <w:szCs w:val="24"/>
          </w:rPr>
          <w:t xml:space="preserve">Despite disagreements </w:t>
        </w:r>
      </w:ins>
      <w:ins w:id="77" w:author="Eric Hagen" w:date="2022-09-21T06:55:00Z">
        <w:r w:rsidR="00A84ACF">
          <w:rPr>
            <w:rFonts w:eastAsia="Times New Roman" w:cs="Times New Roman"/>
            <w:szCs w:val="24"/>
          </w:rPr>
          <w:t>about</w:t>
        </w:r>
      </w:ins>
      <w:ins w:id="78" w:author="Eric Hagen" w:date="2022-09-21T06:54:00Z">
        <w:r w:rsidR="00A84ACF">
          <w:rPr>
            <w:rFonts w:eastAsia="Times New Roman" w:cs="Times New Roman"/>
            <w:szCs w:val="24"/>
          </w:rPr>
          <w:t xml:space="preserve"> the specific climatic controls on </w:t>
        </w:r>
      </w:ins>
      <w:ins w:id="79" w:author="Eric Hagen" w:date="2022-09-21T06:57:00Z">
        <w:r w:rsidR="00AA0063">
          <w:rPr>
            <w:rFonts w:eastAsia="Times New Roman" w:cs="Times New Roman"/>
            <w:szCs w:val="24"/>
          </w:rPr>
          <w:t xml:space="preserve">the </w:t>
        </w:r>
      </w:ins>
      <w:ins w:id="80" w:author="Eric Hagen" w:date="2022-09-21T07:04:00Z">
        <w:r w:rsidR="000D3B63">
          <w:rPr>
            <w:rFonts w:eastAsia="Times New Roman" w:cs="Times New Roman"/>
            <w:szCs w:val="24"/>
          </w:rPr>
          <w:t>biogeography</w:t>
        </w:r>
      </w:ins>
      <w:ins w:id="81" w:author="Eric Hagen" w:date="2022-09-21T06:57:00Z">
        <w:r w:rsidR="00AA0063">
          <w:rPr>
            <w:rFonts w:eastAsia="Times New Roman" w:cs="Times New Roman"/>
            <w:szCs w:val="24"/>
          </w:rPr>
          <w:t xml:space="preserve"> of </w:t>
        </w:r>
      </w:ins>
      <w:ins w:id="82" w:author="Eric Hagen" w:date="2022-09-21T06:54:00Z">
        <w:r w:rsidR="00A84ACF">
          <w:rPr>
            <w:rFonts w:eastAsia="Times New Roman" w:cs="Times New Roman"/>
            <w:szCs w:val="24"/>
          </w:rPr>
          <w:t>life history strategies</w:t>
        </w:r>
      </w:ins>
      <w:ins w:id="83" w:author="Eric Hagen" w:date="2022-09-21T06:55:00Z">
        <w:r w:rsidR="00A84ACF">
          <w:rPr>
            <w:rFonts w:eastAsia="Times New Roman" w:cs="Times New Roman"/>
            <w:szCs w:val="24"/>
          </w:rPr>
          <w:t xml:space="preserve">, there is a clear consensus that temperature and precipitation </w:t>
        </w:r>
      </w:ins>
      <w:ins w:id="84" w:author="Eric Hagen" w:date="2022-09-21T07:01:00Z">
        <w:r w:rsidR="000D3B63">
          <w:rPr>
            <w:rFonts w:eastAsia="Times New Roman" w:cs="Times New Roman"/>
            <w:szCs w:val="24"/>
          </w:rPr>
          <w:t xml:space="preserve">influence these </w:t>
        </w:r>
      </w:ins>
      <w:ins w:id="85" w:author="Eric Hagen" w:date="2022-09-21T07:05:00Z">
        <w:r w:rsidR="000D3B63">
          <w:rPr>
            <w:rFonts w:eastAsia="Times New Roman" w:cs="Times New Roman"/>
            <w:szCs w:val="24"/>
          </w:rPr>
          <w:t>patterns</w:t>
        </w:r>
      </w:ins>
      <w:ins w:id="86" w:author="Eric Hagen" w:date="2022-09-21T06:55:00Z">
        <w:r w:rsidR="00A84ACF">
          <w:rPr>
            <w:rFonts w:eastAsia="Times New Roman" w:cs="Times New Roman"/>
            <w:szCs w:val="24"/>
          </w:rPr>
          <w:t>.</w:t>
        </w:r>
      </w:ins>
      <w:r w:rsidRPr="00CE7A00">
        <w:rPr>
          <w:rFonts w:eastAsia="Times New Roman" w:cs="Times New Roman"/>
          <w:szCs w:val="24"/>
        </w:rPr>
        <w:t xml:space="preserve"> However, </w:t>
      </w:r>
      <w:r w:rsidR="00D63B44" w:rsidRPr="00CE7A00">
        <w:rPr>
          <w:rFonts w:eastAsia="Times New Roman" w:cs="Times New Roman"/>
          <w:szCs w:val="24"/>
        </w:rPr>
        <w:t xml:space="preserve">empirical </w:t>
      </w:r>
      <w:r w:rsidRPr="00CE7A00">
        <w:rPr>
          <w:rFonts w:eastAsia="Times New Roman" w:cs="Times New Roman"/>
          <w:szCs w:val="24"/>
        </w:rPr>
        <w:t xml:space="preserve">studies </w:t>
      </w:r>
      <w:r w:rsidR="00D63B44" w:rsidRPr="00CE7A00">
        <w:rPr>
          <w:rFonts w:eastAsia="Times New Roman" w:cs="Times New Roman"/>
          <w:szCs w:val="24"/>
        </w:rPr>
        <w:t xml:space="preserve">aiming to </w:t>
      </w:r>
      <w:del w:id="87" w:author="Eric Hagen" w:date="2022-09-21T07:04:00Z">
        <w:r w:rsidR="00D63B44" w:rsidRPr="00CE7A00" w:rsidDel="000D3B63">
          <w:rPr>
            <w:rFonts w:eastAsia="Times New Roman" w:cs="Times New Roman"/>
            <w:szCs w:val="24"/>
          </w:rPr>
          <w:delText>test these correlations</w:delText>
        </w:r>
      </w:del>
      <w:ins w:id="88" w:author="Eric Hagen" w:date="2022-09-21T07:04:00Z">
        <w:r w:rsidR="000D3B63">
          <w:rPr>
            <w:rFonts w:eastAsia="Times New Roman" w:cs="Times New Roman"/>
            <w:szCs w:val="24"/>
          </w:rPr>
          <w:t xml:space="preserve">correlate climate </w:t>
        </w:r>
      </w:ins>
      <w:ins w:id="89" w:author="Eric Hagen" w:date="2022-09-21T07:05:00Z">
        <w:r w:rsidR="000D3B63">
          <w:rPr>
            <w:rFonts w:eastAsia="Times New Roman" w:cs="Times New Roman"/>
            <w:szCs w:val="24"/>
          </w:rPr>
          <w:t>with</w:t>
        </w:r>
      </w:ins>
      <w:ins w:id="90" w:author="Eric Hagen" w:date="2022-09-21T07:04:00Z">
        <w:r w:rsidR="000D3B63">
          <w:rPr>
            <w:rFonts w:eastAsia="Times New Roman" w:cs="Times New Roman"/>
            <w:szCs w:val="24"/>
          </w:rPr>
          <w:t xml:space="preserve"> </w:t>
        </w:r>
      </w:ins>
      <w:ins w:id="91" w:author="Eric Hagen" w:date="2022-09-21T07:05:00Z">
        <w:r w:rsidR="000D3B63">
          <w:rPr>
            <w:rFonts w:eastAsia="Times New Roman" w:cs="Times New Roman"/>
            <w:szCs w:val="24"/>
          </w:rPr>
          <w:t>life history distributions</w:t>
        </w:r>
      </w:ins>
      <w:r w:rsidR="00D63B44" w:rsidRPr="00CE7A00">
        <w:rPr>
          <w:rFonts w:eastAsia="Times New Roman" w:cs="Times New Roman"/>
          <w:szCs w:val="24"/>
        </w:rPr>
        <w:t xml:space="preserve"> </w:t>
      </w:r>
      <w:r w:rsidRPr="00CE7A00">
        <w:rPr>
          <w:rFonts w:eastAsia="Times New Roman" w:cs="Times New Roman"/>
          <w:szCs w:val="24"/>
        </w:rPr>
        <w:t xml:space="preserve">have so far focused on specific clades or geographic </w:t>
      </w:r>
      <w:r w:rsidR="00852A85" w:rsidRPr="00CE7A00">
        <w:rPr>
          <w:rFonts w:eastAsia="Times New Roman" w:cs="Times New Roman"/>
          <w:szCs w:val="24"/>
        </w:rPr>
        <w:t>areas,</w:t>
      </w:r>
      <w:r w:rsidRPr="00CE7A00">
        <w:rPr>
          <w:rFonts w:eastAsia="Times New Roman" w:cs="Times New Roman"/>
          <w:szCs w:val="24"/>
        </w:rPr>
        <w:t xml:space="preserve"> and it is unclear which </w:t>
      </w:r>
      <w:del w:id="92" w:author="Eric Hagen" w:date="2022-09-21T07:06:00Z">
        <w:r w:rsidRPr="00CE7A00" w:rsidDel="000D3B63">
          <w:rPr>
            <w:rFonts w:eastAsia="Times New Roman" w:cs="Times New Roman"/>
            <w:szCs w:val="24"/>
          </w:rPr>
          <w:delText xml:space="preserve">patterns </w:delText>
        </w:r>
      </w:del>
      <w:ins w:id="93" w:author="Eric Hagen" w:date="2022-09-21T07:06:00Z">
        <w:r w:rsidR="000D3B63">
          <w:rPr>
            <w:rFonts w:eastAsia="Times New Roman" w:cs="Times New Roman"/>
            <w:szCs w:val="24"/>
          </w:rPr>
          <w:t>relationships</w:t>
        </w:r>
        <w:r w:rsidR="000D3B63" w:rsidRPr="00CE7A00">
          <w:rPr>
            <w:rFonts w:eastAsia="Times New Roman" w:cs="Times New Roman"/>
            <w:szCs w:val="24"/>
          </w:rPr>
          <w:t xml:space="preserve"> </w:t>
        </w:r>
      </w:ins>
      <w:r w:rsidRPr="00CE7A00">
        <w:rPr>
          <w:rFonts w:eastAsia="Times New Roman" w:cs="Times New Roman"/>
          <w:szCs w:val="24"/>
        </w:rPr>
        <w:t xml:space="preserve">are </w:t>
      </w:r>
      <w:ins w:id="94" w:author="Eric Hagen" w:date="2022-09-21T07:06:00Z">
        <w:r w:rsidR="000D3B63">
          <w:rPr>
            <w:rFonts w:eastAsia="Times New Roman" w:cs="Times New Roman"/>
            <w:szCs w:val="24"/>
          </w:rPr>
          <w:t xml:space="preserve">sufficiently </w:t>
        </w:r>
      </w:ins>
      <w:r w:rsidRPr="00CE7A00">
        <w:rPr>
          <w:rFonts w:eastAsia="Times New Roman" w:cs="Times New Roman"/>
          <w:szCs w:val="24"/>
        </w:rPr>
        <w:t xml:space="preserve">general </w:t>
      </w:r>
      <w:del w:id="95" w:author="Eric Hagen" w:date="2022-09-21T07:06:00Z">
        <w:r w:rsidRPr="00CE7A00" w:rsidDel="000D3B63">
          <w:rPr>
            <w:rFonts w:eastAsia="Times New Roman" w:cs="Times New Roman"/>
            <w:szCs w:val="24"/>
          </w:rPr>
          <w:delText xml:space="preserve">enough </w:delText>
        </w:r>
      </w:del>
      <w:r w:rsidRPr="00CE7A00">
        <w:rPr>
          <w:rFonts w:eastAsia="Times New Roman" w:cs="Times New Roman"/>
          <w:szCs w:val="24"/>
        </w:rPr>
        <w:t xml:space="preserve">to </w:t>
      </w:r>
      <w:del w:id="96" w:author="Eric Hagen" w:date="2022-09-21T07:07:00Z">
        <w:r w:rsidRPr="00CE7A00" w:rsidDel="006536D9">
          <w:rPr>
            <w:rFonts w:eastAsia="Times New Roman" w:cs="Times New Roman"/>
            <w:szCs w:val="24"/>
          </w:rPr>
          <w:delText xml:space="preserve">hold </w:delText>
        </w:r>
      </w:del>
      <w:ins w:id="97" w:author="Eric Hagen" w:date="2022-09-21T07:07:00Z">
        <w:r w:rsidR="006536D9">
          <w:rPr>
            <w:rFonts w:eastAsia="Times New Roman" w:cs="Times New Roman"/>
            <w:szCs w:val="24"/>
          </w:rPr>
          <w:t>be consistent</w:t>
        </w:r>
        <w:r w:rsidR="006536D9" w:rsidRPr="00CE7A00">
          <w:rPr>
            <w:rFonts w:eastAsia="Times New Roman" w:cs="Times New Roman"/>
            <w:szCs w:val="24"/>
          </w:rPr>
          <w:t xml:space="preserve"> </w:t>
        </w:r>
      </w:ins>
      <w:r w:rsidRPr="00CE7A00">
        <w:rPr>
          <w:rFonts w:eastAsia="Times New Roman" w:cs="Times New Roman"/>
          <w:szCs w:val="24"/>
        </w:rPr>
        <w:t xml:space="preserve">when multiple clades are considered in the same analytical framework. </w:t>
      </w:r>
    </w:p>
    <w:p w14:paraId="7D5099E1" w14:textId="67721E38" w:rsidR="00DC165B" w:rsidRPr="00CE7A00" w:rsidRDefault="00D63B44"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In addition to </w:t>
      </w:r>
      <w:del w:id="98" w:author="Eric Hagen" w:date="2022-09-21T07:08:00Z">
        <w:r w:rsidRPr="00CE7A00" w:rsidDel="00B84A82">
          <w:rPr>
            <w:rFonts w:eastAsia="Times New Roman" w:cs="Times New Roman"/>
            <w:szCs w:val="24"/>
          </w:rPr>
          <w:delText xml:space="preserve">their </w:delText>
        </w:r>
      </w:del>
      <w:r w:rsidR="007D7673" w:rsidRPr="00CE7A00">
        <w:rPr>
          <w:rFonts w:eastAsia="Times New Roman" w:cs="Times New Roman"/>
          <w:szCs w:val="24"/>
        </w:rPr>
        <w:t xml:space="preserve">general </w:t>
      </w:r>
      <w:r w:rsidRPr="00CE7A00">
        <w:rPr>
          <w:rFonts w:eastAsia="Times New Roman" w:cs="Times New Roman"/>
          <w:szCs w:val="24"/>
        </w:rPr>
        <w:t xml:space="preserve">climatic preferences, </w:t>
      </w:r>
      <w:del w:id="99" w:author="Eric Hagen" w:date="2022-09-21T07:08:00Z">
        <w:r w:rsidRPr="00CE7A00" w:rsidDel="00B84A82">
          <w:rPr>
            <w:rFonts w:eastAsia="Times New Roman" w:cs="Times New Roman"/>
            <w:szCs w:val="24"/>
          </w:rPr>
          <w:delText>a</w:delText>
        </w:r>
        <w:r w:rsidR="00D0123E" w:rsidRPr="00CE7A00" w:rsidDel="00B84A82">
          <w:rPr>
            <w:rFonts w:eastAsia="Times New Roman" w:cs="Times New Roman"/>
            <w:szCs w:val="24"/>
          </w:rPr>
          <w:delText xml:space="preserve"> pattern that has not been</w:delText>
        </w:r>
      </w:del>
      <w:ins w:id="100" w:author="Eric Hagen" w:date="2022-09-21T07:08:00Z">
        <w:r w:rsidR="00B84A82">
          <w:rPr>
            <w:rFonts w:eastAsia="Times New Roman" w:cs="Times New Roman"/>
            <w:szCs w:val="24"/>
          </w:rPr>
          <w:t>previous work has not</w:t>
        </w:r>
      </w:ins>
      <w:r w:rsidR="00D0123E" w:rsidRPr="00CE7A00">
        <w:rPr>
          <w:rFonts w:eastAsia="Times New Roman" w:cs="Times New Roman"/>
          <w:szCs w:val="24"/>
        </w:rPr>
        <w:t xml:space="preserve"> thoroughly explored </w:t>
      </w:r>
      <w:ins w:id="101" w:author="Eric Hagen" w:date="2022-09-21T07:15:00Z">
        <w:r w:rsidR="000C5C36">
          <w:rPr>
            <w:rFonts w:eastAsia="Times New Roman" w:cs="Times New Roman"/>
            <w:szCs w:val="24"/>
          </w:rPr>
          <w:t xml:space="preserve">how </w:t>
        </w:r>
      </w:ins>
      <w:del w:id="102" w:author="Eric Hagen" w:date="2022-09-21T07:08:00Z">
        <w:r w:rsidR="00D0123E" w:rsidRPr="00CE7A00" w:rsidDel="00B84A82">
          <w:rPr>
            <w:rFonts w:eastAsia="Times New Roman" w:cs="Times New Roman"/>
            <w:szCs w:val="24"/>
          </w:rPr>
          <w:delText xml:space="preserve">is </w:delText>
        </w:r>
      </w:del>
      <w:ins w:id="103" w:author="Eric Hagen" w:date="2022-09-21T07:15:00Z">
        <w:r w:rsidR="000C5C36">
          <w:rPr>
            <w:rFonts w:eastAsia="Times New Roman" w:cs="Times New Roman"/>
            <w:szCs w:val="24"/>
          </w:rPr>
          <w:t>different</w:t>
        </w:r>
      </w:ins>
      <w:del w:id="104" w:author="Eric Hagen" w:date="2022-09-21T07:15:00Z">
        <w:r w:rsidR="00D0123E" w:rsidRPr="00CE7A00" w:rsidDel="000C5C36">
          <w:rPr>
            <w:rFonts w:eastAsia="Times New Roman" w:cs="Times New Roman"/>
            <w:szCs w:val="24"/>
          </w:rPr>
          <w:delText>differing flexibility of lineages with alternative</w:delText>
        </w:r>
      </w:del>
      <w:r w:rsidR="00D0123E" w:rsidRPr="00CE7A00">
        <w:rPr>
          <w:rFonts w:eastAsia="Times New Roman" w:cs="Times New Roman"/>
          <w:szCs w:val="24"/>
        </w:rPr>
        <w:t xml:space="preserve"> life history strategies</w:t>
      </w:r>
      <w:ins w:id="105" w:author="Eric Hagen" w:date="2022-09-21T07:15:00Z">
        <w:r w:rsidR="000C5C36">
          <w:rPr>
            <w:rFonts w:eastAsia="Times New Roman" w:cs="Times New Roman"/>
            <w:szCs w:val="24"/>
          </w:rPr>
          <w:t xml:space="preserve"> may affect the ability</w:t>
        </w:r>
      </w:ins>
      <w:r w:rsidR="00D0123E" w:rsidRPr="00CE7A00">
        <w:rPr>
          <w:rFonts w:eastAsia="Times New Roman" w:cs="Times New Roman"/>
          <w:szCs w:val="24"/>
        </w:rPr>
        <w:t xml:space="preserve"> to adapt to changing climatic circumstances. </w:t>
      </w:r>
      <w:del w:id="106" w:author="Eric Hagen" w:date="2022-09-21T07:18:00Z">
        <w:r w:rsidR="00D0123E" w:rsidRPr="00CE7A00" w:rsidDel="000C5C36">
          <w:rPr>
            <w:rFonts w:eastAsia="Times New Roman" w:cs="Times New Roman"/>
            <w:szCs w:val="24"/>
          </w:rPr>
          <w:delText>Whereas the different</w:delText>
        </w:r>
      </w:del>
      <w:ins w:id="107" w:author="Eric Hagen" w:date="2022-09-21T07:18:00Z">
        <w:r w:rsidR="000C5C36">
          <w:rPr>
            <w:rFonts w:eastAsia="Times New Roman" w:cs="Times New Roman"/>
            <w:szCs w:val="24"/>
          </w:rPr>
          <w:t>Once a</w:t>
        </w:r>
      </w:ins>
      <w:r w:rsidR="00D0123E" w:rsidRPr="00CE7A00">
        <w:rPr>
          <w:rFonts w:eastAsia="Times New Roman" w:cs="Times New Roman"/>
          <w:szCs w:val="24"/>
        </w:rPr>
        <w:t xml:space="preserve"> life history strateg</w:t>
      </w:r>
      <w:ins w:id="108" w:author="Eric Hagen" w:date="2022-09-21T07:18:00Z">
        <w:r w:rsidR="000C5C36">
          <w:rPr>
            <w:rFonts w:eastAsia="Times New Roman" w:cs="Times New Roman"/>
            <w:szCs w:val="24"/>
          </w:rPr>
          <w:t>y</w:t>
        </w:r>
      </w:ins>
      <w:del w:id="109" w:author="Eric Hagen" w:date="2022-09-21T07:18:00Z">
        <w:r w:rsidR="00D0123E" w:rsidRPr="00CE7A00" w:rsidDel="000C5C36">
          <w:rPr>
            <w:rFonts w:eastAsia="Times New Roman" w:cs="Times New Roman"/>
            <w:szCs w:val="24"/>
          </w:rPr>
          <w:delText>ies</w:delText>
        </w:r>
      </w:del>
      <w:r w:rsidR="00D0123E" w:rsidRPr="00CE7A00">
        <w:rPr>
          <w:rFonts w:eastAsia="Times New Roman" w:cs="Times New Roman"/>
          <w:szCs w:val="24"/>
        </w:rPr>
        <w:t xml:space="preserve"> </w:t>
      </w:r>
      <w:del w:id="110" w:author="Eric Hagen" w:date="2022-09-21T07:18:00Z">
        <w:r w:rsidR="00D0123E" w:rsidRPr="00CE7A00" w:rsidDel="000C5C36">
          <w:rPr>
            <w:rFonts w:eastAsia="Times New Roman" w:cs="Times New Roman"/>
            <w:szCs w:val="24"/>
          </w:rPr>
          <w:delText xml:space="preserve">likely </w:delText>
        </w:r>
      </w:del>
      <w:ins w:id="111" w:author="Eric Hagen" w:date="2022-09-21T07:18:00Z">
        <w:r w:rsidR="000C5C36">
          <w:rPr>
            <w:rFonts w:eastAsia="Times New Roman" w:cs="Times New Roman"/>
            <w:szCs w:val="24"/>
          </w:rPr>
          <w:t>has</w:t>
        </w:r>
        <w:r w:rsidR="000C5C36" w:rsidRPr="00CE7A00">
          <w:rPr>
            <w:rFonts w:eastAsia="Times New Roman" w:cs="Times New Roman"/>
            <w:szCs w:val="24"/>
          </w:rPr>
          <w:t xml:space="preserve"> </w:t>
        </w:r>
      </w:ins>
      <w:r w:rsidR="00D0123E" w:rsidRPr="00CE7A00">
        <w:rPr>
          <w:rFonts w:eastAsia="Times New Roman" w:cs="Times New Roman"/>
          <w:szCs w:val="24"/>
        </w:rPr>
        <w:t xml:space="preserve">evolved in response to </w:t>
      </w:r>
      <w:proofErr w:type="gramStart"/>
      <w:r w:rsidR="00D0123E" w:rsidRPr="00CE7A00">
        <w:rPr>
          <w:rFonts w:eastAsia="Times New Roman" w:cs="Times New Roman"/>
          <w:szCs w:val="24"/>
        </w:rPr>
        <w:t>particular climatic</w:t>
      </w:r>
      <w:proofErr w:type="gramEnd"/>
      <w:r w:rsidR="00D0123E" w:rsidRPr="00CE7A00">
        <w:rPr>
          <w:rFonts w:eastAsia="Times New Roman" w:cs="Times New Roman"/>
          <w:szCs w:val="24"/>
        </w:rPr>
        <w:t xml:space="preserve"> pressures, </w:t>
      </w:r>
      <w:del w:id="112" w:author="Eric Hagen" w:date="2022-09-21T07:18:00Z">
        <w:r w:rsidR="00D0123E" w:rsidRPr="00CE7A00" w:rsidDel="000C5C36">
          <w:rPr>
            <w:rFonts w:eastAsia="Times New Roman" w:cs="Times New Roman"/>
            <w:szCs w:val="24"/>
          </w:rPr>
          <w:delText xml:space="preserve">they </w:delText>
        </w:r>
      </w:del>
      <w:ins w:id="113" w:author="Eric Hagen" w:date="2022-09-21T07:18:00Z">
        <w:r w:rsidR="000C5C36">
          <w:rPr>
            <w:rFonts w:eastAsia="Times New Roman" w:cs="Times New Roman"/>
            <w:szCs w:val="24"/>
          </w:rPr>
          <w:t>it</w:t>
        </w:r>
        <w:r w:rsidR="000C5C36" w:rsidRPr="00CE7A00">
          <w:rPr>
            <w:rFonts w:eastAsia="Times New Roman" w:cs="Times New Roman"/>
            <w:szCs w:val="24"/>
          </w:rPr>
          <w:t xml:space="preserve"> </w:t>
        </w:r>
      </w:ins>
      <w:r w:rsidR="00D0123E" w:rsidRPr="00CE7A00">
        <w:rPr>
          <w:rFonts w:eastAsia="Times New Roman" w:cs="Times New Roman"/>
          <w:szCs w:val="24"/>
        </w:rPr>
        <w:t>may also impact long</w:t>
      </w:r>
      <w:ins w:id="114" w:author="Eric Hagen" w:date="2022-09-21T07:19:00Z">
        <w:r w:rsidR="000C5C36">
          <w:rPr>
            <w:rFonts w:eastAsia="Times New Roman" w:cs="Times New Roman"/>
            <w:szCs w:val="24"/>
          </w:rPr>
          <w:t>-</w:t>
        </w:r>
      </w:ins>
      <w:del w:id="115" w:author="Eric Hagen" w:date="2022-09-21T07:19:00Z">
        <w:r w:rsidR="00D0123E" w:rsidRPr="00CE7A00" w:rsidDel="000C5C36">
          <w:rPr>
            <w:rFonts w:eastAsia="Times New Roman" w:cs="Times New Roman"/>
            <w:szCs w:val="24"/>
          </w:rPr>
          <w:delText xml:space="preserve"> </w:delText>
        </w:r>
      </w:del>
      <w:r w:rsidR="00D0123E" w:rsidRPr="00CE7A00">
        <w:rPr>
          <w:rFonts w:eastAsia="Times New Roman" w:cs="Times New Roman"/>
          <w:szCs w:val="24"/>
        </w:rPr>
        <w:t xml:space="preserve">term biogeographical patterns of lineages </w:t>
      </w:r>
      <w:del w:id="116" w:author="Eric Hagen" w:date="2022-09-21T07:18:00Z">
        <w:r w:rsidR="00D0123E" w:rsidRPr="00CE7A00" w:rsidDel="000C5C36">
          <w:rPr>
            <w:rFonts w:eastAsia="Times New Roman" w:cs="Times New Roman"/>
            <w:szCs w:val="24"/>
          </w:rPr>
          <w:delText>evolving under them</w:delText>
        </w:r>
      </w:del>
      <w:ins w:id="117" w:author="Eric Hagen" w:date="2022-09-21T07:18:00Z">
        <w:r w:rsidR="000C5C36">
          <w:rPr>
            <w:rFonts w:eastAsia="Times New Roman" w:cs="Times New Roman"/>
            <w:szCs w:val="24"/>
          </w:rPr>
          <w:t>that possess it</w:t>
        </w:r>
      </w:ins>
      <w:r w:rsidR="00D0123E" w:rsidRPr="00CE7A00">
        <w:rPr>
          <w:rFonts w:eastAsia="Times New Roman" w:cs="Times New Roman"/>
          <w:szCs w:val="24"/>
        </w:rPr>
        <w:t xml:space="preserve">. For example, the evolution of the annual habit is linked to a series of traits associated with </w:t>
      </w:r>
      <w:del w:id="118" w:author="Eric Hagen" w:date="2022-09-21T07:20:00Z">
        <w:r w:rsidR="00D0123E" w:rsidRPr="00CE7A00" w:rsidDel="00244934">
          <w:rPr>
            <w:rFonts w:eastAsia="Times New Roman" w:cs="Times New Roman"/>
            <w:szCs w:val="24"/>
          </w:rPr>
          <w:delText xml:space="preserve">securing </w:delText>
        </w:r>
      </w:del>
      <w:ins w:id="119" w:author="Eric Hagen" w:date="2022-09-21T07:20:00Z">
        <w:r w:rsidR="00244934">
          <w:rPr>
            <w:rFonts w:eastAsia="Times New Roman" w:cs="Times New Roman"/>
            <w:szCs w:val="24"/>
          </w:rPr>
          <w:t>more secure</w:t>
        </w:r>
        <w:r w:rsidR="00244934" w:rsidRPr="00CE7A00">
          <w:rPr>
            <w:rFonts w:eastAsia="Times New Roman" w:cs="Times New Roman"/>
            <w:szCs w:val="24"/>
          </w:rPr>
          <w:t xml:space="preserve"> </w:t>
        </w:r>
      </w:ins>
      <w:r w:rsidR="00D0123E" w:rsidRPr="00CE7A00">
        <w:rPr>
          <w:rFonts w:eastAsia="Times New Roman" w:cs="Times New Roman"/>
          <w:szCs w:val="24"/>
        </w:rPr>
        <w:t xml:space="preserve">reproduction and increased vagility, </w:t>
      </w:r>
      <w:del w:id="120" w:author="Eric Hagen" w:date="2022-09-21T07:20:00Z">
        <w:r w:rsidR="00D0123E" w:rsidRPr="00CE7A00" w:rsidDel="00244934">
          <w:rPr>
            <w:rFonts w:eastAsia="Times New Roman" w:cs="Times New Roman"/>
            <w:szCs w:val="24"/>
          </w:rPr>
          <w:delText xml:space="preserve">like </w:delText>
        </w:r>
      </w:del>
      <w:ins w:id="121" w:author="Eric Hagen" w:date="2022-09-21T07:20:00Z">
        <w:r w:rsidR="00244934">
          <w:rPr>
            <w:rFonts w:eastAsia="Times New Roman" w:cs="Times New Roman"/>
            <w:szCs w:val="24"/>
          </w:rPr>
          <w:t>such as</w:t>
        </w:r>
        <w:r w:rsidR="00244934" w:rsidRPr="00CE7A00">
          <w:rPr>
            <w:rFonts w:eastAsia="Times New Roman" w:cs="Times New Roman"/>
            <w:szCs w:val="24"/>
          </w:rPr>
          <w:t xml:space="preserve"> </w:t>
        </w:r>
      </w:ins>
      <w:r w:rsidR="00D0123E" w:rsidRPr="00CE7A00">
        <w:rPr>
          <w:rFonts w:eastAsia="Times New Roman" w:cs="Times New Roman"/>
          <w:szCs w:val="24"/>
        </w:rPr>
        <w:t xml:space="preserve">selfing </w:t>
      </w:r>
      <w:r w:rsidR="00852A85" w:rsidRPr="00CE7A00">
        <w:rPr>
          <w:rFonts w:eastAsia="Times New Roman" w:cs="Times New Roman"/>
          <w:szCs w:val="24"/>
        </w:rPr>
        <w:fldChar w:fldCharType="begin"/>
      </w:r>
      <w:r w:rsidR="00852A85" w:rsidRPr="00CE7A00">
        <w:rPr>
          <w:rFonts w:eastAsia="Times New Roman" w:cs="Times New Roman"/>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sidRPr="00CE7A00">
        <w:rPr>
          <w:rFonts w:eastAsia="Times New Roman" w:cs="Times New Roman"/>
          <w:szCs w:val="24"/>
        </w:rPr>
        <w:fldChar w:fldCharType="separate"/>
      </w:r>
      <w:r w:rsidR="00852A85" w:rsidRPr="00CE7A00">
        <w:rPr>
          <w:rFonts w:eastAsia="Times New Roman" w:cs="Times New Roman"/>
          <w:noProof/>
          <w:szCs w:val="24"/>
        </w:rPr>
        <w:t>(Stebbins 1950; Aarssen 2000)</w:t>
      </w:r>
      <w:r w:rsidR="00852A85" w:rsidRPr="00CE7A00">
        <w:rPr>
          <w:rFonts w:eastAsia="Times New Roman" w:cs="Times New Roman"/>
          <w:szCs w:val="24"/>
        </w:rPr>
        <w:fldChar w:fldCharType="end"/>
      </w:r>
      <w:r w:rsidR="00D0123E" w:rsidRPr="00CE7A00">
        <w:rPr>
          <w:rFonts w:eastAsia="Times New Roman" w:cs="Times New Roman"/>
          <w:szCs w:val="24"/>
        </w:rPr>
        <w:t xml:space="preserve"> and relatively high investment in seed production (Friedman</w:t>
      </w:r>
      <w:del w:id="122" w:author="Eric Hagen" w:date="2022-09-21T07:22:00Z">
        <w:r w:rsidR="00D0123E" w:rsidRPr="00CE7A00" w:rsidDel="000B61D8">
          <w:rPr>
            <w:rFonts w:eastAsia="Times New Roman" w:cs="Times New Roman"/>
            <w:szCs w:val="24"/>
          </w:rPr>
          <w:delText>,</w:delText>
        </w:r>
      </w:del>
      <w:r w:rsidR="00D0123E" w:rsidRPr="00CE7A00">
        <w:rPr>
          <w:rFonts w:eastAsia="Times New Roman" w:cs="Times New Roman"/>
          <w:szCs w:val="24"/>
        </w:rPr>
        <w:t xml:space="preserve"> 2020). For those reasons, annuals are considered to be generally good invaders</w:t>
      </w:r>
      <w:r w:rsidR="00852A85" w:rsidRPr="00CE7A00">
        <w:rPr>
          <w:rFonts w:eastAsia="Times New Roman" w:cs="Times New Roman"/>
          <w:szCs w:val="24"/>
        </w:rPr>
        <w:t xml:space="preserve"> </w:t>
      </w:r>
      <w:r w:rsidR="00852A8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A."}],"issued":{"date-parts":[["2015"]]}},"label":"page"},{"id":7362,"uris":["http://zotero.org/users/local/X8CzRyu0/items/AAXJTLPR"],"itemData":{"id":7362,"type":"article-journal","abstract":"Poaceae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sidRPr="00CE7A00">
        <w:rPr>
          <w:rFonts w:eastAsia="Times New Roman" w:cs="Times New Roman"/>
          <w:szCs w:val="24"/>
        </w:rPr>
        <w:fldChar w:fldCharType="separate"/>
      </w:r>
      <w:r w:rsidR="00852A85" w:rsidRPr="00CE7A00">
        <w:rPr>
          <w:rFonts w:eastAsia="Times New Roman" w:cs="Times New Roman"/>
          <w:noProof/>
          <w:szCs w:val="24"/>
        </w:rPr>
        <w:t>(Pannell et al. 2015; Linder et al. 2018)</w:t>
      </w:r>
      <w:r w:rsidR="00852A85" w:rsidRPr="00CE7A00">
        <w:rPr>
          <w:rFonts w:eastAsia="Times New Roman" w:cs="Times New Roman"/>
          <w:szCs w:val="24"/>
        </w:rPr>
        <w:fldChar w:fldCharType="end"/>
      </w:r>
      <w:r w:rsidR="00D0123E" w:rsidRPr="00CE7A00">
        <w:rPr>
          <w:rFonts w:eastAsia="Times New Roman" w:cs="Times New Roman"/>
          <w:szCs w:val="24"/>
        </w:rPr>
        <w:t xml:space="preserve"> </w:t>
      </w:r>
      <w:commentRangeStart w:id="123"/>
      <w:r w:rsidR="00D0123E" w:rsidRPr="00CE7A00">
        <w:rPr>
          <w:rFonts w:eastAsia="Times New Roman" w:cs="Times New Roman"/>
          <w:szCs w:val="24"/>
        </w:rPr>
        <w:t>and, in fact, many of the worst invasive plants in the world are annuals</w:t>
      </w:r>
      <w:r w:rsidR="00852A85" w:rsidRPr="00CE7A00">
        <w:rPr>
          <w:rFonts w:eastAsia="Times New Roman" w:cs="Times New Roman"/>
          <w:szCs w:val="24"/>
        </w:rPr>
        <w:t xml:space="preserve"> </w:t>
      </w:r>
      <w:r w:rsidR="00852A8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0973-5399","issue":"1","language":"en","license":"Copyright (c) 2009 Journal of Tropical Agriculture","note":"number: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sidRPr="00CE7A00">
        <w:rPr>
          <w:rFonts w:eastAsia="Times New Roman" w:cs="Times New Roman"/>
          <w:szCs w:val="24"/>
        </w:rPr>
        <w:fldChar w:fldCharType="separate"/>
      </w:r>
      <w:r w:rsidR="00852A85" w:rsidRPr="00CE7A00">
        <w:rPr>
          <w:rFonts w:eastAsia="Times New Roman" w:cs="Times New Roman"/>
          <w:noProof/>
          <w:szCs w:val="24"/>
        </w:rPr>
        <w:t>(Holzmueller and Jose 2009)</w:t>
      </w:r>
      <w:r w:rsidR="00852A85" w:rsidRPr="00CE7A00">
        <w:rPr>
          <w:rFonts w:eastAsia="Times New Roman" w:cs="Times New Roman"/>
          <w:szCs w:val="24"/>
        </w:rPr>
        <w:fldChar w:fldCharType="end"/>
      </w:r>
      <w:commentRangeEnd w:id="123"/>
      <w:r w:rsidR="00244934">
        <w:rPr>
          <w:rStyle w:val="CommentReference"/>
        </w:rPr>
        <w:commentReference w:id="123"/>
      </w:r>
      <w:r w:rsidR="00D0123E" w:rsidRPr="00CE7A00">
        <w:rPr>
          <w:rFonts w:eastAsia="Times New Roman" w:cs="Times New Roman"/>
          <w:szCs w:val="24"/>
        </w:rPr>
        <w:t xml:space="preserve">. Furthermore, due to their generally shorter generation times, annuals may also </w:t>
      </w:r>
      <w:del w:id="124" w:author="Eric Hagen" w:date="2022-09-21T07:32:00Z">
        <w:r w:rsidR="00D0123E" w:rsidRPr="00CE7A00" w:rsidDel="0012440E">
          <w:rPr>
            <w:rFonts w:eastAsia="Times New Roman" w:cs="Times New Roman"/>
            <w:szCs w:val="24"/>
          </w:rPr>
          <w:delText xml:space="preserve">present </w:delText>
        </w:r>
      </w:del>
      <w:ins w:id="125" w:author="Eric Hagen" w:date="2022-09-21T07:32:00Z">
        <w:r w:rsidR="0012440E">
          <w:rPr>
            <w:rFonts w:eastAsia="Times New Roman" w:cs="Times New Roman"/>
            <w:szCs w:val="24"/>
          </w:rPr>
          <w:t>exhibit</w:t>
        </w:r>
        <w:r w:rsidR="0012440E" w:rsidRPr="00CE7A00">
          <w:rPr>
            <w:rFonts w:eastAsia="Times New Roman" w:cs="Times New Roman"/>
            <w:szCs w:val="24"/>
          </w:rPr>
          <w:t xml:space="preserve"> </w:t>
        </w:r>
      </w:ins>
      <w:r w:rsidR="00D0123E" w:rsidRPr="00CE7A00">
        <w:rPr>
          <w:rFonts w:eastAsia="Times New Roman" w:cs="Times New Roman"/>
          <w:szCs w:val="24"/>
        </w:rPr>
        <w:t>faster rates of phenotypic evolution</w:t>
      </w:r>
      <w:r w:rsidR="000B509B" w:rsidRPr="00CE7A00">
        <w:rPr>
          <w:rFonts w:eastAsia="Times New Roman" w:cs="Times New Roman"/>
          <w:szCs w:val="24"/>
        </w:rPr>
        <w:t xml:space="preserve"> </w:t>
      </w:r>
      <w:r w:rsidR="000B509B" w:rsidRPr="00CE7A00">
        <w:rPr>
          <w:rFonts w:eastAsia="Times New Roman" w:cs="Times New Roman"/>
          <w:szCs w:val="24"/>
        </w:rPr>
        <w:fldChar w:fldCharType="begin"/>
      </w:r>
      <w:r w:rsidR="000B509B" w:rsidRPr="00CE7A00">
        <w:rPr>
          <w:rFonts w:eastAsia="Times New Roman" w:cs="Times New Roman"/>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sidRPr="00CE7A00">
        <w:rPr>
          <w:rFonts w:eastAsia="Times New Roman" w:cs="Times New Roman"/>
          <w:szCs w:val="24"/>
        </w:rPr>
        <w:fldChar w:fldCharType="separate"/>
      </w:r>
      <w:r w:rsidR="000B509B" w:rsidRPr="00CE7A00">
        <w:rPr>
          <w:rFonts w:eastAsia="Times New Roman" w:cs="Times New Roman"/>
          <w:noProof/>
          <w:szCs w:val="24"/>
        </w:rPr>
        <w:t>(e.g., Smith and Beaulieu 2009)</w:t>
      </w:r>
      <w:r w:rsidR="000B509B" w:rsidRPr="00CE7A00">
        <w:rPr>
          <w:rFonts w:eastAsia="Times New Roman" w:cs="Times New Roman"/>
          <w:szCs w:val="24"/>
        </w:rPr>
        <w:fldChar w:fldCharType="end"/>
      </w:r>
      <w:r w:rsidR="00D0123E" w:rsidRPr="00CE7A00">
        <w:rPr>
          <w:rFonts w:eastAsia="Times New Roman" w:cs="Times New Roman"/>
          <w:szCs w:val="24"/>
        </w:rPr>
        <w:t xml:space="preserve">, </w:t>
      </w:r>
      <w:del w:id="126" w:author="Eric Hagen" w:date="2022-09-21T07:32:00Z">
        <w:r w:rsidR="00D0123E" w:rsidRPr="00CE7A00" w:rsidDel="0012440E">
          <w:rPr>
            <w:rFonts w:eastAsia="Times New Roman" w:cs="Times New Roman"/>
            <w:szCs w:val="24"/>
          </w:rPr>
          <w:delText>which perhaps make them able</w:delText>
        </w:r>
      </w:del>
      <w:ins w:id="127" w:author="Eric Hagen" w:date="2022-09-21T07:32:00Z">
        <w:r w:rsidR="0012440E">
          <w:rPr>
            <w:rFonts w:eastAsia="Times New Roman" w:cs="Times New Roman"/>
            <w:szCs w:val="24"/>
          </w:rPr>
          <w:t>possibly allowing them</w:t>
        </w:r>
      </w:ins>
      <w:r w:rsidR="00D0123E" w:rsidRPr="00CE7A00">
        <w:rPr>
          <w:rFonts w:eastAsia="Times New Roman" w:cs="Times New Roman"/>
          <w:szCs w:val="24"/>
        </w:rPr>
        <w:t xml:space="preserve"> to adapt </w:t>
      </w:r>
      <w:del w:id="128" w:author="Eric Hagen" w:date="2022-09-21T07:33:00Z">
        <w:r w:rsidR="00D0123E" w:rsidRPr="00CE7A00" w:rsidDel="0012440E">
          <w:rPr>
            <w:rFonts w:eastAsia="Times New Roman" w:cs="Times New Roman"/>
            <w:szCs w:val="24"/>
          </w:rPr>
          <w:delText xml:space="preserve">faster </w:delText>
        </w:r>
      </w:del>
      <w:ins w:id="129" w:author="Eric Hagen" w:date="2022-09-21T07:33:00Z">
        <w:r w:rsidR="0012440E">
          <w:rPr>
            <w:rFonts w:eastAsia="Times New Roman" w:cs="Times New Roman"/>
            <w:szCs w:val="24"/>
          </w:rPr>
          <w:t>more quickly</w:t>
        </w:r>
        <w:r w:rsidR="0012440E" w:rsidRPr="00CE7A00">
          <w:rPr>
            <w:rFonts w:eastAsia="Times New Roman" w:cs="Times New Roman"/>
            <w:szCs w:val="24"/>
          </w:rPr>
          <w:t xml:space="preserve"> </w:t>
        </w:r>
      </w:ins>
      <w:r w:rsidR="00D0123E" w:rsidRPr="00CE7A00">
        <w:rPr>
          <w:rFonts w:eastAsia="Times New Roman" w:cs="Times New Roman"/>
          <w:szCs w:val="24"/>
        </w:rPr>
        <w:t xml:space="preserve">to changing environmental conditions </w:t>
      </w:r>
      <w:r w:rsidR="000B509B" w:rsidRPr="00CE7A00">
        <w:rPr>
          <w:rFonts w:eastAsia="Times New Roman" w:cs="Times New Roman"/>
          <w:szCs w:val="24"/>
        </w:rPr>
        <w:fldChar w:fldCharType="begin"/>
      </w:r>
      <w:r w:rsidR="000B509B" w:rsidRPr="00CE7A00">
        <w:rPr>
          <w:rFonts w:eastAsia="Times New Roman" w:cs="Times New Roman"/>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sidRPr="00CE7A00">
        <w:rPr>
          <w:rFonts w:eastAsia="Times New Roman" w:cs="Times New Roman"/>
          <w:szCs w:val="24"/>
        </w:rPr>
        <w:fldChar w:fldCharType="separate"/>
      </w:r>
      <w:r w:rsidR="000B509B" w:rsidRPr="00CE7A00">
        <w:rPr>
          <w:rFonts w:eastAsia="Times New Roman" w:cs="Times New Roman"/>
          <w:noProof/>
          <w:szCs w:val="24"/>
        </w:rPr>
        <w:t>(Andreasen and Baldwin 2001)</w:t>
      </w:r>
      <w:r w:rsidR="000B509B" w:rsidRPr="00CE7A00">
        <w:rPr>
          <w:rFonts w:eastAsia="Times New Roman" w:cs="Times New Roman"/>
          <w:szCs w:val="24"/>
        </w:rPr>
        <w:fldChar w:fldCharType="end"/>
      </w:r>
      <w:r w:rsidR="00D0123E" w:rsidRPr="00CE7A00">
        <w:rPr>
          <w:rFonts w:eastAsia="Times New Roman" w:cs="Times New Roman"/>
          <w:szCs w:val="24"/>
        </w:rPr>
        <w:t xml:space="preserve">. </w:t>
      </w:r>
    </w:p>
    <w:p w14:paraId="182C392A" w14:textId="762C9972"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Here, we assess the dialectical relationship between climatic factors and the evolution of life history strategies in flowering plants. To that end, we apply recent theoretical developments in trait evolution models </w:t>
      </w:r>
      <w:r w:rsidR="001C6DA2"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{"citationID":"zoqOfAoo","properties":{"formattedCitation":"(Boyko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1C6DA2" w:rsidRPr="00CE7A00">
        <w:rPr>
          <w:rFonts w:eastAsia="Times New Roman" w:cs="Times New Roman"/>
          <w:szCs w:val="24"/>
        </w:rPr>
        <w:fldChar w:fldCharType="separate"/>
      </w:r>
      <w:r w:rsidR="001C6DA2" w:rsidRPr="00CE7A00">
        <w:rPr>
          <w:rFonts w:eastAsia="Times New Roman" w:cs="Times New Roman"/>
          <w:noProof/>
          <w:szCs w:val="24"/>
        </w:rPr>
        <w:t>(Boyko et al. 2022)</w:t>
      </w:r>
      <w:r w:rsidR="001C6DA2" w:rsidRPr="00CE7A00">
        <w:rPr>
          <w:rFonts w:eastAsia="Times New Roman" w:cs="Times New Roman"/>
          <w:szCs w:val="24"/>
        </w:rPr>
        <w:fldChar w:fldCharType="end"/>
      </w:r>
      <w:r w:rsidR="001C6DA2" w:rsidRPr="00CE7A00">
        <w:rPr>
          <w:rFonts w:eastAsia="Times New Roman" w:cs="Times New Roman"/>
          <w:szCs w:val="24"/>
        </w:rPr>
        <w:t xml:space="preserve"> </w:t>
      </w:r>
      <w:r w:rsidRPr="00CE7A00">
        <w:rPr>
          <w:rFonts w:eastAsia="Times New Roman" w:cs="Times New Roman"/>
          <w:szCs w:val="24"/>
        </w:rPr>
        <w:t xml:space="preserve">to </w:t>
      </w:r>
      <w:commentRangeStart w:id="130"/>
      <w:r w:rsidRPr="00CE7A00">
        <w:rPr>
          <w:rFonts w:eastAsia="Times New Roman" w:cs="Times New Roman"/>
          <w:szCs w:val="24"/>
        </w:rPr>
        <w:t xml:space="preserve">explicitly incorporate the impact of climatic niche variation on the evolution of life history strategies. </w:t>
      </w:r>
      <w:commentRangeEnd w:id="130"/>
      <w:r w:rsidR="00151170">
        <w:rPr>
          <w:rStyle w:val="CommentReference"/>
        </w:rPr>
        <w:commentReference w:id="130"/>
      </w:r>
      <w:r w:rsidRPr="00CE7A00">
        <w:rPr>
          <w:rFonts w:eastAsia="Times New Roman" w:cs="Times New Roman"/>
          <w:szCs w:val="24"/>
        </w:rPr>
        <w:t xml:space="preserve">We account for the heterogeneity of evolutionary histories in flowering plants and the habitats associated with them by analyzing a broad sample of clades </w:t>
      </w:r>
      <w:r w:rsidR="007D7673" w:rsidRPr="00CE7A00">
        <w:rPr>
          <w:rFonts w:eastAsia="Times New Roman" w:cs="Times New Roman"/>
          <w:szCs w:val="24"/>
        </w:rPr>
        <w:t xml:space="preserve">with global distribution and </w:t>
      </w:r>
      <w:r w:rsidRPr="00CE7A00">
        <w:rPr>
          <w:rFonts w:eastAsia="Times New Roman" w:cs="Times New Roman"/>
          <w:szCs w:val="24"/>
        </w:rPr>
        <w:t xml:space="preserve">where multiple </w:t>
      </w:r>
      <w:r w:rsidRPr="00CE7A00">
        <w:rPr>
          <w:rFonts w:eastAsia="Times New Roman" w:cs="Times New Roman"/>
          <w:szCs w:val="24"/>
        </w:rPr>
        <w:lastRenderedPageBreak/>
        <w:t xml:space="preserve">transitions between annual and perennial strategies are observed. Two specific hypotheses are addressed: (1) annuals tend to evolve in warmer and drier climates, or where seasonality is stronger, more </w:t>
      </w:r>
      <w:del w:id="131" w:author="Eric Hagen" w:date="2022-09-21T07:51:00Z">
        <w:r w:rsidRPr="00CE7A00" w:rsidDel="00151170">
          <w:rPr>
            <w:rFonts w:eastAsia="Times New Roman" w:cs="Times New Roman"/>
            <w:szCs w:val="24"/>
          </w:rPr>
          <w:delText xml:space="preserve">often </w:delText>
        </w:r>
      </w:del>
      <w:ins w:id="132" w:author="Eric Hagen" w:date="2022-09-21T07:51:00Z">
        <w:r w:rsidR="00151170">
          <w:rPr>
            <w:rFonts w:eastAsia="Times New Roman" w:cs="Times New Roman"/>
            <w:szCs w:val="24"/>
          </w:rPr>
          <w:t>frequently</w:t>
        </w:r>
        <w:r w:rsidR="00151170" w:rsidRPr="00CE7A00">
          <w:rPr>
            <w:rFonts w:eastAsia="Times New Roman" w:cs="Times New Roman"/>
            <w:szCs w:val="24"/>
          </w:rPr>
          <w:t xml:space="preserve"> </w:t>
        </w:r>
      </w:ins>
      <w:r w:rsidRPr="00CE7A00">
        <w:rPr>
          <w:rFonts w:eastAsia="Times New Roman" w:cs="Times New Roman"/>
          <w:szCs w:val="24"/>
        </w:rPr>
        <w:t>than perennials</w:t>
      </w:r>
      <w:ins w:id="133" w:author="Eric Hagen" w:date="2022-09-21T07:52:00Z">
        <w:r w:rsidR="00151170">
          <w:rPr>
            <w:rFonts w:eastAsia="Times New Roman" w:cs="Times New Roman"/>
            <w:szCs w:val="24"/>
          </w:rPr>
          <w:t>,</w:t>
        </w:r>
      </w:ins>
      <w:del w:id="134" w:author="Eric Hagen" w:date="2022-09-21T07:52:00Z">
        <w:r w:rsidRPr="00CE7A00" w:rsidDel="00151170">
          <w:rPr>
            <w:rFonts w:eastAsia="Times New Roman" w:cs="Times New Roman"/>
            <w:szCs w:val="24"/>
          </w:rPr>
          <w:delText>;</w:delText>
        </w:r>
      </w:del>
      <w:r w:rsidRPr="00CE7A00">
        <w:rPr>
          <w:rFonts w:eastAsia="Times New Roman" w:cs="Times New Roman"/>
          <w:szCs w:val="24"/>
        </w:rPr>
        <w:t xml:space="preserve"> and (2) annuals tend to have faster rates of climatic niche evolution than perennials</w:t>
      </w:r>
      <w:del w:id="135" w:author="Eric Hagen" w:date="2022-09-21T07:52:00Z">
        <w:r w:rsidRPr="00CE7A00" w:rsidDel="00151170">
          <w:rPr>
            <w:rFonts w:eastAsia="Times New Roman" w:cs="Times New Roman"/>
            <w:szCs w:val="24"/>
          </w:rPr>
          <w:delText>, because of</w:delText>
        </w:r>
      </w:del>
      <w:ins w:id="136" w:author="Eric Hagen" w:date="2022-09-21T07:52:00Z">
        <w:r w:rsidR="00151170">
          <w:rPr>
            <w:rFonts w:eastAsia="Times New Roman" w:cs="Times New Roman"/>
            <w:szCs w:val="24"/>
          </w:rPr>
          <w:t xml:space="preserve"> due to</w:t>
        </w:r>
      </w:ins>
      <w:r w:rsidRPr="00CE7A00">
        <w:rPr>
          <w:rFonts w:eastAsia="Times New Roman" w:cs="Times New Roman"/>
          <w:szCs w:val="24"/>
        </w:rPr>
        <w:t xml:space="preserve"> their higher </w:t>
      </w:r>
      <w:commentRangeStart w:id="137"/>
      <w:proofErr w:type="spellStart"/>
      <w:r w:rsidRPr="00CE7A00">
        <w:rPr>
          <w:rFonts w:eastAsia="Times New Roman" w:cs="Times New Roman"/>
          <w:szCs w:val="24"/>
        </w:rPr>
        <w:t>invasibility</w:t>
      </w:r>
      <w:proofErr w:type="spellEnd"/>
      <w:r w:rsidRPr="00CE7A00">
        <w:rPr>
          <w:rFonts w:eastAsia="Times New Roman" w:cs="Times New Roman"/>
          <w:szCs w:val="24"/>
        </w:rPr>
        <w:t xml:space="preserve"> </w:t>
      </w:r>
      <w:commentRangeEnd w:id="137"/>
      <w:r w:rsidR="00151170">
        <w:rPr>
          <w:rStyle w:val="CommentReference"/>
        </w:rPr>
        <w:commentReference w:id="137"/>
      </w:r>
      <w:r w:rsidRPr="00CE7A00">
        <w:rPr>
          <w:rFonts w:eastAsia="Times New Roman" w:cs="Times New Roman"/>
          <w:szCs w:val="24"/>
        </w:rPr>
        <w:t>and shorter generation times. We expect to find mixed support for our hypotheses due to clade</w:t>
      </w:r>
      <w:ins w:id="138" w:author="Eric Hagen" w:date="2022-09-21T07:54:00Z">
        <w:r w:rsidR="00290DA3">
          <w:rPr>
            <w:rFonts w:eastAsia="Times New Roman" w:cs="Times New Roman"/>
            <w:szCs w:val="24"/>
          </w:rPr>
          <w:t>-</w:t>
        </w:r>
      </w:ins>
      <w:del w:id="139" w:author="Eric Hagen" w:date="2022-09-21T07:54:00Z">
        <w:r w:rsidRPr="00CE7A00" w:rsidDel="00290DA3">
          <w:rPr>
            <w:rFonts w:eastAsia="Times New Roman" w:cs="Times New Roman"/>
            <w:szCs w:val="24"/>
          </w:rPr>
          <w:delText xml:space="preserve"> </w:delText>
        </w:r>
      </w:del>
      <w:r w:rsidRPr="00CE7A00">
        <w:rPr>
          <w:rFonts w:eastAsia="Times New Roman" w:cs="Times New Roman"/>
          <w:szCs w:val="24"/>
        </w:rPr>
        <w:t xml:space="preserve">specific evolutionary patterns. Some clades will undoubtedly have more heterogeneity in transition rates between life history strategies, whereas other clades may have exclusively unidirectional transitions, and </w:t>
      </w:r>
      <w:del w:id="140" w:author="Eric Hagen" w:date="2022-09-21T07:55:00Z">
        <w:r w:rsidRPr="00CE7A00" w:rsidDel="00290DA3">
          <w:rPr>
            <w:rFonts w:eastAsia="Times New Roman" w:cs="Times New Roman"/>
            <w:szCs w:val="24"/>
          </w:rPr>
          <w:delText xml:space="preserve">yet </w:delText>
        </w:r>
      </w:del>
      <w:r w:rsidRPr="00CE7A00">
        <w:rPr>
          <w:rFonts w:eastAsia="Times New Roman" w:cs="Times New Roman"/>
          <w:szCs w:val="24"/>
        </w:rPr>
        <w:t>others</w:t>
      </w:r>
      <w:ins w:id="141" w:author="Eric Hagen" w:date="2022-09-21T07:54:00Z">
        <w:r w:rsidR="00290DA3">
          <w:rPr>
            <w:rFonts w:eastAsia="Times New Roman" w:cs="Times New Roman"/>
            <w:szCs w:val="24"/>
          </w:rPr>
          <w:t xml:space="preserve"> sti</w:t>
        </w:r>
      </w:ins>
      <w:ins w:id="142" w:author="Eric Hagen" w:date="2022-09-21T07:55:00Z">
        <w:r w:rsidR="00290DA3">
          <w:rPr>
            <w:rFonts w:eastAsia="Times New Roman" w:cs="Times New Roman"/>
            <w:szCs w:val="24"/>
          </w:rPr>
          <w:t>ll</w:t>
        </w:r>
      </w:ins>
      <w:r w:rsidRPr="00CE7A00">
        <w:rPr>
          <w:rFonts w:eastAsia="Times New Roman" w:cs="Times New Roman"/>
          <w:szCs w:val="24"/>
        </w:rPr>
        <w:t xml:space="preserve"> may have no heterogeneity at all. However, due to our large dataset and the ability to account for rate heterogeneity in our </w:t>
      </w:r>
      <w:commentRangeStart w:id="143"/>
      <w:r w:rsidRPr="00CE7A00">
        <w:rPr>
          <w:rFonts w:eastAsia="Times New Roman" w:cs="Times New Roman"/>
          <w:szCs w:val="24"/>
        </w:rPr>
        <w:t>model</w:t>
      </w:r>
      <w:commentRangeEnd w:id="143"/>
      <w:r w:rsidR="00290DA3">
        <w:rPr>
          <w:rStyle w:val="CommentReference"/>
        </w:rPr>
        <w:commentReference w:id="143"/>
      </w:r>
      <w:r w:rsidRPr="00CE7A00">
        <w:rPr>
          <w:rFonts w:eastAsia="Times New Roman" w:cs="Times New Roman"/>
          <w:szCs w:val="24"/>
        </w:rPr>
        <w:t>, we expect that we can illuminate the generalities of the long-term responses of life-history strategies to climatic variability in flowering plants.</w:t>
      </w:r>
    </w:p>
    <w:p w14:paraId="7399AD70" w14:textId="77777777" w:rsidR="00DC165B" w:rsidRPr="00CE7A00" w:rsidRDefault="00DC165B" w:rsidP="000C5DCE">
      <w:pPr>
        <w:shd w:val="clear" w:color="auto" w:fill="FFFFFF"/>
        <w:spacing w:line="360" w:lineRule="auto"/>
        <w:rPr>
          <w:rFonts w:eastAsia="Times New Roman" w:cs="Times New Roman"/>
          <w:szCs w:val="24"/>
        </w:rPr>
      </w:pPr>
    </w:p>
    <w:p w14:paraId="295DB8D2" w14:textId="3DE2096A" w:rsidR="00DC165B"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t>Methods</w:t>
      </w:r>
    </w:p>
    <w:p w14:paraId="7D66D7F7" w14:textId="42C9417C"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Phylogenetic and life history datasets</w:t>
      </w:r>
    </w:p>
    <w:p w14:paraId="6D781650" w14:textId="6162AC2C"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To build a dataset of life history strategies for a set of flowering plant clades, we used the recent release of the World Checklist of Vascular Plants dataset (WCVP</w:t>
      </w:r>
      <w:del w:id="144" w:author="Eric Hagen" w:date="2022-09-21T07:59:00Z">
        <w:r w:rsidRPr="00CE7A00" w:rsidDel="00D93EBA">
          <w:rPr>
            <w:rFonts w:eastAsia="Times New Roman" w:cs="Times New Roman"/>
            <w:szCs w:val="24"/>
          </w:rPr>
          <w:delText>,</w:delText>
        </w:r>
      </w:del>
      <w:r w:rsidRPr="00CE7A00">
        <w:rPr>
          <w:rFonts w:eastAsia="Times New Roman" w:cs="Times New Roman"/>
          <w:szCs w:val="24"/>
        </w:rPr>
        <w:t xml:space="preserve"> 2022), which includes life form data following the Raunkiaer (1934) system. The Raunkiaer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in the WCVP dataset. All other life forms, such as</w:t>
      </w:r>
      <w:r w:rsidR="0024386D" w:rsidRPr="00CE7A00">
        <w:rPr>
          <w:rFonts w:eastAsia="Times New Roman" w:cs="Times New Roman"/>
          <w:szCs w:val="24"/>
        </w:rPr>
        <w:t xml:space="preserve"> “Biennials</w:t>
      </w:r>
      <w:ins w:id="145" w:author="Eric Hagen" w:date="2022-09-21T08:00:00Z">
        <w:r w:rsidR="00D93EBA">
          <w:rPr>
            <w:rFonts w:eastAsia="Times New Roman" w:cs="Times New Roman"/>
            <w:szCs w:val="24"/>
          </w:rPr>
          <w:t>,</w:t>
        </w:r>
      </w:ins>
      <w:r w:rsidR="0024386D" w:rsidRPr="00CE7A00">
        <w:rPr>
          <w:rFonts w:eastAsia="Times New Roman" w:cs="Times New Roman"/>
          <w:szCs w:val="24"/>
        </w:rPr>
        <w:t>”</w:t>
      </w:r>
      <w:del w:id="146" w:author="Eric Hagen" w:date="2022-09-21T08:00:00Z">
        <w:r w:rsidR="0024386D" w:rsidRPr="00CE7A00" w:rsidDel="00D93EBA">
          <w:rPr>
            <w:rFonts w:eastAsia="Times New Roman" w:cs="Times New Roman"/>
            <w:szCs w:val="24"/>
          </w:rPr>
          <w:delText>,</w:delText>
        </w:r>
      </w:del>
      <w:r w:rsidRPr="00CE7A00">
        <w:rPr>
          <w:rFonts w:eastAsia="Times New Roman" w:cs="Times New Roman"/>
          <w:szCs w:val="24"/>
        </w:rPr>
        <w:t xml:space="preserve"> “Cryptophytes</w:t>
      </w:r>
      <w:ins w:id="147" w:author="Eric Hagen" w:date="2022-09-21T08:00:00Z">
        <w:r w:rsidR="00D93EBA">
          <w:rPr>
            <w:rFonts w:eastAsia="Times New Roman" w:cs="Times New Roman"/>
            <w:szCs w:val="24"/>
          </w:rPr>
          <w:t>,</w:t>
        </w:r>
      </w:ins>
      <w:r w:rsidRPr="00CE7A00">
        <w:rPr>
          <w:rFonts w:eastAsia="Times New Roman" w:cs="Times New Roman"/>
          <w:szCs w:val="24"/>
        </w:rPr>
        <w:t>”</w:t>
      </w:r>
      <w:del w:id="148" w:author="Eric Hagen" w:date="2022-09-21T08:00:00Z">
        <w:r w:rsidRPr="00CE7A00" w:rsidDel="00D93EBA">
          <w:rPr>
            <w:rFonts w:eastAsia="Times New Roman" w:cs="Times New Roman"/>
            <w:szCs w:val="24"/>
          </w:rPr>
          <w:delText>,</w:delText>
        </w:r>
      </w:del>
      <w:r w:rsidRPr="00CE7A00">
        <w:rPr>
          <w:rFonts w:eastAsia="Times New Roman" w:cs="Times New Roman"/>
          <w:szCs w:val="24"/>
        </w:rPr>
        <w:t xml:space="preserve"> “Nanophanerophytes</w:t>
      </w:r>
      <w:ins w:id="149" w:author="Eric Hagen" w:date="2022-09-21T08:00:00Z">
        <w:r w:rsidR="00D93EBA">
          <w:rPr>
            <w:rFonts w:eastAsia="Times New Roman" w:cs="Times New Roman"/>
            <w:szCs w:val="24"/>
          </w:rPr>
          <w:t>,</w:t>
        </w:r>
      </w:ins>
      <w:r w:rsidRPr="00CE7A00">
        <w:rPr>
          <w:rFonts w:eastAsia="Times New Roman" w:cs="Times New Roman"/>
          <w:szCs w:val="24"/>
        </w:rPr>
        <w:t>”</w:t>
      </w:r>
      <w:del w:id="150" w:author="Eric Hagen" w:date="2022-09-21T08:00:00Z">
        <w:r w:rsidRPr="00CE7A00" w:rsidDel="00D93EBA">
          <w:rPr>
            <w:rFonts w:eastAsia="Times New Roman" w:cs="Times New Roman"/>
            <w:szCs w:val="24"/>
          </w:rPr>
          <w:delText>,</w:delText>
        </w:r>
      </w:del>
      <w:r w:rsidRPr="00CE7A00">
        <w:rPr>
          <w:rFonts w:eastAsia="Times New Roman" w:cs="Times New Roman"/>
          <w:szCs w:val="24"/>
        </w:rPr>
        <w:t xml:space="preserve"> and “Phanerophytes”</w:t>
      </w:r>
      <w:del w:id="151" w:author="Eric Hagen" w:date="2022-09-21T08:00:00Z">
        <w:r w:rsidRPr="00CE7A00" w:rsidDel="00D93EBA">
          <w:rPr>
            <w:rFonts w:eastAsia="Times New Roman" w:cs="Times New Roman"/>
            <w:szCs w:val="24"/>
          </w:rPr>
          <w:delText>,</w:delText>
        </w:r>
      </w:del>
      <w:r w:rsidRPr="00CE7A00">
        <w:rPr>
          <w:rFonts w:eastAsia="Times New Roman" w:cs="Times New Roman"/>
          <w:szCs w:val="24"/>
        </w:rPr>
        <w:t xml:space="preserve"> were scored as “perennials”. </w:t>
      </w:r>
    </w:p>
    <w:p w14:paraId="32FCF75F" w14:textId="75ECCD59"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Following this scoring, the proportion of “annuals” to “perennials” in the WCVP dataset is around 1:</w:t>
      </w:r>
      <w:r w:rsidR="00D62ECA" w:rsidRPr="00CE7A00">
        <w:rPr>
          <w:rFonts w:eastAsia="Times New Roman" w:cs="Times New Roman"/>
          <w:szCs w:val="24"/>
        </w:rPr>
        <w:t>4</w:t>
      </w:r>
      <w:r w:rsidRPr="00CE7A00">
        <w:rPr>
          <w:rFonts w:eastAsia="Times New Roman" w:cs="Times New Roman"/>
          <w:szCs w:val="24"/>
        </w:rPr>
        <w:t xml:space="preserve">. </w:t>
      </w:r>
      <w:ins w:id="152" w:author="Eric Hagen" w:date="2022-09-21T08:02:00Z">
        <w:r w:rsidR="00DA7418">
          <w:rPr>
            <w:rFonts w:eastAsia="Times New Roman" w:cs="Times New Roman"/>
            <w:szCs w:val="24"/>
          </w:rPr>
          <w:t>A</w:t>
        </w:r>
      </w:ins>
      <w:del w:id="153" w:author="Eric Hagen" w:date="2022-09-21T08:02:00Z">
        <w:r w:rsidRPr="00CE7A00" w:rsidDel="00DA7418">
          <w:rPr>
            <w:rFonts w:eastAsia="Times New Roman" w:cs="Times New Roman"/>
            <w:szCs w:val="24"/>
          </w:rPr>
          <w:delText>In other words, a</w:delText>
        </w:r>
      </w:del>
      <w:r w:rsidRPr="00CE7A00">
        <w:rPr>
          <w:rFonts w:eastAsia="Times New Roman" w:cs="Times New Roman"/>
          <w:szCs w:val="24"/>
        </w:rPr>
        <w:t>nnual plants are considerably less common than perennials</w:t>
      </w:r>
      <w:ins w:id="154" w:author="Eric Hagen" w:date="2022-09-21T08:02:00Z">
        <w:r w:rsidR="00DA7418">
          <w:rPr>
            <w:rFonts w:eastAsia="Times New Roman" w:cs="Times New Roman"/>
            <w:szCs w:val="24"/>
          </w:rPr>
          <w:t>,</w:t>
        </w:r>
      </w:ins>
      <w:r w:rsidRPr="00CE7A00">
        <w:rPr>
          <w:rFonts w:eastAsia="Times New Roman" w:cs="Times New Roman"/>
          <w:szCs w:val="24"/>
        </w:rPr>
        <w:t xml:space="preserve"> and it is more common to find clades where all species are perennials than clades where evolutionary transitions between annual and perennial strategies are observed. However, we restrict</w:t>
      </w:r>
      <w:r w:rsidR="00DE0819" w:rsidRPr="00CE7A00">
        <w:rPr>
          <w:rFonts w:eastAsia="Times New Roman" w:cs="Times New Roman"/>
          <w:szCs w:val="24"/>
        </w:rPr>
        <w:t>ed</w:t>
      </w:r>
      <w:r w:rsidRPr="00CE7A00">
        <w:rPr>
          <w:rFonts w:eastAsia="Times New Roman" w:cs="Times New Roman"/>
          <w:szCs w:val="24"/>
        </w:rPr>
        <w:t xml:space="preserve"> our set of clades to groups that presented multiple evolutionary transitions between different</w:t>
      </w:r>
      <w:r w:rsidR="0024386D" w:rsidRPr="00CE7A00">
        <w:rPr>
          <w:rFonts w:eastAsia="Times New Roman" w:cs="Times New Roman"/>
          <w:szCs w:val="24"/>
        </w:rPr>
        <w:t xml:space="preserve"> annual and perennial</w:t>
      </w:r>
      <w:r w:rsidRPr="00CE7A00">
        <w:rPr>
          <w:rFonts w:eastAsia="Times New Roman" w:cs="Times New Roman"/>
          <w:szCs w:val="24"/>
        </w:rPr>
        <w:t xml:space="preserve"> life history strategies. Selecting only groups where both life history states are present </w:t>
      </w:r>
      <w:r w:rsidR="00624FBA" w:rsidRPr="00CE7A00">
        <w:rPr>
          <w:rFonts w:eastAsia="Times New Roman" w:cs="Times New Roman"/>
          <w:szCs w:val="24"/>
        </w:rPr>
        <w:t>will certainly</w:t>
      </w:r>
      <w:r w:rsidRPr="00CE7A00">
        <w:rPr>
          <w:rFonts w:eastAsia="Times New Roman" w:cs="Times New Roman"/>
          <w:szCs w:val="24"/>
        </w:rPr>
        <w:t xml:space="preserve"> bias our view of how different life histories and climatic niches impact each other across evolutionary time. O</w:t>
      </w:r>
      <w:del w:id="155" w:author="Eric Hagen" w:date="2022-09-21T08:06:00Z">
        <w:r w:rsidRPr="00CE7A00" w:rsidDel="000358F7">
          <w:rPr>
            <w:rFonts w:eastAsia="Times New Roman" w:cs="Times New Roman"/>
            <w:szCs w:val="24"/>
          </w:rPr>
          <w:delText>n the other hand, o</w:delText>
        </w:r>
      </w:del>
      <w:r w:rsidRPr="00CE7A00">
        <w:rPr>
          <w:rFonts w:eastAsia="Times New Roman" w:cs="Times New Roman"/>
          <w:szCs w:val="24"/>
        </w:rPr>
        <w:t xml:space="preserve">ur analytical framework </w:t>
      </w:r>
      <w:ins w:id="156" w:author="Eric Hagen" w:date="2022-09-21T08:03:00Z">
        <w:r w:rsidR="00DA7418">
          <w:rPr>
            <w:rFonts w:eastAsia="Times New Roman" w:cs="Times New Roman"/>
            <w:szCs w:val="24"/>
          </w:rPr>
          <w:t xml:space="preserve">partially mitigates this bias by </w:t>
        </w:r>
      </w:ins>
      <w:r w:rsidRPr="00CE7A00">
        <w:rPr>
          <w:rFonts w:eastAsia="Times New Roman" w:cs="Times New Roman"/>
          <w:szCs w:val="24"/>
        </w:rPr>
        <w:t>account</w:t>
      </w:r>
      <w:ins w:id="157" w:author="Eric Hagen" w:date="2022-09-21T08:03:00Z">
        <w:r w:rsidR="00DA7418">
          <w:rPr>
            <w:rFonts w:eastAsia="Times New Roman" w:cs="Times New Roman"/>
            <w:szCs w:val="24"/>
          </w:rPr>
          <w:t>ing</w:t>
        </w:r>
      </w:ins>
      <w:del w:id="158" w:author="Eric Hagen" w:date="2022-09-21T08:03:00Z">
        <w:r w:rsidRPr="00CE7A00" w:rsidDel="00DA7418">
          <w:rPr>
            <w:rFonts w:eastAsia="Times New Roman" w:cs="Times New Roman"/>
            <w:szCs w:val="24"/>
          </w:rPr>
          <w:delText>s</w:delText>
        </w:r>
      </w:del>
      <w:r w:rsidRPr="00CE7A00">
        <w:rPr>
          <w:rFonts w:eastAsia="Times New Roman" w:cs="Times New Roman"/>
          <w:szCs w:val="24"/>
        </w:rPr>
        <w:t xml:space="preserve"> for hidden heterogeneity </w:t>
      </w:r>
      <w:del w:id="159" w:author="Eric Hagen" w:date="2022-09-21T08:08:00Z">
        <w:r w:rsidRPr="00CE7A00" w:rsidDel="00990F1E">
          <w:rPr>
            <w:rFonts w:eastAsia="Times New Roman" w:cs="Times New Roman"/>
            <w:szCs w:val="24"/>
          </w:rPr>
          <w:delText>that would come</w:delText>
        </w:r>
      </w:del>
      <w:ins w:id="160" w:author="Eric Hagen" w:date="2022-09-21T08:08:00Z">
        <w:r w:rsidR="00990F1E">
          <w:rPr>
            <w:rFonts w:eastAsia="Times New Roman" w:cs="Times New Roman"/>
            <w:szCs w:val="24"/>
          </w:rPr>
          <w:t>arising</w:t>
        </w:r>
      </w:ins>
      <w:r w:rsidRPr="00CE7A00">
        <w:rPr>
          <w:rFonts w:eastAsia="Times New Roman" w:cs="Times New Roman"/>
          <w:szCs w:val="24"/>
        </w:rPr>
        <w:t xml:space="preserve"> from</w:t>
      </w:r>
      <w:del w:id="161" w:author="Eric Hagen" w:date="2022-09-21T08:08:00Z">
        <w:r w:rsidRPr="00CE7A00" w:rsidDel="00990F1E">
          <w:rPr>
            <w:rFonts w:eastAsia="Times New Roman" w:cs="Times New Roman"/>
            <w:szCs w:val="24"/>
          </w:rPr>
          <w:delText xml:space="preserve"> a</w:delText>
        </w:r>
      </w:del>
      <w:r w:rsidRPr="00CE7A00">
        <w:rPr>
          <w:rFonts w:eastAsia="Times New Roman" w:cs="Times New Roman"/>
          <w:szCs w:val="24"/>
        </w:rPr>
        <w:t xml:space="preserve"> character</w:t>
      </w:r>
      <w:ins w:id="162" w:author="Eric Hagen" w:date="2022-09-21T08:03:00Z">
        <w:r w:rsidR="00DA7418">
          <w:rPr>
            <w:rFonts w:eastAsia="Times New Roman" w:cs="Times New Roman"/>
            <w:szCs w:val="24"/>
          </w:rPr>
          <w:t>-</w:t>
        </w:r>
      </w:ins>
      <w:del w:id="163" w:author="Eric Hagen" w:date="2022-09-21T08:03:00Z">
        <w:r w:rsidRPr="00CE7A00" w:rsidDel="00DA7418">
          <w:rPr>
            <w:rFonts w:eastAsia="Times New Roman" w:cs="Times New Roman"/>
            <w:szCs w:val="24"/>
          </w:rPr>
          <w:delText xml:space="preserve"> </w:delText>
        </w:r>
      </w:del>
      <w:r w:rsidRPr="00CE7A00">
        <w:rPr>
          <w:rFonts w:eastAsia="Times New Roman" w:cs="Times New Roman"/>
          <w:szCs w:val="24"/>
        </w:rPr>
        <w:t>independent continuous trait evolution</w:t>
      </w:r>
      <w:ins w:id="164" w:author="Eric Hagen" w:date="2022-09-21T08:03:00Z">
        <w:r w:rsidR="00DA7418">
          <w:rPr>
            <w:rFonts w:eastAsia="Times New Roman" w:cs="Times New Roman"/>
            <w:szCs w:val="24"/>
          </w:rPr>
          <w:t>.</w:t>
        </w:r>
      </w:ins>
      <w:del w:id="165" w:author="Eric Hagen" w:date="2022-09-21T08:03:00Z">
        <w:r w:rsidRPr="00CE7A00" w:rsidDel="00DA7418">
          <w:rPr>
            <w:rFonts w:eastAsia="Times New Roman" w:cs="Times New Roman"/>
            <w:szCs w:val="24"/>
          </w:rPr>
          <w:delText xml:space="preserve">, partially mitigating this bias. </w:delText>
        </w:r>
      </w:del>
    </w:p>
    <w:p w14:paraId="65A0242B" w14:textId="29D52C07" w:rsidR="00967271" w:rsidRDefault="00887753" w:rsidP="000C5DCE">
      <w:pPr>
        <w:shd w:val="clear" w:color="auto" w:fill="FFFFFF"/>
        <w:spacing w:line="360" w:lineRule="auto"/>
        <w:ind w:firstLine="720"/>
        <w:rPr>
          <w:ins w:id="166" w:author="Eric Hagen" w:date="2022-09-21T09:25:00Z"/>
          <w:rFonts w:eastAsia="Times New Roman" w:cs="Times New Roman"/>
          <w:szCs w:val="24"/>
        </w:rPr>
      </w:pPr>
      <w:r w:rsidRPr="00CE7A00">
        <w:rPr>
          <w:rFonts w:eastAsia="Times New Roman" w:cs="Times New Roman"/>
          <w:szCs w:val="24"/>
        </w:rPr>
        <w:lastRenderedPageBreak/>
        <w:t>The set of clades selected for our analyses is not restricted to a single taxonomic rank and includes any clade that matched the</w:t>
      </w:r>
      <w:ins w:id="167" w:author="Eric Hagen" w:date="2022-09-21T08:13:00Z">
        <w:r w:rsidR="00967271">
          <w:rPr>
            <w:rFonts w:eastAsia="Times New Roman" w:cs="Times New Roman"/>
            <w:szCs w:val="24"/>
          </w:rPr>
          <w:t>se</w:t>
        </w:r>
      </w:ins>
      <w:r w:rsidRPr="00CE7A00">
        <w:rPr>
          <w:rFonts w:eastAsia="Times New Roman" w:cs="Times New Roman"/>
          <w:szCs w:val="24"/>
        </w:rPr>
        <w:t xml:space="preserve"> criteria: (1) both annuals and perennial strategies are observed</w:t>
      </w:r>
      <w:ins w:id="168" w:author="Eric Hagen" w:date="2022-09-21T08:14:00Z">
        <w:r w:rsidR="00967271">
          <w:rPr>
            <w:rFonts w:eastAsia="Times New Roman" w:cs="Times New Roman"/>
            <w:szCs w:val="24"/>
          </w:rPr>
          <w:t>,</w:t>
        </w:r>
      </w:ins>
      <w:del w:id="169" w:author="Eric Hagen" w:date="2022-09-21T08:14:00Z">
        <w:r w:rsidRPr="00CE7A00" w:rsidDel="00967271">
          <w:rPr>
            <w:rFonts w:eastAsia="Times New Roman" w:cs="Times New Roman"/>
            <w:szCs w:val="24"/>
          </w:rPr>
          <w:delText>;</w:delText>
        </w:r>
      </w:del>
      <w:r w:rsidRPr="00CE7A00">
        <w:rPr>
          <w:rFonts w:eastAsia="Times New Roman" w:cs="Times New Roman"/>
          <w:szCs w:val="24"/>
        </w:rPr>
        <w:t xml:space="preserve"> (2) </w:t>
      </w:r>
      <w:ins w:id="170" w:author="Eric Hagen" w:date="2022-09-21T08:13:00Z">
        <w:r w:rsidR="00967271">
          <w:rPr>
            <w:rFonts w:eastAsia="Times New Roman" w:cs="Times New Roman"/>
            <w:szCs w:val="24"/>
          </w:rPr>
          <w:t xml:space="preserve">a </w:t>
        </w:r>
      </w:ins>
      <w:r w:rsidRPr="00CE7A00">
        <w:rPr>
          <w:rFonts w:eastAsia="Times New Roman" w:cs="Times New Roman"/>
          <w:szCs w:val="24"/>
        </w:rPr>
        <w:t>time</w:t>
      </w:r>
      <w:ins w:id="171" w:author="Eric Hagen" w:date="2022-09-21T08:13:00Z">
        <w:r w:rsidR="00967271">
          <w:rPr>
            <w:rFonts w:eastAsia="Times New Roman" w:cs="Times New Roman"/>
            <w:szCs w:val="24"/>
          </w:rPr>
          <w:t>-</w:t>
        </w:r>
      </w:ins>
      <w:del w:id="172" w:author="Eric Hagen" w:date="2022-09-21T08:13:00Z">
        <w:r w:rsidRPr="00CE7A00" w:rsidDel="00967271">
          <w:rPr>
            <w:rFonts w:eastAsia="Times New Roman" w:cs="Times New Roman"/>
            <w:szCs w:val="24"/>
          </w:rPr>
          <w:delText xml:space="preserve"> </w:delText>
        </w:r>
      </w:del>
      <w:r w:rsidRPr="00CE7A00">
        <w:rPr>
          <w:rFonts w:eastAsia="Times New Roman" w:cs="Times New Roman"/>
          <w:szCs w:val="24"/>
        </w:rPr>
        <w:t>calibrated phylogenetic tree is available in the literature</w:t>
      </w:r>
      <w:ins w:id="173" w:author="Eric Hagen" w:date="2022-09-21T08:14:00Z">
        <w:r w:rsidR="00967271">
          <w:rPr>
            <w:rFonts w:eastAsia="Times New Roman" w:cs="Times New Roman"/>
            <w:szCs w:val="24"/>
          </w:rPr>
          <w:t>,</w:t>
        </w:r>
      </w:ins>
      <w:del w:id="174" w:author="Eric Hagen" w:date="2022-09-21T08:14:00Z">
        <w:r w:rsidRPr="00CE7A00" w:rsidDel="00967271">
          <w:rPr>
            <w:rFonts w:eastAsia="Times New Roman" w:cs="Times New Roman"/>
            <w:szCs w:val="24"/>
          </w:rPr>
          <w:delText>;</w:delText>
        </w:r>
      </w:del>
      <w:r w:rsidRPr="00CE7A00">
        <w:rPr>
          <w:rFonts w:eastAsia="Times New Roman" w:cs="Times New Roman"/>
          <w:szCs w:val="24"/>
        </w:rPr>
        <w:t xml:space="preserve"> and (3) </w:t>
      </w:r>
      <w:ins w:id="175" w:author="Eric Hagen" w:date="2022-09-21T08:14:00Z">
        <w:r w:rsidR="00967271">
          <w:rPr>
            <w:rFonts w:eastAsia="Times New Roman" w:cs="Times New Roman"/>
            <w:szCs w:val="24"/>
          </w:rPr>
          <w:t xml:space="preserve">the </w:t>
        </w:r>
      </w:ins>
      <w:r w:rsidRPr="00CE7A00">
        <w:rPr>
          <w:rFonts w:eastAsia="Times New Roman" w:cs="Times New Roman"/>
          <w:szCs w:val="24"/>
        </w:rPr>
        <w:t>phylogen</w:t>
      </w:r>
      <w:del w:id="176" w:author="Eric Hagen" w:date="2022-09-21T08:14:00Z">
        <w:r w:rsidRPr="00CE7A00" w:rsidDel="00967271">
          <w:rPr>
            <w:rFonts w:eastAsia="Times New Roman" w:cs="Times New Roman"/>
            <w:szCs w:val="24"/>
          </w:rPr>
          <w:delText xml:space="preserve">etic tree </w:delText>
        </w:r>
      </w:del>
      <w:ins w:id="177" w:author="Eric Hagen" w:date="2022-09-21T08:14:00Z">
        <w:r w:rsidR="00967271">
          <w:rPr>
            <w:rFonts w:eastAsia="Times New Roman" w:cs="Times New Roman"/>
            <w:szCs w:val="24"/>
          </w:rPr>
          <w:t xml:space="preserve">y </w:t>
        </w:r>
      </w:ins>
      <w:r w:rsidRPr="00CE7A00">
        <w:rPr>
          <w:rFonts w:eastAsia="Times New Roman" w:cs="Times New Roman"/>
          <w:szCs w:val="24"/>
        </w:rPr>
        <w:t xml:space="preserve">includes </w:t>
      </w:r>
      <w:del w:id="178" w:author="Eric Hagen" w:date="2022-09-21T08:14:00Z">
        <w:r w:rsidRPr="00CE7A00" w:rsidDel="00967271">
          <w:rPr>
            <w:rFonts w:eastAsia="Times New Roman" w:cs="Times New Roman"/>
            <w:szCs w:val="24"/>
          </w:rPr>
          <w:delText xml:space="preserve">from c. </w:delText>
        </w:r>
      </w:del>
      <w:r w:rsidRPr="00CE7A00">
        <w:rPr>
          <w:rFonts w:eastAsia="Times New Roman" w:cs="Times New Roman"/>
          <w:szCs w:val="24"/>
        </w:rPr>
        <w:t xml:space="preserve">50 to </w:t>
      </w:r>
      <w:del w:id="179" w:author="Eric Hagen" w:date="2022-09-21T08:14:00Z">
        <w:r w:rsidRPr="00CE7A00" w:rsidDel="00967271">
          <w:rPr>
            <w:rFonts w:eastAsia="Times New Roman" w:cs="Times New Roman"/>
            <w:szCs w:val="24"/>
          </w:rPr>
          <w:delText xml:space="preserve">c. </w:delText>
        </w:r>
      </w:del>
      <w:r w:rsidRPr="00CE7A00">
        <w:rPr>
          <w:rFonts w:eastAsia="Times New Roman" w:cs="Times New Roman"/>
          <w:szCs w:val="24"/>
        </w:rPr>
        <w:t xml:space="preserve">1000 tips and at least 10% of the known species diversity </w:t>
      </w:r>
      <w:del w:id="180" w:author="Eric Hagen" w:date="2022-09-21T08:15:00Z">
        <w:r w:rsidRPr="00CE7A00" w:rsidDel="00967271">
          <w:rPr>
            <w:rFonts w:eastAsia="Times New Roman" w:cs="Times New Roman"/>
            <w:szCs w:val="24"/>
          </w:rPr>
          <w:delText xml:space="preserve">assigned to that </w:delText>
        </w:r>
      </w:del>
      <w:ins w:id="181" w:author="Eric Hagen" w:date="2022-09-21T08:15:00Z">
        <w:r w:rsidR="00967271">
          <w:rPr>
            <w:rFonts w:eastAsia="Times New Roman" w:cs="Times New Roman"/>
            <w:szCs w:val="24"/>
          </w:rPr>
          <w:t xml:space="preserve">in the </w:t>
        </w:r>
      </w:ins>
      <w:r w:rsidRPr="00CE7A00">
        <w:rPr>
          <w:rFonts w:eastAsia="Times New Roman" w:cs="Times New Roman"/>
          <w:szCs w:val="24"/>
        </w:rPr>
        <w:t xml:space="preserve">clade. The </w:t>
      </w:r>
      <w:ins w:id="182" w:author="Eric Hagen" w:date="2022-09-21T08:15:00Z">
        <w:r w:rsidR="00967271">
          <w:rPr>
            <w:rFonts w:eastAsia="Times New Roman" w:cs="Times New Roman"/>
            <w:szCs w:val="24"/>
          </w:rPr>
          <w:t xml:space="preserve">selected </w:t>
        </w:r>
      </w:ins>
      <w:r w:rsidRPr="00CE7A00">
        <w:rPr>
          <w:rFonts w:eastAsia="Times New Roman" w:cs="Times New Roman"/>
          <w:szCs w:val="24"/>
        </w:rPr>
        <w:t xml:space="preserve">clades </w:t>
      </w:r>
      <w:del w:id="183" w:author="Eric Hagen" w:date="2022-09-21T08:15:00Z">
        <w:r w:rsidRPr="00CE7A00" w:rsidDel="00967271">
          <w:rPr>
            <w:rFonts w:eastAsia="Times New Roman" w:cs="Times New Roman"/>
            <w:szCs w:val="24"/>
          </w:rPr>
          <w:delText>selected were</w:delText>
        </w:r>
      </w:del>
      <w:ins w:id="184" w:author="Eric Hagen" w:date="2022-09-21T08:15:00Z">
        <w:r w:rsidR="00967271">
          <w:rPr>
            <w:rFonts w:eastAsia="Times New Roman" w:cs="Times New Roman"/>
            <w:szCs w:val="24"/>
          </w:rPr>
          <w:t>and the sources of thei</w:t>
        </w:r>
      </w:ins>
      <w:ins w:id="185" w:author="Eric Hagen" w:date="2022-09-21T08:16:00Z">
        <w:r w:rsidR="00967271">
          <w:rPr>
            <w:rFonts w:eastAsia="Times New Roman" w:cs="Times New Roman"/>
            <w:szCs w:val="24"/>
          </w:rPr>
          <w:t>r phylogenies are depicted in the table below</w:t>
        </w:r>
      </w:ins>
      <w:ins w:id="186" w:author="Eric Hagen" w:date="2022-09-21T09:24:00Z">
        <w:r w:rsidR="009712E2">
          <w:rPr>
            <w:rFonts w:eastAsia="Times New Roman" w:cs="Times New Roman"/>
            <w:szCs w:val="24"/>
          </w:rPr>
          <w:t>.</w:t>
        </w:r>
      </w:ins>
      <w:ins w:id="187" w:author="Eric Hagen" w:date="2022-09-21T09:25:00Z">
        <w:r w:rsidR="009712E2">
          <w:rPr>
            <w:rFonts w:eastAsia="Times New Roman" w:cs="Times New Roman"/>
            <w:szCs w:val="24"/>
          </w:rPr>
          <w:t xml:space="preserve"> In</w:t>
        </w:r>
      </w:ins>
      <w:ins w:id="188" w:author="Eric Hagen" w:date="2022-09-21T09:24:00Z">
        <w:r w:rsidR="009712E2">
          <w:rPr>
            <w:rFonts w:eastAsia="Times New Roman" w:cs="Times New Roman"/>
            <w:szCs w:val="24"/>
          </w:rPr>
          <w:t xml:space="preserve"> </w:t>
        </w:r>
        <w:r w:rsidR="009712E2">
          <w:rPr>
            <w:rFonts w:eastAsia="Times New Roman" w:cs="Times New Roman"/>
            <w:szCs w:val="24"/>
          </w:rPr>
          <w:t>sum, our study includes</w:t>
        </w:r>
        <w:r w:rsidR="009712E2" w:rsidRPr="00CE7A00">
          <w:rPr>
            <w:rFonts w:eastAsia="Times New Roman" w:cs="Times New Roman"/>
            <w:szCs w:val="24"/>
          </w:rPr>
          <w:t xml:space="preserve"> 32 phylogenetic trees </w:t>
        </w:r>
        <w:r w:rsidR="009712E2">
          <w:rPr>
            <w:rFonts w:eastAsia="Times New Roman" w:cs="Times New Roman"/>
            <w:szCs w:val="24"/>
          </w:rPr>
          <w:t>with a total of</w:t>
        </w:r>
        <w:r w:rsidR="009712E2" w:rsidRPr="00CE7A00">
          <w:rPr>
            <w:rFonts w:eastAsia="Times New Roman" w:cs="Times New Roman"/>
            <w:szCs w:val="24"/>
          </w:rPr>
          <w:t xml:space="preserve"> </w:t>
        </w:r>
        <w:r w:rsidR="009712E2" w:rsidRPr="00CE7A00">
          <w:rPr>
            <w:rFonts w:eastAsia="Times New Roman" w:cs="Times New Roman"/>
            <w:szCs w:val="24"/>
          </w:rPr>
          <w:t xml:space="preserve">9,939 </w:t>
        </w:r>
        <w:r w:rsidR="009712E2">
          <w:rPr>
            <w:rFonts w:eastAsia="Times New Roman" w:cs="Times New Roman"/>
            <w:szCs w:val="24"/>
          </w:rPr>
          <w:t>taxa that are</w:t>
        </w:r>
        <w:r w:rsidR="009712E2" w:rsidRPr="00CE7A00">
          <w:rPr>
            <w:rFonts w:eastAsia="Times New Roman" w:cs="Times New Roman"/>
            <w:szCs w:val="24"/>
          </w:rPr>
          <w:t xml:space="preserve"> </w:t>
        </w:r>
        <w:r w:rsidR="009712E2" w:rsidRPr="00CE7A00">
          <w:rPr>
            <w:rFonts w:eastAsia="Times New Roman" w:cs="Times New Roman"/>
            <w:szCs w:val="24"/>
          </w:rPr>
          <w:t>lineages distributed globally. We also completed the life form scoring by adding data collected from the literature so that each clade had a maximum of 30% missing data</w:t>
        </w:r>
      </w:ins>
      <w:ins w:id="189" w:author="Eric Hagen" w:date="2022-09-21T08:16:00Z">
        <w:r w:rsidR="00967271">
          <w:rPr>
            <w:rFonts w:eastAsia="Times New Roman" w:cs="Times New Roman"/>
            <w:szCs w:val="24"/>
          </w:rPr>
          <w:t>.</w:t>
        </w:r>
      </w:ins>
      <w:del w:id="190" w:author="Eric Hagen" w:date="2022-09-21T08:16:00Z">
        <w:r w:rsidRPr="00CE7A00" w:rsidDel="00967271">
          <w:rPr>
            <w:rFonts w:eastAsia="Times New Roman" w:cs="Times New Roman"/>
            <w:szCs w:val="24"/>
          </w:rPr>
          <w:delText>:</w:delText>
        </w:r>
      </w:del>
      <w:r w:rsidRPr="00CE7A00">
        <w:rPr>
          <w:rFonts w:eastAsia="Times New Roman" w:cs="Times New Roman"/>
          <w:szCs w:val="24"/>
        </w:rPr>
        <w:t xml:space="preserve"> </w:t>
      </w:r>
    </w:p>
    <w:p w14:paraId="7206DFAF" w14:textId="77777777" w:rsidR="009712E2" w:rsidRDefault="009712E2" w:rsidP="000C5DCE">
      <w:pPr>
        <w:shd w:val="clear" w:color="auto" w:fill="FFFFFF"/>
        <w:spacing w:line="360" w:lineRule="auto"/>
        <w:ind w:firstLine="720"/>
        <w:rPr>
          <w:ins w:id="191" w:author="Eric Hagen" w:date="2022-09-21T08:16:00Z"/>
          <w:rFonts w:eastAsia="Times New Roman" w:cs="Times New Roman"/>
          <w:szCs w:val="24"/>
        </w:rPr>
      </w:pPr>
    </w:p>
    <w:tbl>
      <w:tblPr>
        <w:tblStyle w:val="TableGrid"/>
        <w:tblW w:w="0" w:type="auto"/>
        <w:tblLook w:val="04A0" w:firstRow="1" w:lastRow="0" w:firstColumn="1" w:lastColumn="0" w:noHBand="0" w:noVBand="1"/>
      </w:tblPr>
      <w:tblGrid>
        <w:gridCol w:w="3006"/>
        <w:gridCol w:w="3006"/>
        <w:gridCol w:w="3007"/>
      </w:tblGrid>
      <w:tr w:rsidR="00967271" w14:paraId="5E408D3B" w14:textId="77777777" w:rsidTr="00967271">
        <w:trPr>
          <w:ins w:id="192" w:author="Eric Hagen" w:date="2022-09-21T08:17:00Z"/>
        </w:trPr>
        <w:tc>
          <w:tcPr>
            <w:tcW w:w="3006" w:type="dxa"/>
          </w:tcPr>
          <w:p w14:paraId="2699686D" w14:textId="3E83A453" w:rsidR="00967271" w:rsidRPr="004B3592" w:rsidRDefault="00967271" w:rsidP="000C5DCE">
            <w:pPr>
              <w:spacing w:line="360" w:lineRule="auto"/>
              <w:rPr>
                <w:ins w:id="193" w:author="Eric Hagen" w:date="2022-09-21T08:17:00Z"/>
                <w:rFonts w:eastAsia="Times New Roman" w:cs="Times New Roman"/>
                <w:b/>
                <w:bCs/>
                <w:i/>
                <w:iCs/>
                <w:sz w:val="18"/>
                <w:szCs w:val="18"/>
              </w:rPr>
            </w:pPr>
            <w:ins w:id="194" w:author="Eric Hagen" w:date="2022-09-21T08:17:00Z">
              <w:r w:rsidRPr="004B3592">
                <w:rPr>
                  <w:rFonts w:eastAsia="Times New Roman" w:cs="Times New Roman"/>
                  <w:b/>
                  <w:bCs/>
                  <w:i/>
                  <w:iCs/>
                  <w:sz w:val="18"/>
                  <w:szCs w:val="18"/>
                </w:rPr>
                <w:t>Clade</w:t>
              </w:r>
            </w:ins>
          </w:p>
        </w:tc>
        <w:tc>
          <w:tcPr>
            <w:tcW w:w="3006" w:type="dxa"/>
          </w:tcPr>
          <w:p w14:paraId="6647D591" w14:textId="324CD343" w:rsidR="00967271" w:rsidRPr="004B3592" w:rsidRDefault="00967271" w:rsidP="000C5DCE">
            <w:pPr>
              <w:spacing w:line="360" w:lineRule="auto"/>
              <w:rPr>
                <w:ins w:id="195" w:author="Eric Hagen" w:date="2022-09-21T08:17:00Z"/>
                <w:rFonts w:eastAsia="Times New Roman" w:cs="Times New Roman"/>
                <w:b/>
                <w:bCs/>
                <w:i/>
                <w:iCs/>
                <w:sz w:val="18"/>
                <w:szCs w:val="18"/>
              </w:rPr>
            </w:pPr>
            <w:ins w:id="196" w:author="Eric Hagen" w:date="2022-09-21T08:17:00Z">
              <w:r w:rsidRPr="004B3592">
                <w:rPr>
                  <w:rFonts w:eastAsia="Times New Roman" w:cs="Times New Roman"/>
                  <w:b/>
                  <w:bCs/>
                  <w:i/>
                  <w:iCs/>
                  <w:sz w:val="18"/>
                  <w:szCs w:val="18"/>
                </w:rPr>
                <w:t>Taxonomic Rank</w:t>
              </w:r>
            </w:ins>
          </w:p>
        </w:tc>
        <w:tc>
          <w:tcPr>
            <w:tcW w:w="3007" w:type="dxa"/>
          </w:tcPr>
          <w:p w14:paraId="6CD90FD0" w14:textId="4E13D02F" w:rsidR="00967271" w:rsidRPr="004B3592" w:rsidRDefault="00967271" w:rsidP="000C5DCE">
            <w:pPr>
              <w:spacing w:line="360" w:lineRule="auto"/>
              <w:rPr>
                <w:ins w:id="197" w:author="Eric Hagen" w:date="2022-09-21T08:17:00Z"/>
                <w:rFonts w:eastAsia="Times New Roman" w:cs="Times New Roman"/>
                <w:b/>
                <w:bCs/>
                <w:i/>
                <w:iCs/>
                <w:sz w:val="18"/>
                <w:szCs w:val="18"/>
              </w:rPr>
            </w:pPr>
            <w:ins w:id="198" w:author="Eric Hagen" w:date="2022-09-21T08:17:00Z">
              <w:r w:rsidRPr="004B3592">
                <w:rPr>
                  <w:rFonts w:eastAsia="Times New Roman" w:cs="Times New Roman"/>
                  <w:b/>
                  <w:bCs/>
                  <w:i/>
                  <w:iCs/>
                  <w:sz w:val="18"/>
                  <w:szCs w:val="18"/>
                </w:rPr>
                <w:t>Phylogeny Source</w:t>
              </w:r>
            </w:ins>
          </w:p>
        </w:tc>
      </w:tr>
      <w:tr w:rsidR="001E0E29" w14:paraId="2E2C102B" w14:textId="77777777" w:rsidTr="00967271">
        <w:trPr>
          <w:ins w:id="199" w:author="Eric Hagen" w:date="2022-09-21T09:10:00Z"/>
        </w:trPr>
        <w:tc>
          <w:tcPr>
            <w:tcW w:w="3006" w:type="dxa"/>
          </w:tcPr>
          <w:p w14:paraId="0B63DE72" w14:textId="366FE739" w:rsidR="001E0E29" w:rsidRPr="00FB2C67" w:rsidRDefault="001E0E29" w:rsidP="001E0E29">
            <w:pPr>
              <w:spacing w:line="360" w:lineRule="auto"/>
              <w:rPr>
                <w:ins w:id="200" w:author="Eric Hagen" w:date="2022-09-21T09:10:00Z"/>
                <w:rFonts w:eastAsia="Times New Roman" w:cs="Times New Roman"/>
                <w:sz w:val="18"/>
                <w:szCs w:val="18"/>
              </w:rPr>
            </w:pPr>
            <w:proofErr w:type="spellStart"/>
            <w:ins w:id="201" w:author="Eric Hagen" w:date="2022-09-21T09:10:00Z">
              <w:r w:rsidRPr="00FB2C67">
                <w:rPr>
                  <w:rFonts w:eastAsia="Times New Roman" w:cs="Times New Roman"/>
                  <w:sz w:val="18"/>
                  <w:szCs w:val="18"/>
                </w:rPr>
                <w:t>Alysseae</w:t>
              </w:r>
              <w:proofErr w:type="spellEnd"/>
            </w:ins>
          </w:p>
        </w:tc>
        <w:tc>
          <w:tcPr>
            <w:tcW w:w="3006" w:type="dxa"/>
          </w:tcPr>
          <w:p w14:paraId="115967DA" w14:textId="7E063518" w:rsidR="001E0E29" w:rsidRPr="00FB2C67" w:rsidRDefault="001E0E29" w:rsidP="001E0E29">
            <w:pPr>
              <w:spacing w:line="360" w:lineRule="auto"/>
              <w:rPr>
                <w:ins w:id="202" w:author="Eric Hagen" w:date="2022-09-21T09:10:00Z"/>
                <w:rFonts w:eastAsia="Times New Roman" w:cs="Times New Roman"/>
                <w:sz w:val="18"/>
                <w:szCs w:val="18"/>
              </w:rPr>
            </w:pPr>
            <w:ins w:id="203" w:author="Eric Hagen" w:date="2022-09-21T09:10:00Z">
              <w:r w:rsidRPr="00FB2C67">
                <w:rPr>
                  <w:rFonts w:eastAsia="Times New Roman" w:cs="Times New Roman"/>
                  <w:sz w:val="18"/>
                  <w:szCs w:val="18"/>
                </w:rPr>
                <w:t>Tribe (Brassicaceae)</w:t>
              </w:r>
            </w:ins>
          </w:p>
        </w:tc>
        <w:tc>
          <w:tcPr>
            <w:tcW w:w="3007" w:type="dxa"/>
          </w:tcPr>
          <w:p w14:paraId="2DF1BEA8" w14:textId="4F2FCD2F" w:rsidR="001E0E29" w:rsidRPr="00FB2C67" w:rsidRDefault="001E0E29" w:rsidP="001E0E29">
            <w:pPr>
              <w:spacing w:line="360" w:lineRule="auto"/>
              <w:rPr>
                <w:ins w:id="204" w:author="Eric Hagen" w:date="2022-09-21T09:10:00Z"/>
                <w:rFonts w:eastAsia="Times New Roman" w:cs="Times New Roman"/>
                <w:sz w:val="18"/>
                <w:szCs w:val="18"/>
              </w:rPr>
            </w:pPr>
            <w:ins w:id="205" w:author="Eric Hagen" w:date="2022-09-21T09:10:00Z">
              <w:r w:rsidRPr="00FB2C67">
                <w:rPr>
                  <w:rFonts w:eastAsia="Times New Roman" w:cs="Times New Roman"/>
                  <w:sz w:val="18"/>
                  <w:szCs w:val="18"/>
                </w:rPr>
                <w:t>Huang et al. (2020)</w:t>
              </w:r>
            </w:ins>
          </w:p>
        </w:tc>
      </w:tr>
      <w:tr w:rsidR="001E0E29" w14:paraId="43917C78" w14:textId="77777777" w:rsidTr="00967271">
        <w:trPr>
          <w:ins w:id="206" w:author="Eric Hagen" w:date="2022-09-21T09:10:00Z"/>
        </w:trPr>
        <w:tc>
          <w:tcPr>
            <w:tcW w:w="3006" w:type="dxa"/>
          </w:tcPr>
          <w:p w14:paraId="660BD0CB" w14:textId="544CA798" w:rsidR="001E0E29" w:rsidRPr="00FB2C67" w:rsidRDefault="001E0E29" w:rsidP="001E0E29">
            <w:pPr>
              <w:spacing w:line="360" w:lineRule="auto"/>
              <w:rPr>
                <w:ins w:id="207" w:author="Eric Hagen" w:date="2022-09-21T09:10:00Z"/>
                <w:rFonts w:eastAsia="Times New Roman" w:cs="Times New Roman"/>
                <w:sz w:val="18"/>
                <w:szCs w:val="18"/>
              </w:rPr>
            </w:pPr>
            <w:proofErr w:type="spellStart"/>
            <w:ins w:id="208" w:author="Eric Hagen" w:date="2022-09-21T09:11:00Z">
              <w:r>
                <w:rPr>
                  <w:rFonts w:eastAsia="Times New Roman" w:cs="Times New Roman"/>
                  <w:sz w:val="18"/>
                  <w:szCs w:val="18"/>
                </w:rPr>
                <w:t>Antirrhineae</w:t>
              </w:r>
            </w:ins>
            <w:proofErr w:type="spellEnd"/>
          </w:p>
        </w:tc>
        <w:tc>
          <w:tcPr>
            <w:tcW w:w="3006" w:type="dxa"/>
          </w:tcPr>
          <w:p w14:paraId="6E55F07B" w14:textId="1BC65E45" w:rsidR="001E0E29" w:rsidRPr="00FB2C67" w:rsidRDefault="001E0E29" w:rsidP="001E0E29">
            <w:pPr>
              <w:spacing w:line="360" w:lineRule="auto"/>
              <w:rPr>
                <w:ins w:id="209" w:author="Eric Hagen" w:date="2022-09-21T09:10:00Z"/>
                <w:rFonts w:eastAsia="Times New Roman" w:cs="Times New Roman"/>
                <w:sz w:val="18"/>
                <w:szCs w:val="18"/>
              </w:rPr>
            </w:pPr>
            <w:ins w:id="210" w:author="Eric Hagen" w:date="2022-09-21T09:11:00Z">
              <w:r>
                <w:rPr>
                  <w:rFonts w:eastAsia="Times New Roman" w:cs="Times New Roman"/>
                  <w:sz w:val="18"/>
                  <w:szCs w:val="18"/>
                </w:rPr>
                <w:t>Tribe (Plantaginaceae)</w:t>
              </w:r>
            </w:ins>
          </w:p>
        </w:tc>
        <w:tc>
          <w:tcPr>
            <w:tcW w:w="3007" w:type="dxa"/>
          </w:tcPr>
          <w:p w14:paraId="71F79EBC" w14:textId="241B2DB2" w:rsidR="001E0E29" w:rsidRPr="00FB2C67" w:rsidRDefault="001E0E29" w:rsidP="001E0E29">
            <w:pPr>
              <w:spacing w:line="360" w:lineRule="auto"/>
              <w:rPr>
                <w:ins w:id="211" w:author="Eric Hagen" w:date="2022-09-21T09:10:00Z"/>
                <w:rFonts w:eastAsia="Times New Roman" w:cs="Times New Roman"/>
                <w:sz w:val="18"/>
                <w:szCs w:val="18"/>
              </w:rPr>
            </w:pPr>
            <w:ins w:id="212" w:author="Eric Hagen" w:date="2022-09-21T09:11:00Z">
              <w:r>
                <w:rPr>
                  <w:rFonts w:eastAsia="Times New Roman" w:cs="Times New Roman"/>
                  <w:sz w:val="18"/>
                  <w:szCs w:val="18"/>
                </w:rPr>
                <w:t>Gorospe et al. (2020)</w:t>
              </w:r>
            </w:ins>
          </w:p>
        </w:tc>
      </w:tr>
      <w:tr w:rsidR="001E0E29" w14:paraId="44DF1BBB" w14:textId="77777777" w:rsidTr="00967271">
        <w:trPr>
          <w:ins w:id="213" w:author="Eric Hagen" w:date="2022-09-21T09:11:00Z"/>
        </w:trPr>
        <w:tc>
          <w:tcPr>
            <w:tcW w:w="3006" w:type="dxa"/>
          </w:tcPr>
          <w:p w14:paraId="6AE191E1" w14:textId="07205936" w:rsidR="001E0E29" w:rsidRPr="00FB2C67" w:rsidRDefault="001E0E29" w:rsidP="001E0E29">
            <w:pPr>
              <w:spacing w:line="360" w:lineRule="auto"/>
              <w:rPr>
                <w:ins w:id="214" w:author="Eric Hagen" w:date="2022-09-21T09:11:00Z"/>
                <w:rFonts w:eastAsia="Times New Roman" w:cs="Times New Roman"/>
                <w:sz w:val="18"/>
                <w:szCs w:val="18"/>
              </w:rPr>
            </w:pPr>
            <w:proofErr w:type="spellStart"/>
            <w:ins w:id="215" w:author="Eric Hagen" w:date="2022-09-21T09:11:00Z">
              <w:r w:rsidRPr="00FB2C67">
                <w:rPr>
                  <w:rFonts w:eastAsia="Times New Roman" w:cs="Times New Roman"/>
                  <w:sz w:val="18"/>
                  <w:szCs w:val="18"/>
                </w:rPr>
                <w:t>Apioideae</w:t>
              </w:r>
              <w:proofErr w:type="spellEnd"/>
            </w:ins>
          </w:p>
        </w:tc>
        <w:tc>
          <w:tcPr>
            <w:tcW w:w="3006" w:type="dxa"/>
          </w:tcPr>
          <w:p w14:paraId="6AA6556E" w14:textId="7F0B2316" w:rsidR="001E0E29" w:rsidRPr="00FB2C67" w:rsidRDefault="001E0E29" w:rsidP="001E0E29">
            <w:pPr>
              <w:spacing w:line="360" w:lineRule="auto"/>
              <w:rPr>
                <w:ins w:id="216" w:author="Eric Hagen" w:date="2022-09-21T09:11:00Z"/>
                <w:rFonts w:eastAsia="Times New Roman" w:cs="Times New Roman"/>
                <w:sz w:val="18"/>
                <w:szCs w:val="18"/>
              </w:rPr>
            </w:pPr>
            <w:ins w:id="217" w:author="Eric Hagen" w:date="2022-09-21T09:11:00Z">
              <w:r w:rsidRPr="00FB2C67">
                <w:rPr>
                  <w:rFonts w:eastAsia="Times New Roman" w:cs="Times New Roman"/>
                  <w:sz w:val="18"/>
                  <w:szCs w:val="18"/>
                </w:rPr>
                <w:t>Subfamily (Apiaceae)</w:t>
              </w:r>
            </w:ins>
          </w:p>
        </w:tc>
        <w:tc>
          <w:tcPr>
            <w:tcW w:w="3007" w:type="dxa"/>
          </w:tcPr>
          <w:p w14:paraId="0A283DFF" w14:textId="694E0537" w:rsidR="001E0E29" w:rsidRPr="00FB2C67" w:rsidRDefault="001E0E29" w:rsidP="001E0E29">
            <w:pPr>
              <w:spacing w:line="360" w:lineRule="auto"/>
              <w:rPr>
                <w:ins w:id="218" w:author="Eric Hagen" w:date="2022-09-21T09:11:00Z"/>
                <w:rFonts w:eastAsia="Times New Roman" w:cs="Times New Roman"/>
                <w:sz w:val="18"/>
                <w:szCs w:val="18"/>
              </w:rPr>
            </w:pPr>
            <w:proofErr w:type="spellStart"/>
            <w:ins w:id="219" w:author="Eric Hagen" w:date="2022-09-21T09:11:00Z">
              <w:r w:rsidRPr="00FB2C67">
                <w:rPr>
                  <w:rFonts w:eastAsia="Times New Roman" w:cs="Times New Roman"/>
                  <w:sz w:val="18"/>
                  <w:szCs w:val="18"/>
                </w:rPr>
                <w:t>Banasiak</w:t>
              </w:r>
              <w:proofErr w:type="spellEnd"/>
              <w:r w:rsidRPr="00FB2C67">
                <w:rPr>
                  <w:rFonts w:eastAsia="Times New Roman" w:cs="Times New Roman"/>
                  <w:sz w:val="18"/>
                  <w:szCs w:val="18"/>
                </w:rPr>
                <w:t xml:space="preserve"> et al. (2013)</w:t>
              </w:r>
            </w:ins>
          </w:p>
        </w:tc>
      </w:tr>
      <w:tr w:rsidR="001E0E29" w14:paraId="1B151DB0" w14:textId="77777777" w:rsidTr="00967271">
        <w:trPr>
          <w:ins w:id="220" w:author="Eric Hagen" w:date="2022-09-21T09:11:00Z"/>
        </w:trPr>
        <w:tc>
          <w:tcPr>
            <w:tcW w:w="3006" w:type="dxa"/>
          </w:tcPr>
          <w:p w14:paraId="45C72DC2" w14:textId="463F4E5E" w:rsidR="001E0E29" w:rsidRPr="00FB2C67" w:rsidRDefault="001E0E29" w:rsidP="001E0E29">
            <w:pPr>
              <w:spacing w:line="360" w:lineRule="auto"/>
              <w:rPr>
                <w:ins w:id="221" w:author="Eric Hagen" w:date="2022-09-21T09:11:00Z"/>
                <w:rFonts w:eastAsia="Times New Roman" w:cs="Times New Roman"/>
                <w:sz w:val="18"/>
                <w:szCs w:val="18"/>
              </w:rPr>
            </w:pPr>
            <w:proofErr w:type="spellStart"/>
            <w:ins w:id="222" w:author="Eric Hagen" w:date="2022-09-21T09:11:00Z">
              <w:r w:rsidRPr="00FB2C67">
                <w:rPr>
                  <w:rFonts w:eastAsia="Times New Roman" w:cs="Times New Roman"/>
                  <w:sz w:val="18"/>
                  <w:szCs w:val="18"/>
                </w:rPr>
                <w:t>Arabideae</w:t>
              </w:r>
              <w:proofErr w:type="spellEnd"/>
            </w:ins>
          </w:p>
        </w:tc>
        <w:tc>
          <w:tcPr>
            <w:tcW w:w="3006" w:type="dxa"/>
          </w:tcPr>
          <w:p w14:paraId="053357AD" w14:textId="05AE411F" w:rsidR="001E0E29" w:rsidRPr="00FB2C67" w:rsidRDefault="001E0E29" w:rsidP="001E0E29">
            <w:pPr>
              <w:spacing w:line="360" w:lineRule="auto"/>
              <w:rPr>
                <w:ins w:id="223" w:author="Eric Hagen" w:date="2022-09-21T09:11:00Z"/>
                <w:rFonts w:eastAsia="Times New Roman" w:cs="Times New Roman"/>
                <w:sz w:val="18"/>
                <w:szCs w:val="18"/>
              </w:rPr>
            </w:pPr>
            <w:ins w:id="224" w:author="Eric Hagen" w:date="2022-09-21T09:11:00Z">
              <w:r w:rsidRPr="00FB2C67">
                <w:rPr>
                  <w:rFonts w:eastAsia="Times New Roman" w:cs="Times New Roman"/>
                  <w:sz w:val="18"/>
                  <w:szCs w:val="18"/>
                </w:rPr>
                <w:t>Tribe (Brassicaceae)</w:t>
              </w:r>
            </w:ins>
          </w:p>
        </w:tc>
        <w:tc>
          <w:tcPr>
            <w:tcW w:w="3007" w:type="dxa"/>
          </w:tcPr>
          <w:p w14:paraId="1DB7466A" w14:textId="0904F4FE" w:rsidR="001E0E29" w:rsidRPr="00FB2C67" w:rsidRDefault="001E0E29" w:rsidP="001E0E29">
            <w:pPr>
              <w:spacing w:line="360" w:lineRule="auto"/>
              <w:rPr>
                <w:ins w:id="225" w:author="Eric Hagen" w:date="2022-09-21T09:11:00Z"/>
                <w:rFonts w:eastAsia="Times New Roman" w:cs="Times New Roman"/>
                <w:sz w:val="18"/>
                <w:szCs w:val="18"/>
              </w:rPr>
            </w:pPr>
            <w:ins w:id="226" w:author="Eric Hagen" w:date="2022-09-21T09:11:00Z">
              <w:r w:rsidRPr="00FB2C67">
                <w:rPr>
                  <w:rFonts w:eastAsia="Times New Roman" w:cs="Times New Roman"/>
                  <w:sz w:val="18"/>
                  <w:szCs w:val="18"/>
                </w:rPr>
                <w:t>Huang et al. (2020)</w:t>
              </w:r>
            </w:ins>
          </w:p>
        </w:tc>
      </w:tr>
      <w:tr w:rsidR="001E0E29" w14:paraId="21BE3C93" w14:textId="77777777" w:rsidTr="00967271">
        <w:trPr>
          <w:ins w:id="227" w:author="Eric Hagen" w:date="2022-09-21T08:17:00Z"/>
        </w:trPr>
        <w:tc>
          <w:tcPr>
            <w:tcW w:w="3006" w:type="dxa"/>
          </w:tcPr>
          <w:p w14:paraId="6D76F536" w14:textId="6757BAB4" w:rsidR="001E0E29" w:rsidRPr="00FB2C67" w:rsidRDefault="001E0E29" w:rsidP="001E0E29">
            <w:pPr>
              <w:spacing w:line="360" w:lineRule="auto"/>
              <w:rPr>
                <w:ins w:id="228" w:author="Eric Hagen" w:date="2022-09-21T08:17:00Z"/>
                <w:rFonts w:eastAsia="Times New Roman" w:cs="Times New Roman"/>
                <w:sz w:val="18"/>
                <w:szCs w:val="18"/>
              </w:rPr>
            </w:pPr>
            <w:proofErr w:type="spellStart"/>
            <w:ins w:id="229" w:author="Eric Hagen" w:date="2022-09-21T08:17:00Z">
              <w:r w:rsidRPr="00FB2C67">
                <w:rPr>
                  <w:rFonts w:eastAsia="Times New Roman" w:cs="Times New Roman"/>
                  <w:sz w:val="18"/>
                  <w:szCs w:val="18"/>
                </w:rPr>
                <w:t>Balsaminaceae</w:t>
              </w:r>
              <w:proofErr w:type="spellEnd"/>
            </w:ins>
          </w:p>
        </w:tc>
        <w:tc>
          <w:tcPr>
            <w:tcW w:w="3006" w:type="dxa"/>
          </w:tcPr>
          <w:p w14:paraId="07A9FE39" w14:textId="5E9E4447" w:rsidR="001E0E29" w:rsidRPr="00FB2C67" w:rsidRDefault="001E0E29" w:rsidP="001E0E29">
            <w:pPr>
              <w:spacing w:line="360" w:lineRule="auto"/>
              <w:rPr>
                <w:ins w:id="230" w:author="Eric Hagen" w:date="2022-09-21T08:17:00Z"/>
                <w:rFonts w:eastAsia="Times New Roman" w:cs="Times New Roman"/>
                <w:sz w:val="18"/>
                <w:szCs w:val="18"/>
              </w:rPr>
            </w:pPr>
            <w:ins w:id="231" w:author="Eric Hagen" w:date="2022-09-21T08:18:00Z">
              <w:r w:rsidRPr="00FB2C67">
                <w:rPr>
                  <w:rFonts w:eastAsia="Times New Roman" w:cs="Times New Roman"/>
                  <w:sz w:val="18"/>
                  <w:szCs w:val="18"/>
                </w:rPr>
                <w:t>Family</w:t>
              </w:r>
            </w:ins>
          </w:p>
        </w:tc>
        <w:tc>
          <w:tcPr>
            <w:tcW w:w="3007" w:type="dxa"/>
          </w:tcPr>
          <w:p w14:paraId="1F8A8FE0" w14:textId="432CE848" w:rsidR="001E0E29" w:rsidRPr="00FB2C67" w:rsidRDefault="001E0E29" w:rsidP="001E0E29">
            <w:pPr>
              <w:spacing w:line="360" w:lineRule="auto"/>
              <w:rPr>
                <w:ins w:id="232" w:author="Eric Hagen" w:date="2022-09-21T08:17:00Z"/>
                <w:rFonts w:eastAsia="Times New Roman" w:cs="Times New Roman"/>
                <w:sz w:val="18"/>
                <w:szCs w:val="18"/>
              </w:rPr>
            </w:pPr>
            <w:ins w:id="233" w:author="Eric Hagen" w:date="2022-09-21T08:18:00Z">
              <w:r w:rsidRPr="00FB2C67">
                <w:rPr>
                  <w:rFonts w:eastAsia="Times New Roman" w:cs="Times New Roman"/>
                  <w:sz w:val="18"/>
                  <w:szCs w:val="18"/>
                </w:rPr>
                <w:t>Rose et al. (2018)</w:t>
              </w:r>
            </w:ins>
          </w:p>
        </w:tc>
      </w:tr>
      <w:tr w:rsidR="001E0E29" w14:paraId="31925204" w14:textId="77777777" w:rsidTr="00967271">
        <w:trPr>
          <w:ins w:id="234" w:author="Eric Hagen" w:date="2022-09-21T09:12:00Z"/>
        </w:trPr>
        <w:tc>
          <w:tcPr>
            <w:tcW w:w="3006" w:type="dxa"/>
          </w:tcPr>
          <w:p w14:paraId="579B531F" w14:textId="336CC991" w:rsidR="001E0E29" w:rsidRPr="00FB2C67" w:rsidRDefault="001E0E29" w:rsidP="001E0E29">
            <w:pPr>
              <w:spacing w:line="360" w:lineRule="auto"/>
              <w:rPr>
                <w:ins w:id="235" w:author="Eric Hagen" w:date="2022-09-21T09:12:00Z"/>
                <w:rFonts w:eastAsia="Times New Roman" w:cs="Times New Roman"/>
                <w:sz w:val="18"/>
                <w:szCs w:val="18"/>
              </w:rPr>
            </w:pPr>
            <w:proofErr w:type="spellStart"/>
            <w:ins w:id="236" w:author="Eric Hagen" w:date="2022-09-21T09:12:00Z">
              <w:r w:rsidRPr="00FB2C67">
                <w:rPr>
                  <w:rFonts w:eastAsia="Times New Roman" w:cs="Times New Roman"/>
                  <w:sz w:val="18"/>
                  <w:szCs w:val="18"/>
                </w:rPr>
                <w:t>Brassiceae</w:t>
              </w:r>
              <w:proofErr w:type="spellEnd"/>
            </w:ins>
          </w:p>
        </w:tc>
        <w:tc>
          <w:tcPr>
            <w:tcW w:w="3006" w:type="dxa"/>
          </w:tcPr>
          <w:p w14:paraId="7CD0BCF3" w14:textId="6F7D9085" w:rsidR="001E0E29" w:rsidRPr="00FB2C67" w:rsidRDefault="001E0E29" w:rsidP="001E0E29">
            <w:pPr>
              <w:spacing w:line="360" w:lineRule="auto"/>
              <w:rPr>
                <w:ins w:id="237" w:author="Eric Hagen" w:date="2022-09-21T09:12:00Z"/>
                <w:rFonts w:eastAsia="Times New Roman" w:cs="Times New Roman"/>
                <w:sz w:val="18"/>
                <w:szCs w:val="18"/>
              </w:rPr>
            </w:pPr>
            <w:ins w:id="238" w:author="Eric Hagen" w:date="2022-09-21T09:12:00Z">
              <w:r w:rsidRPr="00FB2C67">
                <w:rPr>
                  <w:rFonts w:eastAsia="Times New Roman" w:cs="Times New Roman"/>
                  <w:sz w:val="18"/>
                  <w:szCs w:val="18"/>
                </w:rPr>
                <w:t>Tribe (Brassicaceae)</w:t>
              </w:r>
            </w:ins>
          </w:p>
        </w:tc>
        <w:tc>
          <w:tcPr>
            <w:tcW w:w="3007" w:type="dxa"/>
          </w:tcPr>
          <w:p w14:paraId="6EEDBDAC" w14:textId="3F1E3E25" w:rsidR="001E0E29" w:rsidRPr="00FB2C67" w:rsidRDefault="001E0E29" w:rsidP="001E0E29">
            <w:pPr>
              <w:spacing w:line="360" w:lineRule="auto"/>
              <w:rPr>
                <w:ins w:id="239" w:author="Eric Hagen" w:date="2022-09-21T09:12:00Z"/>
                <w:rFonts w:eastAsia="Times New Roman" w:cs="Times New Roman"/>
                <w:sz w:val="18"/>
                <w:szCs w:val="18"/>
              </w:rPr>
            </w:pPr>
            <w:ins w:id="240" w:author="Eric Hagen" w:date="2022-09-21T09:12:00Z">
              <w:r w:rsidRPr="00FB2C67">
                <w:rPr>
                  <w:rFonts w:eastAsia="Times New Roman" w:cs="Times New Roman"/>
                  <w:sz w:val="18"/>
                  <w:szCs w:val="18"/>
                </w:rPr>
                <w:t>Huang et al. (2020)</w:t>
              </w:r>
            </w:ins>
          </w:p>
        </w:tc>
      </w:tr>
      <w:tr w:rsidR="00DA099F" w14:paraId="5653BE17" w14:textId="77777777" w:rsidTr="00967271">
        <w:trPr>
          <w:ins w:id="241" w:author="Eric Hagen" w:date="2022-09-21T09:12:00Z"/>
        </w:trPr>
        <w:tc>
          <w:tcPr>
            <w:tcW w:w="3006" w:type="dxa"/>
          </w:tcPr>
          <w:p w14:paraId="59EDBBCE" w14:textId="2C513873" w:rsidR="00DA099F" w:rsidRPr="00FB2C67" w:rsidRDefault="00DA099F" w:rsidP="00DA099F">
            <w:pPr>
              <w:spacing w:line="360" w:lineRule="auto"/>
              <w:rPr>
                <w:ins w:id="242" w:author="Eric Hagen" w:date="2022-09-21T09:12:00Z"/>
                <w:rFonts w:eastAsia="Times New Roman" w:cs="Times New Roman"/>
                <w:sz w:val="18"/>
                <w:szCs w:val="18"/>
              </w:rPr>
            </w:pPr>
            <w:proofErr w:type="spellStart"/>
            <w:ins w:id="243" w:author="Eric Hagen" w:date="2022-09-21T09:13:00Z">
              <w:r w:rsidRPr="00FB2C67">
                <w:rPr>
                  <w:rFonts w:eastAsia="Times New Roman" w:cs="Times New Roman"/>
                  <w:sz w:val="18"/>
                  <w:szCs w:val="18"/>
                </w:rPr>
                <w:t>Cardamineae</w:t>
              </w:r>
            </w:ins>
            <w:proofErr w:type="spellEnd"/>
          </w:p>
        </w:tc>
        <w:tc>
          <w:tcPr>
            <w:tcW w:w="3006" w:type="dxa"/>
          </w:tcPr>
          <w:p w14:paraId="104ABCA8" w14:textId="42EF514B" w:rsidR="00DA099F" w:rsidRPr="00FB2C67" w:rsidRDefault="00DA099F" w:rsidP="00DA099F">
            <w:pPr>
              <w:spacing w:line="360" w:lineRule="auto"/>
              <w:rPr>
                <w:ins w:id="244" w:author="Eric Hagen" w:date="2022-09-21T09:12:00Z"/>
                <w:rFonts w:eastAsia="Times New Roman" w:cs="Times New Roman"/>
                <w:sz w:val="18"/>
                <w:szCs w:val="18"/>
              </w:rPr>
            </w:pPr>
            <w:ins w:id="245" w:author="Eric Hagen" w:date="2022-09-21T09:13:00Z">
              <w:r w:rsidRPr="00FB2C67">
                <w:rPr>
                  <w:rFonts w:eastAsia="Times New Roman" w:cs="Times New Roman"/>
                  <w:sz w:val="18"/>
                  <w:szCs w:val="18"/>
                </w:rPr>
                <w:t>Tribe (Brassicaceae)</w:t>
              </w:r>
            </w:ins>
          </w:p>
        </w:tc>
        <w:tc>
          <w:tcPr>
            <w:tcW w:w="3007" w:type="dxa"/>
          </w:tcPr>
          <w:p w14:paraId="1E344550" w14:textId="720E88F4" w:rsidR="00DA099F" w:rsidRPr="00FB2C67" w:rsidRDefault="00DA099F" w:rsidP="00DA099F">
            <w:pPr>
              <w:spacing w:line="360" w:lineRule="auto"/>
              <w:rPr>
                <w:ins w:id="246" w:author="Eric Hagen" w:date="2022-09-21T09:12:00Z"/>
                <w:rFonts w:eastAsia="Times New Roman" w:cs="Times New Roman"/>
                <w:sz w:val="18"/>
                <w:szCs w:val="18"/>
              </w:rPr>
            </w:pPr>
            <w:ins w:id="247" w:author="Eric Hagen" w:date="2022-09-21T09:13:00Z">
              <w:r w:rsidRPr="00FB2C67">
                <w:rPr>
                  <w:rFonts w:eastAsia="Times New Roman" w:cs="Times New Roman"/>
                  <w:sz w:val="18"/>
                  <w:szCs w:val="18"/>
                </w:rPr>
                <w:t>Huang et al. (2020)</w:t>
              </w:r>
            </w:ins>
          </w:p>
        </w:tc>
      </w:tr>
      <w:tr w:rsidR="00DA099F" w14:paraId="409B5C65" w14:textId="77777777" w:rsidTr="00967271">
        <w:trPr>
          <w:ins w:id="248" w:author="Eric Hagen" w:date="2022-09-21T09:13:00Z"/>
        </w:trPr>
        <w:tc>
          <w:tcPr>
            <w:tcW w:w="3006" w:type="dxa"/>
          </w:tcPr>
          <w:p w14:paraId="1EC3DB80" w14:textId="5A623DC6" w:rsidR="00DA099F" w:rsidRPr="00FB2C67" w:rsidRDefault="00DA099F" w:rsidP="00DA099F">
            <w:pPr>
              <w:spacing w:line="360" w:lineRule="auto"/>
              <w:rPr>
                <w:ins w:id="249" w:author="Eric Hagen" w:date="2022-09-21T09:13:00Z"/>
                <w:rFonts w:eastAsia="Times New Roman" w:cs="Times New Roman"/>
                <w:sz w:val="18"/>
                <w:szCs w:val="18"/>
              </w:rPr>
            </w:pPr>
            <w:proofErr w:type="spellStart"/>
            <w:ins w:id="250" w:author="Eric Hagen" w:date="2022-09-21T09:13:00Z">
              <w:r w:rsidRPr="00FB2C67">
                <w:rPr>
                  <w:rFonts w:eastAsia="Times New Roman" w:cs="Times New Roman"/>
                  <w:sz w:val="18"/>
                  <w:szCs w:val="18"/>
                </w:rPr>
                <w:t>Cardueae</w:t>
              </w:r>
              <w:proofErr w:type="spellEnd"/>
            </w:ins>
          </w:p>
        </w:tc>
        <w:tc>
          <w:tcPr>
            <w:tcW w:w="3006" w:type="dxa"/>
          </w:tcPr>
          <w:p w14:paraId="5AC888CD" w14:textId="05E8AA21" w:rsidR="00DA099F" w:rsidRPr="00FB2C67" w:rsidRDefault="00DA099F" w:rsidP="00DA099F">
            <w:pPr>
              <w:spacing w:line="360" w:lineRule="auto"/>
              <w:rPr>
                <w:ins w:id="251" w:author="Eric Hagen" w:date="2022-09-21T09:13:00Z"/>
                <w:rFonts w:eastAsia="Times New Roman" w:cs="Times New Roman"/>
                <w:sz w:val="18"/>
                <w:szCs w:val="18"/>
              </w:rPr>
            </w:pPr>
            <w:ins w:id="252" w:author="Eric Hagen" w:date="2022-09-21T09:13:00Z">
              <w:r w:rsidRPr="00FB2C67">
                <w:rPr>
                  <w:rFonts w:eastAsia="Times New Roman" w:cs="Times New Roman"/>
                  <w:sz w:val="18"/>
                  <w:szCs w:val="18"/>
                </w:rPr>
                <w:t>Tribe (Asteraceae)</w:t>
              </w:r>
            </w:ins>
          </w:p>
        </w:tc>
        <w:tc>
          <w:tcPr>
            <w:tcW w:w="3007" w:type="dxa"/>
          </w:tcPr>
          <w:p w14:paraId="5A350F5E" w14:textId="49D35542" w:rsidR="00DA099F" w:rsidRPr="00FB2C67" w:rsidRDefault="00DA099F" w:rsidP="00DA099F">
            <w:pPr>
              <w:spacing w:line="360" w:lineRule="auto"/>
              <w:rPr>
                <w:ins w:id="253" w:author="Eric Hagen" w:date="2022-09-21T09:13:00Z"/>
                <w:rFonts w:eastAsia="Times New Roman" w:cs="Times New Roman"/>
                <w:sz w:val="18"/>
                <w:szCs w:val="18"/>
              </w:rPr>
            </w:pPr>
            <w:ins w:id="254" w:author="Eric Hagen" w:date="2022-09-21T09:13:00Z">
              <w:r w:rsidRPr="00FB2C67">
                <w:rPr>
                  <w:rFonts w:eastAsia="Times New Roman" w:cs="Times New Roman"/>
                  <w:sz w:val="18"/>
                  <w:szCs w:val="18"/>
                </w:rPr>
                <w:t>Park and Potter (2015)</w:t>
              </w:r>
            </w:ins>
          </w:p>
        </w:tc>
      </w:tr>
      <w:tr w:rsidR="00DA099F" w14:paraId="15139DF7" w14:textId="77777777" w:rsidTr="00967271">
        <w:trPr>
          <w:ins w:id="255" w:author="Eric Hagen" w:date="2022-09-21T09:13:00Z"/>
        </w:trPr>
        <w:tc>
          <w:tcPr>
            <w:tcW w:w="3006" w:type="dxa"/>
          </w:tcPr>
          <w:p w14:paraId="2D30E48C" w14:textId="24CF6327" w:rsidR="00DA099F" w:rsidRPr="00FB2C67" w:rsidRDefault="00DA099F" w:rsidP="00DA099F">
            <w:pPr>
              <w:spacing w:line="360" w:lineRule="auto"/>
              <w:rPr>
                <w:ins w:id="256" w:author="Eric Hagen" w:date="2022-09-21T09:13:00Z"/>
                <w:rFonts w:eastAsia="Times New Roman" w:cs="Times New Roman"/>
                <w:sz w:val="18"/>
                <w:szCs w:val="18"/>
              </w:rPr>
            </w:pPr>
            <w:proofErr w:type="spellStart"/>
            <w:ins w:id="257" w:author="Eric Hagen" w:date="2022-09-21T09:13:00Z">
              <w:r w:rsidRPr="00A17975">
                <w:rPr>
                  <w:rFonts w:eastAsia="Times New Roman" w:cs="Times New Roman"/>
                  <w:i/>
                  <w:iCs/>
                  <w:sz w:val="18"/>
                  <w:szCs w:val="18"/>
                </w:rPr>
                <w:t>Chamaecrista</w:t>
              </w:r>
              <w:proofErr w:type="spellEnd"/>
            </w:ins>
          </w:p>
        </w:tc>
        <w:tc>
          <w:tcPr>
            <w:tcW w:w="3006" w:type="dxa"/>
          </w:tcPr>
          <w:p w14:paraId="47BCA387" w14:textId="431B9D8B" w:rsidR="00DA099F" w:rsidRPr="00FB2C67" w:rsidRDefault="00DA099F" w:rsidP="00DA099F">
            <w:pPr>
              <w:spacing w:line="360" w:lineRule="auto"/>
              <w:rPr>
                <w:ins w:id="258" w:author="Eric Hagen" w:date="2022-09-21T09:13:00Z"/>
                <w:rFonts w:eastAsia="Times New Roman" w:cs="Times New Roman"/>
                <w:sz w:val="18"/>
                <w:szCs w:val="18"/>
              </w:rPr>
            </w:pPr>
            <w:ins w:id="259" w:author="Eric Hagen" w:date="2022-09-21T09:13:00Z">
              <w:r>
                <w:rPr>
                  <w:rFonts w:eastAsia="Times New Roman" w:cs="Times New Roman"/>
                  <w:sz w:val="18"/>
                  <w:szCs w:val="18"/>
                </w:rPr>
                <w:t>Genus (Fabaceae)</w:t>
              </w:r>
            </w:ins>
          </w:p>
        </w:tc>
        <w:tc>
          <w:tcPr>
            <w:tcW w:w="3007" w:type="dxa"/>
          </w:tcPr>
          <w:p w14:paraId="2ADA55A0" w14:textId="1577B730" w:rsidR="00DA099F" w:rsidRPr="00FB2C67" w:rsidRDefault="00DA099F" w:rsidP="00DA099F">
            <w:pPr>
              <w:spacing w:line="360" w:lineRule="auto"/>
              <w:rPr>
                <w:ins w:id="260" w:author="Eric Hagen" w:date="2022-09-21T09:13:00Z"/>
                <w:rFonts w:eastAsia="Times New Roman" w:cs="Times New Roman"/>
                <w:sz w:val="18"/>
                <w:szCs w:val="18"/>
              </w:rPr>
            </w:pPr>
            <w:ins w:id="261" w:author="Eric Hagen" w:date="2022-09-21T09:13:00Z">
              <w:r>
                <w:rPr>
                  <w:rFonts w:eastAsia="Times New Roman" w:cs="Times New Roman"/>
                  <w:sz w:val="18"/>
                  <w:szCs w:val="18"/>
                </w:rPr>
                <w:t>Vasconcelos et al. (2020)</w:t>
              </w:r>
            </w:ins>
          </w:p>
        </w:tc>
      </w:tr>
      <w:tr w:rsidR="00DA099F" w14:paraId="5BD62C91" w14:textId="77777777" w:rsidTr="00967271">
        <w:trPr>
          <w:ins w:id="262" w:author="Eric Hagen" w:date="2022-09-21T09:13:00Z"/>
        </w:trPr>
        <w:tc>
          <w:tcPr>
            <w:tcW w:w="3006" w:type="dxa"/>
          </w:tcPr>
          <w:p w14:paraId="2C9733DF" w14:textId="2BE63FE4" w:rsidR="00DA099F" w:rsidRPr="00FB2C67" w:rsidRDefault="00DA099F" w:rsidP="00DA099F">
            <w:pPr>
              <w:spacing w:line="360" w:lineRule="auto"/>
              <w:rPr>
                <w:ins w:id="263" w:author="Eric Hagen" w:date="2022-09-21T09:13:00Z"/>
                <w:rFonts w:eastAsia="Times New Roman" w:cs="Times New Roman"/>
                <w:sz w:val="18"/>
                <w:szCs w:val="18"/>
              </w:rPr>
            </w:pPr>
            <w:proofErr w:type="spellStart"/>
            <w:ins w:id="264" w:author="Eric Hagen" w:date="2022-09-21T09:14:00Z">
              <w:r>
                <w:rPr>
                  <w:rFonts w:eastAsia="Times New Roman" w:cs="Times New Roman"/>
                  <w:sz w:val="18"/>
                  <w:szCs w:val="18"/>
                </w:rPr>
                <w:t>Cremolobeae</w:t>
              </w:r>
            </w:ins>
            <w:proofErr w:type="spellEnd"/>
          </w:p>
        </w:tc>
        <w:tc>
          <w:tcPr>
            <w:tcW w:w="3006" w:type="dxa"/>
          </w:tcPr>
          <w:p w14:paraId="3FADA9E9" w14:textId="3B2DD277" w:rsidR="00DA099F" w:rsidRPr="00FB2C67" w:rsidRDefault="00DA099F" w:rsidP="00DA099F">
            <w:pPr>
              <w:spacing w:line="360" w:lineRule="auto"/>
              <w:rPr>
                <w:ins w:id="265" w:author="Eric Hagen" w:date="2022-09-21T09:13:00Z"/>
                <w:rFonts w:eastAsia="Times New Roman" w:cs="Times New Roman"/>
                <w:sz w:val="18"/>
                <w:szCs w:val="18"/>
              </w:rPr>
            </w:pPr>
            <w:ins w:id="266" w:author="Eric Hagen" w:date="2022-09-21T09:14:00Z">
              <w:r>
                <w:rPr>
                  <w:rFonts w:eastAsia="Times New Roman" w:cs="Times New Roman"/>
                  <w:sz w:val="18"/>
                  <w:szCs w:val="18"/>
                </w:rPr>
                <w:t>Tribe (Brassicaceae)</w:t>
              </w:r>
            </w:ins>
          </w:p>
        </w:tc>
        <w:tc>
          <w:tcPr>
            <w:tcW w:w="3007" w:type="dxa"/>
          </w:tcPr>
          <w:p w14:paraId="045C1675" w14:textId="67EFE164" w:rsidR="00DA099F" w:rsidRPr="00FB2C67" w:rsidRDefault="00DA099F" w:rsidP="00DA099F">
            <w:pPr>
              <w:spacing w:line="360" w:lineRule="auto"/>
              <w:rPr>
                <w:ins w:id="267" w:author="Eric Hagen" w:date="2022-09-21T09:13:00Z"/>
                <w:rFonts w:eastAsia="Times New Roman" w:cs="Times New Roman"/>
                <w:sz w:val="18"/>
                <w:szCs w:val="18"/>
              </w:rPr>
            </w:pPr>
            <w:proofErr w:type="spellStart"/>
            <w:ins w:id="268" w:author="Eric Hagen" w:date="2022-09-21T09:14:00Z">
              <w:r>
                <w:rPr>
                  <w:rFonts w:eastAsia="Times New Roman" w:cs="Times New Roman"/>
                  <w:sz w:val="18"/>
                  <w:szCs w:val="18"/>
                </w:rPr>
                <w:t>Salariato</w:t>
              </w:r>
              <w:proofErr w:type="spellEnd"/>
              <w:r>
                <w:rPr>
                  <w:rFonts w:eastAsia="Times New Roman" w:cs="Times New Roman"/>
                  <w:sz w:val="18"/>
                  <w:szCs w:val="18"/>
                </w:rPr>
                <w:t xml:space="preserve"> et al. (2016)</w:t>
              </w:r>
            </w:ins>
          </w:p>
        </w:tc>
      </w:tr>
      <w:tr w:rsidR="00DA099F" w14:paraId="0353F7BB" w14:textId="77777777" w:rsidTr="00967271">
        <w:trPr>
          <w:ins w:id="269" w:author="Eric Hagen" w:date="2022-09-21T09:13:00Z"/>
        </w:trPr>
        <w:tc>
          <w:tcPr>
            <w:tcW w:w="3006" w:type="dxa"/>
          </w:tcPr>
          <w:p w14:paraId="10230F80" w14:textId="51DAE38C" w:rsidR="00DA099F" w:rsidRPr="00FB2C67" w:rsidRDefault="00DA099F" w:rsidP="00DA099F">
            <w:pPr>
              <w:spacing w:line="360" w:lineRule="auto"/>
              <w:rPr>
                <w:ins w:id="270" w:author="Eric Hagen" w:date="2022-09-21T09:13:00Z"/>
                <w:rFonts w:eastAsia="Times New Roman" w:cs="Times New Roman"/>
                <w:sz w:val="18"/>
                <w:szCs w:val="18"/>
              </w:rPr>
            </w:pPr>
            <w:ins w:id="271" w:author="Eric Hagen" w:date="2022-09-21T09:14:00Z">
              <w:r w:rsidRPr="00A17975">
                <w:rPr>
                  <w:rFonts w:eastAsia="Times New Roman" w:cs="Times New Roman"/>
                  <w:i/>
                  <w:iCs/>
                  <w:sz w:val="18"/>
                  <w:szCs w:val="18"/>
                </w:rPr>
                <w:t>Croton</w:t>
              </w:r>
            </w:ins>
          </w:p>
        </w:tc>
        <w:tc>
          <w:tcPr>
            <w:tcW w:w="3006" w:type="dxa"/>
          </w:tcPr>
          <w:p w14:paraId="2C165A13" w14:textId="55585E94" w:rsidR="00DA099F" w:rsidRPr="00FB2C67" w:rsidRDefault="00DA099F" w:rsidP="00DA099F">
            <w:pPr>
              <w:spacing w:line="360" w:lineRule="auto"/>
              <w:rPr>
                <w:ins w:id="272" w:author="Eric Hagen" w:date="2022-09-21T09:13:00Z"/>
                <w:rFonts w:eastAsia="Times New Roman" w:cs="Times New Roman"/>
                <w:sz w:val="18"/>
                <w:szCs w:val="18"/>
              </w:rPr>
            </w:pPr>
            <w:ins w:id="273" w:author="Eric Hagen" w:date="2022-09-21T09:14:00Z">
              <w:r>
                <w:rPr>
                  <w:rFonts w:eastAsia="Times New Roman" w:cs="Times New Roman"/>
                  <w:sz w:val="18"/>
                  <w:szCs w:val="18"/>
                </w:rPr>
                <w:t>Genus (Euphorbiaceae)</w:t>
              </w:r>
            </w:ins>
          </w:p>
        </w:tc>
        <w:tc>
          <w:tcPr>
            <w:tcW w:w="3007" w:type="dxa"/>
          </w:tcPr>
          <w:p w14:paraId="708A43B2" w14:textId="3A31431C" w:rsidR="00DA099F" w:rsidRPr="00FB2C67" w:rsidRDefault="00DA099F" w:rsidP="00DA099F">
            <w:pPr>
              <w:spacing w:line="360" w:lineRule="auto"/>
              <w:rPr>
                <w:ins w:id="274" w:author="Eric Hagen" w:date="2022-09-21T09:13:00Z"/>
                <w:rFonts w:eastAsia="Times New Roman" w:cs="Times New Roman"/>
                <w:sz w:val="18"/>
                <w:szCs w:val="18"/>
              </w:rPr>
            </w:pPr>
            <w:proofErr w:type="spellStart"/>
            <w:ins w:id="275" w:author="Eric Hagen" w:date="2022-09-21T09:14:00Z">
              <w:r>
                <w:rPr>
                  <w:rFonts w:eastAsia="Times New Roman" w:cs="Times New Roman"/>
                  <w:sz w:val="18"/>
                  <w:szCs w:val="18"/>
                </w:rPr>
                <w:t>Arévalo</w:t>
              </w:r>
              <w:proofErr w:type="spellEnd"/>
              <w:r>
                <w:rPr>
                  <w:rFonts w:eastAsia="Times New Roman" w:cs="Times New Roman"/>
                  <w:sz w:val="18"/>
                  <w:szCs w:val="18"/>
                </w:rPr>
                <w:t xml:space="preserve"> et al. (2017)</w:t>
              </w:r>
            </w:ins>
          </w:p>
        </w:tc>
      </w:tr>
      <w:tr w:rsidR="00DA099F" w14:paraId="589EAE0C" w14:textId="77777777" w:rsidTr="00967271">
        <w:trPr>
          <w:ins w:id="276" w:author="Eric Hagen" w:date="2022-09-21T09:14:00Z"/>
        </w:trPr>
        <w:tc>
          <w:tcPr>
            <w:tcW w:w="3006" w:type="dxa"/>
          </w:tcPr>
          <w:p w14:paraId="0560CB1C" w14:textId="340D5AB3" w:rsidR="00DA099F" w:rsidRPr="00FB2C67" w:rsidRDefault="00DA099F" w:rsidP="00DA099F">
            <w:pPr>
              <w:spacing w:line="360" w:lineRule="auto"/>
              <w:rPr>
                <w:ins w:id="277" w:author="Eric Hagen" w:date="2022-09-21T09:14:00Z"/>
                <w:rFonts w:eastAsia="Times New Roman" w:cs="Times New Roman"/>
                <w:sz w:val="18"/>
                <w:szCs w:val="18"/>
              </w:rPr>
            </w:pPr>
            <w:proofErr w:type="spellStart"/>
            <w:ins w:id="278" w:author="Eric Hagen" w:date="2022-09-21T09:15:00Z">
              <w:r w:rsidRPr="00FB2C67">
                <w:rPr>
                  <w:rFonts w:eastAsia="Times New Roman" w:cs="Times New Roman"/>
                  <w:sz w:val="18"/>
                  <w:szCs w:val="18"/>
                </w:rPr>
                <w:t>Erysimeae</w:t>
              </w:r>
            </w:ins>
            <w:proofErr w:type="spellEnd"/>
          </w:p>
        </w:tc>
        <w:tc>
          <w:tcPr>
            <w:tcW w:w="3006" w:type="dxa"/>
          </w:tcPr>
          <w:p w14:paraId="6D5C991B" w14:textId="7F5D6349" w:rsidR="00DA099F" w:rsidRPr="00FB2C67" w:rsidRDefault="00DA099F" w:rsidP="00DA099F">
            <w:pPr>
              <w:spacing w:line="360" w:lineRule="auto"/>
              <w:rPr>
                <w:ins w:id="279" w:author="Eric Hagen" w:date="2022-09-21T09:14:00Z"/>
                <w:rFonts w:eastAsia="Times New Roman" w:cs="Times New Roman"/>
                <w:sz w:val="18"/>
                <w:szCs w:val="18"/>
              </w:rPr>
            </w:pPr>
            <w:ins w:id="280" w:author="Eric Hagen" w:date="2022-09-21T09:15:00Z">
              <w:r w:rsidRPr="00FB2C67">
                <w:rPr>
                  <w:rFonts w:eastAsia="Times New Roman" w:cs="Times New Roman"/>
                  <w:sz w:val="18"/>
                  <w:szCs w:val="18"/>
                </w:rPr>
                <w:t>Tribe (Brassicaceae)</w:t>
              </w:r>
            </w:ins>
          </w:p>
        </w:tc>
        <w:tc>
          <w:tcPr>
            <w:tcW w:w="3007" w:type="dxa"/>
          </w:tcPr>
          <w:p w14:paraId="146A99E5" w14:textId="3CB6D4B1" w:rsidR="00DA099F" w:rsidRPr="00FB2C67" w:rsidRDefault="00DA099F" w:rsidP="00DA099F">
            <w:pPr>
              <w:spacing w:line="360" w:lineRule="auto"/>
              <w:rPr>
                <w:ins w:id="281" w:author="Eric Hagen" w:date="2022-09-21T09:14:00Z"/>
                <w:rFonts w:eastAsia="Times New Roman" w:cs="Times New Roman"/>
                <w:sz w:val="18"/>
                <w:szCs w:val="18"/>
              </w:rPr>
            </w:pPr>
            <w:ins w:id="282" w:author="Eric Hagen" w:date="2022-09-21T09:15:00Z">
              <w:r w:rsidRPr="00FB2C67">
                <w:rPr>
                  <w:rFonts w:eastAsia="Times New Roman" w:cs="Times New Roman"/>
                  <w:sz w:val="18"/>
                  <w:szCs w:val="18"/>
                </w:rPr>
                <w:t>Huang et al. (2020)</w:t>
              </w:r>
            </w:ins>
          </w:p>
        </w:tc>
      </w:tr>
      <w:tr w:rsidR="00DA099F" w14:paraId="359DB80D" w14:textId="77777777" w:rsidTr="00967271">
        <w:trPr>
          <w:ins w:id="283" w:author="Eric Hagen" w:date="2022-09-21T09:15:00Z"/>
        </w:trPr>
        <w:tc>
          <w:tcPr>
            <w:tcW w:w="3006" w:type="dxa"/>
          </w:tcPr>
          <w:p w14:paraId="31DEED7C" w14:textId="6B2D63A9" w:rsidR="00DA099F" w:rsidRPr="00FB2C67" w:rsidRDefault="00DA099F" w:rsidP="00DA099F">
            <w:pPr>
              <w:spacing w:line="360" w:lineRule="auto"/>
              <w:rPr>
                <w:ins w:id="284" w:author="Eric Hagen" w:date="2022-09-21T09:15:00Z"/>
                <w:rFonts w:eastAsia="Times New Roman" w:cs="Times New Roman"/>
                <w:sz w:val="18"/>
                <w:szCs w:val="18"/>
              </w:rPr>
            </w:pPr>
            <w:proofErr w:type="spellStart"/>
            <w:ins w:id="285" w:author="Eric Hagen" w:date="2022-09-21T09:15:00Z">
              <w:r w:rsidRPr="00FB2C67">
                <w:rPr>
                  <w:rFonts w:eastAsia="Times New Roman" w:cs="Times New Roman"/>
                  <w:sz w:val="18"/>
                  <w:szCs w:val="18"/>
                </w:rPr>
                <w:t>Euclidieae</w:t>
              </w:r>
              <w:proofErr w:type="spellEnd"/>
            </w:ins>
          </w:p>
        </w:tc>
        <w:tc>
          <w:tcPr>
            <w:tcW w:w="3006" w:type="dxa"/>
          </w:tcPr>
          <w:p w14:paraId="50497C45" w14:textId="475531F2" w:rsidR="00DA099F" w:rsidRPr="00FB2C67" w:rsidRDefault="00DA099F" w:rsidP="00DA099F">
            <w:pPr>
              <w:spacing w:line="360" w:lineRule="auto"/>
              <w:rPr>
                <w:ins w:id="286" w:author="Eric Hagen" w:date="2022-09-21T09:15:00Z"/>
                <w:rFonts w:eastAsia="Times New Roman" w:cs="Times New Roman"/>
                <w:sz w:val="18"/>
                <w:szCs w:val="18"/>
              </w:rPr>
            </w:pPr>
            <w:ins w:id="287" w:author="Eric Hagen" w:date="2022-09-21T09:15:00Z">
              <w:r w:rsidRPr="00FB2C67">
                <w:rPr>
                  <w:rFonts w:eastAsia="Times New Roman" w:cs="Times New Roman"/>
                  <w:sz w:val="18"/>
                  <w:szCs w:val="18"/>
                </w:rPr>
                <w:t>Tribe (Brassicaceae)</w:t>
              </w:r>
            </w:ins>
          </w:p>
        </w:tc>
        <w:tc>
          <w:tcPr>
            <w:tcW w:w="3007" w:type="dxa"/>
          </w:tcPr>
          <w:p w14:paraId="2E31552F" w14:textId="2A69EBF4" w:rsidR="00DA099F" w:rsidRPr="00FB2C67" w:rsidRDefault="00DA099F" w:rsidP="00DA099F">
            <w:pPr>
              <w:spacing w:line="360" w:lineRule="auto"/>
              <w:rPr>
                <w:ins w:id="288" w:author="Eric Hagen" w:date="2022-09-21T09:15:00Z"/>
                <w:rFonts w:eastAsia="Times New Roman" w:cs="Times New Roman"/>
                <w:sz w:val="18"/>
                <w:szCs w:val="18"/>
              </w:rPr>
            </w:pPr>
            <w:ins w:id="289" w:author="Eric Hagen" w:date="2022-09-21T09:15:00Z">
              <w:r w:rsidRPr="00FB2C67">
                <w:rPr>
                  <w:rFonts w:eastAsia="Times New Roman" w:cs="Times New Roman"/>
                  <w:sz w:val="18"/>
                  <w:szCs w:val="18"/>
                </w:rPr>
                <w:t>Huang et al. (2020)</w:t>
              </w:r>
            </w:ins>
          </w:p>
        </w:tc>
      </w:tr>
      <w:tr w:rsidR="00DA099F" w14:paraId="369D46EB" w14:textId="77777777" w:rsidTr="00967271">
        <w:trPr>
          <w:ins w:id="290" w:author="Eric Hagen" w:date="2022-09-21T09:15:00Z"/>
        </w:trPr>
        <w:tc>
          <w:tcPr>
            <w:tcW w:w="3006" w:type="dxa"/>
          </w:tcPr>
          <w:p w14:paraId="035219D1" w14:textId="6A095628" w:rsidR="00DA099F" w:rsidRPr="00FB2C67" w:rsidRDefault="00DA099F" w:rsidP="00DA099F">
            <w:pPr>
              <w:spacing w:line="360" w:lineRule="auto"/>
              <w:rPr>
                <w:ins w:id="291" w:author="Eric Hagen" w:date="2022-09-21T09:15:00Z"/>
                <w:rFonts w:eastAsia="Times New Roman" w:cs="Times New Roman"/>
                <w:sz w:val="18"/>
                <w:szCs w:val="18"/>
              </w:rPr>
            </w:pPr>
            <w:proofErr w:type="spellStart"/>
            <w:ins w:id="292" w:author="Eric Hagen" w:date="2022-09-21T09:16:00Z">
              <w:r>
                <w:rPr>
                  <w:rFonts w:eastAsia="Times New Roman" w:cs="Times New Roman"/>
                  <w:sz w:val="18"/>
                  <w:szCs w:val="18"/>
                </w:rPr>
                <w:t>Eudemeae</w:t>
              </w:r>
            </w:ins>
            <w:proofErr w:type="spellEnd"/>
          </w:p>
        </w:tc>
        <w:tc>
          <w:tcPr>
            <w:tcW w:w="3006" w:type="dxa"/>
          </w:tcPr>
          <w:p w14:paraId="7FB519A6" w14:textId="033B1DB8" w:rsidR="00DA099F" w:rsidRPr="00FB2C67" w:rsidRDefault="00DA099F" w:rsidP="00DA099F">
            <w:pPr>
              <w:spacing w:line="360" w:lineRule="auto"/>
              <w:rPr>
                <w:ins w:id="293" w:author="Eric Hagen" w:date="2022-09-21T09:15:00Z"/>
                <w:rFonts w:eastAsia="Times New Roman" w:cs="Times New Roman"/>
                <w:sz w:val="18"/>
                <w:szCs w:val="18"/>
              </w:rPr>
            </w:pPr>
            <w:ins w:id="294" w:author="Eric Hagen" w:date="2022-09-21T09:16:00Z">
              <w:r>
                <w:rPr>
                  <w:rFonts w:eastAsia="Times New Roman" w:cs="Times New Roman"/>
                  <w:sz w:val="18"/>
                  <w:szCs w:val="18"/>
                </w:rPr>
                <w:t>Tribe (Brassicaceae)</w:t>
              </w:r>
            </w:ins>
          </w:p>
        </w:tc>
        <w:tc>
          <w:tcPr>
            <w:tcW w:w="3007" w:type="dxa"/>
          </w:tcPr>
          <w:p w14:paraId="61A5F462" w14:textId="0DEFBF83" w:rsidR="00DA099F" w:rsidRPr="00FB2C67" w:rsidRDefault="00DA099F" w:rsidP="00DA099F">
            <w:pPr>
              <w:spacing w:line="360" w:lineRule="auto"/>
              <w:rPr>
                <w:ins w:id="295" w:author="Eric Hagen" w:date="2022-09-21T09:15:00Z"/>
                <w:rFonts w:eastAsia="Times New Roman" w:cs="Times New Roman"/>
                <w:sz w:val="18"/>
                <w:szCs w:val="18"/>
              </w:rPr>
            </w:pPr>
            <w:proofErr w:type="spellStart"/>
            <w:ins w:id="296" w:author="Eric Hagen" w:date="2022-09-21T09:16:00Z">
              <w:r>
                <w:rPr>
                  <w:rFonts w:eastAsia="Times New Roman" w:cs="Times New Roman"/>
                  <w:sz w:val="18"/>
                  <w:szCs w:val="18"/>
                </w:rPr>
                <w:t>Salariato</w:t>
              </w:r>
              <w:proofErr w:type="spellEnd"/>
              <w:r>
                <w:rPr>
                  <w:rFonts w:eastAsia="Times New Roman" w:cs="Times New Roman"/>
                  <w:sz w:val="18"/>
                  <w:szCs w:val="18"/>
                </w:rPr>
                <w:t xml:space="preserve"> et al. (2016)</w:t>
              </w:r>
            </w:ins>
          </w:p>
        </w:tc>
      </w:tr>
      <w:tr w:rsidR="00DA099F" w14:paraId="40EB7618" w14:textId="77777777" w:rsidTr="00967271">
        <w:trPr>
          <w:ins w:id="297" w:author="Eric Hagen" w:date="2022-09-21T09:15:00Z"/>
        </w:trPr>
        <w:tc>
          <w:tcPr>
            <w:tcW w:w="3006" w:type="dxa"/>
          </w:tcPr>
          <w:p w14:paraId="248ECC8E" w14:textId="77C063B0" w:rsidR="00DA099F" w:rsidRPr="00FB2C67" w:rsidRDefault="00DA099F" w:rsidP="00DA099F">
            <w:pPr>
              <w:spacing w:line="360" w:lineRule="auto"/>
              <w:rPr>
                <w:ins w:id="298" w:author="Eric Hagen" w:date="2022-09-21T09:15:00Z"/>
                <w:rFonts w:eastAsia="Times New Roman" w:cs="Times New Roman"/>
                <w:sz w:val="18"/>
                <w:szCs w:val="18"/>
              </w:rPr>
            </w:pPr>
            <w:proofErr w:type="spellStart"/>
            <w:ins w:id="299" w:author="Eric Hagen" w:date="2022-09-21T09:16:00Z">
              <w:r w:rsidRPr="00FB2C67">
                <w:rPr>
                  <w:rFonts w:eastAsia="Times New Roman" w:cs="Times New Roman"/>
                  <w:sz w:val="18"/>
                  <w:szCs w:val="18"/>
                </w:rPr>
                <w:t>Eumalvoideae</w:t>
              </w:r>
            </w:ins>
            <w:proofErr w:type="spellEnd"/>
          </w:p>
        </w:tc>
        <w:tc>
          <w:tcPr>
            <w:tcW w:w="3006" w:type="dxa"/>
          </w:tcPr>
          <w:p w14:paraId="154A1B69" w14:textId="2ABD4AC7" w:rsidR="00DA099F" w:rsidRPr="00FB2C67" w:rsidRDefault="00DA099F" w:rsidP="00DA099F">
            <w:pPr>
              <w:spacing w:line="360" w:lineRule="auto"/>
              <w:rPr>
                <w:ins w:id="300" w:author="Eric Hagen" w:date="2022-09-21T09:15:00Z"/>
                <w:rFonts w:eastAsia="Times New Roman" w:cs="Times New Roman"/>
                <w:sz w:val="18"/>
                <w:szCs w:val="18"/>
              </w:rPr>
            </w:pPr>
            <w:ins w:id="301" w:author="Eric Hagen" w:date="2022-09-21T09:16:00Z">
              <w:r w:rsidRPr="00FB2C67">
                <w:rPr>
                  <w:rFonts w:eastAsia="Times New Roman" w:cs="Times New Roman"/>
                  <w:sz w:val="18"/>
                  <w:szCs w:val="18"/>
                </w:rPr>
                <w:t>Subfamily (Malvaceae)</w:t>
              </w:r>
            </w:ins>
          </w:p>
        </w:tc>
        <w:tc>
          <w:tcPr>
            <w:tcW w:w="3007" w:type="dxa"/>
          </w:tcPr>
          <w:p w14:paraId="570A4AFB" w14:textId="3AEA873D" w:rsidR="00DA099F" w:rsidRPr="00FB2C67" w:rsidRDefault="00DA099F" w:rsidP="00DA099F">
            <w:pPr>
              <w:spacing w:line="360" w:lineRule="auto"/>
              <w:rPr>
                <w:ins w:id="302" w:author="Eric Hagen" w:date="2022-09-21T09:15:00Z"/>
                <w:rFonts w:eastAsia="Times New Roman" w:cs="Times New Roman"/>
                <w:sz w:val="18"/>
                <w:szCs w:val="18"/>
              </w:rPr>
            </w:pPr>
            <w:ins w:id="303" w:author="Eric Hagen" w:date="2022-09-21T09:16:00Z">
              <w:r w:rsidRPr="00FB2C67">
                <w:rPr>
                  <w:rFonts w:eastAsia="Times New Roman" w:cs="Times New Roman"/>
                  <w:sz w:val="18"/>
                  <w:szCs w:val="18"/>
                </w:rPr>
                <w:t>Hoorn et al. (2019)</w:t>
              </w:r>
            </w:ins>
          </w:p>
        </w:tc>
      </w:tr>
      <w:tr w:rsidR="00447AFB" w14:paraId="3F692BD5" w14:textId="77777777" w:rsidTr="00967271">
        <w:trPr>
          <w:ins w:id="304" w:author="Eric Hagen" w:date="2022-09-21T09:16:00Z"/>
        </w:trPr>
        <w:tc>
          <w:tcPr>
            <w:tcW w:w="3006" w:type="dxa"/>
          </w:tcPr>
          <w:p w14:paraId="374DED81" w14:textId="3D62DD5C" w:rsidR="00447AFB" w:rsidRPr="00FB2C67" w:rsidRDefault="00447AFB" w:rsidP="00447AFB">
            <w:pPr>
              <w:spacing w:line="360" w:lineRule="auto"/>
              <w:rPr>
                <w:ins w:id="305" w:author="Eric Hagen" w:date="2022-09-21T09:16:00Z"/>
                <w:rFonts w:eastAsia="Times New Roman" w:cs="Times New Roman"/>
                <w:sz w:val="18"/>
                <w:szCs w:val="18"/>
              </w:rPr>
            </w:pPr>
            <w:proofErr w:type="spellStart"/>
            <w:ins w:id="306" w:author="Eric Hagen" w:date="2022-09-21T09:17:00Z">
              <w:r w:rsidRPr="00FB2C67">
                <w:rPr>
                  <w:rFonts w:eastAsia="Times New Roman" w:cs="Times New Roman"/>
                  <w:sz w:val="18"/>
                  <w:szCs w:val="18"/>
                </w:rPr>
                <w:t>Gesneriaceae</w:t>
              </w:r>
            </w:ins>
            <w:proofErr w:type="spellEnd"/>
          </w:p>
        </w:tc>
        <w:tc>
          <w:tcPr>
            <w:tcW w:w="3006" w:type="dxa"/>
          </w:tcPr>
          <w:p w14:paraId="439D2E9A" w14:textId="14D2DF27" w:rsidR="00447AFB" w:rsidRPr="00FB2C67" w:rsidRDefault="00447AFB" w:rsidP="00447AFB">
            <w:pPr>
              <w:spacing w:line="360" w:lineRule="auto"/>
              <w:rPr>
                <w:ins w:id="307" w:author="Eric Hagen" w:date="2022-09-21T09:16:00Z"/>
                <w:rFonts w:eastAsia="Times New Roman" w:cs="Times New Roman"/>
                <w:sz w:val="18"/>
                <w:szCs w:val="18"/>
              </w:rPr>
            </w:pPr>
            <w:ins w:id="308" w:author="Eric Hagen" w:date="2022-09-21T09:17:00Z">
              <w:r w:rsidRPr="00FB2C67">
                <w:rPr>
                  <w:rFonts w:eastAsia="Times New Roman" w:cs="Times New Roman"/>
                  <w:sz w:val="18"/>
                  <w:szCs w:val="18"/>
                </w:rPr>
                <w:t>Family</w:t>
              </w:r>
            </w:ins>
          </w:p>
        </w:tc>
        <w:tc>
          <w:tcPr>
            <w:tcW w:w="3007" w:type="dxa"/>
          </w:tcPr>
          <w:p w14:paraId="0011A164" w14:textId="78C78EA4" w:rsidR="00447AFB" w:rsidRPr="00FB2C67" w:rsidRDefault="00447AFB" w:rsidP="00447AFB">
            <w:pPr>
              <w:spacing w:line="360" w:lineRule="auto"/>
              <w:rPr>
                <w:ins w:id="309" w:author="Eric Hagen" w:date="2022-09-21T09:16:00Z"/>
                <w:rFonts w:eastAsia="Times New Roman" w:cs="Times New Roman"/>
                <w:sz w:val="18"/>
                <w:szCs w:val="18"/>
              </w:rPr>
            </w:pPr>
            <w:proofErr w:type="spellStart"/>
            <w:ins w:id="310" w:author="Eric Hagen" w:date="2022-09-21T09:17:00Z">
              <w:r w:rsidRPr="00FB2C67">
                <w:rPr>
                  <w:rFonts w:eastAsia="Times New Roman" w:cs="Times New Roman"/>
                  <w:sz w:val="18"/>
                  <w:szCs w:val="18"/>
                </w:rPr>
                <w:t>Roalson</w:t>
              </w:r>
              <w:proofErr w:type="spellEnd"/>
              <w:r w:rsidRPr="00FB2C67">
                <w:rPr>
                  <w:rFonts w:eastAsia="Times New Roman" w:cs="Times New Roman"/>
                  <w:sz w:val="18"/>
                  <w:szCs w:val="18"/>
                </w:rPr>
                <w:t xml:space="preserve"> and Roberts (2016)</w:t>
              </w:r>
            </w:ins>
          </w:p>
        </w:tc>
      </w:tr>
      <w:tr w:rsidR="00447AFB" w14:paraId="2EED9DEC" w14:textId="77777777" w:rsidTr="00967271">
        <w:trPr>
          <w:ins w:id="311" w:author="Eric Hagen" w:date="2022-09-21T08:17:00Z"/>
        </w:trPr>
        <w:tc>
          <w:tcPr>
            <w:tcW w:w="3006" w:type="dxa"/>
          </w:tcPr>
          <w:p w14:paraId="1A268FB9" w14:textId="6BFB625C" w:rsidR="00447AFB" w:rsidRPr="00FB2C67" w:rsidRDefault="00447AFB" w:rsidP="00447AFB">
            <w:pPr>
              <w:spacing w:line="360" w:lineRule="auto"/>
              <w:rPr>
                <w:ins w:id="312" w:author="Eric Hagen" w:date="2022-09-21T08:17:00Z"/>
                <w:rFonts w:eastAsia="Times New Roman" w:cs="Times New Roman"/>
                <w:sz w:val="18"/>
                <w:szCs w:val="18"/>
              </w:rPr>
            </w:pPr>
            <w:proofErr w:type="spellStart"/>
            <w:ins w:id="313" w:author="Eric Hagen" w:date="2022-09-21T09:17:00Z">
              <w:r w:rsidRPr="00FB2C67">
                <w:rPr>
                  <w:rFonts w:eastAsia="Times New Roman" w:cs="Times New Roman"/>
                  <w:sz w:val="18"/>
                  <w:szCs w:val="18"/>
                </w:rPr>
                <w:t>Grewioideae</w:t>
              </w:r>
            </w:ins>
            <w:proofErr w:type="spellEnd"/>
          </w:p>
        </w:tc>
        <w:tc>
          <w:tcPr>
            <w:tcW w:w="3006" w:type="dxa"/>
          </w:tcPr>
          <w:p w14:paraId="54646826" w14:textId="25F958D6" w:rsidR="00447AFB" w:rsidRPr="00FB2C67" w:rsidRDefault="00447AFB" w:rsidP="00447AFB">
            <w:pPr>
              <w:spacing w:line="360" w:lineRule="auto"/>
              <w:rPr>
                <w:ins w:id="314" w:author="Eric Hagen" w:date="2022-09-21T08:17:00Z"/>
                <w:rFonts w:eastAsia="Times New Roman" w:cs="Times New Roman"/>
                <w:sz w:val="18"/>
                <w:szCs w:val="18"/>
              </w:rPr>
            </w:pPr>
            <w:ins w:id="315" w:author="Eric Hagen" w:date="2022-09-21T09:17:00Z">
              <w:r w:rsidRPr="00FB2C67">
                <w:rPr>
                  <w:rFonts w:eastAsia="Times New Roman" w:cs="Times New Roman"/>
                  <w:sz w:val="18"/>
                  <w:szCs w:val="18"/>
                </w:rPr>
                <w:t>Subfamily (Malvaceae)</w:t>
              </w:r>
            </w:ins>
          </w:p>
        </w:tc>
        <w:tc>
          <w:tcPr>
            <w:tcW w:w="3007" w:type="dxa"/>
          </w:tcPr>
          <w:p w14:paraId="2AFC5FA2" w14:textId="69D1E108" w:rsidR="00447AFB" w:rsidRPr="00FB2C67" w:rsidRDefault="00447AFB" w:rsidP="00447AFB">
            <w:pPr>
              <w:spacing w:line="360" w:lineRule="auto"/>
              <w:rPr>
                <w:ins w:id="316" w:author="Eric Hagen" w:date="2022-09-21T08:17:00Z"/>
                <w:rFonts w:eastAsia="Times New Roman" w:cs="Times New Roman"/>
                <w:sz w:val="18"/>
                <w:szCs w:val="18"/>
              </w:rPr>
            </w:pPr>
            <w:ins w:id="317" w:author="Eric Hagen" w:date="2022-09-21T09:17:00Z">
              <w:r w:rsidRPr="00FB2C67">
                <w:rPr>
                  <w:rFonts w:eastAsia="Times New Roman" w:cs="Times New Roman"/>
                  <w:sz w:val="18"/>
                  <w:szCs w:val="18"/>
                </w:rPr>
                <w:t>Hoorn et al. (2019)</w:t>
              </w:r>
            </w:ins>
          </w:p>
        </w:tc>
      </w:tr>
      <w:tr w:rsidR="00447AFB" w14:paraId="2B01DD46" w14:textId="77777777" w:rsidTr="00967271">
        <w:trPr>
          <w:ins w:id="318" w:author="Eric Hagen" w:date="2022-09-21T09:17:00Z"/>
        </w:trPr>
        <w:tc>
          <w:tcPr>
            <w:tcW w:w="3006" w:type="dxa"/>
          </w:tcPr>
          <w:p w14:paraId="455816E3" w14:textId="581C8799" w:rsidR="00447AFB" w:rsidRPr="00FB2C67" w:rsidRDefault="00447AFB" w:rsidP="00447AFB">
            <w:pPr>
              <w:spacing w:line="360" w:lineRule="auto"/>
              <w:rPr>
                <w:ins w:id="319" w:author="Eric Hagen" w:date="2022-09-21T09:17:00Z"/>
                <w:rFonts w:eastAsia="Times New Roman" w:cs="Times New Roman"/>
                <w:sz w:val="18"/>
                <w:szCs w:val="18"/>
              </w:rPr>
            </w:pPr>
            <w:proofErr w:type="spellStart"/>
            <w:ins w:id="320" w:author="Eric Hagen" w:date="2022-09-21T09:17:00Z">
              <w:r w:rsidRPr="00FB2C67">
                <w:rPr>
                  <w:rFonts w:eastAsia="Times New Roman" w:cs="Times New Roman"/>
                  <w:sz w:val="18"/>
                  <w:szCs w:val="18"/>
                </w:rPr>
                <w:t>Heliophileae</w:t>
              </w:r>
              <w:proofErr w:type="spellEnd"/>
            </w:ins>
          </w:p>
        </w:tc>
        <w:tc>
          <w:tcPr>
            <w:tcW w:w="3006" w:type="dxa"/>
          </w:tcPr>
          <w:p w14:paraId="5F72DE40" w14:textId="598AE2FB" w:rsidR="00447AFB" w:rsidRPr="00FB2C67" w:rsidRDefault="00447AFB" w:rsidP="00447AFB">
            <w:pPr>
              <w:spacing w:line="360" w:lineRule="auto"/>
              <w:rPr>
                <w:ins w:id="321" w:author="Eric Hagen" w:date="2022-09-21T09:17:00Z"/>
                <w:rFonts w:eastAsia="Times New Roman" w:cs="Times New Roman"/>
                <w:sz w:val="18"/>
                <w:szCs w:val="18"/>
              </w:rPr>
            </w:pPr>
            <w:ins w:id="322" w:author="Eric Hagen" w:date="2022-09-21T09:17:00Z">
              <w:r w:rsidRPr="00FB2C67">
                <w:rPr>
                  <w:rFonts w:eastAsia="Times New Roman" w:cs="Times New Roman"/>
                  <w:sz w:val="18"/>
                  <w:szCs w:val="18"/>
                </w:rPr>
                <w:t>Tribe (Brassicaceae)</w:t>
              </w:r>
            </w:ins>
          </w:p>
        </w:tc>
        <w:tc>
          <w:tcPr>
            <w:tcW w:w="3007" w:type="dxa"/>
          </w:tcPr>
          <w:p w14:paraId="54C52AA5" w14:textId="40328E53" w:rsidR="00447AFB" w:rsidRPr="00FB2C67" w:rsidRDefault="00447AFB" w:rsidP="00447AFB">
            <w:pPr>
              <w:spacing w:line="360" w:lineRule="auto"/>
              <w:rPr>
                <w:ins w:id="323" w:author="Eric Hagen" w:date="2022-09-21T09:17:00Z"/>
                <w:rFonts w:eastAsia="Times New Roman" w:cs="Times New Roman"/>
                <w:sz w:val="18"/>
                <w:szCs w:val="18"/>
              </w:rPr>
            </w:pPr>
            <w:ins w:id="324" w:author="Eric Hagen" w:date="2022-09-21T09:17:00Z">
              <w:r w:rsidRPr="00FB2C67">
                <w:rPr>
                  <w:rFonts w:eastAsia="Times New Roman" w:cs="Times New Roman"/>
                  <w:sz w:val="18"/>
                  <w:szCs w:val="18"/>
                </w:rPr>
                <w:t>Huang et al. (2020)</w:t>
              </w:r>
            </w:ins>
          </w:p>
        </w:tc>
      </w:tr>
      <w:tr w:rsidR="00447AFB" w14:paraId="60F76E88" w14:textId="77777777" w:rsidTr="00967271">
        <w:trPr>
          <w:ins w:id="325" w:author="Eric Hagen" w:date="2022-09-21T09:17:00Z"/>
        </w:trPr>
        <w:tc>
          <w:tcPr>
            <w:tcW w:w="3006" w:type="dxa"/>
          </w:tcPr>
          <w:p w14:paraId="05010F88" w14:textId="093B817C" w:rsidR="00447AFB" w:rsidRPr="00FB2C67" w:rsidRDefault="00447AFB" w:rsidP="00447AFB">
            <w:pPr>
              <w:spacing w:line="360" w:lineRule="auto"/>
              <w:rPr>
                <w:ins w:id="326" w:author="Eric Hagen" w:date="2022-09-21T09:17:00Z"/>
                <w:rFonts w:eastAsia="Times New Roman" w:cs="Times New Roman"/>
                <w:sz w:val="18"/>
                <w:szCs w:val="18"/>
              </w:rPr>
            </w:pPr>
            <w:ins w:id="327" w:author="Eric Hagen" w:date="2022-09-21T09:17:00Z">
              <w:r w:rsidRPr="00A17975">
                <w:rPr>
                  <w:rFonts w:eastAsia="Times New Roman" w:cs="Times New Roman"/>
                  <w:i/>
                  <w:iCs/>
                  <w:sz w:val="18"/>
                  <w:szCs w:val="18"/>
                </w:rPr>
                <w:t>Hypericum</w:t>
              </w:r>
            </w:ins>
          </w:p>
        </w:tc>
        <w:tc>
          <w:tcPr>
            <w:tcW w:w="3006" w:type="dxa"/>
          </w:tcPr>
          <w:p w14:paraId="14BD9A3E" w14:textId="4AE33808" w:rsidR="00447AFB" w:rsidRPr="00FB2C67" w:rsidRDefault="00447AFB" w:rsidP="00447AFB">
            <w:pPr>
              <w:spacing w:line="360" w:lineRule="auto"/>
              <w:rPr>
                <w:ins w:id="328" w:author="Eric Hagen" w:date="2022-09-21T09:17:00Z"/>
                <w:rFonts w:eastAsia="Times New Roman" w:cs="Times New Roman"/>
                <w:sz w:val="18"/>
                <w:szCs w:val="18"/>
              </w:rPr>
            </w:pPr>
            <w:ins w:id="329" w:author="Eric Hagen" w:date="2022-09-21T09:17:00Z">
              <w:r>
                <w:rPr>
                  <w:rFonts w:eastAsia="Times New Roman" w:cs="Times New Roman"/>
                  <w:sz w:val="18"/>
                  <w:szCs w:val="18"/>
                </w:rPr>
                <w:t>Genus (Hypericaceae)</w:t>
              </w:r>
            </w:ins>
          </w:p>
        </w:tc>
        <w:tc>
          <w:tcPr>
            <w:tcW w:w="3007" w:type="dxa"/>
          </w:tcPr>
          <w:p w14:paraId="48D2FB17" w14:textId="09E95769" w:rsidR="00447AFB" w:rsidRPr="00FB2C67" w:rsidRDefault="00447AFB" w:rsidP="00447AFB">
            <w:pPr>
              <w:spacing w:line="360" w:lineRule="auto"/>
              <w:rPr>
                <w:ins w:id="330" w:author="Eric Hagen" w:date="2022-09-21T09:17:00Z"/>
                <w:rFonts w:eastAsia="Times New Roman" w:cs="Times New Roman"/>
                <w:sz w:val="18"/>
                <w:szCs w:val="18"/>
              </w:rPr>
            </w:pPr>
            <w:proofErr w:type="spellStart"/>
            <w:ins w:id="331" w:author="Eric Hagen" w:date="2022-09-21T09:17:00Z">
              <w:r>
                <w:rPr>
                  <w:rFonts w:eastAsia="Times New Roman" w:cs="Times New Roman"/>
                  <w:sz w:val="18"/>
                  <w:szCs w:val="18"/>
                </w:rPr>
                <w:t>Nürk</w:t>
              </w:r>
              <w:proofErr w:type="spellEnd"/>
              <w:r>
                <w:rPr>
                  <w:rFonts w:eastAsia="Times New Roman" w:cs="Times New Roman"/>
                  <w:sz w:val="18"/>
                  <w:szCs w:val="18"/>
                </w:rPr>
                <w:t xml:space="preserve"> et al. (2013)</w:t>
              </w:r>
            </w:ins>
          </w:p>
        </w:tc>
      </w:tr>
      <w:tr w:rsidR="004013E0" w14:paraId="37CCFA1C" w14:textId="77777777" w:rsidTr="00967271">
        <w:trPr>
          <w:ins w:id="332" w:author="Eric Hagen" w:date="2022-09-21T09:17:00Z"/>
        </w:trPr>
        <w:tc>
          <w:tcPr>
            <w:tcW w:w="3006" w:type="dxa"/>
          </w:tcPr>
          <w:p w14:paraId="37787775" w14:textId="6E120B4C" w:rsidR="004013E0" w:rsidRPr="00FB2C67" w:rsidRDefault="004013E0" w:rsidP="004013E0">
            <w:pPr>
              <w:spacing w:line="360" w:lineRule="auto"/>
              <w:rPr>
                <w:ins w:id="333" w:author="Eric Hagen" w:date="2022-09-21T09:17:00Z"/>
                <w:rFonts w:eastAsia="Times New Roman" w:cs="Times New Roman"/>
                <w:sz w:val="18"/>
                <w:szCs w:val="18"/>
              </w:rPr>
            </w:pPr>
            <w:proofErr w:type="spellStart"/>
            <w:ins w:id="334" w:author="Eric Hagen" w:date="2022-09-21T09:18:00Z">
              <w:r w:rsidRPr="008B6381">
                <w:rPr>
                  <w:rFonts w:eastAsia="Times New Roman" w:cs="Times New Roman"/>
                  <w:sz w:val="18"/>
                  <w:szCs w:val="18"/>
                </w:rPr>
                <w:t>Lepidieae</w:t>
              </w:r>
            </w:ins>
            <w:proofErr w:type="spellEnd"/>
          </w:p>
        </w:tc>
        <w:tc>
          <w:tcPr>
            <w:tcW w:w="3006" w:type="dxa"/>
          </w:tcPr>
          <w:p w14:paraId="238B8285" w14:textId="45485759" w:rsidR="004013E0" w:rsidRPr="00FB2C67" w:rsidRDefault="004013E0" w:rsidP="004013E0">
            <w:pPr>
              <w:spacing w:line="360" w:lineRule="auto"/>
              <w:rPr>
                <w:ins w:id="335" w:author="Eric Hagen" w:date="2022-09-21T09:17:00Z"/>
                <w:rFonts w:eastAsia="Times New Roman" w:cs="Times New Roman"/>
                <w:sz w:val="18"/>
                <w:szCs w:val="18"/>
              </w:rPr>
            </w:pPr>
            <w:ins w:id="336" w:author="Eric Hagen" w:date="2022-09-21T09:18:00Z">
              <w:r w:rsidRPr="008B6381">
                <w:rPr>
                  <w:rFonts w:eastAsia="Times New Roman" w:cs="Times New Roman"/>
                  <w:sz w:val="18"/>
                  <w:szCs w:val="18"/>
                </w:rPr>
                <w:t>Tribe (Brassicaceae)</w:t>
              </w:r>
            </w:ins>
          </w:p>
        </w:tc>
        <w:tc>
          <w:tcPr>
            <w:tcW w:w="3007" w:type="dxa"/>
          </w:tcPr>
          <w:p w14:paraId="3A1AF8F1" w14:textId="034BCB2D" w:rsidR="004013E0" w:rsidRPr="00FB2C67" w:rsidRDefault="004013E0" w:rsidP="004013E0">
            <w:pPr>
              <w:spacing w:line="360" w:lineRule="auto"/>
              <w:rPr>
                <w:ins w:id="337" w:author="Eric Hagen" w:date="2022-09-21T09:17:00Z"/>
                <w:rFonts w:eastAsia="Times New Roman" w:cs="Times New Roman"/>
                <w:sz w:val="18"/>
                <w:szCs w:val="18"/>
              </w:rPr>
            </w:pPr>
            <w:ins w:id="338" w:author="Eric Hagen" w:date="2022-09-21T09:18:00Z">
              <w:r w:rsidRPr="008B6381">
                <w:rPr>
                  <w:rFonts w:eastAsia="Times New Roman" w:cs="Times New Roman"/>
                  <w:sz w:val="18"/>
                  <w:szCs w:val="18"/>
                </w:rPr>
                <w:t>Huang et al. (2020)</w:t>
              </w:r>
            </w:ins>
          </w:p>
        </w:tc>
      </w:tr>
      <w:tr w:rsidR="004013E0" w14:paraId="533FA251" w14:textId="77777777" w:rsidTr="00967271">
        <w:trPr>
          <w:ins w:id="339" w:author="Eric Hagen" w:date="2022-09-21T09:21:00Z"/>
        </w:trPr>
        <w:tc>
          <w:tcPr>
            <w:tcW w:w="3006" w:type="dxa"/>
          </w:tcPr>
          <w:p w14:paraId="7B6C5DDE" w14:textId="42EAF317" w:rsidR="004013E0" w:rsidRDefault="004013E0" w:rsidP="004013E0">
            <w:pPr>
              <w:spacing w:line="360" w:lineRule="auto"/>
              <w:rPr>
                <w:ins w:id="340" w:author="Eric Hagen" w:date="2022-09-21T09:21:00Z"/>
                <w:rFonts w:eastAsia="Times New Roman" w:cs="Times New Roman"/>
                <w:sz w:val="18"/>
                <w:szCs w:val="18"/>
              </w:rPr>
            </w:pPr>
            <w:ins w:id="341" w:author="Eric Hagen" w:date="2022-09-21T09:21:00Z">
              <w:r w:rsidRPr="00A17975">
                <w:rPr>
                  <w:rFonts w:eastAsia="Times New Roman" w:cs="Times New Roman"/>
                  <w:i/>
                  <w:iCs/>
                  <w:sz w:val="18"/>
                  <w:szCs w:val="18"/>
                </w:rPr>
                <w:t>Lupinus</w:t>
              </w:r>
            </w:ins>
          </w:p>
        </w:tc>
        <w:tc>
          <w:tcPr>
            <w:tcW w:w="3006" w:type="dxa"/>
          </w:tcPr>
          <w:p w14:paraId="0759FF18" w14:textId="4A7C9957" w:rsidR="004013E0" w:rsidRDefault="004013E0" w:rsidP="004013E0">
            <w:pPr>
              <w:spacing w:line="360" w:lineRule="auto"/>
              <w:rPr>
                <w:ins w:id="342" w:author="Eric Hagen" w:date="2022-09-21T09:21:00Z"/>
                <w:rFonts w:eastAsia="Times New Roman" w:cs="Times New Roman"/>
                <w:sz w:val="18"/>
                <w:szCs w:val="18"/>
              </w:rPr>
            </w:pPr>
            <w:ins w:id="343" w:author="Eric Hagen" w:date="2022-09-21T09:21:00Z">
              <w:r>
                <w:rPr>
                  <w:rFonts w:eastAsia="Times New Roman" w:cs="Times New Roman"/>
                  <w:sz w:val="18"/>
                  <w:szCs w:val="18"/>
                </w:rPr>
                <w:t>Genus (Fabaceae)</w:t>
              </w:r>
            </w:ins>
          </w:p>
        </w:tc>
        <w:tc>
          <w:tcPr>
            <w:tcW w:w="3007" w:type="dxa"/>
          </w:tcPr>
          <w:p w14:paraId="229BEF7F" w14:textId="29136C3C" w:rsidR="004013E0" w:rsidRDefault="004013E0" w:rsidP="004013E0">
            <w:pPr>
              <w:spacing w:line="360" w:lineRule="auto"/>
              <w:rPr>
                <w:ins w:id="344" w:author="Eric Hagen" w:date="2022-09-21T09:21:00Z"/>
                <w:rFonts w:eastAsia="Times New Roman" w:cs="Times New Roman"/>
                <w:sz w:val="18"/>
                <w:szCs w:val="18"/>
              </w:rPr>
            </w:pPr>
            <w:ins w:id="345" w:author="Eric Hagen" w:date="2022-09-21T09:21:00Z">
              <w:r>
                <w:rPr>
                  <w:rFonts w:eastAsia="Times New Roman" w:cs="Times New Roman"/>
                  <w:sz w:val="18"/>
                  <w:szCs w:val="18"/>
                </w:rPr>
                <w:t>Drummond et al. (2012)</w:t>
              </w:r>
            </w:ins>
          </w:p>
        </w:tc>
      </w:tr>
      <w:tr w:rsidR="004013E0" w14:paraId="4F4FA449" w14:textId="77777777" w:rsidTr="00967271">
        <w:trPr>
          <w:ins w:id="346" w:author="Eric Hagen" w:date="2022-09-21T09:18:00Z"/>
        </w:trPr>
        <w:tc>
          <w:tcPr>
            <w:tcW w:w="3006" w:type="dxa"/>
          </w:tcPr>
          <w:p w14:paraId="1B6BCF3C" w14:textId="54CAF61C" w:rsidR="004013E0" w:rsidRPr="00FB2C67" w:rsidRDefault="004013E0" w:rsidP="004013E0">
            <w:pPr>
              <w:spacing w:line="360" w:lineRule="auto"/>
              <w:rPr>
                <w:ins w:id="347" w:author="Eric Hagen" w:date="2022-09-21T09:18:00Z"/>
                <w:rFonts w:eastAsia="Times New Roman" w:cs="Times New Roman"/>
                <w:sz w:val="18"/>
                <w:szCs w:val="18"/>
              </w:rPr>
            </w:pPr>
            <w:proofErr w:type="spellStart"/>
            <w:ins w:id="348" w:author="Eric Hagen" w:date="2022-09-21T09:18:00Z">
              <w:r>
                <w:rPr>
                  <w:rFonts w:eastAsia="Times New Roman" w:cs="Times New Roman"/>
                  <w:sz w:val="18"/>
                  <w:szCs w:val="18"/>
                </w:rPr>
                <w:t>Lysimachieae</w:t>
              </w:r>
              <w:proofErr w:type="spellEnd"/>
            </w:ins>
          </w:p>
        </w:tc>
        <w:tc>
          <w:tcPr>
            <w:tcW w:w="3006" w:type="dxa"/>
          </w:tcPr>
          <w:p w14:paraId="11FA00C0" w14:textId="09507807" w:rsidR="004013E0" w:rsidRPr="00FB2C67" w:rsidRDefault="004013E0" w:rsidP="004013E0">
            <w:pPr>
              <w:spacing w:line="360" w:lineRule="auto"/>
              <w:rPr>
                <w:ins w:id="349" w:author="Eric Hagen" w:date="2022-09-21T09:18:00Z"/>
                <w:rFonts w:eastAsia="Times New Roman" w:cs="Times New Roman"/>
                <w:sz w:val="18"/>
                <w:szCs w:val="18"/>
              </w:rPr>
            </w:pPr>
            <w:ins w:id="350" w:author="Eric Hagen" w:date="2022-09-21T09:18:00Z">
              <w:r>
                <w:rPr>
                  <w:rFonts w:eastAsia="Times New Roman" w:cs="Times New Roman"/>
                  <w:sz w:val="18"/>
                  <w:szCs w:val="18"/>
                </w:rPr>
                <w:t>Tribe (Primulaceae)</w:t>
              </w:r>
            </w:ins>
          </w:p>
        </w:tc>
        <w:tc>
          <w:tcPr>
            <w:tcW w:w="3007" w:type="dxa"/>
          </w:tcPr>
          <w:p w14:paraId="3EFB71F5" w14:textId="6F194E93" w:rsidR="004013E0" w:rsidRPr="00FB2C67" w:rsidRDefault="004013E0" w:rsidP="004013E0">
            <w:pPr>
              <w:spacing w:line="360" w:lineRule="auto"/>
              <w:rPr>
                <w:ins w:id="351" w:author="Eric Hagen" w:date="2022-09-21T09:18:00Z"/>
                <w:rFonts w:eastAsia="Times New Roman" w:cs="Times New Roman"/>
                <w:sz w:val="18"/>
                <w:szCs w:val="18"/>
              </w:rPr>
            </w:pPr>
            <w:ins w:id="352" w:author="Eric Hagen" w:date="2022-09-21T09:18:00Z">
              <w:r>
                <w:rPr>
                  <w:rFonts w:eastAsia="Times New Roman" w:cs="Times New Roman"/>
                  <w:sz w:val="18"/>
                  <w:szCs w:val="18"/>
                </w:rPr>
                <w:t>Yan et al. (2018)</w:t>
              </w:r>
            </w:ins>
          </w:p>
        </w:tc>
      </w:tr>
      <w:tr w:rsidR="004013E0" w14:paraId="40CE3AE1" w14:textId="77777777" w:rsidTr="00967271">
        <w:trPr>
          <w:ins w:id="353" w:author="Eric Hagen" w:date="2022-09-21T09:18:00Z"/>
        </w:trPr>
        <w:tc>
          <w:tcPr>
            <w:tcW w:w="3006" w:type="dxa"/>
          </w:tcPr>
          <w:p w14:paraId="324C3479" w14:textId="2C0678A5" w:rsidR="004013E0" w:rsidRPr="00FB2C67" w:rsidRDefault="004013E0" w:rsidP="004013E0">
            <w:pPr>
              <w:spacing w:line="360" w:lineRule="auto"/>
              <w:rPr>
                <w:ins w:id="354" w:author="Eric Hagen" w:date="2022-09-21T09:18:00Z"/>
                <w:rFonts w:eastAsia="Times New Roman" w:cs="Times New Roman"/>
                <w:sz w:val="18"/>
                <w:szCs w:val="18"/>
              </w:rPr>
            </w:pPr>
            <w:proofErr w:type="spellStart"/>
            <w:ins w:id="355" w:author="Eric Hagen" w:date="2022-09-21T09:19:00Z">
              <w:r w:rsidRPr="00FB2C67">
                <w:rPr>
                  <w:rFonts w:eastAsia="Times New Roman" w:cs="Times New Roman"/>
                  <w:sz w:val="18"/>
                  <w:szCs w:val="18"/>
                </w:rPr>
                <w:t>Onagraceae</w:t>
              </w:r>
            </w:ins>
            <w:proofErr w:type="spellEnd"/>
          </w:p>
        </w:tc>
        <w:tc>
          <w:tcPr>
            <w:tcW w:w="3006" w:type="dxa"/>
          </w:tcPr>
          <w:p w14:paraId="3085CAAB" w14:textId="0F4F11C9" w:rsidR="004013E0" w:rsidRPr="00FB2C67" w:rsidRDefault="004013E0" w:rsidP="004013E0">
            <w:pPr>
              <w:spacing w:line="360" w:lineRule="auto"/>
              <w:rPr>
                <w:ins w:id="356" w:author="Eric Hagen" w:date="2022-09-21T09:18:00Z"/>
                <w:rFonts w:eastAsia="Times New Roman" w:cs="Times New Roman"/>
                <w:sz w:val="18"/>
                <w:szCs w:val="18"/>
              </w:rPr>
            </w:pPr>
            <w:ins w:id="357" w:author="Eric Hagen" w:date="2022-09-21T09:19:00Z">
              <w:r w:rsidRPr="00FB2C67">
                <w:rPr>
                  <w:rFonts w:eastAsia="Times New Roman" w:cs="Times New Roman"/>
                  <w:sz w:val="18"/>
                  <w:szCs w:val="18"/>
                </w:rPr>
                <w:t>Family</w:t>
              </w:r>
            </w:ins>
          </w:p>
        </w:tc>
        <w:tc>
          <w:tcPr>
            <w:tcW w:w="3007" w:type="dxa"/>
          </w:tcPr>
          <w:p w14:paraId="17BCCB41" w14:textId="6769F634" w:rsidR="004013E0" w:rsidRPr="00FB2C67" w:rsidRDefault="004013E0" w:rsidP="004013E0">
            <w:pPr>
              <w:spacing w:line="360" w:lineRule="auto"/>
              <w:rPr>
                <w:ins w:id="358" w:author="Eric Hagen" w:date="2022-09-21T09:18:00Z"/>
                <w:rFonts w:eastAsia="Times New Roman" w:cs="Times New Roman"/>
                <w:sz w:val="18"/>
                <w:szCs w:val="18"/>
              </w:rPr>
            </w:pPr>
            <w:ins w:id="359" w:author="Eric Hagen" w:date="2022-09-21T09:19:00Z">
              <w:r w:rsidRPr="00FB2C67">
                <w:rPr>
                  <w:rFonts w:eastAsia="Times New Roman" w:cs="Times New Roman"/>
                  <w:sz w:val="18"/>
                  <w:szCs w:val="18"/>
                </w:rPr>
                <w:t xml:space="preserve">Freyman and </w:t>
              </w:r>
              <w:proofErr w:type="spellStart"/>
              <w:r w:rsidRPr="00FB2C67">
                <w:rPr>
                  <w:rFonts w:eastAsia="Times New Roman" w:cs="Times New Roman"/>
                  <w:sz w:val="18"/>
                  <w:szCs w:val="18"/>
                </w:rPr>
                <w:t>Hönha</w:t>
              </w:r>
              <w:proofErr w:type="spellEnd"/>
              <w:r w:rsidRPr="00FB2C67">
                <w:rPr>
                  <w:rFonts w:eastAsia="Times New Roman" w:cs="Times New Roman"/>
                  <w:sz w:val="18"/>
                  <w:szCs w:val="18"/>
                </w:rPr>
                <w:t xml:space="preserve"> (2019)</w:t>
              </w:r>
            </w:ins>
          </w:p>
        </w:tc>
      </w:tr>
      <w:tr w:rsidR="004013E0" w14:paraId="757261C9" w14:textId="77777777" w:rsidTr="00967271">
        <w:trPr>
          <w:ins w:id="360" w:author="Eric Hagen" w:date="2022-09-21T08:17:00Z"/>
        </w:trPr>
        <w:tc>
          <w:tcPr>
            <w:tcW w:w="3006" w:type="dxa"/>
          </w:tcPr>
          <w:p w14:paraId="6CD038EE" w14:textId="67170CD8" w:rsidR="004013E0" w:rsidRPr="00FB2C67" w:rsidRDefault="004013E0" w:rsidP="004013E0">
            <w:pPr>
              <w:spacing w:line="360" w:lineRule="auto"/>
              <w:rPr>
                <w:ins w:id="361" w:author="Eric Hagen" w:date="2022-09-21T08:17:00Z"/>
                <w:rFonts w:eastAsia="Times New Roman" w:cs="Times New Roman"/>
                <w:sz w:val="18"/>
                <w:szCs w:val="18"/>
              </w:rPr>
            </w:pPr>
            <w:ins w:id="362" w:author="Eric Hagen" w:date="2022-09-21T09:19:00Z">
              <w:r w:rsidRPr="00FB2C67">
                <w:rPr>
                  <w:rFonts w:eastAsia="Times New Roman" w:cs="Times New Roman"/>
                  <w:sz w:val="18"/>
                  <w:szCs w:val="18"/>
                </w:rPr>
                <w:t>Orobanchaceae</w:t>
              </w:r>
            </w:ins>
          </w:p>
        </w:tc>
        <w:tc>
          <w:tcPr>
            <w:tcW w:w="3006" w:type="dxa"/>
          </w:tcPr>
          <w:p w14:paraId="0B24E645" w14:textId="7A54A025" w:rsidR="004013E0" w:rsidRPr="00FB2C67" w:rsidRDefault="004013E0" w:rsidP="004013E0">
            <w:pPr>
              <w:spacing w:line="360" w:lineRule="auto"/>
              <w:rPr>
                <w:ins w:id="363" w:author="Eric Hagen" w:date="2022-09-21T08:17:00Z"/>
                <w:rFonts w:eastAsia="Times New Roman" w:cs="Times New Roman"/>
                <w:sz w:val="18"/>
                <w:szCs w:val="18"/>
              </w:rPr>
            </w:pPr>
            <w:ins w:id="364" w:author="Eric Hagen" w:date="2022-09-21T09:19:00Z">
              <w:r w:rsidRPr="00FB2C67">
                <w:rPr>
                  <w:rFonts w:eastAsia="Times New Roman" w:cs="Times New Roman"/>
                  <w:sz w:val="18"/>
                  <w:szCs w:val="18"/>
                </w:rPr>
                <w:t>Family</w:t>
              </w:r>
            </w:ins>
          </w:p>
        </w:tc>
        <w:tc>
          <w:tcPr>
            <w:tcW w:w="3007" w:type="dxa"/>
          </w:tcPr>
          <w:p w14:paraId="21A29672" w14:textId="1B9097F1" w:rsidR="004013E0" w:rsidRPr="00FB2C67" w:rsidRDefault="004013E0" w:rsidP="004013E0">
            <w:pPr>
              <w:spacing w:line="360" w:lineRule="auto"/>
              <w:rPr>
                <w:ins w:id="365" w:author="Eric Hagen" w:date="2022-09-21T08:17:00Z"/>
                <w:rFonts w:eastAsia="Times New Roman" w:cs="Times New Roman"/>
                <w:sz w:val="18"/>
                <w:szCs w:val="18"/>
              </w:rPr>
            </w:pPr>
            <w:ins w:id="366" w:author="Eric Hagen" w:date="2022-09-21T09:19:00Z">
              <w:r w:rsidRPr="00FB2C67">
                <w:rPr>
                  <w:rFonts w:eastAsia="Times New Roman" w:cs="Times New Roman"/>
                  <w:sz w:val="18"/>
                  <w:szCs w:val="18"/>
                </w:rPr>
                <w:t>Schneider and Moore (2017)</w:t>
              </w:r>
            </w:ins>
          </w:p>
        </w:tc>
      </w:tr>
      <w:tr w:rsidR="004013E0" w14:paraId="657A5A32" w14:textId="77777777" w:rsidTr="00967271">
        <w:trPr>
          <w:ins w:id="367" w:author="Eric Hagen" w:date="2022-09-21T08:17:00Z"/>
        </w:trPr>
        <w:tc>
          <w:tcPr>
            <w:tcW w:w="3006" w:type="dxa"/>
          </w:tcPr>
          <w:p w14:paraId="401E5C13" w14:textId="0BCBE21C" w:rsidR="004013E0" w:rsidRPr="00FB2C67" w:rsidRDefault="004013E0" w:rsidP="004013E0">
            <w:pPr>
              <w:spacing w:line="360" w:lineRule="auto"/>
              <w:rPr>
                <w:ins w:id="368" w:author="Eric Hagen" w:date="2022-09-21T08:17:00Z"/>
                <w:rFonts w:eastAsia="Times New Roman" w:cs="Times New Roman"/>
                <w:sz w:val="18"/>
                <w:szCs w:val="18"/>
              </w:rPr>
            </w:pPr>
            <w:proofErr w:type="spellStart"/>
            <w:ins w:id="369" w:author="Eric Hagen" w:date="2022-09-21T09:19:00Z">
              <w:r w:rsidRPr="00FB2C67">
                <w:rPr>
                  <w:rFonts w:eastAsia="Times New Roman" w:cs="Times New Roman"/>
                  <w:sz w:val="18"/>
                  <w:szCs w:val="18"/>
                </w:rPr>
                <w:t>Panicoideae</w:t>
              </w:r>
            </w:ins>
            <w:proofErr w:type="spellEnd"/>
          </w:p>
        </w:tc>
        <w:tc>
          <w:tcPr>
            <w:tcW w:w="3006" w:type="dxa"/>
          </w:tcPr>
          <w:p w14:paraId="67BF08B6" w14:textId="27AE014C" w:rsidR="004013E0" w:rsidRPr="00FB2C67" w:rsidRDefault="004013E0" w:rsidP="004013E0">
            <w:pPr>
              <w:spacing w:line="360" w:lineRule="auto"/>
              <w:rPr>
                <w:ins w:id="370" w:author="Eric Hagen" w:date="2022-09-21T08:17:00Z"/>
                <w:rFonts w:eastAsia="Times New Roman" w:cs="Times New Roman"/>
                <w:sz w:val="18"/>
                <w:szCs w:val="18"/>
              </w:rPr>
            </w:pPr>
            <w:ins w:id="371" w:author="Eric Hagen" w:date="2022-09-21T09:19:00Z">
              <w:r w:rsidRPr="00FB2C67">
                <w:rPr>
                  <w:rFonts w:eastAsia="Times New Roman" w:cs="Times New Roman"/>
                  <w:sz w:val="18"/>
                  <w:szCs w:val="18"/>
                </w:rPr>
                <w:t>Subfamily (Poaceae)</w:t>
              </w:r>
            </w:ins>
          </w:p>
        </w:tc>
        <w:tc>
          <w:tcPr>
            <w:tcW w:w="3007" w:type="dxa"/>
          </w:tcPr>
          <w:p w14:paraId="26BE16B8" w14:textId="59749221" w:rsidR="004013E0" w:rsidRPr="00FB2C67" w:rsidRDefault="004013E0" w:rsidP="004013E0">
            <w:pPr>
              <w:spacing w:line="360" w:lineRule="auto"/>
              <w:rPr>
                <w:ins w:id="372" w:author="Eric Hagen" w:date="2022-09-21T08:17:00Z"/>
                <w:rFonts w:eastAsia="Times New Roman" w:cs="Times New Roman"/>
                <w:sz w:val="18"/>
                <w:szCs w:val="18"/>
              </w:rPr>
            </w:pPr>
            <w:ins w:id="373" w:author="Eric Hagen" w:date="2022-09-21T09:19:00Z">
              <w:r w:rsidRPr="00FB2C67">
                <w:rPr>
                  <w:rFonts w:eastAsia="Times New Roman" w:cs="Times New Roman"/>
                  <w:sz w:val="18"/>
                  <w:szCs w:val="18"/>
                </w:rPr>
                <w:t>Spriggs et al. (2014)</w:t>
              </w:r>
            </w:ins>
          </w:p>
        </w:tc>
      </w:tr>
      <w:tr w:rsidR="004013E0" w14:paraId="1E5E545D" w14:textId="77777777" w:rsidTr="00967271">
        <w:trPr>
          <w:ins w:id="374" w:author="Eric Hagen" w:date="2022-09-21T09:19:00Z"/>
        </w:trPr>
        <w:tc>
          <w:tcPr>
            <w:tcW w:w="3006" w:type="dxa"/>
          </w:tcPr>
          <w:p w14:paraId="51847F85" w14:textId="2164971E" w:rsidR="004013E0" w:rsidRPr="00FB2C67" w:rsidRDefault="004013E0" w:rsidP="004013E0">
            <w:pPr>
              <w:spacing w:line="360" w:lineRule="auto"/>
              <w:rPr>
                <w:ins w:id="375" w:author="Eric Hagen" w:date="2022-09-21T09:19:00Z"/>
                <w:rFonts w:eastAsia="Times New Roman" w:cs="Times New Roman"/>
                <w:sz w:val="18"/>
                <w:szCs w:val="18"/>
              </w:rPr>
            </w:pPr>
            <w:proofErr w:type="spellStart"/>
            <w:ins w:id="376" w:author="Eric Hagen" w:date="2022-09-21T09:20:00Z">
              <w:r w:rsidRPr="00FB2C67">
                <w:rPr>
                  <w:rFonts w:eastAsia="Times New Roman" w:cs="Times New Roman"/>
                  <w:sz w:val="18"/>
                  <w:szCs w:val="18"/>
                </w:rPr>
                <w:t>Polemoniaceae</w:t>
              </w:r>
            </w:ins>
            <w:proofErr w:type="spellEnd"/>
          </w:p>
        </w:tc>
        <w:tc>
          <w:tcPr>
            <w:tcW w:w="3006" w:type="dxa"/>
          </w:tcPr>
          <w:p w14:paraId="631CEE86" w14:textId="2B060CDA" w:rsidR="004013E0" w:rsidRPr="00FB2C67" w:rsidRDefault="004013E0" w:rsidP="004013E0">
            <w:pPr>
              <w:spacing w:line="360" w:lineRule="auto"/>
              <w:rPr>
                <w:ins w:id="377" w:author="Eric Hagen" w:date="2022-09-21T09:19:00Z"/>
                <w:rFonts w:eastAsia="Times New Roman" w:cs="Times New Roman"/>
                <w:sz w:val="18"/>
                <w:szCs w:val="18"/>
              </w:rPr>
            </w:pPr>
            <w:ins w:id="378" w:author="Eric Hagen" w:date="2022-09-21T09:20:00Z">
              <w:r w:rsidRPr="00FB2C67">
                <w:rPr>
                  <w:rFonts w:eastAsia="Times New Roman" w:cs="Times New Roman"/>
                  <w:sz w:val="18"/>
                  <w:szCs w:val="18"/>
                </w:rPr>
                <w:t>Family</w:t>
              </w:r>
            </w:ins>
          </w:p>
        </w:tc>
        <w:tc>
          <w:tcPr>
            <w:tcW w:w="3007" w:type="dxa"/>
          </w:tcPr>
          <w:p w14:paraId="67F78962" w14:textId="2227CE74" w:rsidR="004013E0" w:rsidRPr="00FB2C67" w:rsidRDefault="004013E0" w:rsidP="004013E0">
            <w:pPr>
              <w:spacing w:line="360" w:lineRule="auto"/>
              <w:rPr>
                <w:ins w:id="379" w:author="Eric Hagen" w:date="2022-09-21T09:19:00Z"/>
                <w:rFonts w:eastAsia="Times New Roman" w:cs="Times New Roman"/>
                <w:sz w:val="18"/>
                <w:szCs w:val="18"/>
              </w:rPr>
            </w:pPr>
            <w:ins w:id="380" w:author="Eric Hagen" w:date="2022-09-21T09:20:00Z">
              <w:r w:rsidRPr="00FB2C67">
                <w:rPr>
                  <w:rFonts w:eastAsia="Times New Roman" w:cs="Times New Roman"/>
                  <w:sz w:val="18"/>
                  <w:szCs w:val="18"/>
                </w:rPr>
                <w:t>Rose et al. (2018)</w:t>
              </w:r>
            </w:ins>
          </w:p>
        </w:tc>
      </w:tr>
      <w:tr w:rsidR="004013E0" w14:paraId="578A6C19" w14:textId="77777777" w:rsidTr="00967271">
        <w:trPr>
          <w:ins w:id="381" w:author="Eric Hagen" w:date="2022-09-21T09:19:00Z"/>
        </w:trPr>
        <w:tc>
          <w:tcPr>
            <w:tcW w:w="3006" w:type="dxa"/>
          </w:tcPr>
          <w:p w14:paraId="1219B2C5" w14:textId="6C280803" w:rsidR="004013E0" w:rsidRPr="00FB2C67" w:rsidRDefault="004013E0" w:rsidP="004013E0">
            <w:pPr>
              <w:spacing w:line="360" w:lineRule="auto"/>
              <w:rPr>
                <w:ins w:id="382" w:author="Eric Hagen" w:date="2022-09-21T09:19:00Z"/>
                <w:rFonts w:eastAsia="Times New Roman" w:cs="Times New Roman"/>
                <w:sz w:val="18"/>
                <w:szCs w:val="18"/>
              </w:rPr>
            </w:pPr>
            <w:proofErr w:type="spellStart"/>
            <w:ins w:id="383" w:author="Eric Hagen" w:date="2022-09-21T09:20:00Z">
              <w:r w:rsidRPr="00FB2C67">
                <w:rPr>
                  <w:rFonts w:eastAsia="Times New Roman" w:cs="Times New Roman"/>
                  <w:sz w:val="18"/>
                  <w:szCs w:val="18"/>
                </w:rPr>
                <w:t>Pooidae</w:t>
              </w:r>
            </w:ins>
            <w:proofErr w:type="spellEnd"/>
          </w:p>
        </w:tc>
        <w:tc>
          <w:tcPr>
            <w:tcW w:w="3006" w:type="dxa"/>
          </w:tcPr>
          <w:p w14:paraId="7EEBE151" w14:textId="56C84D0E" w:rsidR="004013E0" w:rsidRPr="00FB2C67" w:rsidRDefault="004013E0" w:rsidP="004013E0">
            <w:pPr>
              <w:spacing w:line="360" w:lineRule="auto"/>
              <w:rPr>
                <w:ins w:id="384" w:author="Eric Hagen" w:date="2022-09-21T09:19:00Z"/>
                <w:rFonts w:eastAsia="Times New Roman" w:cs="Times New Roman"/>
                <w:sz w:val="18"/>
                <w:szCs w:val="18"/>
              </w:rPr>
            </w:pPr>
            <w:ins w:id="385" w:author="Eric Hagen" w:date="2022-09-21T09:20:00Z">
              <w:r w:rsidRPr="00FB2C67">
                <w:rPr>
                  <w:rFonts w:eastAsia="Times New Roman" w:cs="Times New Roman"/>
                  <w:sz w:val="18"/>
                  <w:szCs w:val="18"/>
                </w:rPr>
                <w:t>Subfamily (Poaceae)</w:t>
              </w:r>
            </w:ins>
          </w:p>
        </w:tc>
        <w:tc>
          <w:tcPr>
            <w:tcW w:w="3007" w:type="dxa"/>
          </w:tcPr>
          <w:p w14:paraId="3A2FD1A5" w14:textId="5D40F690" w:rsidR="004013E0" w:rsidRPr="00FB2C67" w:rsidRDefault="004013E0" w:rsidP="004013E0">
            <w:pPr>
              <w:spacing w:line="360" w:lineRule="auto"/>
              <w:rPr>
                <w:ins w:id="386" w:author="Eric Hagen" w:date="2022-09-21T09:19:00Z"/>
                <w:rFonts w:eastAsia="Times New Roman" w:cs="Times New Roman"/>
                <w:sz w:val="18"/>
                <w:szCs w:val="18"/>
              </w:rPr>
            </w:pPr>
            <w:ins w:id="387" w:author="Eric Hagen" w:date="2022-09-21T09:20:00Z">
              <w:r w:rsidRPr="00FB2C67">
                <w:rPr>
                  <w:rFonts w:eastAsia="Times New Roman" w:cs="Times New Roman"/>
                  <w:sz w:val="18"/>
                  <w:szCs w:val="18"/>
                </w:rPr>
                <w:t>Spriggs et al. (2014)</w:t>
              </w:r>
            </w:ins>
          </w:p>
        </w:tc>
      </w:tr>
      <w:tr w:rsidR="004013E0" w14:paraId="2FEAF56D" w14:textId="77777777" w:rsidTr="00967271">
        <w:trPr>
          <w:ins w:id="388" w:author="Eric Hagen" w:date="2022-09-21T09:19:00Z"/>
        </w:trPr>
        <w:tc>
          <w:tcPr>
            <w:tcW w:w="3006" w:type="dxa"/>
          </w:tcPr>
          <w:p w14:paraId="1BE4C5CA" w14:textId="203FE268" w:rsidR="004013E0" w:rsidRPr="00FB2C67" w:rsidRDefault="004013E0" w:rsidP="004013E0">
            <w:pPr>
              <w:spacing w:line="360" w:lineRule="auto"/>
              <w:rPr>
                <w:ins w:id="389" w:author="Eric Hagen" w:date="2022-09-21T09:19:00Z"/>
                <w:rFonts w:eastAsia="Times New Roman" w:cs="Times New Roman"/>
                <w:sz w:val="18"/>
                <w:szCs w:val="18"/>
              </w:rPr>
            </w:pPr>
            <w:proofErr w:type="spellStart"/>
            <w:ins w:id="390" w:author="Eric Hagen" w:date="2022-09-21T09:20:00Z">
              <w:r w:rsidRPr="00FB2C67">
                <w:rPr>
                  <w:rFonts w:eastAsia="Times New Roman" w:cs="Times New Roman"/>
                  <w:sz w:val="18"/>
                  <w:szCs w:val="18"/>
                </w:rPr>
                <w:t>Primuloideae</w:t>
              </w:r>
            </w:ins>
            <w:proofErr w:type="spellEnd"/>
          </w:p>
        </w:tc>
        <w:tc>
          <w:tcPr>
            <w:tcW w:w="3006" w:type="dxa"/>
          </w:tcPr>
          <w:p w14:paraId="32849027" w14:textId="4DDD7F6E" w:rsidR="004013E0" w:rsidRPr="00FB2C67" w:rsidRDefault="004013E0" w:rsidP="004013E0">
            <w:pPr>
              <w:spacing w:line="360" w:lineRule="auto"/>
              <w:rPr>
                <w:ins w:id="391" w:author="Eric Hagen" w:date="2022-09-21T09:19:00Z"/>
                <w:rFonts w:eastAsia="Times New Roman" w:cs="Times New Roman"/>
                <w:sz w:val="18"/>
                <w:szCs w:val="18"/>
              </w:rPr>
            </w:pPr>
            <w:ins w:id="392" w:author="Eric Hagen" w:date="2022-09-21T09:20:00Z">
              <w:r w:rsidRPr="00FB2C67">
                <w:rPr>
                  <w:rFonts w:eastAsia="Times New Roman" w:cs="Times New Roman"/>
                  <w:sz w:val="18"/>
                  <w:szCs w:val="18"/>
                </w:rPr>
                <w:t>Subfamily (Primulaceae)</w:t>
              </w:r>
            </w:ins>
          </w:p>
        </w:tc>
        <w:tc>
          <w:tcPr>
            <w:tcW w:w="3007" w:type="dxa"/>
          </w:tcPr>
          <w:p w14:paraId="229B03BC" w14:textId="456E7C06" w:rsidR="004013E0" w:rsidRPr="00FB2C67" w:rsidRDefault="004013E0" w:rsidP="004013E0">
            <w:pPr>
              <w:spacing w:line="360" w:lineRule="auto"/>
              <w:rPr>
                <w:ins w:id="393" w:author="Eric Hagen" w:date="2022-09-21T09:19:00Z"/>
                <w:rFonts w:eastAsia="Times New Roman" w:cs="Times New Roman"/>
                <w:sz w:val="18"/>
                <w:szCs w:val="18"/>
              </w:rPr>
            </w:pPr>
            <w:ins w:id="394" w:author="Eric Hagen" w:date="2022-09-21T09:20:00Z">
              <w:r w:rsidRPr="00FB2C67">
                <w:rPr>
                  <w:rFonts w:eastAsia="Times New Roman" w:cs="Times New Roman"/>
                  <w:sz w:val="18"/>
                  <w:szCs w:val="18"/>
                </w:rPr>
                <w:t>de Vos et al. (2014)</w:t>
              </w:r>
            </w:ins>
          </w:p>
        </w:tc>
      </w:tr>
      <w:tr w:rsidR="004013E0" w14:paraId="4016671C" w14:textId="77777777" w:rsidTr="00967271">
        <w:trPr>
          <w:ins w:id="395" w:author="Eric Hagen" w:date="2022-09-21T09:20:00Z"/>
        </w:trPr>
        <w:tc>
          <w:tcPr>
            <w:tcW w:w="3006" w:type="dxa"/>
          </w:tcPr>
          <w:p w14:paraId="7FDEE08B" w14:textId="1166C47D" w:rsidR="004013E0" w:rsidRPr="00FB2C67" w:rsidRDefault="004013E0" w:rsidP="004013E0">
            <w:pPr>
              <w:spacing w:line="360" w:lineRule="auto"/>
              <w:rPr>
                <w:ins w:id="396" w:author="Eric Hagen" w:date="2022-09-21T09:20:00Z"/>
                <w:rFonts w:eastAsia="Times New Roman" w:cs="Times New Roman"/>
                <w:sz w:val="18"/>
                <w:szCs w:val="18"/>
              </w:rPr>
            </w:pPr>
            <w:proofErr w:type="spellStart"/>
            <w:ins w:id="397" w:author="Eric Hagen" w:date="2022-09-21T09:20:00Z">
              <w:r>
                <w:rPr>
                  <w:rFonts w:eastAsia="Times New Roman" w:cs="Times New Roman"/>
                  <w:sz w:val="18"/>
                  <w:szCs w:val="18"/>
                </w:rPr>
                <w:t>Rubieae</w:t>
              </w:r>
              <w:proofErr w:type="spellEnd"/>
            </w:ins>
          </w:p>
        </w:tc>
        <w:tc>
          <w:tcPr>
            <w:tcW w:w="3006" w:type="dxa"/>
          </w:tcPr>
          <w:p w14:paraId="24591E4C" w14:textId="2E8CAC7A" w:rsidR="004013E0" w:rsidRPr="00FB2C67" w:rsidRDefault="004013E0" w:rsidP="004013E0">
            <w:pPr>
              <w:spacing w:line="360" w:lineRule="auto"/>
              <w:rPr>
                <w:ins w:id="398" w:author="Eric Hagen" w:date="2022-09-21T09:20:00Z"/>
                <w:rFonts w:eastAsia="Times New Roman" w:cs="Times New Roman"/>
                <w:sz w:val="18"/>
                <w:szCs w:val="18"/>
              </w:rPr>
            </w:pPr>
            <w:ins w:id="399" w:author="Eric Hagen" w:date="2022-09-21T09:20:00Z">
              <w:r>
                <w:rPr>
                  <w:rFonts w:eastAsia="Times New Roman" w:cs="Times New Roman"/>
                  <w:sz w:val="18"/>
                  <w:szCs w:val="18"/>
                </w:rPr>
                <w:t>Tribe (Rubiaceae)</w:t>
              </w:r>
            </w:ins>
          </w:p>
        </w:tc>
        <w:tc>
          <w:tcPr>
            <w:tcW w:w="3007" w:type="dxa"/>
          </w:tcPr>
          <w:p w14:paraId="09EC0F5F" w14:textId="65C19F95" w:rsidR="004013E0" w:rsidRPr="00FB2C67" w:rsidRDefault="004013E0" w:rsidP="004013E0">
            <w:pPr>
              <w:spacing w:line="360" w:lineRule="auto"/>
              <w:rPr>
                <w:ins w:id="400" w:author="Eric Hagen" w:date="2022-09-21T09:20:00Z"/>
                <w:rFonts w:eastAsia="Times New Roman" w:cs="Times New Roman"/>
                <w:sz w:val="18"/>
                <w:szCs w:val="18"/>
              </w:rPr>
            </w:pPr>
            <w:ins w:id="401" w:author="Eric Hagen" w:date="2022-09-21T09:20:00Z">
              <w:r>
                <w:rPr>
                  <w:rFonts w:eastAsia="Times New Roman" w:cs="Times New Roman"/>
                  <w:sz w:val="18"/>
                  <w:szCs w:val="18"/>
                </w:rPr>
                <w:t>Neupane et al. (2017)</w:t>
              </w:r>
            </w:ins>
          </w:p>
        </w:tc>
      </w:tr>
      <w:tr w:rsidR="004013E0" w14:paraId="76E98DDE" w14:textId="77777777" w:rsidTr="00967271">
        <w:trPr>
          <w:ins w:id="402" w:author="Eric Hagen" w:date="2022-09-21T09:20:00Z"/>
        </w:trPr>
        <w:tc>
          <w:tcPr>
            <w:tcW w:w="3006" w:type="dxa"/>
          </w:tcPr>
          <w:p w14:paraId="7D40DA56" w14:textId="1B541D3F" w:rsidR="004013E0" w:rsidRPr="00FB2C67" w:rsidRDefault="004013E0" w:rsidP="004013E0">
            <w:pPr>
              <w:spacing w:line="360" w:lineRule="auto"/>
              <w:rPr>
                <w:ins w:id="403" w:author="Eric Hagen" w:date="2022-09-21T09:20:00Z"/>
                <w:rFonts w:eastAsia="Times New Roman" w:cs="Times New Roman"/>
                <w:sz w:val="18"/>
                <w:szCs w:val="18"/>
              </w:rPr>
            </w:pPr>
            <w:ins w:id="404" w:author="Eric Hagen" w:date="2022-09-21T09:20:00Z">
              <w:r w:rsidRPr="00A17975">
                <w:rPr>
                  <w:rFonts w:eastAsia="Times New Roman" w:cs="Times New Roman"/>
                  <w:i/>
                  <w:iCs/>
                  <w:sz w:val="18"/>
                  <w:szCs w:val="18"/>
                </w:rPr>
                <w:lastRenderedPageBreak/>
                <w:t>Salvia</w:t>
              </w:r>
            </w:ins>
          </w:p>
        </w:tc>
        <w:tc>
          <w:tcPr>
            <w:tcW w:w="3006" w:type="dxa"/>
          </w:tcPr>
          <w:p w14:paraId="3C050A0E" w14:textId="04F2C6FE" w:rsidR="004013E0" w:rsidRPr="00FB2C67" w:rsidRDefault="004013E0" w:rsidP="004013E0">
            <w:pPr>
              <w:spacing w:line="360" w:lineRule="auto"/>
              <w:rPr>
                <w:ins w:id="405" w:author="Eric Hagen" w:date="2022-09-21T09:20:00Z"/>
                <w:rFonts w:eastAsia="Times New Roman" w:cs="Times New Roman"/>
                <w:sz w:val="18"/>
                <w:szCs w:val="18"/>
              </w:rPr>
            </w:pPr>
            <w:ins w:id="406" w:author="Eric Hagen" w:date="2022-09-21T09:20:00Z">
              <w:r>
                <w:rPr>
                  <w:rFonts w:eastAsia="Times New Roman" w:cs="Times New Roman"/>
                  <w:sz w:val="18"/>
                  <w:szCs w:val="18"/>
                </w:rPr>
                <w:t>Genus (Lamiaceae)</w:t>
              </w:r>
            </w:ins>
          </w:p>
        </w:tc>
        <w:tc>
          <w:tcPr>
            <w:tcW w:w="3007" w:type="dxa"/>
          </w:tcPr>
          <w:p w14:paraId="285F9BD2" w14:textId="70C8AE3A" w:rsidR="004013E0" w:rsidRPr="00FB2C67" w:rsidRDefault="004013E0" w:rsidP="004013E0">
            <w:pPr>
              <w:spacing w:line="360" w:lineRule="auto"/>
              <w:rPr>
                <w:ins w:id="407" w:author="Eric Hagen" w:date="2022-09-21T09:20:00Z"/>
                <w:rFonts w:eastAsia="Times New Roman" w:cs="Times New Roman"/>
                <w:sz w:val="18"/>
                <w:szCs w:val="18"/>
              </w:rPr>
            </w:pPr>
            <w:proofErr w:type="spellStart"/>
            <w:ins w:id="408" w:author="Eric Hagen" w:date="2022-09-21T09:20:00Z">
              <w:r>
                <w:rPr>
                  <w:rFonts w:eastAsia="Times New Roman" w:cs="Times New Roman"/>
                  <w:sz w:val="18"/>
                  <w:szCs w:val="18"/>
                </w:rPr>
                <w:t>Kriebel</w:t>
              </w:r>
              <w:proofErr w:type="spellEnd"/>
              <w:r>
                <w:rPr>
                  <w:rFonts w:eastAsia="Times New Roman" w:cs="Times New Roman"/>
                  <w:sz w:val="18"/>
                  <w:szCs w:val="18"/>
                </w:rPr>
                <w:t xml:space="preserve"> et al. (2020)</w:t>
              </w:r>
            </w:ins>
          </w:p>
        </w:tc>
      </w:tr>
      <w:tr w:rsidR="004013E0" w14:paraId="1D58BB64" w14:textId="77777777" w:rsidTr="00967271">
        <w:trPr>
          <w:ins w:id="409" w:author="Eric Hagen" w:date="2022-09-21T08:17:00Z"/>
        </w:trPr>
        <w:tc>
          <w:tcPr>
            <w:tcW w:w="3006" w:type="dxa"/>
          </w:tcPr>
          <w:p w14:paraId="21E329B3" w14:textId="53132DDB" w:rsidR="004013E0" w:rsidRPr="00FB2C67" w:rsidRDefault="004013E0" w:rsidP="004013E0">
            <w:pPr>
              <w:spacing w:line="360" w:lineRule="auto"/>
              <w:rPr>
                <w:ins w:id="410" w:author="Eric Hagen" w:date="2022-09-21T08:17:00Z"/>
                <w:rFonts w:eastAsia="Times New Roman" w:cs="Times New Roman"/>
                <w:sz w:val="18"/>
                <w:szCs w:val="18"/>
              </w:rPr>
            </w:pPr>
            <w:proofErr w:type="spellStart"/>
            <w:ins w:id="411" w:author="Eric Hagen" w:date="2022-09-21T09:20:00Z">
              <w:r>
                <w:rPr>
                  <w:rFonts w:eastAsia="Times New Roman" w:cs="Times New Roman"/>
                  <w:sz w:val="18"/>
                  <w:szCs w:val="18"/>
                </w:rPr>
                <w:t>Schizopetaleae</w:t>
              </w:r>
            </w:ins>
            <w:proofErr w:type="spellEnd"/>
          </w:p>
        </w:tc>
        <w:tc>
          <w:tcPr>
            <w:tcW w:w="3006" w:type="dxa"/>
          </w:tcPr>
          <w:p w14:paraId="22C38355" w14:textId="21D30167" w:rsidR="004013E0" w:rsidRPr="00FB2C67" w:rsidRDefault="004013E0" w:rsidP="004013E0">
            <w:pPr>
              <w:spacing w:line="360" w:lineRule="auto"/>
              <w:rPr>
                <w:ins w:id="412" w:author="Eric Hagen" w:date="2022-09-21T08:17:00Z"/>
                <w:rFonts w:eastAsia="Times New Roman" w:cs="Times New Roman"/>
                <w:sz w:val="18"/>
                <w:szCs w:val="18"/>
              </w:rPr>
            </w:pPr>
            <w:ins w:id="413" w:author="Eric Hagen" w:date="2022-09-21T09:20:00Z">
              <w:r>
                <w:rPr>
                  <w:rFonts w:eastAsia="Times New Roman" w:cs="Times New Roman"/>
                  <w:sz w:val="18"/>
                  <w:szCs w:val="18"/>
                </w:rPr>
                <w:t>Tribe (Brassicaceae)</w:t>
              </w:r>
            </w:ins>
          </w:p>
        </w:tc>
        <w:tc>
          <w:tcPr>
            <w:tcW w:w="3007" w:type="dxa"/>
          </w:tcPr>
          <w:p w14:paraId="41921C69" w14:textId="36E993E7" w:rsidR="004013E0" w:rsidRPr="00FB2C67" w:rsidRDefault="004013E0" w:rsidP="004013E0">
            <w:pPr>
              <w:spacing w:line="360" w:lineRule="auto"/>
              <w:rPr>
                <w:ins w:id="414" w:author="Eric Hagen" w:date="2022-09-21T08:17:00Z"/>
                <w:rFonts w:eastAsia="Times New Roman" w:cs="Times New Roman"/>
                <w:sz w:val="18"/>
                <w:szCs w:val="18"/>
              </w:rPr>
            </w:pPr>
            <w:proofErr w:type="spellStart"/>
            <w:ins w:id="415" w:author="Eric Hagen" w:date="2022-09-21T09:20:00Z">
              <w:r>
                <w:rPr>
                  <w:rFonts w:eastAsia="Times New Roman" w:cs="Times New Roman"/>
                  <w:sz w:val="18"/>
                  <w:szCs w:val="18"/>
                </w:rPr>
                <w:t>Salariato</w:t>
              </w:r>
              <w:proofErr w:type="spellEnd"/>
              <w:r>
                <w:rPr>
                  <w:rFonts w:eastAsia="Times New Roman" w:cs="Times New Roman"/>
                  <w:sz w:val="18"/>
                  <w:szCs w:val="18"/>
                </w:rPr>
                <w:t xml:space="preserve"> et al. (2016)</w:t>
              </w:r>
            </w:ins>
          </w:p>
        </w:tc>
      </w:tr>
      <w:tr w:rsidR="004013E0" w14:paraId="620FE8D4" w14:textId="77777777" w:rsidTr="00967271">
        <w:trPr>
          <w:ins w:id="416" w:author="Eric Hagen" w:date="2022-09-21T08:17:00Z"/>
        </w:trPr>
        <w:tc>
          <w:tcPr>
            <w:tcW w:w="3006" w:type="dxa"/>
          </w:tcPr>
          <w:p w14:paraId="7019BD99" w14:textId="6F5CF365" w:rsidR="004013E0" w:rsidRPr="00FB2C67" w:rsidRDefault="004013E0" w:rsidP="004013E0">
            <w:pPr>
              <w:spacing w:line="360" w:lineRule="auto"/>
              <w:rPr>
                <w:ins w:id="417" w:author="Eric Hagen" w:date="2022-09-21T08:17:00Z"/>
                <w:rFonts w:eastAsia="Times New Roman" w:cs="Times New Roman"/>
                <w:sz w:val="18"/>
                <w:szCs w:val="18"/>
              </w:rPr>
            </w:pPr>
            <w:ins w:id="418" w:author="Eric Hagen" w:date="2022-09-21T08:18:00Z">
              <w:r w:rsidRPr="00FB2C67">
                <w:rPr>
                  <w:rFonts w:eastAsia="Times New Roman" w:cs="Times New Roman"/>
                  <w:sz w:val="18"/>
                  <w:szCs w:val="18"/>
                </w:rPr>
                <w:t>Solanaceae</w:t>
              </w:r>
            </w:ins>
          </w:p>
        </w:tc>
        <w:tc>
          <w:tcPr>
            <w:tcW w:w="3006" w:type="dxa"/>
          </w:tcPr>
          <w:p w14:paraId="268B815B" w14:textId="4E51B5A8" w:rsidR="004013E0" w:rsidRPr="00FB2C67" w:rsidRDefault="004013E0" w:rsidP="004013E0">
            <w:pPr>
              <w:spacing w:line="360" w:lineRule="auto"/>
              <w:rPr>
                <w:ins w:id="419" w:author="Eric Hagen" w:date="2022-09-21T08:17:00Z"/>
                <w:rFonts w:eastAsia="Times New Roman" w:cs="Times New Roman"/>
                <w:sz w:val="18"/>
                <w:szCs w:val="18"/>
              </w:rPr>
            </w:pPr>
            <w:ins w:id="420" w:author="Eric Hagen" w:date="2022-09-21T08:18:00Z">
              <w:r w:rsidRPr="00FB2C67">
                <w:rPr>
                  <w:rFonts w:eastAsia="Times New Roman" w:cs="Times New Roman"/>
                  <w:sz w:val="18"/>
                  <w:szCs w:val="18"/>
                </w:rPr>
                <w:t>Family</w:t>
              </w:r>
            </w:ins>
          </w:p>
        </w:tc>
        <w:tc>
          <w:tcPr>
            <w:tcW w:w="3007" w:type="dxa"/>
          </w:tcPr>
          <w:p w14:paraId="50EE53C1" w14:textId="6E8D14D1" w:rsidR="004013E0" w:rsidRPr="00FB2C67" w:rsidRDefault="004013E0" w:rsidP="004013E0">
            <w:pPr>
              <w:spacing w:line="360" w:lineRule="auto"/>
              <w:rPr>
                <w:ins w:id="421" w:author="Eric Hagen" w:date="2022-09-21T08:17:00Z"/>
                <w:rFonts w:eastAsia="Times New Roman" w:cs="Times New Roman"/>
                <w:sz w:val="18"/>
                <w:szCs w:val="18"/>
              </w:rPr>
            </w:pPr>
            <w:proofErr w:type="spellStart"/>
            <w:ins w:id="422" w:author="Eric Hagen" w:date="2022-09-21T08:19:00Z">
              <w:r w:rsidRPr="00FB2C67">
                <w:rPr>
                  <w:rFonts w:eastAsia="Times New Roman" w:cs="Times New Roman"/>
                  <w:sz w:val="18"/>
                  <w:szCs w:val="18"/>
                </w:rPr>
                <w:t>Särkinen</w:t>
              </w:r>
              <w:proofErr w:type="spellEnd"/>
              <w:r w:rsidRPr="00FB2C67">
                <w:rPr>
                  <w:rFonts w:eastAsia="Times New Roman" w:cs="Times New Roman"/>
                  <w:sz w:val="18"/>
                  <w:szCs w:val="18"/>
                </w:rPr>
                <w:t xml:space="preserve"> et al. (2013)</w:t>
              </w:r>
            </w:ins>
          </w:p>
        </w:tc>
      </w:tr>
      <w:tr w:rsidR="004013E0" w14:paraId="16BBC0F5" w14:textId="77777777" w:rsidTr="00967271">
        <w:trPr>
          <w:ins w:id="423" w:author="Eric Hagen" w:date="2022-09-21T08:36:00Z"/>
        </w:trPr>
        <w:tc>
          <w:tcPr>
            <w:tcW w:w="3006" w:type="dxa"/>
          </w:tcPr>
          <w:p w14:paraId="73F84972" w14:textId="119BFB1C" w:rsidR="004013E0" w:rsidRPr="008B6381" w:rsidRDefault="004013E0" w:rsidP="004013E0">
            <w:pPr>
              <w:spacing w:line="360" w:lineRule="auto"/>
              <w:rPr>
                <w:ins w:id="424" w:author="Eric Hagen" w:date="2022-09-21T08:36:00Z"/>
                <w:rFonts w:eastAsia="Times New Roman" w:cs="Times New Roman"/>
                <w:sz w:val="18"/>
                <w:szCs w:val="18"/>
              </w:rPr>
            </w:pPr>
            <w:proofErr w:type="spellStart"/>
            <w:ins w:id="425" w:author="Eric Hagen" w:date="2022-09-21T09:21:00Z">
              <w:r>
                <w:rPr>
                  <w:rFonts w:eastAsia="Times New Roman" w:cs="Times New Roman"/>
                  <w:sz w:val="18"/>
                  <w:szCs w:val="18"/>
                </w:rPr>
                <w:t>Spermacoceae</w:t>
              </w:r>
            </w:ins>
            <w:proofErr w:type="spellEnd"/>
          </w:p>
        </w:tc>
        <w:tc>
          <w:tcPr>
            <w:tcW w:w="3006" w:type="dxa"/>
          </w:tcPr>
          <w:p w14:paraId="172697C6" w14:textId="27FD2523" w:rsidR="004013E0" w:rsidRPr="008B6381" w:rsidRDefault="004013E0" w:rsidP="004013E0">
            <w:pPr>
              <w:spacing w:line="360" w:lineRule="auto"/>
              <w:rPr>
                <w:ins w:id="426" w:author="Eric Hagen" w:date="2022-09-21T08:36:00Z"/>
                <w:rFonts w:eastAsia="Times New Roman" w:cs="Times New Roman"/>
                <w:sz w:val="18"/>
                <w:szCs w:val="18"/>
              </w:rPr>
            </w:pPr>
            <w:ins w:id="427" w:author="Eric Hagen" w:date="2022-09-21T09:21:00Z">
              <w:r>
                <w:rPr>
                  <w:rFonts w:eastAsia="Times New Roman" w:cs="Times New Roman"/>
                  <w:sz w:val="18"/>
                  <w:szCs w:val="18"/>
                </w:rPr>
                <w:t>Tribe (Rubiaceae)</w:t>
              </w:r>
            </w:ins>
          </w:p>
        </w:tc>
        <w:tc>
          <w:tcPr>
            <w:tcW w:w="3007" w:type="dxa"/>
          </w:tcPr>
          <w:p w14:paraId="3E99360F" w14:textId="358667E5" w:rsidR="004013E0" w:rsidRPr="008B6381" w:rsidRDefault="004013E0" w:rsidP="004013E0">
            <w:pPr>
              <w:spacing w:line="360" w:lineRule="auto"/>
              <w:rPr>
                <w:ins w:id="428" w:author="Eric Hagen" w:date="2022-09-21T08:36:00Z"/>
                <w:rFonts w:eastAsia="Times New Roman" w:cs="Times New Roman"/>
                <w:sz w:val="18"/>
                <w:szCs w:val="18"/>
              </w:rPr>
            </w:pPr>
            <w:proofErr w:type="spellStart"/>
            <w:ins w:id="429" w:author="Eric Hagen" w:date="2022-09-21T09:21:00Z">
              <w:r>
                <w:rPr>
                  <w:rFonts w:eastAsia="Times New Roman" w:cs="Times New Roman"/>
                  <w:sz w:val="18"/>
                  <w:szCs w:val="18"/>
                </w:rPr>
                <w:t>Ehrendorfer</w:t>
              </w:r>
              <w:proofErr w:type="spellEnd"/>
              <w:r>
                <w:rPr>
                  <w:rFonts w:eastAsia="Times New Roman" w:cs="Times New Roman"/>
                  <w:sz w:val="18"/>
                  <w:szCs w:val="18"/>
                </w:rPr>
                <w:t xml:space="preserve"> et al. (2018)</w:t>
              </w:r>
            </w:ins>
          </w:p>
        </w:tc>
      </w:tr>
      <w:tr w:rsidR="004013E0" w14:paraId="086C5D60" w14:textId="77777777" w:rsidTr="00967271">
        <w:trPr>
          <w:ins w:id="430" w:author="Eric Hagen" w:date="2022-09-21T09:02:00Z"/>
        </w:trPr>
        <w:tc>
          <w:tcPr>
            <w:tcW w:w="3006" w:type="dxa"/>
          </w:tcPr>
          <w:p w14:paraId="55DD77E9" w14:textId="636FEFCA" w:rsidR="004013E0" w:rsidRPr="00A17975" w:rsidRDefault="004013E0" w:rsidP="004013E0">
            <w:pPr>
              <w:spacing w:line="360" w:lineRule="auto"/>
              <w:rPr>
                <w:ins w:id="431" w:author="Eric Hagen" w:date="2022-09-21T09:02:00Z"/>
                <w:rFonts w:eastAsia="Times New Roman" w:cs="Times New Roman"/>
                <w:i/>
                <w:iCs/>
                <w:sz w:val="18"/>
                <w:szCs w:val="18"/>
              </w:rPr>
            </w:pPr>
            <w:proofErr w:type="spellStart"/>
            <w:ins w:id="432" w:author="Eric Hagen" w:date="2022-09-21T09:21:00Z">
              <w:r w:rsidRPr="008B6381">
                <w:rPr>
                  <w:rFonts w:eastAsia="Times New Roman" w:cs="Times New Roman"/>
                  <w:sz w:val="18"/>
                  <w:szCs w:val="18"/>
                </w:rPr>
                <w:t>Thelypodieae</w:t>
              </w:r>
            </w:ins>
            <w:proofErr w:type="spellEnd"/>
          </w:p>
        </w:tc>
        <w:tc>
          <w:tcPr>
            <w:tcW w:w="3006" w:type="dxa"/>
          </w:tcPr>
          <w:p w14:paraId="2C4E1810" w14:textId="584F11D7" w:rsidR="004013E0" w:rsidRPr="008B6381" w:rsidRDefault="004013E0" w:rsidP="004013E0">
            <w:pPr>
              <w:spacing w:line="360" w:lineRule="auto"/>
              <w:rPr>
                <w:ins w:id="433" w:author="Eric Hagen" w:date="2022-09-21T09:02:00Z"/>
                <w:rFonts w:eastAsia="Times New Roman" w:cs="Times New Roman"/>
                <w:sz w:val="18"/>
                <w:szCs w:val="18"/>
              </w:rPr>
            </w:pPr>
            <w:ins w:id="434" w:author="Eric Hagen" w:date="2022-09-21T09:21:00Z">
              <w:r w:rsidRPr="008B6381">
                <w:rPr>
                  <w:rFonts w:eastAsia="Times New Roman" w:cs="Times New Roman"/>
                  <w:sz w:val="18"/>
                  <w:szCs w:val="18"/>
                </w:rPr>
                <w:t>Tribe (Brassicaceae)</w:t>
              </w:r>
            </w:ins>
          </w:p>
        </w:tc>
        <w:tc>
          <w:tcPr>
            <w:tcW w:w="3007" w:type="dxa"/>
          </w:tcPr>
          <w:p w14:paraId="4AFDDF4D" w14:textId="6C6C4FCD" w:rsidR="004013E0" w:rsidRPr="008B6381" w:rsidRDefault="004013E0" w:rsidP="004013E0">
            <w:pPr>
              <w:spacing w:line="360" w:lineRule="auto"/>
              <w:rPr>
                <w:ins w:id="435" w:author="Eric Hagen" w:date="2022-09-21T09:02:00Z"/>
                <w:rFonts w:eastAsia="Times New Roman" w:cs="Times New Roman"/>
                <w:sz w:val="18"/>
                <w:szCs w:val="18"/>
              </w:rPr>
            </w:pPr>
            <w:ins w:id="436" w:author="Eric Hagen" w:date="2022-09-21T09:21:00Z">
              <w:r w:rsidRPr="008B6381">
                <w:rPr>
                  <w:rFonts w:eastAsia="Times New Roman" w:cs="Times New Roman"/>
                  <w:sz w:val="18"/>
                  <w:szCs w:val="18"/>
                </w:rPr>
                <w:t>Huang et al. (2020)</w:t>
              </w:r>
            </w:ins>
          </w:p>
        </w:tc>
      </w:tr>
    </w:tbl>
    <w:p w14:paraId="118E63AF" w14:textId="77777777" w:rsidR="00967271" w:rsidRDefault="00967271" w:rsidP="000C5DCE">
      <w:pPr>
        <w:shd w:val="clear" w:color="auto" w:fill="FFFFFF"/>
        <w:spacing w:line="360" w:lineRule="auto"/>
        <w:ind w:firstLine="720"/>
        <w:rPr>
          <w:ins w:id="437" w:author="Eric Hagen" w:date="2022-09-21T08:15:00Z"/>
          <w:rFonts w:eastAsia="Times New Roman" w:cs="Times New Roman"/>
          <w:szCs w:val="24"/>
        </w:rPr>
      </w:pPr>
    </w:p>
    <w:p w14:paraId="096866D3" w14:textId="1CF4310D" w:rsidR="00DC165B" w:rsidRPr="00CE7A00" w:rsidDel="009712E2" w:rsidRDefault="00732859" w:rsidP="00732859">
      <w:pPr>
        <w:shd w:val="clear" w:color="auto" w:fill="FFFFFF"/>
        <w:spacing w:line="360" w:lineRule="auto"/>
        <w:rPr>
          <w:del w:id="438" w:author="Eric Hagen" w:date="2022-09-21T09:25:00Z"/>
          <w:rFonts w:eastAsia="Times New Roman" w:cs="Times New Roman"/>
          <w:szCs w:val="24"/>
        </w:rPr>
      </w:pPr>
      <w:del w:id="439" w:author="Eric Hagen" w:date="2022-09-21T09:25:00Z">
        <w:r w:rsidDel="009712E2">
          <w:rPr>
            <w:rFonts w:eastAsia="Times New Roman" w:cs="Times New Roman"/>
            <w:szCs w:val="24"/>
          </w:rPr>
          <w:tab/>
        </w:r>
      </w:del>
      <w:del w:id="440" w:author="Eric Hagen" w:date="2022-09-21T08:19:00Z">
        <w:r w:rsidR="00887753" w:rsidRPr="00CE7A00" w:rsidDel="009623F0">
          <w:rPr>
            <w:rFonts w:eastAsia="Times New Roman" w:cs="Times New Roman"/>
            <w:szCs w:val="24"/>
          </w:rPr>
          <w:delText xml:space="preserve">the families Balsaminaceae </w:delText>
        </w:r>
        <w:r w:rsidR="00B84A57" w:rsidRPr="00CE7A00" w:rsidDel="009623F0">
          <w:rPr>
            <w:rFonts w:eastAsia="Times New Roman" w:cs="Times New Roman"/>
            <w:szCs w:val="24"/>
          </w:rPr>
          <w:fldChar w:fldCharType="begin"/>
        </w:r>
        <w:r w:rsidR="00B84A57" w:rsidRPr="00CE7A00" w:rsidDel="009623F0">
          <w:rPr>
            <w:rFonts w:eastAsia="Times New Roman" w:cs="Times New Roman"/>
            <w:szCs w:val="24"/>
          </w:rPr>
          <w:delInstrText xml:space="preserve"> ADDIN ZOTERO_ITEM CSL_CITATION {"citationID":"yvEnr68B","properties":{"formattedCitation":"(Rose et al. 2018)","plainCitation":"(Rose et al. 2018)","noteIndex":0},"citationItems":[{"id":9145,"uris":["http://zotero.org/users/local/X8CzRyu0/items/66TX3BH7"],"itemData":{"id":9145,"type":"article-journal","abstract":"Inferring interfamilial relationships within the eudicot order Ericales has remained one of the more recalcitrant problems in angiosperm phylogenetics, likely due to a rapid, ancient radiation. As a result, no comprehensive time-calibrated tree or biogeographical analysis of the order has been published. Here, we elucidate phylogenetic relationships within the order and then conduct time-dependent biogeographical and diversification analyses by using a taxon and locus-rich supermatrix approach on one-third of the extant species diversity calibrated with 23 macrofossils and two secondary calibration points. Our results corroborate previous studies and also suggest several new but poorly supported relationships. Newly suggested relationships are: (1) holoparasitic Mitrastemonaceae is sister to Lecythidaceae, (2) the clade formed by Mitrastemonaceae + Lecythidaceae is sister to Ericales excluding balsaminoids, (3) Theaceae is sister to the styracoids + sarracenioids + ericoids, and (4) subfamilial relationships with Ericaceae suggest that Arbutoideae is sister to Monotropoideae and Pyroloideae is sister to all subfamilies excluding Arbutoideae, Enkianthoideae, and Monotropoideae. Our results indicate Ericales began to diversify 110 Mya, within Indo-Malaysia and the Neotropics, with exchange between the two areas and expansion out of Indo-Malaysia becoming an important area in shaping the extant diversity of many families. Rapid cladogenesis occurred along the backbone of the order between 104 and 106 Mya. Jump dispersal is important within the order in the last 30 My, but vicariance is the most important cladogenetic driver of disjunctions at deeper levels of the phylogeny. We detect between 69 and 81 shifts in speciation rate throughout the order, the vast majority of which occurred within the last 30 My. We propose that range shifting may be responsible for older shifts in speciation rate, but more recent shifts may be better explained by morphological innovation.","container-title":"Molecular Phylogenetics and Evolution","DOI":"10.1016/j.ympev.2018.01.014","ISSN":"1055-7903","journalAbbreviation":"Molecular Phylogenetics and Evolution","language":"en","page":"59-79","source":"ScienceDirect","title":"Phylogeny, historical biogeography, and diversification of angiosperm order Ericales suggest ancient Neotropical and East Asian connections","volume":"122","author":[{"family":"Rose","given":"Jeffrey P."},{"family":"Kleist","given":"Thomas J."},{"family":"Löfstrand","given":"Stefan D."},{"family":"Drew","given":"Bryan T."},{"family":"Schönenberger","given":"Jürg"},{"family":"Sytsma","given":"Kenneth J."}],"issued":{"date-parts":[["2018",5,1]]}}}],"schema":"https://github.com/citation-style-language/schema/raw/master/csl-citation.json"} </w:delInstrText>
        </w:r>
        <w:r w:rsidR="00B84A57" w:rsidRPr="00CE7A00" w:rsidDel="009623F0">
          <w:rPr>
            <w:rFonts w:eastAsia="Times New Roman" w:cs="Times New Roman"/>
            <w:szCs w:val="24"/>
          </w:rPr>
          <w:fldChar w:fldCharType="separate"/>
        </w:r>
        <w:r w:rsidR="00B84A57" w:rsidRPr="00CE7A00" w:rsidDel="009623F0">
          <w:rPr>
            <w:rFonts w:eastAsia="Times New Roman" w:cs="Times New Roman"/>
            <w:noProof/>
            <w:szCs w:val="24"/>
          </w:rPr>
          <w:delText>(Rose et al. 2018)</w:delText>
        </w:r>
        <w:r w:rsidR="00B84A57" w:rsidRPr="00CE7A00" w:rsidDel="009623F0">
          <w:rPr>
            <w:rFonts w:eastAsia="Times New Roman" w:cs="Times New Roman"/>
            <w:szCs w:val="24"/>
          </w:rPr>
          <w:fldChar w:fldCharType="end"/>
        </w:r>
        <w:r w:rsidR="00887753" w:rsidRPr="00CE7A00" w:rsidDel="009623F0">
          <w:rPr>
            <w:rFonts w:eastAsia="Times New Roman" w:cs="Times New Roman"/>
            <w:szCs w:val="24"/>
          </w:rPr>
          <w:delText xml:space="preserve">, Gesneriaceae </w:delText>
        </w:r>
        <w:r w:rsidR="00B84A57" w:rsidRPr="00CE7A00" w:rsidDel="009623F0">
          <w:rPr>
            <w:rFonts w:eastAsia="Times New Roman" w:cs="Times New Roman"/>
            <w:szCs w:val="24"/>
          </w:rPr>
          <w:fldChar w:fldCharType="begin"/>
        </w:r>
        <w:r w:rsidR="00B84A57" w:rsidRPr="00CE7A00" w:rsidDel="009623F0">
          <w:rPr>
            <w:rFonts w:eastAsia="Times New Roman" w:cs="Times New Roman"/>
            <w:szCs w:val="24"/>
          </w:rPr>
          <w:delInstrText xml:space="preserve"> ADDIN ZOTERO_ITEM CSL_CITATION {"citationID":"xZfXUAks","properties":{"formattedCitation":"(Roalson and Roberts 2016)","plainCitation":"(Roalson and Roberts 2016)","noteIndex":0},"citationItems":[{"id":9147,"uris":["http://zotero.org/users/local/X8CzRyu0/items/JVRU6UCW"],"itemData":{"id":9147,"type":"article-journal","abstract":"Using a time-calibrated phylogenetic hypothesis including 768 Gesneriaceae species (out of ~3300 species) and more than 29,000 aligned bases from 26 gene regions, we test Gesneriaceae for diversification rate shifts and the possible proximal drivers of these shifts: geographic distributions, growth forms, and pollination syndromes. Bayesian Analysis of Macroevolutionary Mixtures analyses found five significant rate shifts in Beslerieae, core Nematanthus, core Columneinae, core Streptocarpus, and Pacific Cyrtandra. These rate shifts correspond with shifts in diversification rates, as inferred by Binary State Speciation and Extinction Model and Geographic State Speciation and Extinction model, associated with hummingbird pollination, epiphytism, unifoliate growth, and geographic area. Our results suggest that diversification processes are extremely variable across Gesneriaceae clades with different combinations of characters influencing diversification rates in different clades. Diversification patterns between New and Old World lineages show dramatic differences, suggesting that the processes of diversification in Gesneriaceae are very different in these two geographic regions.","container-title":"Systematic Biology","DOI":"10.1093/sysbio/syw012","ISSN":"1063-5157","issue":"4","journalAbbreviation":"Systematic Biology","page":"662-684","source":"Silverchair","title":"Distinct Processes Drive Diversification in Different Clades of Gesneriaceae","volume":"65","author":[{"family":"Roalson","given":"Eric H."},{"family":"Roberts","given":"Wade R."}],"issued":{"date-parts":[["2016",7,1]]}}}],"schema":"https://github.com/citation-style-language/schema/raw/master/csl-citation.json"} </w:delInstrText>
        </w:r>
        <w:r w:rsidR="00B84A57" w:rsidRPr="00CE7A00" w:rsidDel="009623F0">
          <w:rPr>
            <w:rFonts w:eastAsia="Times New Roman" w:cs="Times New Roman"/>
            <w:szCs w:val="24"/>
          </w:rPr>
          <w:fldChar w:fldCharType="separate"/>
        </w:r>
        <w:r w:rsidR="00B84A57" w:rsidRPr="00CE7A00" w:rsidDel="009623F0">
          <w:rPr>
            <w:rFonts w:eastAsia="Times New Roman" w:cs="Times New Roman"/>
            <w:noProof/>
            <w:szCs w:val="24"/>
          </w:rPr>
          <w:delText>(Roalson and Roberts 2016)</w:delText>
        </w:r>
        <w:r w:rsidR="00B84A57" w:rsidRPr="00CE7A00" w:rsidDel="009623F0">
          <w:rPr>
            <w:rFonts w:eastAsia="Times New Roman" w:cs="Times New Roman"/>
            <w:szCs w:val="24"/>
          </w:rPr>
          <w:fldChar w:fldCharType="end"/>
        </w:r>
        <w:r w:rsidR="00887753" w:rsidRPr="00CE7A00" w:rsidDel="009623F0">
          <w:rPr>
            <w:rFonts w:eastAsia="Times New Roman" w:cs="Times New Roman"/>
            <w:szCs w:val="24"/>
          </w:rPr>
          <w:delText xml:space="preserve">, Onagraceae </w:delText>
        </w:r>
        <w:r w:rsidR="00B84A57" w:rsidRPr="00CE7A00" w:rsidDel="009623F0">
          <w:rPr>
            <w:rFonts w:eastAsia="Times New Roman" w:cs="Times New Roman"/>
            <w:szCs w:val="24"/>
          </w:rPr>
          <w:fldChar w:fldCharType="begin"/>
        </w:r>
        <w:r w:rsidR="001C6DA2" w:rsidRPr="00CE7A00" w:rsidDel="009623F0">
          <w:rPr>
            <w:rFonts w:eastAsia="Times New Roman" w:cs="Times New Roman"/>
            <w:szCs w:val="24"/>
          </w:rPr>
          <w:delInstrText xml:space="preserve"> ADDIN ZOTERO_ITEM CSL_CITATION {"citationID":"IvKjlq0H","properties":{"formattedCitation":"(Freyman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delInstrText>
        </w:r>
        <w:r w:rsidR="00B84A57" w:rsidRPr="00CE7A00" w:rsidDel="009623F0">
          <w:rPr>
            <w:rFonts w:eastAsia="Times New Roman" w:cs="Times New Roman"/>
            <w:szCs w:val="24"/>
          </w:rPr>
          <w:fldChar w:fldCharType="separate"/>
        </w:r>
        <w:r w:rsidR="00B84A57" w:rsidRPr="00CE7A00" w:rsidDel="009623F0">
          <w:rPr>
            <w:rFonts w:cs="Times New Roman"/>
            <w:lang w:val="en-US"/>
          </w:rPr>
          <w:delText>(Freyman and Höhna 2019)</w:delText>
        </w:r>
        <w:r w:rsidR="00B84A57" w:rsidRPr="00CE7A00" w:rsidDel="009623F0">
          <w:rPr>
            <w:rFonts w:eastAsia="Times New Roman" w:cs="Times New Roman"/>
            <w:szCs w:val="24"/>
          </w:rPr>
          <w:fldChar w:fldCharType="end"/>
        </w:r>
        <w:r w:rsidR="00887753" w:rsidRPr="00CE7A00" w:rsidDel="009623F0">
          <w:rPr>
            <w:rFonts w:eastAsia="Times New Roman" w:cs="Times New Roman"/>
            <w:szCs w:val="24"/>
          </w:rPr>
          <w:delText xml:space="preserve">, Orobanchaceae </w:delText>
        </w:r>
        <w:r w:rsidR="00B84A57" w:rsidRPr="00CE7A00" w:rsidDel="009623F0">
          <w:rPr>
            <w:rFonts w:eastAsia="Times New Roman" w:cs="Times New Roman"/>
            <w:szCs w:val="24"/>
          </w:rPr>
          <w:fldChar w:fldCharType="begin"/>
        </w:r>
        <w:r w:rsidR="001C6DA2" w:rsidRPr="00CE7A00" w:rsidDel="009623F0">
          <w:rPr>
            <w:rFonts w:eastAsia="Times New Roman" w:cs="Times New Roman"/>
            <w:szCs w:val="24"/>
          </w:rPr>
          <w:delInstrText xml:space="preserve"> ADDIN ZOTERO_ITEM CSL_CITATION {"citationID":"Qy8JzxOT","properties":{"formattedCitation":"(Schneider and Moore 2017)","plainCitation":"(Schneider and Moore 2017)","noteIndex":0},"citationItems":[{"id":9153,"uris":["http://zotero.org/users/local/X8CzRyu0/items/C32J29MD"],"itemData":{"id":9153,"type":"article-journal","abstract":"PREMISE OF THE STUDY: Aphyllon is a clade of holoparasites that includes closely related North American and South American species parasitic on Grindelia. Both Aphyllon (Orobanchaceae) and Grindelia (Asteraceae) have amphitropical disjunctions between North America and South America; however, the timing of these patterns and the processes to explain them are unknown. METHODS: Chronograms for the Orobanchaceae and Grindelia and their relatives were constructed using fossil and secondary calibration points, one of which was based on the inferred timing of horizontal gene transfer from a papilionoid legume into the common ancestor of Orobanche and Phelipanche. Elevated rates of molecular evolution in the Orobanchaceae have hindered efforts to determine reliable divergence time estimates in the absence of a fossil record. However, using a horizontal gene transfer event as a secondary calibration overcomes this limitation. These chronograms were used to reconstruct the biogeography of Aphyllon, Grindelia, and relatives using a DEC+J model implemented in RevBayes. KEY RESULTS: Aphyllon had two amphitropical dispersals from North America to South America, while Grindelia had a single dispersal. The dispersal of the Aphyllon lineage that is parasitic on Grindelia (0.40 Ma) took place somewhat after Grindelia began to diversify in South America (0.93 Ma). Using a secondary calibration based on horizontal gene transfer, we infer more recent divergence dates of holoparasitic Orobancheae than previous studies. CONCLUSIONS: Parallel host–parasite amphitropical disjunctions in Grindelia and Aphyllon illustrate one means by which ecological specialization may result in nonindependent patterns of diversity in distantly related lineages. Although Grindelia and Aphyllon both dispersed to South America recently, Grindelia appears to have diversified more extensively following colonization. More broadly, recent Pleistocene glaciations probably have also contributed to patterns of diversity and biogeography of temperate northern hemisphere Orobancheae. We also demonstrate the utility of using horizontal gene transfer events from well-dated clades to calibrate parasite phylogenies in the absence of a fossil record.","container-title":"American Journal of Botany","DOI":"10.3732/ajb.1700181","ISSN":"1537-2197","issue":"11","language":"en","license":"© 2017 Botanical Society of America","note":"_eprint: https://onlinelibrary.wiley.com/doi/pdf/10.3732/ajb.1700181","page":"1745-1755","source":"Wiley Online Library","title":"Parallel Pleistocene amphitropical disjunctions of a parasitic plant and its host","volume":"104","author":[{"family":"Schneider","given":"Adam C."},{"family":"Moore","given":"Abigail J."}],"issued":{"date-parts":[["2017"]]}}}],"schema":"https://github.com/citation-style-language/schema/raw/master/csl-citation.json"} </w:delInstrText>
        </w:r>
        <w:r w:rsidR="00B84A57" w:rsidRPr="00CE7A00" w:rsidDel="009623F0">
          <w:rPr>
            <w:rFonts w:eastAsia="Times New Roman" w:cs="Times New Roman"/>
            <w:szCs w:val="24"/>
          </w:rPr>
          <w:fldChar w:fldCharType="separate"/>
        </w:r>
        <w:r w:rsidR="00B84A57" w:rsidRPr="00CE7A00" w:rsidDel="009623F0">
          <w:rPr>
            <w:rFonts w:eastAsia="Times New Roman" w:cs="Times New Roman"/>
            <w:noProof/>
            <w:szCs w:val="24"/>
          </w:rPr>
          <w:delText>(Schneider and Moore 2017)</w:delText>
        </w:r>
        <w:r w:rsidR="00B84A57" w:rsidRPr="00CE7A00" w:rsidDel="009623F0">
          <w:rPr>
            <w:rFonts w:eastAsia="Times New Roman" w:cs="Times New Roman"/>
            <w:szCs w:val="24"/>
          </w:rPr>
          <w:fldChar w:fldCharType="end"/>
        </w:r>
        <w:r w:rsidR="00887753" w:rsidRPr="00CE7A00" w:rsidDel="009623F0">
          <w:rPr>
            <w:rFonts w:eastAsia="Times New Roman" w:cs="Times New Roman"/>
            <w:szCs w:val="24"/>
          </w:rPr>
          <w:delText>, Polemoniaceae (Rose et al.</w:delText>
        </w:r>
      </w:del>
      <w:del w:id="441" w:author="Eric Hagen" w:date="2022-09-21T07:23:00Z">
        <w:r w:rsidR="00887753" w:rsidRPr="00CE7A00" w:rsidDel="000B61D8">
          <w:rPr>
            <w:rFonts w:eastAsia="Times New Roman" w:cs="Times New Roman"/>
            <w:szCs w:val="24"/>
          </w:rPr>
          <w:delText>,</w:delText>
        </w:r>
      </w:del>
      <w:del w:id="442" w:author="Eric Hagen" w:date="2022-09-21T08:19:00Z">
        <w:r w:rsidR="00887753" w:rsidRPr="00CE7A00" w:rsidDel="009623F0">
          <w:rPr>
            <w:rFonts w:eastAsia="Times New Roman" w:cs="Times New Roman"/>
            <w:szCs w:val="24"/>
          </w:rPr>
          <w:delText xml:space="preserve"> 2018), and Solanaceae</w:delText>
        </w:r>
        <w:r w:rsidR="005569C1" w:rsidRPr="00CE7A00" w:rsidDel="009623F0">
          <w:rPr>
            <w:rFonts w:eastAsia="Times New Roman" w:cs="Times New Roman"/>
            <w:szCs w:val="24"/>
          </w:rPr>
          <w:delText xml:space="preserve"> </w:delText>
        </w:r>
        <w:r w:rsidR="005569C1" w:rsidRPr="00CE7A00" w:rsidDel="009623F0">
          <w:rPr>
            <w:rFonts w:eastAsia="Times New Roman" w:cs="Times New Roman"/>
            <w:szCs w:val="24"/>
          </w:rPr>
          <w:fldChar w:fldCharType="begin"/>
        </w:r>
        <w:r w:rsidR="005569C1" w:rsidRPr="00CE7A00" w:rsidDel="009623F0">
          <w:rPr>
            <w:rFonts w:eastAsia="Times New Roman" w:cs="Times New Roman"/>
            <w:szCs w:val="24"/>
          </w:rPr>
          <w:delInstrText xml:space="preserve"> ADDIN ZOTERO_ITEM CSL_CITATION {"citationID":"SEY7If4D","properties":{"formattedCitation":"(S\\uc0\\u228{}rkinen et al. 2013)","plainCitation":"(Särkinen et al. 2013)","noteIndex":0},"citationItems":[{"id":9156,"uris":["http://zotero.org/users/local/X8CzRyu0/items/LYHKEK8X"],"itemData":{"id":9156,"type":"article-journal","abstract":"The Solanaceae is a plant family of great economic importance. Despite a wealth of phylogenetic work on individual clades and a deep knowledge of particular cultivated species such as tomato and potato, a robust evolutionary framework with a dated molecular phylogeny for the family is still lacking. Here we investigate molecular divergence times for Solanaceae using a densely-sampled species-level phylogeny. We also review the fossil record of the family to derive robust calibration points, and estimate a chronogram using an uncorrelated relaxed molecular clock.","container-title":"BMC Evolutionary Biology","DOI":"10.1186/1471-2148-13-214","ISSN":"1471-2148","issue":"1","journalAbbreviation":"BMC Evol Biol","language":"en","page":"214","source":"Springer Link","title":"A phylogenetic framework for evolutionary study of the nightshades (Solanaceae): a dated 1000-tip tree","title-short":"A phylogenetic framework for evolutionary study of the nightshades (Solanaceae)","volume":"13","author":[{"family":"Särkinen","given":"Tiina"},{"family":"Bohs","given":"Lynn"},{"family":"Olmstead","given":"Richard G."},{"family":"Knapp","given":"Sandra"}],"issued":{"date-parts":[["2013",9,30]]}}}],"schema":"https://github.com/citation-style-language/schema/raw/master/csl-citation.json"} </w:delInstrText>
        </w:r>
        <w:r w:rsidR="005569C1" w:rsidRPr="00CE7A00" w:rsidDel="009623F0">
          <w:rPr>
            <w:rFonts w:eastAsia="Times New Roman" w:cs="Times New Roman"/>
            <w:szCs w:val="24"/>
          </w:rPr>
          <w:fldChar w:fldCharType="separate"/>
        </w:r>
        <w:r w:rsidR="005569C1" w:rsidRPr="00CE7A00" w:rsidDel="009623F0">
          <w:rPr>
            <w:rFonts w:cs="Times New Roman"/>
            <w:lang w:val="en-US"/>
          </w:rPr>
          <w:delText>(Särkinen et al. 2013)</w:delText>
        </w:r>
        <w:r w:rsidR="005569C1" w:rsidRPr="00CE7A00" w:rsidDel="009623F0">
          <w:rPr>
            <w:rFonts w:eastAsia="Times New Roman" w:cs="Times New Roman"/>
            <w:szCs w:val="24"/>
          </w:rPr>
          <w:fldChar w:fldCharType="end"/>
        </w:r>
        <w:r w:rsidR="00887753" w:rsidRPr="00CE7A00" w:rsidDel="009623F0">
          <w:rPr>
            <w:rFonts w:eastAsia="Times New Roman" w:cs="Times New Roman"/>
            <w:szCs w:val="24"/>
          </w:rPr>
          <w:delText xml:space="preserve">. </w:delText>
        </w:r>
      </w:del>
      <w:del w:id="443" w:author="Eric Hagen" w:date="2022-09-21T09:09:00Z">
        <w:r w:rsidR="00887753" w:rsidRPr="00CE7A00" w:rsidDel="00732859">
          <w:rPr>
            <w:rFonts w:eastAsia="Times New Roman" w:cs="Times New Roman"/>
            <w:szCs w:val="24"/>
          </w:rPr>
          <w:delText xml:space="preserve">The </w:delText>
        </w:r>
      </w:del>
      <w:del w:id="444" w:author="Eric Hagen" w:date="2022-09-21T08:21:00Z">
        <w:r w:rsidR="00887753" w:rsidRPr="00CE7A00" w:rsidDel="009623F0">
          <w:rPr>
            <w:rFonts w:eastAsia="Times New Roman" w:cs="Times New Roman"/>
            <w:szCs w:val="24"/>
          </w:rPr>
          <w:delText xml:space="preserve">Malvaceae subfamilies Eumalvoideae and Grewioideae </w:delText>
        </w:r>
        <w:r w:rsidR="00C86251" w:rsidRPr="00CE7A00" w:rsidDel="009623F0">
          <w:rPr>
            <w:rFonts w:eastAsia="Times New Roman" w:cs="Times New Roman"/>
            <w:szCs w:val="24"/>
          </w:rPr>
          <w:fldChar w:fldCharType="begin"/>
        </w:r>
        <w:r w:rsidR="00C86251" w:rsidRPr="00CE7A00" w:rsidDel="009623F0">
          <w:rPr>
            <w:rFonts w:eastAsia="Times New Roman" w:cs="Times New Roman"/>
            <w:szCs w:val="24"/>
          </w:rPr>
          <w:delInstrText xml:space="preserve"> ADDIN ZOTERO_ITEM CSL_CITATION {"citationID":"7fkLdPsu","properties":{"formattedCitation":"(Hoorn et al. 2019)","plainCitation":"(Hoorn et al. 2019)","noteIndex":0},"citationItems":[{"id":9158,"uris":["http://zotero.org/users/local/X8CzRyu0/items/YV98EVGM"],"itemData":{"id":9158,"type":"article-journal","abstract":"The evolution of the tropical lowland forests in northern South America is poorly understood, yet new insights into past composition and changes through time can be obtained from the rich and diverse fossil pollen record. Here we present a revision of two diagnostic Malvaceae taxa from the Cenozoic record of northern South America and we relate their evolutionary history to recently updated geological models. In our study we review the pollen morphology and botanical affinity of Rhoipites guianensis and Malvacipolloides maristellae, and integrate these data into a phylogenetic framework. We also produce distribution maps for both fossil and extant taxa, infer the phylogeny and historical biogeography of the lineages to which they belong, and identify their ecological associates and environmental settings. The closest extant relatives of Rhoipites guianensis (Grewioideae) are Vasivaea and Trichospermum, which are taxa of South American origin. During the late Eocene to early Miocene Rhoipites guianensis was widely distributed in the lowland floodplain environments of northern South America. The closest living relatives of Malvacipolloides maristellae (Malvoideae) are members of Abutilinae (e.g., Abutilon, Bakeridesia, Callianthe and Herissantia), which have their origin in the northern hemisphere. This taxon makes its first appearance in the fossil record of northern South America during the early Miocene, and is typically found in fresh water floodplain and lacustrine environments. Our study suggests that both taxa migrated across the Central American Seaway in the early Miocene (around 18 Ma), and virtually disappeared from the fossil record in northern South America during the middle Miocene, coinciding with Andean uplift. However, their descendants expanded and -in the case of the Abutilinae—diversified in the Andes. We conclude that the biogeographic history of these Malvaceae is influenced by Andean uplift and the incipient bridging of the Americas. Thereafter, climate change and diversification of the Andean landscape enabled their descendants to move upslope and into the Andes.","container-title":"Review of Palaeobotany and Palynology","DOI":"10.1016/j.revpalbo.2019.01.010","ISSN":"0034-6667","journalAbbreviation":"Review of Palaeobotany and Palynology","language":"en","page":"90-109","source":"ScienceDirect","title":"Going north and south: The biogeographic history of two Malvaceae in the wake of Neogene Andean uplift and connectivity between the Americas","title-short":"Going north and south","volume":"264","author":[{"family":"Hoorn","given":"Carina"},{"family":"Ham","given":"Raymond","non-dropping-particle":"van der"},{"family":"Parra","given":"Felipe","non-dropping-particle":"de la"},{"family":"Salamanca","given":"Sonia"},{"family":"Steege","given":"Hans","non-dropping-particle":"ter"},{"family":"Banks","given":"Hannah"},{"family":"Star","given":"Wim"},{"family":"Heuven","given":"Bertie Joan","non-dropping-particle":"van"},{"family":"Langelaan","given":"Rob"},{"family":"Carvalho","given":"Fernanda A."},{"family":"Rodriguez-Forero","given":"Guillermo"},{"family":"Lagomarsino","given":"Laura P."}],"issued":{"date-parts":[["2019",5,1]]}}}],"schema":"https://github.com/citation-style-language/schema/raw/master/csl-citation.json"} </w:delInstrText>
        </w:r>
        <w:r w:rsidR="00C86251" w:rsidRPr="00CE7A00" w:rsidDel="009623F0">
          <w:rPr>
            <w:rFonts w:eastAsia="Times New Roman" w:cs="Times New Roman"/>
            <w:szCs w:val="24"/>
          </w:rPr>
          <w:fldChar w:fldCharType="separate"/>
        </w:r>
        <w:r w:rsidR="00C86251" w:rsidRPr="00CE7A00" w:rsidDel="009623F0">
          <w:rPr>
            <w:rFonts w:eastAsia="Times New Roman" w:cs="Times New Roman"/>
            <w:noProof/>
            <w:szCs w:val="24"/>
          </w:rPr>
          <w:delText>(Hoorn et al. 2019)</w:delText>
        </w:r>
        <w:r w:rsidR="00C86251" w:rsidRPr="00CE7A00" w:rsidDel="009623F0">
          <w:rPr>
            <w:rFonts w:eastAsia="Times New Roman" w:cs="Times New Roman"/>
            <w:szCs w:val="24"/>
          </w:rPr>
          <w:fldChar w:fldCharType="end"/>
        </w:r>
        <w:r w:rsidR="00887753" w:rsidRPr="00CE7A00" w:rsidDel="009623F0">
          <w:rPr>
            <w:rFonts w:eastAsia="Times New Roman" w:cs="Times New Roman"/>
            <w:szCs w:val="24"/>
          </w:rPr>
          <w:delText xml:space="preserve">, the </w:delText>
        </w:r>
      </w:del>
      <w:del w:id="445" w:author="Eric Hagen" w:date="2022-09-21T08:24:00Z">
        <w:r w:rsidR="00887753" w:rsidRPr="00CE7A00" w:rsidDel="00FB5E82">
          <w:rPr>
            <w:rFonts w:eastAsia="Times New Roman" w:cs="Times New Roman"/>
            <w:szCs w:val="24"/>
          </w:rPr>
          <w:delText xml:space="preserve">Apiaceae subfamily Apioideae </w:delText>
        </w:r>
        <w:r w:rsidR="00C86251" w:rsidRPr="00CE7A00" w:rsidDel="00FB5E82">
          <w:rPr>
            <w:rFonts w:eastAsia="Times New Roman" w:cs="Times New Roman"/>
            <w:szCs w:val="24"/>
          </w:rPr>
          <w:fldChar w:fldCharType="begin"/>
        </w:r>
        <w:r w:rsidR="00C86251" w:rsidRPr="00CE7A00" w:rsidDel="00FB5E82">
          <w:rPr>
            <w:rFonts w:eastAsia="Times New Roman" w:cs="Times New Roman"/>
            <w:szCs w:val="24"/>
          </w:rPr>
          <w:delInstrText xml:space="preserve"> ADDIN ZOTERO_ITEM CSL_CITATION {"citationID":"pdkDhTvd","properties":{"formattedCitation":"(Banasiak et al. 2013)","plainCitation":"(Banasiak et al. 2013)","noteIndex":0},"citationItems":[{"id":9160,"uris":["http://zotero.org/users/local/X8CzRyu0/items/S7CNVWU7"],"itemData":{"id":9160,"type":"article-journal","abstract":"Aim To analyse spatial and temporal patterns of dispersal events in the euapioids (Apiaceae subfamily Apioideae). Location Worldwide, with an emphasis on the Northern Hemisphere. Methods A phylogeny of euapioids was inferred from 1194 nuclear ribosomal DNA internal transcribed spacer (nrDNA ITS) sequences using Bayesian methods. The reconstruction of ancestral areas was performed simultaneously with phylogenetic inference using a Markov discrete phylogeographical model with Bayesian stochastic search variable selection (BSSVS). Routes with significant non-zero migration rates were identified using Bayes factors. For each significant track and each tree, the distribution of dispersals in time was scored and the asymmetry of dispersals was evaluated. Results The root of the euapioid umbellifers was reconstructed at c. 44.51 Ma (95% highest posterior density interval: 39.11–51.55 Ma). The Eastern Asiatic Region was reconstructed as the most probable ancestral area for the root of the tree. Seventeen migration routes have significant non-zero migration rates. Five of these tracks represent long-distance transoceanic routes: (1) western Eurasia–North America, (2) Eastern Asiatic Region–North America, (3) Australia–Neotropical Kingdom, (4) Australia–Neantarctic, and (5) Neotropical Kingdom–sub-Saharan Africa. Most dispersal events occurred among the areas that comprise the major diversification centres of apioid umbellifers: western Eurasia and the Mediterranean, Irano-Turanian and Eastern Asiatic regions. The floristic exchange among these regions was more or less symmetrical in all directions and continuous in time. The exchange between North America and the Eastern Asiatic Region was asymmetrical; the asymmetry of dispersals between western Eurasia and North America was less pronounced and not statistically significant. Floristic exchange was significantly asymmetrical for the Nearctic–Neotropical Kingdom, Nearctic–Neantarctic, western Eurasia–sub-Saharan Africa, and western Eurasia–Siberia migration tracks. Main conclusions The observed dispersal pattern – intense and symmetrical within the same climatic zone versus scarce and often unidirectional between climatic zones or along long-distance transoceanic tracks – suggests that both the availability of suitable habitats and geographical barriers have played crucial roles in determining the present distribution of euapioid umbellifers.","container-title":"Journal of Biogeography","DOI":"10.1111/jbi.12071","ISSN":"1365-2699","issue":"7","language":"en","note":"_eprint: https://onlinelibrary.wiley.com/doi/pdf/10.1111/jbi.12071","page":"1324-1335","source":"Wiley Online Library","title":"Dispersal patterns in space and time: a case study of Apiaceae subfamily Apioideae","title-short":"Dispersal patterns in space and time","volume":"40","author":[{"family":"Banasiak","given":"Łukasz"},{"family":"Piwczyński","given":"Marcin"},{"family":"Uliński","given":"Tomasz"},{"family":"Downie","given":"Stephen R."},{"family":"Watson","given":"Mark F."},{"family":"Shakya","given":"Bandana"},{"family":"Spalik","given":"Krzysztof"}],"issued":{"date-parts":[["2013"]]}}}],"schema":"https://github.com/citation-style-language/schema/raw/master/csl-citation.json"} </w:delInstrText>
        </w:r>
        <w:r w:rsidR="00C86251" w:rsidRPr="00CE7A00" w:rsidDel="00FB5E82">
          <w:rPr>
            <w:rFonts w:eastAsia="Times New Roman" w:cs="Times New Roman"/>
            <w:szCs w:val="24"/>
          </w:rPr>
          <w:fldChar w:fldCharType="separate"/>
        </w:r>
        <w:r w:rsidR="00C86251" w:rsidRPr="00CE7A00" w:rsidDel="00FB5E82">
          <w:rPr>
            <w:rFonts w:eastAsia="Times New Roman" w:cs="Times New Roman"/>
            <w:noProof/>
            <w:szCs w:val="24"/>
          </w:rPr>
          <w:delText>(Banasiak et al. 2013)</w:delText>
        </w:r>
        <w:r w:rsidR="00C86251" w:rsidRPr="00CE7A00" w:rsidDel="00FB5E82">
          <w:rPr>
            <w:rFonts w:eastAsia="Times New Roman" w:cs="Times New Roman"/>
            <w:szCs w:val="24"/>
          </w:rPr>
          <w:fldChar w:fldCharType="end"/>
        </w:r>
        <w:r w:rsidR="00887753" w:rsidRPr="00CE7A00" w:rsidDel="00FB5E82">
          <w:rPr>
            <w:rFonts w:eastAsia="Times New Roman" w:cs="Times New Roman"/>
            <w:szCs w:val="24"/>
          </w:rPr>
          <w:delText xml:space="preserve">, the </w:delText>
        </w:r>
      </w:del>
      <w:del w:id="446" w:author="Eric Hagen" w:date="2022-09-21T08:27:00Z">
        <w:r w:rsidR="00887753" w:rsidRPr="00CE7A00" w:rsidDel="00FB5E82">
          <w:rPr>
            <w:rFonts w:eastAsia="Times New Roman" w:cs="Times New Roman"/>
            <w:szCs w:val="24"/>
          </w:rPr>
          <w:delText>Poaceae subfamilies Pooideae and Panicoideae</w:delText>
        </w:r>
        <w:r w:rsidR="00C86251" w:rsidRPr="00CE7A00" w:rsidDel="00FB5E82">
          <w:rPr>
            <w:rFonts w:eastAsia="Times New Roman" w:cs="Times New Roman"/>
            <w:szCs w:val="24"/>
          </w:rPr>
          <w:delText xml:space="preserve"> </w:delText>
        </w:r>
        <w:r w:rsidR="00C86251" w:rsidRPr="00CE7A00" w:rsidDel="00FB5E82">
          <w:rPr>
            <w:rFonts w:eastAsia="Times New Roman" w:cs="Times New Roman"/>
            <w:szCs w:val="24"/>
          </w:rPr>
          <w:fldChar w:fldCharType="begin"/>
        </w:r>
        <w:r w:rsidR="00C86251" w:rsidRPr="00CE7A00" w:rsidDel="00FB5E82">
          <w:rPr>
            <w:rFonts w:eastAsia="Times New Roman" w:cs="Times New Roman"/>
            <w:szCs w:val="24"/>
          </w:rPr>
          <w:delInstrText xml:space="preserve"> ADDIN ZOTERO_ITEM CSL_CITATION {"citationID":"bx5y7BKh","properties":{"formattedCitation":"(Spriggs et al. 2014)","plainCitation":"(Spriggs et al. 2014)","noteIndex":0},"citationItems":[{"id":9162,"uris":["http://zotero.org/users/local/X8CzRyu0/items/I8NT5YZ6"],"itemData":{"id":9162,"type":"article-journal","abstract":"Identifying how organismal attributes and environmental change affect lineage diversification is essential to our understanding of biodiversity. With the largest phylogeny yet compiled for grasses, we present an example of a key physiological innovation that promoted high diversification rates. C4 photosynthesis, a complex suite of traits that improves photosynthetic efficiency under conditions of drought, high temperatures, and low atmospheric CO2, has evolved repeatedly in one lineage of grasses and was consistently associated with elevated diversification rates. In most cases there was a significant lag time between the origin of the pathway and subsequent radiations, suggesting that the ‘C4 effect’ is complex and derives from the interplay of the C4 syndrome with other factors. We also identified comparable radiations occurring during the same time period in C3 Pooid grasses, a diverse, cold-adapted grassland lineage that has never evolved C4 photosynthesis. The mid to late Miocene was an especially important period of both C3 and C4 grass diversification, coincident with the global development of extensive, open biomes in both warm and cool climates. As is likely true for most “key innovations”, the C4 effect is context dependent and only relevant within a particular organismal background and when particular ecological opportunities became available.","container-title":"PLOS ONE","DOI":"10.1371/journal.pone.0097722","ISSN":"1932-6203","issue":"5","journalAbbreviation":"PLOS ONE","language":"en","note":"publisher: Public Library of Science","page":"e97722","source":"PLoS Journals","title":"C4 Photosynthesis Promoted Species Diversification during the Miocene Grassland Expansion","volume":"9","author":[{"family":"Spriggs","given":"Elizabeth L."},{"family":"Christin","given":"Pascal-Antoine"},{"family":"Edwards","given":"Erika J."}],"issued":{"date-parts":[["2014",5,16]]}}}],"schema":"https://github.com/citation-style-language/schema/raw/master/csl-citation.json"} </w:delInstrText>
        </w:r>
        <w:r w:rsidR="00C86251" w:rsidRPr="00CE7A00" w:rsidDel="00FB5E82">
          <w:rPr>
            <w:rFonts w:eastAsia="Times New Roman" w:cs="Times New Roman"/>
            <w:szCs w:val="24"/>
          </w:rPr>
          <w:fldChar w:fldCharType="separate"/>
        </w:r>
        <w:r w:rsidR="00C86251" w:rsidRPr="00CE7A00" w:rsidDel="00FB5E82">
          <w:rPr>
            <w:rFonts w:eastAsia="Times New Roman" w:cs="Times New Roman"/>
            <w:noProof/>
            <w:szCs w:val="24"/>
          </w:rPr>
          <w:delText>(Spriggs et al. 2014)</w:delText>
        </w:r>
        <w:r w:rsidR="00C86251" w:rsidRPr="00CE7A00" w:rsidDel="00FB5E82">
          <w:rPr>
            <w:rFonts w:eastAsia="Times New Roman" w:cs="Times New Roman"/>
            <w:szCs w:val="24"/>
          </w:rPr>
          <w:fldChar w:fldCharType="end"/>
        </w:r>
        <w:r w:rsidR="00C86251" w:rsidRPr="00CE7A00" w:rsidDel="00FB5E82">
          <w:rPr>
            <w:rFonts w:eastAsia="Times New Roman" w:cs="Times New Roman"/>
            <w:szCs w:val="24"/>
          </w:rPr>
          <w:delText>,</w:delText>
        </w:r>
        <w:r w:rsidR="00887753" w:rsidRPr="00CE7A00" w:rsidDel="00FB5E82">
          <w:rPr>
            <w:rFonts w:eastAsia="Times New Roman" w:cs="Times New Roman"/>
            <w:szCs w:val="24"/>
          </w:rPr>
          <w:delText xml:space="preserve"> and the Primulaceae subfamily Primuloideae </w:delText>
        </w:r>
        <w:r w:rsidR="00C86251" w:rsidRPr="00CE7A00" w:rsidDel="00FB5E82">
          <w:rPr>
            <w:rFonts w:eastAsia="Times New Roman" w:cs="Times New Roman"/>
            <w:szCs w:val="24"/>
          </w:rPr>
          <w:fldChar w:fldCharType="begin"/>
        </w:r>
        <w:r w:rsidR="00C86251" w:rsidRPr="00CE7A00" w:rsidDel="00FB5E82">
          <w:rPr>
            <w:rFonts w:eastAsia="Times New Roman" w:cs="Times New Roman"/>
            <w:szCs w:val="24"/>
          </w:rPr>
          <w:delInstrText xml:space="preserve"> ADDIN ZOTERO_ITEM CSL_CITATION {"citationID":"TwmQvZLT","properties":{"formattedCitation":"(de Vos et al. 2014)","plainCitation":"(de Vos et al. 2014)","noteIndex":0},"citationItems":[{"id":9165,"uris":["http://zotero.org/users/local/X8CzRyu0/items/QML9PFZ5"],"itemData":{"id":9165,"type":"article-journal","abstract":"The exceptional species diversity of flowering plants, exceeding that of their sister group more than 250-fold, is especially evident in floral innovations, interactions with pollinators and sexual systems. Multiple theories, emphasizing flower–pollinator interactions, genetic effects of mating systems or high evolvability, predict that floral evolution profoundly affects angiosperm diversification. However, consequences for speciation and extinction dynamics remain poorly understood. Here, we investigate trajectories of species diversification focusing on heterostyly, a remarkable floral syndrome where outcrossing is enforced via cross-compatible floral morphs differing in placement of their respective sexual organs. Heterostyly evolved at least 20 times independently in angiosperms. Using Darwin's model for heterostyly, the primrose family, we show that heterostyly accelerates species diversification via decreasing extinction rates rather than increasing speciation rates, probably owing to avoidance of the negative genetic effects of selfing. However, impact of heterostyly appears to differ over short and long evolutionary time-scales: the accelerating effect of heterostyly on lineage diversification is manifest only over long evolutionary time-scales, whereas recent losses of heterostyly may prompt ephemeral bursts of speciation. Our results suggest that temporal or clade-specific conditions may ultimately determine the net effects of specific traits on patterns of species diversification.","container-title":"Proceedings of the Royal Society B: Biological Sciences","DOI":"10.1098/rspb.2014.0075","issue":"1784","note":"publisher: Royal Society","page":"20140075","source":"royalsocietypublishing.org (Atypon)","title":"Heterostyly accelerates diversification via reduced extinction in primroses","volume":"281","author":[{"family":"Vos","given":"Jurriaan M.","non-dropping-particle":"de"},{"family":"Hughes","given":"Colin E."},{"family":"Schneeweiss","given":"Gerald M."},{"family":"Moore","given":"Brian R."},{"family":"Conti","given":"Elena"}],"issued":{"date-parts":[["2014",6,7]]}}}],"schema":"https://github.com/citation-style-language/schema/raw/master/csl-citation.json"} </w:delInstrText>
        </w:r>
        <w:r w:rsidR="00C86251" w:rsidRPr="00CE7A00" w:rsidDel="00FB5E82">
          <w:rPr>
            <w:rFonts w:eastAsia="Times New Roman" w:cs="Times New Roman"/>
            <w:szCs w:val="24"/>
          </w:rPr>
          <w:fldChar w:fldCharType="separate"/>
        </w:r>
        <w:r w:rsidR="00C86251" w:rsidRPr="00CE7A00" w:rsidDel="00FB5E82">
          <w:rPr>
            <w:rFonts w:eastAsia="Times New Roman" w:cs="Times New Roman"/>
            <w:noProof/>
            <w:szCs w:val="24"/>
          </w:rPr>
          <w:delText>(de Vos et al. 2014)</w:delText>
        </w:r>
        <w:r w:rsidR="00C86251" w:rsidRPr="00CE7A00" w:rsidDel="00FB5E82">
          <w:rPr>
            <w:rFonts w:eastAsia="Times New Roman" w:cs="Times New Roman"/>
            <w:szCs w:val="24"/>
          </w:rPr>
          <w:fldChar w:fldCharType="end"/>
        </w:r>
        <w:r w:rsidR="00887753" w:rsidRPr="00CE7A00" w:rsidDel="00FB5E82">
          <w:rPr>
            <w:rFonts w:eastAsia="Times New Roman" w:cs="Times New Roman"/>
            <w:szCs w:val="24"/>
          </w:rPr>
          <w:delText xml:space="preserve">. The Asteraceae tribe Cardueae </w:delText>
        </w:r>
        <w:r w:rsidR="00C86251" w:rsidRPr="00CE7A00" w:rsidDel="00FB5E82">
          <w:rPr>
            <w:rFonts w:eastAsia="Times New Roman" w:cs="Times New Roman"/>
            <w:szCs w:val="24"/>
          </w:rPr>
          <w:fldChar w:fldCharType="begin"/>
        </w:r>
        <w:r w:rsidR="00C86251" w:rsidRPr="00CE7A00" w:rsidDel="00FB5E82">
          <w:rPr>
            <w:rFonts w:eastAsia="Times New Roman" w:cs="Times New Roman"/>
            <w:szCs w:val="24"/>
          </w:rPr>
          <w:delInstrText xml:space="preserve"> ADDIN ZOTERO_ITEM CSL_CITATION {"citationID":"7baUMryv","properties":{"formattedCitation":"(Park and Potter 2015)","plainCitation":"(Park and Potter 2015)","noteIndex":0},"citationItems":[{"id":9167,"uris":["http://zotero.org/users/local/X8CzRyu0/items/28XRYX8N"],"itemData":{"id":9167,"type":"article-journal","abstract":"The number of exotic plant species that have been introduced into the United States far exceeds that of other groups of organisms, and many of these have become invasive. As in many regions of the globe, invasive members of the thistle tribe, Cardueae, are highly problematic in the California Floristic Province, an established biodiversity hotspot. While Darwin's naturalization hypothesis posits that plant invaders closely related to native species would be at a disadvantage, evidence has been found that introduced thistles more closely related to native species are more likely to become invasive. To elucidate the mechanisms behind this pattern, we modelled the ecological niches of thistle species present in the province and compared niche similarity between taxa and their evolutionary relatedness, using fossil-calibrated molecular phylogenies of the tribe. The predicted niches of invasive species were found to have higher degrees of overlap with native species than noninvasive introduced species do, and pairwise niche distance was significantly correlated with phylogenetic distance, suggesting phylogenetic niche conservatism. Invasive thistles also displayed superior dispersal capabilities compared to noninvasive introduced species, and these capabilities exhibited a phylogenetic signal. By analysing the modelled ecological niches and dispersal capabilities of over a hundred thistle species, we demonstrate that exapted preferences to the invaded environment may explain why close exotic relatives may make bad neighbours in the thistle tribe.","container-title":"Molecular Ecology","DOI":"10.1111/mec.13227","ISSN":"1365-294X","issue":"12","language":"en","note":"_eprint: https://onlinelibrary.wiley.com/doi/pdf/10.1111/mec.13227","page":"3181-3193","source":"Wiley Online Library","title":"Why close relatives make bad neighbours: phylogenetic conservatism in niche preferences and dispersal disproves Darwin's naturalization hypothesis in the thistle tribe","title-short":"Why close relatives make bad neighbours","volume":"24","author":[{"family":"Park","given":"Daniel S."},{"family":"Potter","given":"Daniel"}],"issued":{"date-parts":[["2015"]]}}}],"schema":"https://github.com/citation-style-language/schema/raw/master/csl-citation.json"} </w:delInstrText>
        </w:r>
        <w:r w:rsidR="00C86251" w:rsidRPr="00CE7A00" w:rsidDel="00FB5E82">
          <w:rPr>
            <w:rFonts w:eastAsia="Times New Roman" w:cs="Times New Roman"/>
            <w:szCs w:val="24"/>
          </w:rPr>
          <w:fldChar w:fldCharType="separate"/>
        </w:r>
        <w:r w:rsidR="00C86251" w:rsidRPr="00CE7A00" w:rsidDel="00FB5E82">
          <w:rPr>
            <w:rFonts w:eastAsia="Times New Roman" w:cs="Times New Roman"/>
            <w:noProof/>
            <w:szCs w:val="24"/>
          </w:rPr>
          <w:delText>(Park and Potter 2015)</w:delText>
        </w:r>
        <w:r w:rsidR="00C86251" w:rsidRPr="00CE7A00" w:rsidDel="00FB5E82">
          <w:rPr>
            <w:rFonts w:eastAsia="Times New Roman" w:cs="Times New Roman"/>
            <w:szCs w:val="24"/>
          </w:rPr>
          <w:fldChar w:fldCharType="end"/>
        </w:r>
        <w:r w:rsidR="00887753" w:rsidRPr="00CE7A00" w:rsidDel="00FB5E82">
          <w:rPr>
            <w:rFonts w:eastAsia="Times New Roman" w:cs="Times New Roman"/>
            <w:szCs w:val="24"/>
          </w:rPr>
          <w:delText xml:space="preserve">, the </w:delText>
        </w:r>
      </w:del>
      <w:del w:id="447" w:author="Eric Hagen" w:date="2022-09-21T09:09:00Z">
        <w:r w:rsidR="00887753" w:rsidRPr="00CE7A00" w:rsidDel="00732859">
          <w:rPr>
            <w:rFonts w:eastAsia="Times New Roman" w:cs="Times New Roman"/>
            <w:szCs w:val="24"/>
          </w:rPr>
          <w:delText xml:space="preserve">Brassicaceae tribes </w:delText>
        </w:r>
      </w:del>
      <w:del w:id="448" w:author="Eric Hagen" w:date="2022-09-21T08:36:00Z">
        <w:r w:rsidR="00887753" w:rsidRPr="00CE7A00" w:rsidDel="00AA775D">
          <w:rPr>
            <w:rFonts w:eastAsia="Times New Roman" w:cs="Times New Roman"/>
            <w:szCs w:val="24"/>
          </w:rPr>
          <w:delText xml:space="preserve">Alysseae, Arabideae, Brassiceae, Cardamineae, Erysimeae, Euclidieae, </w:delText>
        </w:r>
      </w:del>
      <w:del w:id="449" w:author="Eric Hagen" w:date="2022-09-21T08:37:00Z">
        <w:r w:rsidR="00887753" w:rsidRPr="00CE7A00" w:rsidDel="00AA775D">
          <w:rPr>
            <w:rFonts w:eastAsia="Times New Roman" w:cs="Times New Roman"/>
            <w:szCs w:val="24"/>
          </w:rPr>
          <w:delText xml:space="preserve">Heliophileae, Lepidieae, Thelypodieae </w:delText>
        </w:r>
        <w:r w:rsidR="003003F1" w:rsidRPr="00CE7A00" w:rsidDel="00AA775D">
          <w:rPr>
            <w:rFonts w:eastAsia="Times New Roman" w:cs="Times New Roman"/>
            <w:szCs w:val="24"/>
          </w:rPr>
          <w:fldChar w:fldCharType="begin"/>
        </w:r>
        <w:r w:rsidR="003003F1" w:rsidRPr="00CE7A00" w:rsidDel="00AA775D">
          <w:rPr>
            <w:rFonts w:eastAsia="Times New Roman" w:cs="Times New Roman"/>
            <w:szCs w:val="24"/>
          </w:rPr>
          <w:delInstrText xml:space="preserve"> ADDIN ZOTERO_ITEM CSL_CITATION {"citationID":"PHMN5lW1","properties":{"formattedCitation":"(Huang et al. 2020)","plainCitation":"(Huang et al. 2020)","noteIndex":0},"citationItems":[{"id":9170,"uris":["http://zotero.org/users/local/X8CzRyu0/items/KSIAV8L3"],"itemData":{"id":9170,"type":"article-journal","abstract":"Whole-genome duplication (WGD) events are considered important driving forces of diversification. At least 11 out of 52 Brassicaceae tribes had independent mesopolyploid WGDs followed by diploidization processes. However, the association between mesopolyploidy and subsequent diversification is equivocal. Herein we show the results from a family-wide diversification analysis on Brassicaceae, and elaborate on the hypothesis that polyploidization per se is a fundamental driver in Brassicaceae evolution.We established a time-calibrated chronogram based on whole plastid genomes comprising representative Brassicaceae taxa and published data spanning the entire Rosidae clade. This allowed us to set multiple calibration points and anchored various Brassicaceae taxa for subsequent downstream analyses. All major splits among Brassicaceae lineages were used in BEAST analyses of 48 individually analysed tribes comprising 2101 taxa in total using the internal transcribed spacers of nuclear ribosomal DNA. Diversification patterns were investigated on these tribe-wide chronograms using BAMM and were compared with family-wide data on genome size variation and species richness.Brassicaceae diverged 29.9 million years ago (Mya) during the Oligocene, and the majority of tribes started diversification in the Miocene with an average crown group age of about 12.5 Mya. This matches the cooling phase right after the Mid Miocene climatic optimum. Significant rate shifts were detected in 12 out of 52 tribes during the Mio- and Pliocene, decoupled from preceding mesopolyploid WGDs. Among the various factors analysed, the combined effect of tribal crown group age and net diversification rate (speciation minus extinction) is likely to explain sufficiently species richness across Brassicaceae tribes.The onset of the evolutionary splits among tribes took place under cooler and drier conditions. Pleistocene glacial cycles may have contributed to the maintenance of high diversification rates. Rate shifts are not consistently associated with mesopolyploid WGD. We propose, therefore, that WGDs in general serve as a constant ‘pump’ for continuous and high species diversification.","container-title":"Annals of Botany","DOI":"10.1093/aob/mcz123","ISSN":"0305-7364","issue":"1","journalAbbreviation":"Annals of Botany","page":"29-47","source":"Silverchair","title":"Temporal patterns of diversification in Brassicaceae demonstrate decoupling of rate shifts and mesopolyploidization events","volume":"125","author":[{"family":"Huang","given":"Xiao-Chen"},{"family":"German","given":"Dmitry A"},{"family":"Koch","given":"Marcus A"}],"issued":{"date-parts":[["2020",1,8]]}}}],"schema":"https://github.com/citation-style-language/schema/raw/master/csl-citation.json"} </w:delInstrText>
        </w:r>
        <w:r w:rsidR="003003F1" w:rsidRPr="00CE7A00" w:rsidDel="00AA775D">
          <w:rPr>
            <w:rFonts w:eastAsia="Times New Roman" w:cs="Times New Roman"/>
            <w:szCs w:val="24"/>
          </w:rPr>
          <w:fldChar w:fldCharType="separate"/>
        </w:r>
        <w:r w:rsidR="003003F1" w:rsidRPr="00CE7A00" w:rsidDel="00AA775D">
          <w:rPr>
            <w:rFonts w:eastAsia="Times New Roman" w:cs="Times New Roman"/>
            <w:noProof/>
            <w:szCs w:val="24"/>
          </w:rPr>
          <w:delText>(Huang et al. 2020)</w:delText>
        </w:r>
        <w:r w:rsidR="003003F1" w:rsidRPr="00CE7A00" w:rsidDel="00AA775D">
          <w:rPr>
            <w:rFonts w:eastAsia="Times New Roman" w:cs="Times New Roman"/>
            <w:szCs w:val="24"/>
          </w:rPr>
          <w:fldChar w:fldCharType="end"/>
        </w:r>
        <w:r w:rsidR="00887753" w:rsidRPr="00CE7A00" w:rsidDel="00AA775D">
          <w:rPr>
            <w:rFonts w:eastAsia="Times New Roman" w:cs="Times New Roman"/>
            <w:szCs w:val="24"/>
          </w:rPr>
          <w:delText xml:space="preserve"> and </w:delText>
        </w:r>
      </w:del>
      <w:del w:id="450" w:author="Eric Hagen" w:date="2022-09-21T09:09:00Z">
        <w:r w:rsidR="00887753" w:rsidRPr="00CE7A00" w:rsidDel="00732859">
          <w:rPr>
            <w:rFonts w:eastAsia="Times New Roman" w:cs="Times New Roman"/>
            <w:szCs w:val="24"/>
          </w:rPr>
          <w:delText>Cremolobeae, Eudemeae, and Schizopetaleae (“CES-clade”;</w:delText>
        </w:r>
        <w:r w:rsidR="003003F1" w:rsidRPr="00CE7A00" w:rsidDel="00732859">
          <w:rPr>
            <w:rFonts w:eastAsia="Times New Roman" w:cs="Times New Roman"/>
            <w:szCs w:val="24"/>
          </w:rPr>
          <w:delText xml:space="preserve"> </w:delText>
        </w:r>
        <w:r w:rsidR="003003F1" w:rsidRPr="00CE7A00" w:rsidDel="00732859">
          <w:rPr>
            <w:rFonts w:eastAsia="Times New Roman" w:cs="Times New Roman"/>
            <w:szCs w:val="24"/>
          </w:rPr>
          <w:fldChar w:fldCharType="begin"/>
        </w:r>
        <w:r w:rsidR="003003F1" w:rsidRPr="00CE7A00" w:rsidDel="00732859">
          <w:rPr>
            <w:rFonts w:eastAsia="Times New Roman" w:cs="Times New Roman"/>
            <w:szCs w:val="24"/>
          </w:rPr>
          <w:delInstrText xml:space="preserve"> ADDIN ZOTERO_ITEM CSL_CITATION {"citationID":"zFQ3kekN","properties":{"custom":"Salariato et al. 2016","formattedCitation":"Salariato et al. 2016","plainCitation":"Salariato et al. 2016","noteIndex":0},"citationItems":[{"id":9173,"uris":["http://zotero.org/users/local/X8CzRyu0/items/RWNCARAR"],"itemData":{"id":9173,"type":"article-journal","abstract":"Dated molecular phylogenetic trees show that the Andean uplift had a major impact on South American biodiversity. For many Andean groups, accelerated diversification (radiation) has been documented. However, not all Andean lineages appear to have diversified following the model of rapid radiation, particularly in the central and southern Andes. Here, we investigated the diversification patterns for the largest South American-endemic lineage of Brassicaceae, composed of tribes Cremolobeae, Eudemeae and Schizopetaleae (CES clade). Species of this group inhabit nearly all Andean biomes and adjacent areas including the Atacama–Sechura desert, the Chilean Matorral and the Patagonian Steppe. First, we studied diversification times and historical biogeography of the CES clade. Second, we analysed diversification rates through time, lineages and associated life forms. Results demonstrate that early diversification of the CES clade occurred in the early to mid-Miocene (c. 12–19 Mya) and involved the central Andes, the southern Andes and the Patagonian Steppe, and the Atacama–Sechura desert. The Chilean Matorral and northern Andes were colonized subsequently in the early Pliocene (4–5 Mya). Diversification of the CES clade was recovered as a gradual process without any evidence for rate shifts or rapid radiation, in contrast to many other Andean groups analysed so far. Diversification time/rates and biogeographical patterns obtained for the CES clade are discussed and compared with patterns and conclusions reported for other Andean plant lineages.","container-title":"Botanical Journal of the Linnean Society","DOI":"10.1111/boj.12430","ISSN":"0024-4074","issue":"4","journalAbbreviation":"Botanical Journal of the Linnean Society","page":"543-566","source":"Silverchair","title":"Diversification patterns in the CES clade (Brassicaceae tribes Cremolobeae, Eudemeae, Schizopetaleae) in Andean South America","volume":"181","author":[{"family":"Salariato","given":"Diego L."},{"family":"Zuloaga","given":"Fernando O."},{"family":"Franzke","given":"Andreas"},{"family":"Mummenhoff","given":"Klaus"},{"family":"Al-Shehbaz","given":"Ihsan A."}],"issued":{"date-parts":[["2016",8,1]]}}}],"schema":"https://github.com/citation-style-language/schema/raw/master/csl-citation.json"} </w:delInstrText>
        </w:r>
        <w:r w:rsidR="003003F1" w:rsidRPr="00CE7A00" w:rsidDel="00732859">
          <w:rPr>
            <w:rFonts w:eastAsia="Times New Roman" w:cs="Times New Roman"/>
            <w:szCs w:val="24"/>
          </w:rPr>
          <w:fldChar w:fldCharType="separate"/>
        </w:r>
        <w:r w:rsidR="003003F1" w:rsidRPr="00CE7A00" w:rsidDel="00732859">
          <w:rPr>
            <w:rFonts w:eastAsia="Times New Roman" w:cs="Times New Roman"/>
            <w:noProof/>
            <w:szCs w:val="24"/>
          </w:rPr>
          <w:delText>Salariato et al. 2016</w:delText>
        </w:r>
        <w:r w:rsidR="003003F1" w:rsidRPr="00CE7A00" w:rsidDel="00732859">
          <w:rPr>
            <w:rFonts w:eastAsia="Times New Roman" w:cs="Times New Roman"/>
            <w:szCs w:val="24"/>
          </w:rPr>
          <w:fldChar w:fldCharType="end"/>
        </w:r>
        <w:r w:rsidR="00887753" w:rsidRPr="00CE7A00" w:rsidDel="00732859">
          <w:rPr>
            <w:rFonts w:eastAsia="Times New Roman" w:cs="Times New Roman"/>
            <w:szCs w:val="24"/>
          </w:rPr>
          <w:delText xml:space="preserve">), </w:delText>
        </w:r>
      </w:del>
      <w:del w:id="451" w:author="Eric Hagen" w:date="2022-09-21T08:42:00Z">
        <w:r w:rsidR="00887753" w:rsidRPr="00CE7A00" w:rsidDel="008B6381">
          <w:rPr>
            <w:rFonts w:eastAsia="Times New Roman" w:cs="Times New Roman"/>
            <w:szCs w:val="24"/>
          </w:rPr>
          <w:delText xml:space="preserve">the Plantaginaceae tribe Antirrhineae </w:delText>
        </w:r>
        <w:r w:rsidR="00027A78" w:rsidRPr="00CE7A00" w:rsidDel="008B6381">
          <w:rPr>
            <w:rFonts w:eastAsia="Times New Roman" w:cs="Times New Roman"/>
            <w:szCs w:val="24"/>
          </w:rPr>
          <w:fldChar w:fldCharType="begin"/>
        </w:r>
        <w:r w:rsidR="00027A78" w:rsidRPr="00CE7A00" w:rsidDel="008B6381">
          <w:rPr>
            <w:rFonts w:eastAsia="Times New Roman" w:cs="Times New Roman"/>
            <w:szCs w:val="24"/>
          </w:rPr>
          <w:delInstrText xml:space="preserve"> ADDIN ZOTERO_ITEM CSL_CITATION {"citationID":"DKopAKB6","properties":{"formattedCitation":"(Gorospe et al. 2020)","plainCitation":"(Gorospe et al. 2020)","noteIndex":0},"citationItems":[{"id":9176,"uris":["http://zotero.org/users/local/X8CzRyu0/items/J932IRPT"],"itemData":{"id":9176,"type":"article-journal","abstract":"Aim The tribe Antirrhineae, including snapdragons, toadflaxes and relatives, is widely distributed across the Northern Hemisphere and the Neotropics. It displays an uneven distribution of diversity, with more than 50% of species and subspecies in the Mediterranean Region. Here we conducted the first detailed, worldwide biogeographic analysis of the Antirrhineae and tested two alternative hypotheses (time-for-speciation versus diversification rate differences) to explain the uneven distribution of diversity. Location Worldwide, with a focus on the Mediterranean Region. Taxon Tribe Antirrhineae (Plantaginaceae). Methods A phylogenetic biogeographic approach was taken, accounting for area connections through time. Ancestral ranges, dispersal events, speciation and lineage accumulation within areas were estimated. Diversification rates for taxa present and absent in the Mediterranean Region were compared, accounting for the effect of a floral key innovation (nectar spur). Results A proto-Mediterranean origin in the Late Eocene was estimated, and the Mediterranean Region stood out as the main centre for speciation and dispersal. Congruent patterns of long-distance dispersal from the Mediterranean Region to North America were recovered for at least two amphiatlantic clades. A significant floristic exchange between the Mediterranean and south-western Asia was detected. We found no evidence of different diversification rates between lineages inside and outside the Mediterranean Region. Main conclusions The Mediterranean Region played a key role in the origin of the current distribution of the Antirrhineae. However, the higher species richness found in this region appears to be the result of a time-for-speciation effect rather than that of increased diversification rates. The establishment of current Mediterranean climates in the Northern Hemisphere appears to have contributed to the recent diversification of the group, in combination with colonization of adjacent regions with arid and semi-arid climates.","container-title":"Journal of Biogeography","DOI":"10.1111/jbi.13939","ISSN":"1365-2699","issue":"11","language":"en","note":"_eprint: https://onlinelibrary.wiley.com/doi/pdf/10.1111/jbi.13939","page":"2442-2456","source":"Wiley Online Library","title":"Out of the Mediterranean Region: Worldwide biogeography of snapdragons and relatives (tribe Antirrhineae, Plantaginaceae)","title-short":"Out of the Mediterranean Region","volume":"47","author":[{"family":"Gorospe","given":"Juan Manuel"},{"family":"Monjas","given":"David"},{"family":"Fernández-Mazuecos","given":"Mario"}],"issued":{"date-parts":[["2020"]]}}}],"schema":"https://github.com/citation-style-language/schema/raw/master/csl-citation.json"} </w:delInstrText>
        </w:r>
        <w:r w:rsidR="00027A78" w:rsidRPr="00CE7A00" w:rsidDel="008B6381">
          <w:rPr>
            <w:rFonts w:eastAsia="Times New Roman" w:cs="Times New Roman"/>
            <w:szCs w:val="24"/>
          </w:rPr>
          <w:fldChar w:fldCharType="separate"/>
        </w:r>
        <w:r w:rsidR="00027A78" w:rsidRPr="00CE7A00" w:rsidDel="008B6381">
          <w:rPr>
            <w:rFonts w:eastAsia="Times New Roman" w:cs="Times New Roman"/>
            <w:noProof/>
            <w:szCs w:val="24"/>
          </w:rPr>
          <w:delText>(Gorospe et al. 2020)</w:delText>
        </w:r>
        <w:r w:rsidR="00027A78" w:rsidRPr="00CE7A00" w:rsidDel="008B6381">
          <w:rPr>
            <w:rFonts w:eastAsia="Times New Roman" w:cs="Times New Roman"/>
            <w:szCs w:val="24"/>
          </w:rPr>
          <w:fldChar w:fldCharType="end"/>
        </w:r>
        <w:r w:rsidR="00887753" w:rsidRPr="00CE7A00" w:rsidDel="008B6381">
          <w:rPr>
            <w:rFonts w:eastAsia="Times New Roman" w:cs="Times New Roman"/>
            <w:szCs w:val="24"/>
          </w:rPr>
          <w:delText xml:space="preserve">, </w:delText>
        </w:r>
      </w:del>
      <w:del w:id="452" w:author="Eric Hagen" w:date="2022-09-21T08:43:00Z">
        <w:r w:rsidR="00887753" w:rsidRPr="00CE7A00" w:rsidDel="008B6381">
          <w:rPr>
            <w:rFonts w:eastAsia="Times New Roman" w:cs="Times New Roman"/>
            <w:szCs w:val="24"/>
          </w:rPr>
          <w:delText xml:space="preserve">the Primulaceae tribe Lysimachieae </w:delText>
        </w:r>
        <w:r w:rsidR="00027A78" w:rsidRPr="00CE7A00" w:rsidDel="008B6381">
          <w:rPr>
            <w:rFonts w:eastAsia="Times New Roman" w:cs="Times New Roman"/>
            <w:szCs w:val="24"/>
          </w:rPr>
          <w:fldChar w:fldCharType="begin"/>
        </w:r>
        <w:r w:rsidR="00027A78" w:rsidRPr="00CE7A00" w:rsidDel="008B6381">
          <w:rPr>
            <w:rFonts w:eastAsia="Times New Roman" w:cs="Times New Roman"/>
            <w:szCs w:val="24"/>
          </w:rPr>
          <w:delInstrText xml:space="preserve"> ADDIN ZOTERO_ITEM CSL_CITATION {"citationID":"H2a3WkIW","properties":{"formattedCitation":"(Yan et al. 2018)","plainCitation":"(Yan et al. 2018)","noteIndex":0},"citationItems":[{"id":9179,"uris":["http://zotero.org/users/local/X8CzRyu0/items/Y9W8NCMT"],"itemData":{"id":9179,"type":"article-journal","abstract":"What causes the disparity in biodiversity among regions is a fundamental question in biogeography, ecology, and evolutionary biology. Evolutionary and biogeographic processes (speciation, extinction, dispersal) directly determine species richness patterns, and can be studied using integrative phylogenetic approaches. However, the strikingly high richness of East Asia relative to other Northern Hemisphere regions remains poorly understood from this perspective. Here, for the first time, we test two general hypotheses (older colonization time, faster diversification rate) to explain this pattern, using the plant tribe Lysimachieae (Primulaceae) as a model system. We generated a new time-calibrated phylogeny for Lysimachieae (13 genes, 126 species), to estimate colonization times and diversification rates for each region and to test the relative importance of these two factors for explaining regional richness patterns. We find that neither time nor diversification rates alone explain richness patterns among regions in Lysimachieae. Instead, a new index that combines both factors explains global richness patterns in the group and their high East Asian biodiversity. Based on our results from Lysimachieae, we suggest that the high richness of plants in East Asia may be explained by a combination of older colonization times and faster diversification rates in this region.","container-title":"New Phytologist","DOI":"10.1111/nph.15144","ISSN":"1469-8137","issue":"1","language":"en","note":"_eprint: https://onlinelibrary.wiley.com/doi/pdf/10.1111/nph.15144","page":"436-448","source":"Wiley Online Library","title":"What explains high plant richness in East Asia? Time and diversification in the tribe Lysimachieae (Primulaceae)","title-short":"What explains high plant richness in East Asia?","volume":"219","author":[{"family":"Yan","given":"Hai-Fei"},{"family":"Zhang","given":"Cai-Yun"},{"family":"Anderberg","given":"Arne A."},{"family":"Hao","given":"Gang"},{"family":"Ge","given":"Xue-Jun"},{"family":"Wiens","given":"John J."}],"issued":{"date-parts":[["2018"]]}}}],"schema":"https://github.com/citation-style-language/schema/raw/master/csl-citation.json"} </w:delInstrText>
        </w:r>
        <w:r w:rsidR="00027A78" w:rsidRPr="00CE7A00" w:rsidDel="008B6381">
          <w:rPr>
            <w:rFonts w:eastAsia="Times New Roman" w:cs="Times New Roman"/>
            <w:szCs w:val="24"/>
          </w:rPr>
          <w:fldChar w:fldCharType="separate"/>
        </w:r>
        <w:r w:rsidR="00027A78" w:rsidRPr="00CE7A00" w:rsidDel="008B6381">
          <w:rPr>
            <w:rFonts w:eastAsia="Times New Roman" w:cs="Times New Roman"/>
            <w:noProof/>
            <w:szCs w:val="24"/>
          </w:rPr>
          <w:delText>(Yan et al. 2018)</w:delText>
        </w:r>
        <w:r w:rsidR="00027A78" w:rsidRPr="00CE7A00" w:rsidDel="008B6381">
          <w:rPr>
            <w:rFonts w:eastAsia="Times New Roman" w:cs="Times New Roman"/>
            <w:szCs w:val="24"/>
          </w:rPr>
          <w:fldChar w:fldCharType="end"/>
        </w:r>
        <w:r w:rsidR="00887753" w:rsidRPr="00CE7A00" w:rsidDel="008B6381">
          <w:rPr>
            <w:rFonts w:eastAsia="Times New Roman" w:cs="Times New Roman"/>
            <w:szCs w:val="24"/>
          </w:rPr>
          <w:delText xml:space="preserve">,  </w:delText>
        </w:r>
      </w:del>
      <w:del w:id="453" w:author="Eric Hagen" w:date="2022-09-21T08:44:00Z">
        <w:r w:rsidR="00887753" w:rsidRPr="00CE7A00" w:rsidDel="008B6381">
          <w:rPr>
            <w:rFonts w:eastAsia="Times New Roman" w:cs="Times New Roman"/>
            <w:szCs w:val="24"/>
          </w:rPr>
          <w:delText xml:space="preserve">the Rubiaceae tribes Rubieae and Spermacoceae </w:delText>
        </w:r>
        <w:r w:rsidR="00027A78" w:rsidRPr="00CE7A00" w:rsidDel="008B6381">
          <w:rPr>
            <w:rFonts w:eastAsia="Times New Roman" w:cs="Times New Roman"/>
            <w:szCs w:val="24"/>
          </w:rPr>
          <w:fldChar w:fldCharType="begin"/>
        </w:r>
        <w:r w:rsidR="001C6DA2" w:rsidRPr="00CE7A00" w:rsidDel="008B6381">
          <w:rPr>
            <w:rFonts w:eastAsia="Times New Roman" w:cs="Times New Roman"/>
            <w:szCs w:val="24"/>
          </w:rPr>
          <w:delInstrText xml:space="preserve"> ADDIN ZOTERO_ITEM CSL_CITATION {"citationID":"vjZaLtA6","properties":{"formattedCitation":"(Neupane et al. 2017; Ehrendorfer et al. 2018)","plainCitation":"(Neupane et al. 2017; Ehrendorfer et al. 2018)","noteIndex":0},"citationItems":[{"id":9185,"uris":["http://zotero.org/users/local/X8CzRyu0/items/R3FBG92P"],"itemData":{"id":9185,"type":"article-journal","abstract":"PREMISE OF THE STUDY: Spermacoceae are mainly an herbaceous group in the Rubiaceae. However, a few lineages are woody and are found in a diverse range of habitat types. Three of the largest woody lineages (Arcytophyllum, Hedyotis, and Kadua) are characterized by their distribution in the moist tropical mountains and have disjunct distribution patterns with respect to their closest relatives. In this study, we explore the cases of derived woodiness in these three lineages and their diversification dynamics in the tropical mountains of Asia, the Pacific, and the Americas. METHODS: By combining phylogenetic results with wood anatomical studies, we estimated timing of origin of the three woody groups, inferred their ancestral traits and ancestral distribution ranges, analyzed their associations with the tropical upland habitat, and elucidated their diversification across tropical mountains. KEY RESULTS: The three woody clades originated and diversified from herbaceous ancestors in close association with the tropical upland habitat during the Miocene. The ancestral range for Asian-Pacific Hedyotis is Africa/Madagascar and continental Asia for Pacific Kadua. The complex geological history of tropical Asia allowed Hedyotis to diversify faster and create narrow endemics near oceans in the highlands of the Western Ghats in India, Sri Lanka, Southeast Asia including southeastern China, and New Guinea. CONCLUSIONS: The three major woody clades in Spermacoceae have gained their woodiness independently from one another, subsequent to colonization by their ancestors from a different geographic environment. The evolution and diversification along the tropical mountain orogeny is strongly linked with the formation of woody habit and many narrow endemic species.","container-title":"American Journal of Botany","DOI":"10.3732/ajb.1600248","ISSN":"1537-2197","issue":"3","language":"en","license":"© 2017 Botanical Society of America","note":"_eprint: https://onlinelibrary.wiley.com/doi/pdf/10.3732/ajb.1600248","page":"419-438","source":"Wiley Online Library","title":"Evolution of woody life form on tropical mountains in the tribe Spermacoceae (Rubiaceae)","volume":"104","author":[{"family":"Neupane","given":"Suman"},{"family":"Lewis","given":"Paul O."},{"family":"Dessein","given":"Steven"},{"family":"Shanks","given":"Hunter"},{"family":"Paudyal","given":"Sushil"},{"family":"Lens","given":"Frederic"}],"issued":{"date-parts":[["2017"]]}}},{"id":9182,"uris":["http://zotero.org/users/local/X8CzRyu0/items/KF4UFHQ2"],"itemData":{"id":9182,"type":"article-journal","abstract":"The Rubiaceae tribe Rubieae has a world-wide distribution with up to 1,000 species. These collectively exhibit an enormous ecological and morphological diversity, making Rubieae an excellent group for macro- and microevolutionary studies. Previous molecular phylogenetic analyses used only a limited sampling within the tribe or missed lineages crucial for understanding character evolution in this group. Here, we analyze sequences from two plastid spacer regions as well as morphological and biogeographic data from an extensive and evenly distributed sampling to establish a sound phylogenetic framework. This framework serves as a basis for our investigation of the evolution of important morphological characters and the biogeographic history of the Rubieae. The tribe includes three major clades, the Kelloggiinae Clade (Kelloggia), the Rubiinae Clade (Didymaea, Rubia) and the most species-rich Galiinae Clade (Asperula, Callipeltis, Crucianella, Cruciata, Galium, Mericarpaea, Phuopsis, Sherardia, Valantia). Within the Galiinae Clade, the largest genera Galium and Asperula are para- and polyphyletic, respectively. Smaller clades, however, usually correspond to currently recognized taxa (small genera or sections within genera), which may be used as starting points for a refined classification in this clade. Life-form (perennial versus annual), flower shape (long versus short corolla tube) and fruit characters (dry versus fleshy, with or without uncinate hairs) are highly homoplasious and have changed multiple times independently. Inference on the evolution of leaf whorls, a characteristic feature of the tribe, is sensitive to model choice. Multi-parted leaf whorls appear to have originated from opposite leaves with two small interpetiolar stipules that are subsequently enlarged and increased in number. Early diversification of Rubieae probably started during the Miocene in western Eurasia. Disjunctions between the Old and the New World possibly are due to connections via a North Atlantic land bridge. Diversification of the Galiineae Clade started later in the Miocene, probably in the Mediterranean, from where lineages reached, often multiple times, Africa, eastern Asia and further on the Americas and Australia.","container-title":"PLOS ONE","DOI":"10.1371/journal.pone.0207615","ISSN":"1932-6203","issue":"12","journalAbbreviation":"PLOS ONE","language":"en","note":"publisher: Public Library of Science","page":"e0207615","source":"PLoS Journals","title":"Phylogeny, character evolution and spatiotemporal diversification of the species-rich and world-wide distributed tribe Rubieae (Rubiaceae)","volume":"13","author":[{"family":"Ehrendorfer","given":"Friedrich"},{"family":"Barfuss","given":"Michael H. J."},{"family":"Manen","given":"Jean-Francois"},{"family":"Schneeweiss","given":"Gerald M."}],"issued":{"date-parts":[["2018",12,5]]}},"label":"page"}],"schema":"https://github.com/citation-style-language/schema/raw/master/csl-citation.json"} </w:delInstrText>
        </w:r>
        <w:r w:rsidR="00027A78" w:rsidRPr="00CE7A00" w:rsidDel="008B6381">
          <w:rPr>
            <w:rFonts w:eastAsia="Times New Roman" w:cs="Times New Roman"/>
            <w:szCs w:val="24"/>
          </w:rPr>
          <w:fldChar w:fldCharType="separate"/>
        </w:r>
        <w:r w:rsidR="00027A78" w:rsidRPr="00CE7A00" w:rsidDel="008B6381">
          <w:rPr>
            <w:rFonts w:eastAsia="Times New Roman" w:cs="Times New Roman"/>
            <w:noProof/>
            <w:szCs w:val="24"/>
          </w:rPr>
          <w:delText>(Neupane et al. 2017; Ehrendorfer et al. 2018)</w:delText>
        </w:r>
        <w:r w:rsidR="00027A78" w:rsidRPr="00CE7A00" w:rsidDel="008B6381">
          <w:rPr>
            <w:rFonts w:eastAsia="Times New Roman" w:cs="Times New Roman"/>
            <w:szCs w:val="24"/>
          </w:rPr>
          <w:fldChar w:fldCharType="end"/>
        </w:r>
        <w:r w:rsidR="00887753" w:rsidRPr="00CE7A00" w:rsidDel="008B6381">
          <w:rPr>
            <w:rFonts w:eastAsia="Times New Roman" w:cs="Times New Roman"/>
            <w:szCs w:val="24"/>
          </w:rPr>
          <w:delText xml:space="preserve">. </w:delText>
        </w:r>
      </w:del>
      <w:del w:id="454" w:author="Eric Hagen" w:date="2022-09-21T09:06:00Z">
        <w:r w:rsidR="00887753" w:rsidRPr="00CE7A00" w:rsidDel="00A17975">
          <w:rPr>
            <w:rFonts w:eastAsia="Times New Roman" w:cs="Times New Roman"/>
            <w:szCs w:val="24"/>
          </w:rPr>
          <w:delText xml:space="preserve">The genera </w:delText>
        </w:r>
        <w:r w:rsidR="00887753" w:rsidRPr="00CE7A00" w:rsidDel="00A17975">
          <w:rPr>
            <w:rFonts w:eastAsia="Times New Roman" w:cs="Times New Roman"/>
            <w:i/>
            <w:szCs w:val="24"/>
          </w:rPr>
          <w:delText>Chamaecrista</w:delText>
        </w:r>
        <w:r w:rsidR="00887753" w:rsidRPr="00CE7A00" w:rsidDel="00A17975">
          <w:rPr>
            <w:rFonts w:eastAsia="Times New Roman" w:cs="Times New Roman"/>
            <w:szCs w:val="24"/>
          </w:rPr>
          <w:delText xml:space="preserve"> (Fabaceae</w:delText>
        </w:r>
      </w:del>
      <w:del w:id="455" w:author="Eric Hagen" w:date="2022-09-21T07:23:00Z">
        <w:r w:rsidR="00887753" w:rsidRPr="00CE7A00" w:rsidDel="000B61D8">
          <w:rPr>
            <w:rFonts w:eastAsia="Times New Roman" w:cs="Times New Roman"/>
            <w:szCs w:val="24"/>
          </w:rPr>
          <w:delText>,</w:delText>
        </w:r>
      </w:del>
      <w:del w:id="456" w:author="Eric Hagen" w:date="2022-09-21T09:06:00Z">
        <w:r w:rsidR="00027A78" w:rsidRPr="00CE7A00" w:rsidDel="00A17975">
          <w:rPr>
            <w:rFonts w:eastAsia="Times New Roman" w:cs="Times New Roman"/>
            <w:szCs w:val="24"/>
          </w:rPr>
          <w:delText xml:space="preserve"> </w:delText>
        </w:r>
        <w:r w:rsidR="00027A78" w:rsidRPr="00CE7A00" w:rsidDel="00A17975">
          <w:rPr>
            <w:rFonts w:eastAsia="Times New Roman" w:cs="Times New Roman"/>
            <w:szCs w:val="24"/>
          </w:rPr>
          <w:fldChar w:fldCharType="begin"/>
        </w:r>
        <w:r w:rsidR="00027A78" w:rsidRPr="00CE7A00" w:rsidDel="00A17975">
          <w:rPr>
            <w:rFonts w:eastAsia="Times New Roman" w:cs="Times New Roman"/>
            <w:szCs w:val="24"/>
          </w:rPr>
          <w:delInstrText xml:space="preserve"> ADDIN ZOTERO_ITEM CSL_CITATION {"citationID":"EdD3siAb","properties":{"custom":"Vasconcelos et al. 2020","formattedCitation":"Vasconcelos et al. 2020","plainCitation":"Vasconcelos et al. 2020","noteIndex":0},"citationItems":[{"id":9187,"uris":["http://zotero.org/users/local/X8CzRyu0/items/M7RFE8BL"],"itemData":{"id":9187,"type":"article-journal","abstract":"Mountains are among the most biodiverse areas on the globe. In young mountain ranges, exceptional plant species richness is often associated with recent and rapid radiations linked to the mountain uplift itself. In ancient mountains, however, orogeny vastly precedes the evolution of vascular plants, so species richness has been explained by species accumulation during long periods of low extinction rates. Here we evaluate these assumptions by analysing plant diversification dynamics in the campo rupestre, an ecosystem associated with pre-Cambrian mountaintops and highlands of eastern South America, areas where plant species richness and endemism are among the highest in the world. Analyses of 15 angiosperm clades show that radiations of endemics exhibit fastest rates of diversification during the last 5 Myr, a climatically unstable period. However, results from ancestral range estimations using different models disagree on the age of the earliest in situ speciation events and point to a complex floristic assembly. There is a general trend for higher diversification rates associated with these areas, but endemism may also increase or reduce extinction rates, depending on the group. Montane habitats, regardless of their geological age, may lead to boosts in speciation rates by accelerating population isolation in archipelago-like systems, circumstances that can also result in higher extinction rates and fast species turnover, misleading the age estimates of endemic lineages.","container-title":"Proceedings of the Royal Society B: Biological Sciences","DOI":"10.1098/rspb.2019.2933","issue":"1923","note":"publisher: Royal Society","page":"20192933","source":"royalsocietypublishing.org (Atypon)","title":"Fast diversification through a mosaic of evolutionary histories characterizes the endemic flora of ancient Neotropical mountains","volume":"287","author":[{"family":"Vasconcelos","given":"Thais N. C."},{"family":"Alcantara","given":"Suzana"},{"family":"Andrino","given":"Caroline O."},{"family":"Forest","given":"Félix"},{"family":"Reginato","given":"Marcelo"},{"family":"Simon","given":"Marcelo F."},{"family":"Pirani","given":"José R."}],"issued":{"date-parts":[["2020",3,25]]}}}],"schema":"https://github.com/citation-style-language/schema/raw/master/csl-citation.json"} </w:delInstrText>
        </w:r>
        <w:r w:rsidR="00027A78" w:rsidRPr="00CE7A00" w:rsidDel="00A17975">
          <w:rPr>
            <w:rFonts w:eastAsia="Times New Roman" w:cs="Times New Roman"/>
            <w:szCs w:val="24"/>
          </w:rPr>
          <w:fldChar w:fldCharType="separate"/>
        </w:r>
        <w:r w:rsidR="00027A78" w:rsidRPr="00CE7A00" w:rsidDel="00A17975">
          <w:rPr>
            <w:rFonts w:eastAsia="Times New Roman" w:cs="Times New Roman"/>
            <w:noProof/>
            <w:szCs w:val="24"/>
          </w:rPr>
          <w:delText>Vasconcelos et al. 2020</w:delText>
        </w:r>
        <w:r w:rsidR="00027A78" w:rsidRPr="00CE7A00" w:rsidDel="00A17975">
          <w:rPr>
            <w:rFonts w:eastAsia="Times New Roman" w:cs="Times New Roman"/>
            <w:szCs w:val="24"/>
          </w:rPr>
          <w:fldChar w:fldCharType="end"/>
        </w:r>
        <w:r w:rsidR="00887753" w:rsidRPr="00CE7A00" w:rsidDel="00A17975">
          <w:rPr>
            <w:rFonts w:eastAsia="Times New Roman" w:cs="Times New Roman"/>
            <w:szCs w:val="24"/>
          </w:rPr>
          <w:delText xml:space="preserve">). </w:delText>
        </w:r>
        <w:r w:rsidR="00887753" w:rsidRPr="00CE7A00" w:rsidDel="00A17975">
          <w:rPr>
            <w:rFonts w:eastAsia="Times New Roman" w:cs="Times New Roman"/>
            <w:i/>
            <w:szCs w:val="24"/>
          </w:rPr>
          <w:delText>Croton</w:delText>
        </w:r>
        <w:r w:rsidR="00887753" w:rsidRPr="00CE7A00" w:rsidDel="00A17975">
          <w:rPr>
            <w:rFonts w:eastAsia="Times New Roman" w:cs="Times New Roman"/>
            <w:szCs w:val="24"/>
          </w:rPr>
          <w:delText xml:space="preserve"> (Euphorbiaceae</w:delText>
        </w:r>
      </w:del>
      <w:del w:id="457" w:author="Eric Hagen" w:date="2022-09-21T07:23:00Z">
        <w:r w:rsidR="00887753" w:rsidRPr="00CE7A00" w:rsidDel="000B61D8">
          <w:rPr>
            <w:rFonts w:eastAsia="Times New Roman" w:cs="Times New Roman"/>
            <w:szCs w:val="24"/>
          </w:rPr>
          <w:delText>,</w:delText>
        </w:r>
      </w:del>
      <w:del w:id="458" w:author="Eric Hagen" w:date="2022-09-21T09:06:00Z">
        <w:r w:rsidR="003B3F2A" w:rsidRPr="00CE7A00" w:rsidDel="00A17975">
          <w:rPr>
            <w:rFonts w:eastAsia="Times New Roman" w:cs="Times New Roman"/>
            <w:szCs w:val="24"/>
          </w:rPr>
          <w:delText xml:space="preserve"> </w:delText>
        </w:r>
        <w:r w:rsidR="003B3F2A" w:rsidRPr="00CE7A00" w:rsidDel="00A17975">
          <w:rPr>
            <w:rFonts w:eastAsia="Times New Roman" w:cs="Times New Roman"/>
            <w:szCs w:val="24"/>
          </w:rPr>
          <w:fldChar w:fldCharType="begin"/>
        </w:r>
        <w:r w:rsidR="003B3F2A" w:rsidRPr="00CE7A00" w:rsidDel="00A17975">
          <w:rPr>
            <w:rFonts w:eastAsia="Times New Roman" w:cs="Times New Roman"/>
            <w:szCs w:val="24"/>
          </w:rPr>
          <w:delInstrText xml:space="preserve"> ADDIN ZOTERO_ITEM CSL_CITATION {"citationID":"nqWMr9L3","properties":{"custom":"Ar\\uc0\\u233{}valo et al. 2017","formattedCitation":"Ar\\uc0\\u233{}valo et al. 2017","plainCitation":"Arévalo et al. 2017","noteIndex":0},"citationItems":[{"id":9189,"uris":["http://zotero.org/users/local/X8CzRyu0/items/XVBMBCE8"],"itemData":{"id":9189,"type":"article-journal","abstract":"Background and Aims Wood is a major innovation of land plants, and is usually a central component of the body plan for two major plant habits: shrubs and trees. Wood anatomical syndromes vary between shrubs and trees, but no prior work has explicitly evaluated the contingent evolution of wood anatomical diversity in the context of these plant habits.Methods Phylogenetic comparative methods were used to test for contingent evolution of habit, habitat and wood anatomy in the mega-diverse genus Croton (Euphorbiaceae), across the largest and most complete molecular phylogeny of the genus to date.Key Results Plant habit and habitat are highly correlated, but most wood anatomical features correlate more strongly with habit. The ancestral Croton was reconstructed as a tree, the wood of which is inferred to have absent or indistinct growth rings, confluent-like axial parenchyma, procumbent ray cells and disjunctive ray parenchyma cell walls. The taxa sampled showed multiple independent origins of the shrub habit in Croton, and this habit shift is contingent on several wood anatomical features (e.g. similar vessel-ray pits, thick fibre walls, perforated ray cells). The only wood anatomical trait correlated with habitat and not habit was the presence of helical thickenings in the vessel elements of mesic Croton.Conclusions Plant functional traits, individually or in suites, are responses to multiple and often confounding contexts in evolution. By establishing an explicit contingent evolutionary framework, the interplay between habit, habitat and wood anatomical diversity was dissected in the genus Croton. Both habit and habitat influence the evolution of wood anatomical characters, and conversely, the wood anatomy of lineages can affect shifts in plant habit and habitat. This study hypothesizes novel putatively functional trait associations in woody plant structure that could be further tested in a variety of other taxa.","container-title":"Annals of Botany","DOI":"10.1093/aob/mcw243","ISSN":"0305-7364","issue":"4","journalAbbreviation":"Annals of Botany","page":"563-579","source":"Silverchair","title":"Force of habit: shrubs, trees and contingent evolution of wood anatomical diversity using Croton (Euphorbiaceae) as a model system","title-short":"Force of habit","volume":"119","author":[{"family":"Arévalo","given":"Rafael"},{"family":"Ee","given":"Benjamin W.","non-dropping-particle":"van"},{"family":"Riina","given":"Ricarda"},{"family":"Berry","given":"Paul E."},{"family":"Wiedenhoeft","given":"Alex C."}],"issued":{"date-parts":[["2017",3,1]]}}}],"schema":"https://github.com/citation-style-language/schema/raw/master/csl-citation.json"} </w:delInstrText>
        </w:r>
        <w:r w:rsidR="003B3F2A" w:rsidRPr="00CE7A00" w:rsidDel="00A17975">
          <w:rPr>
            <w:rFonts w:eastAsia="Times New Roman" w:cs="Times New Roman"/>
            <w:szCs w:val="24"/>
          </w:rPr>
          <w:fldChar w:fldCharType="separate"/>
        </w:r>
        <w:r w:rsidR="003B3F2A" w:rsidRPr="00CE7A00" w:rsidDel="00A17975">
          <w:rPr>
            <w:rFonts w:cs="Times New Roman"/>
            <w:lang w:val="en-US"/>
          </w:rPr>
          <w:delText>Arévalo et al. 2017</w:delText>
        </w:r>
        <w:r w:rsidR="003B3F2A" w:rsidRPr="00CE7A00" w:rsidDel="00A17975">
          <w:rPr>
            <w:rFonts w:eastAsia="Times New Roman" w:cs="Times New Roman"/>
            <w:szCs w:val="24"/>
          </w:rPr>
          <w:fldChar w:fldCharType="end"/>
        </w:r>
        <w:r w:rsidR="00887753" w:rsidRPr="00CE7A00" w:rsidDel="00A17975">
          <w:rPr>
            <w:rFonts w:eastAsia="Times New Roman" w:cs="Times New Roman"/>
            <w:szCs w:val="24"/>
          </w:rPr>
          <w:delText xml:space="preserve">),  </w:delText>
        </w:r>
        <w:r w:rsidR="00887753" w:rsidRPr="00CE7A00" w:rsidDel="00A17975">
          <w:rPr>
            <w:rFonts w:eastAsia="Times New Roman" w:cs="Times New Roman"/>
            <w:i/>
            <w:szCs w:val="24"/>
          </w:rPr>
          <w:delText>Hypericum</w:delText>
        </w:r>
        <w:r w:rsidR="00887753" w:rsidRPr="00CE7A00" w:rsidDel="00A17975">
          <w:rPr>
            <w:rFonts w:eastAsia="Times New Roman" w:cs="Times New Roman"/>
            <w:szCs w:val="24"/>
          </w:rPr>
          <w:delText xml:space="preserve"> (Hypericaceae</w:delText>
        </w:r>
      </w:del>
      <w:del w:id="459" w:author="Eric Hagen" w:date="2022-09-21T07:23:00Z">
        <w:r w:rsidR="00887753" w:rsidRPr="00CE7A00" w:rsidDel="000B61D8">
          <w:rPr>
            <w:rFonts w:eastAsia="Times New Roman" w:cs="Times New Roman"/>
            <w:szCs w:val="24"/>
          </w:rPr>
          <w:delText>,</w:delText>
        </w:r>
      </w:del>
      <w:del w:id="460" w:author="Eric Hagen" w:date="2022-09-21T09:06:00Z">
        <w:r w:rsidR="003B3F2A" w:rsidRPr="00CE7A00" w:rsidDel="00A17975">
          <w:rPr>
            <w:rFonts w:eastAsia="Times New Roman" w:cs="Times New Roman"/>
            <w:szCs w:val="24"/>
          </w:rPr>
          <w:delText xml:space="preserve"> </w:delText>
        </w:r>
        <w:r w:rsidR="003B3F2A" w:rsidRPr="00CE7A00" w:rsidDel="00A17975">
          <w:rPr>
            <w:rFonts w:eastAsia="Times New Roman" w:cs="Times New Roman"/>
            <w:szCs w:val="24"/>
          </w:rPr>
          <w:fldChar w:fldCharType="begin"/>
        </w:r>
        <w:r w:rsidR="003B3F2A" w:rsidRPr="00CE7A00" w:rsidDel="00A17975">
          <w:rPr>
            <w:rFonts w:eastAsia="Times New Roman" w:cs="Times New Roman"/>
            <w:szCs w:val="24"/>
          </w:rPr>
          <w:delInstrText xml:space="preserve"> ADDIN ZOTERO_ITEM CSL_CITATION {"citationID":"qq5rKl4H","properties":{"custom":"N\\uc0\\u252{}rk et al. 2013","formattedCitation":"N\\uc0\\u252{}rk et al. 2013","plainCitation":"Nürk et al. 2013","noteIndex":0},"citationItems":[{"id":9192,"uris":["http://zotero.org/users/local/X8CzRyu0/items/N27247Q5"],"itemData":{"id":9192,"type":"article-journal","abstract":"The páramos, high-elevation Andean grasslands ranging from ca. 2800 m to the snow line, harbor one of the fastest evolving biomes worldwide since their appearance in the northern Andes 3–5 million years (Ma) ago. Hypericum (St. John's wort), with over 65% of its Neotropical species, has a center of diversity in these high Mountain ecosystems. Using nuclear rDNA internal transcribed spacer (ITS) sequences of a broad sample of New World Hypericum species we investigate phylogenetic patterns, estimate divergence times, and provide the first insights into diversification rates within the genus in the Neotropics. Two lineages appear to have independently dispersed into South America around 3.5 Ma ago, one of which has radiated in the páramos (Brathys). We find strong support for the polyphyly of section Trigynobrathys, several species of which group within Brathys, while others are found in temperate lowland South America (Trigynobrathys s.str.). All páramo species of Hypericum group in one clade. Within these páramo Hypericum species enormous phenotypic evolution has taken place (life forms from arborescent to prostrate shrubs) evidently in a short time frame. We hypothesize multiple mechanisms to be responsible for the low differentiation in the ITS region contrary to the high morphological diversity found in Hypericum in the páramos. Amongst these may be ongoing hybridization and incomplete lineage sorting, as well as the putative adaptive radiation, which can explain the contrast between phenotypic diversity and the close phylogenetic relationships.","container-title":"Frontiers in Genetics","ISSN":"1664-8021","source":"Frontiers","title":"Explosive radiation in high Andean Hypericum—rates of diversification among New World lineages","URL":"https://www.frontiersin.org/articles/10.3389/fgene.2013.00175","volume":"4","author":[{"family":"Nürk","given":"Nicolai"},{"family":"Scheriau","given":"Charlotte"},{"family":"Madriñán","given":"Santiago"}],"accessed":{"date-parts":[["2022",7,4]]},"issued":{"date-parts":[["2013"]]}}}],"schema":"https://github.com/citation-style-language/schema/raw/master/csl-citation.json"} </w:delInstrText>
        </w:r>
        <w:r w:rsidR="003B3F2A" w:rsidRPr="00CE7A00" w:rsidDel="00A17975">
          <w:rPr>
            <w:rFonts w:eastAsia="Times New Roman" w:cs="Times New Roman"/>
            <w:szCs w:val="24"/>
          </w:rPr>
          <w:fldChar w:fldCharType="separate"/>
        </w:r>
        <w:r w:rsidR="003B3F2A" w:rsidRPr="00CE7A00" w:rsidDel="00A17975">
          <w:rPr>
            <w:rFonts w:cs="Times New Roman"/>
            <w:lang w:val="en-US"/>
          </w:rPr>
          <w:delText>Nürk et al. 2013</w:delText>
        </w:r>
        <w:r w:rsidR="003B3F2A" w:rsidRPr="00CE7A00" w:rsidDel="00A17975">
          <w:rPr>
            <w:rFonts w:eastAsia="Times New Roman" w:cs="Times New Roman"/>
            <w:szCs w:val="24"/>
          </w:rPr>
          <w:fldChar w:fldCharType="end"/>
        </w:r>
        <w:r w:rsidR="00887753" w:rsidRPr="00CE7A00" w:rsidDel="00A17975">
          <w:rPr>
            <w:rFonts w:eastAsia="Times New Roman" w:cs="Times New Roman"/>
            <w:szCs w:val="24"/>
          </w:rPr>
          <w:delText xml:space="preserve">), </w:delText>
        </w:r>
        <w:r w:rsidR="00887753" w:rsidRPr="00CE7A00" w:rsidDel="00A17975">
          <w:rPr>
            <w:rFonts w:eastAsia="Times New Roman" w:cs="Times New Roman"/>
            <w:i/>
            <w:szCs w:val="24"/>
          </w:rPr>
          <w:delText>Lupinus</w:delText>
        </w:r>
        <w:r w:rsidR="00887753" w:rsidRPr="00CE7A00" w:rsidDel="00A17975">
          <w:rPr>
            <w:rFonts w:eastAsia="Times New Roman" w:cs="Times New Roman"/>
            <w:szCs w:val="24"/>
          </w:rPr>
          <w:delText xml:space="preserve"> (Fabaceae</w:delText>
        </w:r>
      </w:del>
      <w:del w:id="461" w:author="Eric Hagen" w:date="2022-09-21T07:23:00Z">
        <w:r w:rsidR="00887753" w:rsidRPr="00CE7A00" w:rsidDel="000B61D8">
          <w:rPr>
            <w:rFonts w:eastAsia="Times New Roman" w:cs="Times New Roman"/>
            <w:szCs w:val="24"/>
          </w:rPr>
          <w:delText>,</w:delText>
        </w:r>
      </w:del>
      <w:del w:id="462" w:author="Eric Hagen" w:date="2022-09-21T09:06:00Z">
        <w:r w:rsidR="00C32AA3" w:rsidRPr="00CE7A00" w:rsidDel="00A17975">
          <w:rPr>
            <w:rFonts w:eastAsia="Times New Roman" w:cs="Times New Roman"/>
            <w:szCs w:val="24"/>
          </w:rPr>
          <w:delText xml:space="preserve"> </w:delText>
        </w:r>
        <w:r w:rsidR="00C32AA3" w:rsidRPr="00CE7A00" w:rsidDel="00A17975">
          <w:rPr>
            <w:rFonts w:eastAsia="Times New Roman" w:cs="Times New Roman"/>
            <w:szCs w:val="24"/>
          </w:rPr>
          <w:fldChar w:fldCharType="begin"/>
        </w:r>
        <w:r w:rsidR="00C32AA3" w:rsidRPr="00CE7A00" w:rsidDel="00A17975">
          <w:rPr>
            <w:rFonts w:eastAsia="Times New Roman" w:cs="Times New Roman"/>
            <w:szCs w:val="24"/>
          </w:rPr>
          <w:delInstrText xml:space="preserve"> ADDIN ZOTERO_ITEM CSL_CITATION {"citationID":"GlSmcmiB","properties":{"custom":"Drummond et al. 2012","formattedCitation":"Drummond et al. 2012","plainCitation":"Drummond et al. 2012","noteIndex":0},"citationItems":[{"id":9194,"uris":["http://zotero.org/users/local/X8CzRyu0/items/KBMDYS4T"],"itemData":{"id":9194,"type":"article-journal","abstract":"Replicate radiations provide powerful comparative systems to address questions about the interplay between opportunity and innovation in driving episodes of diversification and the factors limiting their subsequent progression. However, such systems have been rarely documented at intercontinental scales. Here, we evaluate the hypothesis of multiple radiations in the genus Lupinus (Leguminosae), which exhibits some of the highest known rates of net diversification in plants. Given that incomplete taxon sampling, background extinction, and lineage-specific variation in diversification rates can confound macroevolutionary inferences regarding the timing and mechanisms of cladogenesis, we used Bayesian relaxed clock phylogenetic analyses as well as MEDUSA and BiSSE birth–death likelihood models of diversification, to evaluate the evolutionary patterns of lineage accumulation in Lupinus. We identified 3 significant shifts to increased rates of net diversification (r) relative to background levels in the genus (r = 0.18–0.48 lineages/myr). The primary shift occurred approximately 4.6 Ma (r = 0.48–1.76) in the montane regions of western North America, followed by a secondary shift approximately 2.7 Ma (r = 0.89–3.33) associated with range expansion and diversification of allopatrically distributed sister clades in the Mexican highlands and Andes. We also recovered evidence for a third independent shift approximately 6.5 Ma at the base of a lower elevation eastern South American grassland and campo rupestre clade (r = 0.36–1.33). Bayesian ancestral state reconstructions and BiSSE likelihood analyses of correlated diversification indicated that increased rates of speciation are strongly associated with the derived evolution of perennial life history and invasion of montane ecosystems. Although we currently lack hard evidence for “replicate adaptive radiations” in the sense of convergent morphological and ecological trajectories among species in different clades, these results are consistent with the hypothesis that iteroparity functioned as an adaptive key innovation, providing a mechanism for range expansion and rapid divergence in upper elevation regions across much of the New World.","container-title":"Systematic Biology","DOI":"10.1093/sysbio/syr126","ISSN":"1063-5157","issue":"3","journalAbbreviation":"Systematic Biology","page":"443-460","source":"Silverchair","title":"Multiple Continental Radiations and Correlates of Diversification in Lupinus (Leguminosae): Testing for Key Innovation with Incomplete Taxon Sampling","title-short":"Multiple Continental Radiations and Correlates of Diversification in Lupinus (Leguminosae)","volume":"61","author":[{"family":"Drummond","given":"Christopher S."},{"family":"Eastwood","given":"Ruth J."},{"family":"Miotto","given":"Silvia T. S."},{"family":"Hughes","given":"Colin E."}],"issued":{"date-parts":[["2012",5,1]]}}}],"schema":"https://github.com/citation-style-language/schema/raw/master/csl-citation.json"} </w:delInstrText>
        </w:r>
        <w:r w:rsidR="00C32AA3" w:rsidRPr="00CE7A00" w:rsidDel="00A17975">
          <w:rPr>
            <w:rFonts w:eastAsia="Times New Roman" w:cs="Times New Roman"/>
            <w:szCs w:val="24"/>
          </w:rPr>
          <w:fldChar w:fldCharType="separate"/>
        </w:r>
        <w:r w:rsidR="00C32AA3" w:rsidRPr="00CE7A00" w:rsidDel="00A17975">
          <w:rPr>
            <w:rFonts w:eastAsia="Times New Roman" w:cs="Times New Roman"/>
            <w:noProof/>
            <w:szCs w:val="24"/>
          </w:rPr>
          <w:delText>Drummond et al. 2012</w:delText>
        </w:r>
        <w:r w:rsidR="00C32AA3" w:rsidRPr="00CE7A00" w:rsidDel="00A17975">
          <w:rPr>
            <w:rFonts w:eastAsia="Times New Roman" w:cs="Times New Roman"/>
            <w:szCs w:val="24"/>
          </w:rPr>
          <w:fldChar w:fldCharType="end"/>
        </w:r>
        <w:r w:rsidR="00887753" w:rsidRPr="00CE7A00" w:rsidDel="00A17975">
          <w:rPr>
            <w:rFonts w:eastAsia="Times New Roman" w:cs="Times New Roman"/>
            <w:szCs w:val="24"/>
          </w:rPr>
          <w:delText xml:space="preserve">) and </w:delText>
        </w:r>
        <w:r w:rsidR="00887753" w:rsidRPr="00CE7A00" w:rsidDel="00A17975">
          <w:rPr>
            <w:rFonts w:eastAsia="Times New Roman" w:cs="Times New Roman"/>
            <w:i/>
            <w:szCs w:val="24"/>
          </w:rPr>
          <w:delText>Salvia</w:delText>
        </w:r>
        <w:r w:rsidR="00887753" w:rsidRPr="00CE7A00" w:rsidDel="00A17975">
          <w:rPr>
            <w:rFonts w:eastAsia="Times New Roman" w:cs="Times New Roman"/>
            <w:szCs w:val="24"/>
          </w:rPr>
          <w:delText xml:space="preserve"> (Lamiaceae</w:delText>
        </w:r>
      </w:del>
      <w:del w:id="463" w:author="Eric Hagen" w:date="2022-09-21T07:24:00Z">
        <w:r w:rsidR="00887753" w:rsidRPr="00CE7A00" w:rsidDel="000B61D8">
          <w:rPr>
            <w:rFonts w:eastAsia="Times New Roman" w:cs="Times New Roman"/>
            <w:szCs w:val="24"/>
          </w:rPr>
          <w:delText>,</w:delText>
        </w:r>
      </w:del>
      <w:del w:id="464" w:author="Eric Hagen" w:date="2022-09-21T09:06:00Z">
        <w:r w:rsidR="00C32AA3" w:rsidRPr="00CE7A00" w:rsidDel="00A17975">
          <w:rPr>
            <w:rFonts w:eastAsia="Times New Roman" w:cs="Times New Roman"/>
            <w:szCs w:val="24"/>
          </w:rPr>
          <w:delText xml:space="preserve"> </w:delText>
        </w:r>
        <w:r w:rsidR="00C32AA3" w:rsidRPr="00CE7A00" w:rsidDel="00A17975">
          <w:rPr>
            <w:rFonts w:eastAsia="Times New Roman" w:cs="Times New Roman"/>
            <w:szCs w:val="24"/>
          </w:rPr>
          <w:fldChar w:fldCharType="begin"/>
        </w:r>
        <w:r w:rsidR="00C32AA3" w:rsidRPr="00CE7A00" w:rsidDel="00A17975">
          <w:rPr>
            <w:rFonts w:eastAsia="Times New Roman" w:cs="Times New Roman"/>
            <w:szCs w:val="24"/>
          </w:rPr>
          <w:delInstrText xml:space="preserve"> ADDIN ZOTERO_ITEM CSL_CITATION {"citationID":"I1w2DMU7","properties":{"custom":"Kriebel et al. 2020","formattedCitation":"Kriebel et al. 2020","plainCitation":"Kriebel et al. 2020","noteIndex":0},"citationItems":[{"id":9196,"uris":["http://zotero.org/users/local/X8CzRyu0/items/KSLDGEDG"],"itemData":{"id":9196,"type":"article-journal","abstract":"Switches in pollinators have been argued to be key drivers of floral evolution in angiosperms. However, few studies have tested the relationship between floral shape evolution and switches in pollination in large clades. In concert with a dated phylogeny, we present a morphometric analysis of corolla, anther connective, and style shape across 44% of nearly 1000 species of Salvia (Lamiaceae) and test four hypotheses of floral evolution. We demonstrate that floral morphospace of New World (NW) Salvia is largely distinct from that of Old World (OW) Salvia and that these differences are pollinator driven; shifts in floral morphology sometimes mirror shifts in pollinators; anther connectives (key constituents of the Salvia staminal lever) and styles co-evolved from curved to linear shapes following shifts from bee to bird pollination; and morphological differences between NW and OW bee flowers are partly the legacy of constraints imposed by an earlier shift to bird pollination in the NW. The distinctive staminal lever in Salvia is a morphologically diverse structure that has evolved in concert with both the corolla and style, under different pollinator pressures, and in contingent fashion.","container-title":"Evolution","DOI":"10.1111/evo.14030","ISSN":"1558-5646","issue":"7","language":"en","note":"_eprint: https://onlinelibrary.wiley.com/doi/pdf/10.1111/evo.14030","page":"1335-1355","source":"Wiley Online Library","title":"Pollinator shifts, contingent evolution, and evolutionary constraint drive floral disparity in Salvia (Lamiaceae): Evidence from morphometrics and phylogenetic comparative methods","title-short":"Pollinator shifts, contingent evolution, and evolutionary constraint drive floral disparity in Salvia (Lamiaceae)","volume":"74","author":[{"family":"Kriebel","given":"Ricardo"},{"family":"Drew","given":"Bryan"},{"family":"González-Gallegos","given":"Jesús G."},{"family":"Celep","given":"Ferhat"},{"family":"Heeg","given":"Luciann"},{"family":"Mahdjoub","given":"Mohamed M."},{"family":"Sytsma","given":"Kenneth J."}],"issued":{"date-parts":[["2020"]]}}}],"schema":"https://github.com/citation-style-language/schema/raw/master/csl-citation.json"} </w:delInstrText>
        </w:r>
        <w:r w:rsidR="00C32AA3" w:rsidRPr="00CE7A00" w:rsidDel="00A17975">
          <w:rPr>
            <w:rFonts w:eastAsia="Times New Roman" w:cs="Times New Roman"/>
            <w:szCs w:val="24"/>
          </w:rPr>
          <w:fldChar w:fldCharType="separate"/>
        </w:r>
        <w:r w:rsidR="00C32AA3" w:rsidRPr="00CE7A00" w:rsidDel="00A17975">
          <w:rPr>
            <w:rFonts w:eastAsia="Times New Roman" w:cs="Times New Roman"/>
            <w:noProof/>
            <w:szCs w:val="24"/>
          </w:rPr>
          <w:delText>Kriebel et al. 2020</w:delText>
        </w:r>
        <w:r w:rsidR="00C32AA3" w:rsidRPr="00CE7A00" w:rsidDel="00A17975">
          <w:rPr>
            <w:rFonts w:eastAsia="Times New Roman" w:cs="Times New Roman"/>
            <w:szCs w:val="24"/>
          </w:rPr>
          <w:fldChar w:fldCharType="end"/>
        </w:r>
        <w:r w:rsidR="00887753" w:rsidRPr="00CE7A00" w:rsidDel="00A17975">
          <w:rPr>
            <w:rFonts w:eastAsia="Times New Roman" w:cs="Times New Roman"/>
            <w:szCs w:val="24"/>
          </w:rPr>
          <w:delText xml:space="preserve">). </w:delText>
        </w:r>
      </w:del>
      <w:del w:id="465" w:author="Eric Hagen" w:date="2022-09-21T09:22:00Z">
        <w:r w:rsidR="00887753" w:rsidRPr="00CE7A00" w:rsidDel="00FE79DD">
          <w:rPr>
            <w:rFonts w:eastAsia="Times New Roman" w:cs="Times New Roman"/>
            <w:szCs w:val="24"/>
          </w:rPr>
          <w:delText>All clades combined sum</w:delText>
        </w:r>
      </w:del>
      <w:del w:id="466" w:author="Eric Hagen" w:date="2022-09-21T09:24:00Z">
        <w:r w:rsidR="00887753" w:rsidRPr="00CE7A00" w:rsidDel="009712E2">
          <w:rPr>
            <w:rFonts w:eastAsia="Times New Roman" w:cs="Times New Roman"/>
            <w:szCs w:val="24"/>
          </w:rPr>
          <w:delText xml:space="preserve"> 3</w:delText>
        </w:r>
        <w:r w:rsidR="00A43396" w:rsidRPr="00CE7A00" w:rsidDel="009712E2">
          <w:rPr>
            <w:rFonts w:eastAsia="Times New Roman" w:cs="Times New Roman"/>
            <w:szCs w:val="24"/>
          </w:rPr>
          <w:delText>2</w:delText>
        </w:r>
        <w:r w:rsidR="00887753" w:rsidRPr="00CE7A00" w:rsidDel="009712E2">
          <w:rPr>
            <w:rFonts w:eastAsia="Times New Roman" w:cs="Times New Roman"/>
            <w:szCs w:val="24"/>
          </w:rPr>
          <w:delText xml:space="preserve"> phylogenetic trees </w:delText>
        </w:r>
      </w:del>
      <w:del w:id="467" w:author="Eric Hagen" w:date="2022-09-21T09:22:00Z">
        <w:r w:rsidR="00887753" w:rsidRPr="00CE7A00" w:rsidDel="00FE79DD">
          <w:rPr>
            <w:rFonts w:eastAsia="Times New Roman" w:cs="Times New Roman"/>
            <w:szCs w:val="24"/>
          </w:rPr>
          <w:delText xml:space="preserve">and </w:delText>
        </w:r>
      </w:del>
      <w:del w:id="468" w:author="Eric Hagen" w:date="2022-09-21T09:24:00Z">
        <w:r w:rsidR="00887753" w:rsidRPr="00CE7A00" w:rsidDel="009712E2">
          <w:rPr>
            <w:rFonts w:eastAsia="Times New Roman" w:cs="Times New Roman"/>
            <w:szCs w:val="24"/>
          </w:rPr>
          <w:delText>9,93</w:delText>
        </w:r>
        <w:r w:rsidR="003B58B4" w:rsidRPr="00CE7A00" w:rsidDel="009712E2">
          <w:rPr>
            <w:rFonts w:eastAsia="Times New Roman" w:cs="Times New Roman"/>
            <w:szCs w:val="24"/>
          </w:rPr>
          <w:delText>9</w:delText>
        </w:r>
        <w:r w:rsidR="00887753" w:rsidRPr="00CE7A00" w:rsidDel="009712E2">
          <w:rPr>
            <w:rFonts w:eastAsia="Times New Roman" w:cs="Times New Roman"/>
            <w:szCs w:val="24"/>
          </w:rPr>
          <w:delText xml:space="preserve"> tips </w:delText>
        </w:r>
      </w:del>
      <w:del w:id="469" w:author="Eric Hagen" w:date="2022-09-21T09:22:00Z">
        <w:r w:rsidR="00887753" w:rsidRPr="00CE7A00" w:rsidDel="00FE79DD">
          <w:rPr>
            <w:rFonts w:eastAsia="Times New Roman" w:cs="Times New Roman"/>
            <w:szCs w:val="24"/>
          </w:rPr>
          <w:delText xml:space="preserve">and </w:delText>
        </w:r>
      </w:del>
      <w:del w:id="470" w:author="Eric Hagen" w:date="2022-09-21T09:24:00Z">
        <w:r w:rsidR="00887753" w:rsidRPr="00CE7A00" w:rsidDel="009712E2">
          <w:rPr>
            <w:rFonts w:eastAsia="Times New Roman" w:cs="Times New Roman"/>
            <w:szCs w:val="24"/>
          </w:rPr>
          <w:delText xml:space="preserve">lineages </w:delText>
        </w:r>
      </w:del>
      <w:del w:id="471" w:author="Eric Hagen" w:date="2022-09-21T09:23:00Z">
        <w:r w:rsidR="00887753" w:rsidRPr="00CE7A00" w:rsidDel="00FE79DD">
          <w:rPr>
            <w:rFonts w:eastAsia="Times New Roman" w:cs="Times New Roman"/>
            <w:szCs w:val="24"/>
          </w:rPr>
          <w:delText xml:space="preserve">are </w:delText>
        </w:r>
      </w:del>
      <w:del w:id="472" w:author="Eric Hagen" w:date="2022-09-21T09:24:00Z">
        <w:r w:rsidR="00887753" w:rsidRPr="00CE7A00" w:rsidDel="009712E2">
          <w:rPr>
            <w:rFonts w:eastAsia="Times New Roman" w:cs="Times New Roman"/>
            <w:szCs w:val="24"/>
          </w:rPr>
          <w:delText>distributed globally. We also completed the life form scoring by adding data collected from the literature</w:delText>
        </w:r>
      </w:del>
      <w:del w:id="473" w:author="Eric Hagen" w:date="2022-09-21T09:23:00Z">
        <w:r w:rsidR="00887753" w:rsidRPr="00CE7A00" w:rsidDel="009712E2">
          <w:rPr>
            <w:rFonts w:eastAsia="Times New Roman" w:cs="Times New Roman"/>
            <w:szCs w:val="24"/>
          </w:rPr>
          <w:delText>,</w:delText>
        </w:r>
      </w:del>
      <w:del w:id="474" w:author="Eric Hagen" w:date="2022-09-21T09:24:00Z">
        <w:r w:rsidR="00887753" w:rsidRPr="00CE7A00" w:rsidDel="009712E2">
          <w:rPr>
            <w:rFonts w:eastAsia="Times New Roman" w:cs="Times New Roman"/>
            <w:szCs w:val="24"/>
          </w:rPr>
          <w:delText xml:space="preserve"> so that each clade had a maximum of 30% missing data. </w:delText>
        </w:r>
      </w:del>
    </w:p>
    <w:p w14:paraId="37900BE1" w14:textId="77777777" w:rsidR="00624FBA" w:rsidRPr="00CE7A00" w:rsidDel="009712E2" w:rsidRDefault="00624FBA" w:rsidP="000C5DCE">
      <w:pPr>
        <w:shd w:val="clear" w:color="auto" w:fill="FFFFFF"/>
        <w:spacing w:line="360" w:lineRule="auto"/>
        <w:ind w:firstLine="720"/>
        <w:rPr>
          <w:del w:id="475" w:author="Eric Hagen" w:date="2022-09-21T09:25:00Z"/>
          <w:rFonts w:eastAsia="Times New Roman" w:cs="Times New Roman"/>
          <w:szCs w:val="24"/>
        </w:rPr>
      </w:pPr>
    </w:p>
    <w:p w14:paraId="1F165E3B" w14:textId="64F37ACB"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Distribution points and climatic data</w:t>
      </w:r>
    </w:p>
    <w:p w14:paraId="3829C331" w14:textId="1264BEF7"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We standardized all species names in the </w:t>
      </w:r>
      <w:del w:id="476" w:author="Eric Hagen" w:date="2022-09-21T09:26:00Z">
        <w:r w:rsidRPr="00CE7A00" w:rsidDel="001F729B">
          <w:rPr>
            <w:rFonts w:eastAsia="Times New Roman" w:cs="Times New Roman"/>
            <w:szCs w:val="24"/>
          </w:rPr>
          <w:delText>3</w:delText>
        </w:r>
        <w:r w:rsidR="00A43396" w:rsidRPr="00CE7A00" w:rsidDel="001F729B">
          <w:rPr>
            <w:rFonts w:eastAsia="Times New Roman" w:cs="Times New Roman"/>
            <w:szCs w:val="24"/>
          </w:rPr>
          <w:delText>2</w:delText>
        </w:r>
        <w:r w:rsidRPr="00CE7A00" w:rsidDel="001F729B">
          <w:rPr>
            <w:rFonts w:eastAsia="Times New Roman" w:cs="Times New Roman"/>
            <w:szCs w:val="24"/>
          </w:rPr>
          <w:delText xml:space="preserve"> phylogenetic trees</w:delText>
        </w:r>
      </w:del>
      <w:ins w:id="477" w:author="Eric Hagen" w:date="2022-09-21T09:26:00Z">
        <w:r w:rsidR="001F729B">
          <w:rPr>
            <w:rFonts w:eastAsia="Times New Roman" w:cs="Times New Roman"/>
            <w:szCs w:val="24"/>
          </w:rPr>
          <w:t>phylogenies</w:t>
        </w:r>
      </w:ins>
      <w:r w:rsidRPr="00CE7A00">
        <w:rPr>
          <w:rFonts w:eastAsia="Times New Roman" w:cs="Times New Roman"/>
          <w:szCs w:val="24"/>
        </w:rPr>
        <w:t xml:space="preserve"> following the GBIF taxonomic backbone with the R package</w:t>
      </w:r>
      <w:del w:id="478" w:author="Eric Hagen" w:date="2022-09-21T09:27:00Z">
        <w:r w:rsidRPr="00CE7A00" w:rsidDel="001F729B">
          <w:rPr>
            <w:rFonts w:eastAsia="Times New Roman" w:cs="Times New Roman"/>
            <w:szCs w:val="24"/>
          </w:rPr>
          <w:delText>s</w:delText>
        </w:r>
      </w:del>
      <w:r w:rsidRPr="00CE7A00">
        <w:rPr>
          <w:rFonts w:eastAsia="Times New Roman" w:cs="Times New Roman"/>
          <w:szCs w:val="24"/>
        </w:rPr>
        <w:t xml:space="preserve"> </w:t>
      </w:r>
      <w:proofErr w:type="spellStart"/>
      <w:r w:rsidRPr="00CE7A00">
        <w:rPr>
          <w:rFonts w:eastAsia="Times New Roman" w:cs="Times New Roman"/>
          <w:szCs w:val="24"/>
        </w:rPr>
        <w:t>taxize</w:t>
      </w:r>
      <w:proofErr w:type="spellEnd"/>
      <w:r w:rsidRPr="00CE7A00">
        <w:rPr>
          <w:rFonts w:eastAsia="Times New Roman" w:cs="Times New Roman"/>
          <w:szCs w:val="24"/>
        </w:rPr>
        <w:t xml:space="preserve"> </w:t>
      </w:r>
      <w:r w:rsidR="00F83422" w:rsidRPr="00CE7A00">
        <w:rPr>
          <w:rFonts w:eastAsia="Times New Roman" w:cs="Times New Roman"/>
          <w:szCs w:val="24"/>
        </w:rPr>
        <w:fldChar w:fldCharType="begin"/>
      </w:r>
      <w:r w:rsidR="00F83422" w:rsidRPr="00CE7A00">
        <w:rPr>
          <w:rFonts w:eastAsia="Times New Roman" w:cs="Times New Roman"/>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sidRPr="00CE7A00">
        <w:rPr>
          <w:rFonts w:eastAsia="Times New Roman" w:cs="Times New Roman"/>
          <w:szCs w:val="24"/>
        </w:rPr>
        <w:fldChar w:fldCharType="separate"/>
      </w:r>
      <w:r w:rsidR="00F83422" w:rsidRPr="00CE7A00">
        <w:rPr>
          <w:rFonts w:cs="Times New Roman"/>
          <w:lang w:val="en-US"/>
        </w:rPr>
        <w:t xml:space="preserve">(Chamberlain and </w:t>
      </w:r>
      <w:proofErr w:type="spellStart"/>
      <w:r w:rsidR="00F83422" w:rsidRPr="00CE7A00">
        <w:rPr>
          <w:rFonts w:cs="Times New Roman"/>
          <w:lang w:val="en-US"/>
        </w:rPr>
        <w:t>Szöcs</w:t>
      </w:r>
      <w:proofErr w:type="spellEnd"/>
      <w:r w:rsidR="00F83422" w:rsidRPr="00CE7A00">
        <w:rPr>
          <w:rFonts w:cs="Times New Roman"/>
          <w:lang w:val="en-US"/>
        </w:rPr>
        <w:t xml:space="preserve"> 2013)</w:t>
      </w:r>
      <w:r w:rsidR="00F83422" w:rsidRPr="00CE7A00">
        <w:rPr>
          <w:rFonts w:eastAsia="Times New Roman" w:cs="Times New Roman"/>
          <w:szCs w:val="24"/>
        </w:rPr>
        <w:fldChar w:fldCharType="end"/>
      </w:r>
      <w:r w:rsidRPr="00CE7A00">
        <w:rPr>
          <w:rFonts w:eastAsia="Times New Roman" w:cs="Times New Roman"/>
          <w:szCs w:val="24"/>
        </w:rPr>
        <w:t xml:space="preserve"> and</w:t>
      </w:r>
      <w:ins w:id="479" w:author="Eric Hagen" w:date="2022-09-21T09:27:00Z">
        <w:r w:rsidR="001F729B">
          <w:rPr>
            <w:rFonts w:eastAsia="Times New Roman" w:cs="Times New Roman"/>
            <w:szCs w:val="24"/>
          </w:rPr>
          <w:t xml:space="preserve"> then</w:t>
        </w:r>
      </w:ins>
      <w:r w:rsidRPr="00CE7A00">
        <w:rPr>
          <w:rFonts w:eastAsia="Times New Roman" w:cs="Times New Roman"/>
          <w:szCs w:val="24"/>
        </w:rPr>
        <w:t xml:space="preserve"> downloaded occurrence points that had preserved specimens associated with the</w:t>
      </w:r>
      <w:ins w:id="480" w:author="Eric Hagen" w:date="2022-09-21T09:27:00Z">
        <w:r w:rsidR="001F729B">
          <w:rPr>
            <w:rFonts w:eastAsia="Times New Roman" w:cs="Times New Roman"/>
            <w:szCs w:val="24"/>
          </w:rPr>
          <w:t>se names</w:t>
        </w:r>
      </w:ins>
      <w:del w:id="481" w:author="Eric Hagen" w:date="2022-09-21T09:27:00Z">
        <w:r w:rsidRPr="00CE7A00" w:rsidDel="001F729B">
          <w:rPr>
            <w:rFonts w:eastAsia="Times New Roman" w:cs="Times New Roman"/>
            <w:szCs w:val="24"/>
          </w:rPr>
          <w:delText>m</w:delText>
        </w:r>
      </w:del>
      <w:r w:rsidRPr="00CE7A00">
        <w:rPr>
          <w:rFonts w:eastAsia="Times New Roman" w:cs="Times New Roman"/>
          <w:szCs w:val="24"/>
        </w:rPr>
        <w:t xml:space="preserve"> using functions of the R package </w:t>
      </w:r>
      <w:proofErr w:type="spellStart"/>
      <w:r w:rsidRPr="00CE7A00">
        <w:rPr>
          <w:rFonts w:eastAsia="Times New Roman" w:cs="Times New Roman"/>
          <w:szCs w:val="24"/>
        </w:rPr>
        <w:t>rgbif</w:t>
      </w:r>
      <w:proofErr w:type="spellEnd"/>
      <w:r w:rsidRPr="00CE7A00">
        <w:rPr>
          <w:rFonts w:eastAsia="Times New Roman" w:cs="Times New Roman"/>
          <w:szCs w:val="24"/>
        </w:rPr>
        <w:t xml:space="preserve"> </w:t>
      </w:r>
      <w:r w:rsidR="00F83422" w:rsidRPr="00CE7A00">
        <w:rPr>
          <w:rFonts w:eastAsia="Times New Roman" w:cs="Times New Roman"/>
          <w:szCs w:val="24"/>
        </w:rPr>
        <w:fldChar w:fldCharType="begin"/>
      </w:r>
      <w:r w:rsidR="00F83422" w:rsidRPr="00CE7A00">
        <w:rPr>
          <w:rFonts w:eastAsia="Times New Roman" w:cs="Times New Roman"/>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sidRPr="00CE7A00">
        <w:rPr>
          <w:rFonts w:eastAsia="Times New Roman" w:cs="Times New Roman"/>
          <w:szCs w:val="24"/>
        </w:rPr>
        <w:fldChar w:fldCharType="separate"/>
      </w:r>
      <w:r w:rsidR="00F83422" w:rsidRPr="00CE7A00">
        <w:rPr>
          <w:rFonts w:eastAsia="Times New Roman" w:cs="Times New Roman"/>
          <w:noProof/>
          <w:szCs w:val="24"/>
        </w:rPr>
        <w:t>(Chamberlain and Boettiger 2017)</w:t>
      </w:r>
      <w:r w:rsidR="00F83422" w:rsidRPr="00CE7A00">
        <w:rPr>
          <w:rFonts w:eastAsia="Times New Roman" w:cs="Times New Roman"/>
          <w:szCs w:val="24"/>
        </w:rPr>
        <w:fldChar w:fldCharType="end"/>
      </w:r>
      <w:ins w:id="482" w:author="Eric Hagen" w:date="2022-09-21T09:27:00Z">
        <w:r w:rsidR="001F729B">
          <w:rPr>
            <w:rFonts w:eastAsia="Times New Roman" w:cs="Times New Roman"/>
            <w:szCs w:val="24"/>
          </w:rPr>
          <w:t>. This</w:t>
        </w:r>
      </w:ins>
      <w:del w:id="483" w:author="Eric Hagen" w:date="2022-09-21T09:27:00Z">
        <w:r w:rsidRPr="00CE7A00" w:rsidDel="001F729B">
          <w:rPr>
            <w:rFonts w:eastAsia="Times New Roman" w:cs="Times New Roman"/>
            <w:szCs w:val="24"/>
          </w:rPr>
          <w:delText>,</w:delText>
        </w:r>
      </w:del>
      <w:r w:rsidRPr="00CE7A00">
        <w:rPr>
          <w:rFonts w:eastAsia="Times New Roman" w:cs="Times New Roman"/>
          <w:szCs w:val="24"/>
        </w:rPr>
        <w:t xml:space="preserve"> result</w:t>
      </w:r>
      <w:ins w:id="484" w:author="Eric Hagen" w:date="2022-09-21T09:27:00Z">
        <w:r w:rsidR="001F729B">
          <w:rPr>
            <w:rFonts w:eastAsia="Times New Roman" w:cs="Times New Roman"/>
            <w:szCs w:val="24"/>
          </w:rPr>
          <w:t>ed</w:t>
        </w:r>
      </w:ins>
      <w:del w:id="485" w:author="Eric Hagen" w:date="2022-09-21T09:27:00Z">
        <w:r w:rsidRPr="00CE7A00" w:rsidDel="001F729B">
          <w:rPr>
            <w:rFonts w:eastAsia="Times New Roman" w:cs="Times New Roman"/>
            <w:szCs w:val="24"/>
          </w:rPr>
          <w:delText>ing</w:delText>
        </w:r>
      </w:del>
      <w:r w:rsidRPr="00CE7A00">
        <w:rPr>
          <w:rFonts w:eastAsia="Times New Roman" w:cs="Times New Roman"/>
          <w:szCs w:val="24"/>
        </w:rPr>
        <w:t xml:space="preserve"> in a dataset of </w:t>
      </w:r>
      <w:r w:rsidR="00BD7284" w:rsidRPr="00CE7A00">
        <w:rPr>
          <w:rFonts w:eastAsia="Times New Roman" w:cs="Times New Roman"/>
          <w:szCs w:val="24"/>
        </w:rPr>
        <w:t>3,155,956</w:t>
      </w:r>
      <w:r w:rsidR="00BD7284" w:rsidRPr="00CE7A00" w:rsidDel="00BD7284">
        <w:rPr>
          <w:rFonts w:eastAsia="Times New Roman" w:cs="Times New Roman"/>
          <w:szCs w:val="24"/>
        </w:rPr>
        <w:t xml:space="preserve"> </w:t>
      </w:r>
      <w:r w:rsidRPr="00CE7A00">
        <w:rPr>
          <w:rFonts w:eastAsia="Times New Roman" w:cs="Times New Roman"/>
          <w:szCs w:val="24"/>
        </w:rPr>
        <w:t xml:space="preserve">occurrence points. </w:t>
      </w:r>
      <w:del w:id="486" w:author="Eric Hagen" w:date="2022-09-21T09:28:00Z">
        <w:r w:rsidRPr="00CE7A00" w:rsidDel="00DE01B3">
          <w:rPr>
            <w:rFonts w:eastAsia="Times New Roman" w:cs="Times New Roman"/>
            <w:szCs w:val="24"/>
          </w:rPr>
          <w:delText>This dataset was</w:delText>
        </w:r>
      </w:del>
      <w:ins w:id="487" w:author="Eric Hagen" w:date="2022-09-21T09:28:00Z">
        <w:r w:rsidR="00DE01B3">
          <w:rPr>
            <w:rFonts w:eastAsia="Times New Roman" w:cs="Times New Roman"/>
            <w:szCs w:val="24"/>
          </w:rPr>
          <w:t>We</w:t>
        </w:r>
      </w:ins>
      <w:r w:rsidRPr="00CE7A00">
        <w:rPr>
          <w:rFonts w:eastAsia="Times New Roman" w:cs="Times New Roman"/>
          <w:szCs w:val="24"/>
        </w:rPr>
        <w:t xml:space="preserve"> filtered</w:t>
      </w:r>
      <w:ins w:id="488" w:author="Eric Hagen" w:date="2022-09-21T09:28:00Z">
        <w:r w:rsidR="00DE01B3">
          <w:rPr>
            <w:rFonts w:eastAsia="Times New Roman" w:cs="Times New Roman"/>
            <w:szCs w:val="24"/>
          </w:rPr>
          <w:t xml:space="preserve"> the points</w:t>
        </w:r>
      </w:ins>
      <w:r w:rsidRPr="00CE7A00">
        <w:rPr>
          <w:rFonts w:eastAsia="Times New Roman" w:cs="Times New Roman"/>
          <w:szCs w:val="24"/>
        </w:rPr>
        <w:t xml:space="preserve"> according to the native distribution range of genera and species using the shapefiles of the Working Group on Taxonomic Databases for Plant Sciences (TDWG) for level 3 botanical countries </w:t>
      </w:r>
      <w:r w:rsidR="00495127" w:rsidRPr="00CE7A00">
        <w:rPr>
          <w:rFonts w:eastAsia="Times New Roman" w:cs="Times New Roman"/>
          <w:szCs w:val="24"/>
        </w:rPr>
        <w:fldChar w:fldCharType="begin"/>
      </w:r>
      <w:r w:rsidR="00495127" w:rsidRPr="00CE7A00">
        <w:rPr>
          <w:rFonts w:eastAsia="Times New Roman" w:cs="Times New Roman"/>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sidRPr="00CE7A00">
        <w:rPr>
          <w:rFonts w:eastAsia="Times New Roman" w:cs="Times New Roman"/>
          <w:szCs w:val="24"/>
        </w:rPr>
        <w:fldChar w:fldCharType="separate"/>
      </w:r>
      <w:r w:rsidR="00495127" w:rsidRPr="00CE7A00">
        <w:rPr>
          <w:rFonts w:eastAsia="Times New Roman" w:cs="Times New Roman"/>
          <w:noProof/>
          <w:szCs w:val="24"/>
        </w:rPr>
        <w:t>(Brummitt et al. 2001)</w:t>
      </w:r>
      <w:r w:rsidR="00495127" w:rsidRPr="00CE7A00">
        <w:rPr>
          <w:rFonts w:eastAsia="Times New Roman" w:cs="Times New Roman"/>
          <w:szCs w:val="24"/>
        </w:rPr>
        <w:fldChar w:fldCharType="end"/>
      </w:r>
      <w:r w:rsidR="00495127" w:rsidRPr="00CE7A00">
        <w:rPr>
          <w:rFonts w:eastAsia="Times New Roman" w:cs="Times New Roman"/>
          <w:szCs w:val="24"/>
        </w:rPr>
        <w:t xml:space="preserve"> </w:t>
      </w:r>
      <w:r w:rsidRPr="00CE7A00">
        <w:rPr>
          <w:rFonts w:eastAsia="Times New Roman" w:cs="Times New Roman"/>
          <w:szCs w:val="24"/>
        </w:rPr>
        <w:t xml:space="preserve">combined with the WCVP dataset. </w:t>
      </w:r>
      <w:del w:id="489" w:author="Eric Hagen" w:date="2022-09-21T09:28:00Z">
        <w:r w:rsidRPr="00CE7A00" w:rsidDel="00DE01B3">
          <w:rPr>
            <w:rFonts w:eastAsia="Times New Roman" w:cs="Times New Roman"/>
            <w:szCs w:val="24"/>
          </w:rPr>
          <w:delText>This f</w:delText>
        </w:r>
      </w:del>
      <w:ins w:id="490" w:author="Eric Hagen" w:date="2022-09-21T09:28:00Z">
        <w:r w:rsidR="00DE01B3">
          <w:rPr>
            <w:rFonts w:eastAsia="Times New Roman" w:cs="Times New Roman"/>
            <w:szCs w:val="24"/>
          </w:rPr>
          <w:t>F</w:t>
        </w:r>
      </w:ins>
      <w:r w:rsidRPr="00CE7A00">
        <w:rPr>
          <w:rFonts w:eastAsia="Times New Roman" w:cs="Times New Roman"/>
          <w:szCs w:val="24"/>
        </w:rPr>
        <w:t>iltering was particularly important to exclude the invasive range</w:t>
      </w:r>
      <w:ins w:id="491" w:author="Eric Hagen" w:date="2022-09-21T09:28:00Z">
        <w:r w:rsidR="00DE01B3">
          <w:rPr>
            <w:rFonts w:eastAsia="Times New Roman" w:cs="Times New Roman"/>
            <w:szCs w:val="24"/>
          </w:rPr>
          <w:t>s</w:t>
        </w:r>
      </w:ins>
      <w:r w:rsidRPr="00CE7A00">
        <w:rPr>
          <w:rFonts w:eastAsia="Times New Roman" w:cs="Times New Roman"/>
          <w:szCs w:val="24"/>
        </w:rPr>
        <w:t xml:space="preserve"> of several species, keeping only native ranges according to the </w:t>
      </w:r>
      <w:commentRangeStart w:id="492"/>
      <w:r w:rsidRPr="00CE7A00">
        <w:rPr>
          <w:rFonts w:eastAsia="Times New Roman" w:cs="Times New Roman"/>
          <w:szCs w:val="24"/>
        </w:rPr>
        <w:t>expertise of taxonomists</w:t>
      </w:r>
      <w:commentRangeEnd w:id="492"/>
      <w:r w:rsidR="007B4BE2">
        <w:rPr>
          <w:rStyle w:val="CommentReference"/>
        </w:rPr>
        <w:commentReference w:id="492"/>
      </w:r>
      <w:r w:rsidRPr="00CE7A00">
        <w:rPr>
          <w:rFonts w:eastAsia="Times New Roman" w:cs="Times New Roman"/>
          <w:szCs w:val="24"/>
        </w:rPr>
        <w:t>. Other irregularities such as points in the sea, outliers, duplicated coordinates for the same species</w:t>
      </w:r>
      <w:ins w:id="493" w:author="Eric Hagen" w:date="2022-09-21T09:30:00Z">
        <w:r w:rsidR="00D31C31">
          <w:rPr>
            <w:rFonts w:eastAsia="Times New Roman" w:cs="Times New Roman"/>
            <w:szCs w:val="24"/>
          </w:rPr>
          <w:t>,</w:t>
        </w:r>
      </w:ins>
      <w:r w:rsidRPr="00CE7A00">
        <w:rPr>
          <w:rFonts w:eastAsia="Times New Roman" w:cs="Times New Roman"/>
          <w:szCs w:val="24"/>
        </w:rPr>
        <w:t xml:space="preserve"> and centroids of countries were also removed using a </w:t>
      </w:r>
      <w:ins w:id="494" w:author="Eric Hagen" w:date="2022-09-21T09:30:00Z">
        <w:r w:rsidR="00D31C31">
          <w:rPr>
            <w:rFonts w:eastAsia="Times New Roman" w:cs="Times New Roman"/>
            <w:szCs w:val="24"/>
          </w:rPr>
          <w:t xml:space="preserve">protocol </w:t>
        </w:r>
      </w:ins>
      <w:r w:rsidRPr="00CE7A00">
        <w:rPr>
          <w:rFonts w:eastAsia="Times New Roman" w:cs="Times New Roman"/>
          <w:szCs w:val="24"/>
        </w:rPr>
        <w:t xml:space="preserve">similar </w:t>
      </w:r>
      <w:del w:id="495" w:author="Eric Hagen" w:date="2022-09-21T09:30:00Z">
        <w:r w:rsidRPr="00CE7A00" w:rsidDel="00D31C31">
          <w:rPr>
            <w:rFonts w:eastAsia="Times New Roman" w:cs="Times New Roman"/>
            <w:szCs w:val="24"/>
          </w:rPr>
          <w:delText>protocol as</w:delText>
        </w:r>
      </w:del>
      <w:ins w:id="496" w:author="Eric Hagen" w:date="2022-09-21T09:30:00Z">
        <w:r w:rsidR="00D31C31">
          <w:rPr>
            <w:rFonts w:eastAsia="Times New Roman" w:cs="Times New Roman"/>
            <w:szCs w:val="24"/>
          </w:rPr>
          <w:t>to the one described in</w:t>
        </w:r>
      </w:ins>
      <w:r w:rsidRPr="00CE7A00">
        <w:rPr>
          <w:rFonts w:eastAsia="Times New Roman" w:cs="Times New Roman"/>
          <w:szCs w:val="24"/>
        </w:rPr>
        <w:t xml:space="preserve"> </w:t>
      </w:r>
      <w:r w:rsidR="00495127" w:rsidRPr="00CE7A00">
        <w:rPr>
          <w:rFonts w:eastAsia="Times New Roman" w:cs="Times New Roman"/>
          <w:szCs w:val="24"/>
        </w:rPr>
        <w:fldChar w:fldCharType="begin"/>
      </w:r>
      <w:r w:rsidR="00495127" w:rsidRPr="00CE7A00">
        <w:rPr>
          <w:rFonts w:eastAsia="Times New Roman" w:cs="Times New Roman"/>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sidRPr="00CE7A00">
        <w:rPr>
          <w:rFonts w:eastAsia="Times New Roman" w:cs="Times New Roman"/>
          <w:szCs w:val="24"/>
        </w:rPr>
        <w:fldChar w:fldCharType="separate"/>
      </w:r>
      <w:r w:rsidR="00495127" w:rsidRPr="00CE7A00">
        <w:rPr>
          <w:rFonts w:eastAsia="Times New Roman" w:cs="Times New Roman"/>
          <w:noProof/>
          <w:szCs w:val="24"/>
        </w:rPr>
        <w:t>Vasconcelos et al. (2021)</w:t>
      </w:r>
      <w:r w:rsidR="00495127" w:rsidRPr="00CE7A00">
        <w:rPr>
          <w:rFonts w:eastAsia="Times New Roman" w:cs="Times New Roman"/>
          <w:szCs w:val="24"/>
        </w:rPr>
        <w:fldChar w:fldCharType="end"/>
      </w:r>
      <w:r w:rsidR="00495127" w:rsidRPr="00CE7A00">
        <w:rPr>
          <w:rFonts w:eastAsia="Times New Roman" w:cs="Times New Roman"/>
          <w:szCs w:val="24"/>
        </w:rPr>
        <w:t>.</w:t>
      </w:r>
    </w:p>
    <w:p w14:paraId="080A9EC9" w14:textId="17D140AB" w:rsidR="00DC165B" w:rsidRPr="00CE7A00" w:rsidRDefault="00887753" w:rsidP="00E8237C">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Based on our hypotheses, </w:t>
      </w:r>
      <w:commentRangeStart w:id="497"/>
      <w:r w:rsidRPr="00CE7A00">
        <w:rPr>
          <w:rFonts w:eastAsia="Times New Roman" w:cs="Times New Roman"/>
          <w:szCs w:val="24"/>
        </w:rPr>
        <w:t>and because there is no consensus in the literature of what type of climatic variables correlate with evolutionary transition of annual and perennial strategies</w:t>
      </w:r>
      <w:commentRangeEnd w:id="497"/>
      <w:r w:rsidR="00D31C31">
        <w:rPr>
          <w:rStyle w:val="CommentReference"/>
        </w:rPr>
        <w:commentReference w:id="497"/>
      </w:r>
      <w:r w:rsidRPr="00CE7A00">
        <w:rPr>
          <w:rFonts w:eastAsia="Times New Roman" w:cs="Times New Roman"/>
          <w:szCs w:val="24"/>
        </w:rPr>
        <w:t>, we used the climate data from CHELSA (</w:t>
      </w:r>
      <w:proofErr w:type="spellStart"/>
      <w:r w:rsidRPr="00CE7A00">
        <w:rPr>
          <w:rFonts w:eastAsia="Times New Roman" w:cs="Times New Roman"/>
          <w:szCs w:val="24"/>
        </w:rPr>
        <w:t>Climatologies</w:t>
      </w:r>
      <w:proofErr w:type="spellEnd"/>
      <w:r w:rsidRPr="00CE7A00">
        <w:rPr>
          <w:rFonts w:eastAsia="Times New Roman" w:cs="Times New Roman"/>
          <w:szCs w:val="24"/>
        </w:rPr>
        <w:t xml:space="preserve"> at high resolution for the earth’s land surface areas;</w:t>
      </w:r>
      <w:r w:rsidR="009D7989" w:rsidRPr="00CE7A00">
        <w:rPr>
          <w:rFonts w:eastAsia="Times New Roman" w:cs="Times New Roman"/>
          <w:szCs w:val="24"/>
        </w:rPr>
        <w:t xml:space="preserve"> </w:t>
      </w:r>
      <w:r w:rsidR="009D7989" w:rsidRPr="00CE7A00">
        <w:rPr>
          <w:rFonts w:eastAsia="Times New Roman" w:cs="Times New Roman"/>
          <w:szCs w:val="24"/>
        </w:rPr>
        <w:fldChar w:fldCharType="begin"/>
      </w:r>
      <w:r w:rsidR="009D7989" w:rsidRPr="00CE7A00">
        <w:rPr>
          <w:rFonts w:eastAsia="Times New Roman" w:cs="Times New Roman"/>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sidRPr="00CE7A00">
        <w:rPr>
          <w:rFonts w:eastAsia="Times New Roman" w:cs="Times New Roman"/>
          <w:szCs w:val="24"/>
        </w:rPr>
        <w:fldChar w:fldCharType="separate"/>
      </w:r>
      <w:r w:rsidR="009D7989" w:rsidRPr="00CE7A00">
        <w:rPr>
          <w:rFonts w:eastAsia="Times New Roman" w:cs="Times New Roman"/>
          <w:noProof/>
          <w:szCs w:val="24"/>
        </w:rPr>
        <w:t>Karger et al. 2017</w:t>
      </w:r>
      <w:r w:rsidR="009D7989" w:rsidRPr="00CE7A00">
        <w:rPr>
          <w:rFonts w:eastAsia="Times New Roman" w:cs="Times New Roman"/>
          <w:szCs w:val="24"/>
        </w:rPr>
        <w:fldChar w:fldCharType="end"/>
      </w:r>
      <w:r w:rsidRPr="00CE7A00">
        <w:rPr>
          <w:rFonts w:eastAsia="Times New Roman" w:cs="Times New Roman"/>
          <w:szCs w:val="24"/>
        </w:rPr>
        <w:t xml:space="preserve">). In total, eight climatic variables were tested (Table 1): BIO 1: Mean Annual Temperature (MAT), </w:t>
      </w:r>
      <w:r w:rsidR="00A86144" w:rsidRPr="00CE7A00">
        <w:rPr>
          <w:rFonts w:eastAsia="Times New Roman" w:cs="Times New Roman"/>
          <w:szCs w:val="24"/>
        </w:rPr>
        <w:t xml:space="preserve">BIO 4: Temperature Seasonality, BIO5: Maximum Temperature of the Warmest Month, </w:t>
      </w:r>
      <w:del w:id="498" w:author="Eric Hagen" w:date="2022-09-21T09:33:00Z">
        <w:r w:rsidR="00A86144" w:rsidRPr="00CE7A00" w:rsidDel="00163DC1">
          <w:rPr>
            <w:rFonts w:eastAsia="Times New Roman" w:cs="Times New Roman"/>
            <w:szCs w:val="24"/>
          </w:rPr>
          <w:delText xml:space="preserve"> </w:delText>
        </w:r>
      </w:del>
      <w:r w:rsidR="0097091C" w:rsidRPr="00CE7A00">
        <w:rPr>
          <w:rFonts w:eastAsia="Times New Roman" w:cs="Times New Roman"/>
          <w:szCs w:val="24"/>
        </w:rPr>
        <w:t xml:space="preserve">BIO6: Minimum Temperature of the Coldest Month, </w:t>
      </w:r>
      <w:r w:rsidRPr="00CE7A00">
        <w:rPr>
          <w:rFonts w:eastAsia="Times New Roman" w:cs="Times New Roman"/>
          <w:szCs w:val="24"/>
        </w:rPr>
        <w:t>BIO 12: Mean Annual Precipitation (MAP)</w:t>
      </w:r>
      <w:r w:rsidR="0091392C" w:rsidRPr="00CE7A00">
        <w:rPr>
          <w:rFonts w:eastAsia="Times New Roman" w:cs="Times New Roman"/>
          <w:szCs w:val="24"/>
        </w:rPr>
        <w:t xml:space="preserve">, BIO15: Precipitation Seasonality, </w:t>
      </w:r>
      <w:r w:rsidR="00625277" w:rsidRPr="00CE7A00">
        <w:rPr>
          <w:rFonts w:eastAsia="Times New Roman" w:cs="Times New Roman"/>
          <w:szCs w:val="24"/>
        </w:rPr>
        <w:t>BIO17: Precipitation of Driest Quarter</w:t>
      </w:r>
      <w:ins w:id="499" w:author="Eric Hagen" w:date="2022-09-21T09:32:00Z">
        <w:r w:rsidR="00163DC1">
          <w:rPr>
            <w:rFonts w:eastAsia="Times New Roman" w:cs="Times New Roman"/>
            <w:szCs w:val="24"/>
          </w:rPr>
          <w:t>,</w:t>
        </w:r>
      </w:ins>
      <w:r w:rsidR="00625277" w:rsidRPr="00CE7A00">
        <w:rPr>
          <w:rFonts w:eastAsia="Times New Roman" w:cs="Times New Roman"/>
          <w:szCs w:val="24"/>
        </w:rPr>
        <w:t xml:space="preserve"> </w:t>
      </w:r>
      <w:r w:rsidRPr="00CE7A00">
        <w:rPr>
          <w:rFonts w:eastAsia="Times New Roman" w:cs="Times New Roman"/>
          <w:szCs w:val="24"/>
        </w:rPr>
        <w:t xml:space="preserve">and Aridity Index (AI; </w:t>
      </w:r>
      <w:commentRangeStart w:id="500"/>
      <w:r w:rsidRPr="00CE7A00">
        <w:rPr>
          <w:rFonts w:eastAsia="Times New Roman" w:cs="Times New Roman"/>
          <w:szCs w:val="24"/>
        </w:rPr>
        <w:t>the higher the more humid</w:t>
      </w:r>
      <w:commentRangeEnd w:id="500"/>
      <w:r w:rsidR="001F7E23">
        <w:rPr>
          <w:rStyle w:val="CommentReference"/>
        </w:rPr>
        <w:commentReference w:id="500"/>
      </w:r>
      <w:r w:rsidRPr="00CE7A00">
        <w:rPr>
          <w:rFonts w:eastAsia="Times New Roman" w:cs="Times New Roman"/>
          <w:szCs w:val="24"/>
        </w:rPr>
        <w:t xml:space="preserve">); </w:t>
      </w:r>
      <w:commentRangeStart w:id="501"/>
      <w:r w:rsidRPr="00CE7A00">
        <w:rPr>
          <w:rFonts w:eastAsia="Times New Roman" w:cs="Times New Roman"/>
          <w:szCs w:val="24"/>
        </w:rPr>
        <w:t xml:space="preserve">(2); including (drought), and (freezing conditions). </w:t>
      </w:r>
      <w:commentRangeEnd w:id="501"/>
      <w:r w:rsidR="00163DC1">
        <w:rPr>
          <w:rStyle w:val="CommentReference"/>
        </w:rPr>
        <w:commentReference w:id="501"/>
      </w:r>
      <w:r w:rsidRPr="00CE7A00">
        <w:rPr>
          <w:rFonts w:eastAsia="Times New Roman" w:cs="Times New Roman"/>
          <w:szCs w:val="24"/>
        </w:rPr>
        <w:t xml:space="preserve">All variables were analyzed </w:t>
      </w:r>
      <w:commentRangeStart w:id="502"/>
      <w:r w:rsidRPr="00CE7A00">
        <w:rPr>
          <w:rFonts w:eastAsia="Times New Roman" w:cs="Times New Roman"/>
          <w:szCs w:val="24"/>
        </w:rPr>
        <w:t xml:space="preserve">in their finer scale </w:t>
      </w:r>
      <w:commentRangeEnd w:id="502"/>
      <w:r w:rsidR="001F7E23">
        <w:rPr>
          <w:rStyle w:val="CommentReference"/>
        </w:rPr>
        <w:commentReference w:id="502"/>
      </w:r>
      <w:r w:rsidRPr="00CE7A00">
        <w:rPr>
          <w:rFonts w:eastAsia="Times New Roman" w:cs="Times New Roman"/>
          <w:szCs w:val="24"/>
        </w:rPr>
        <w:t>of 30</w:t>
      </w:r>
      <w:ins w:id="503" w:author="Eric Hagen" w:date="2022-09-21T09:36:00Z">
        <w:r w:rsidR="001F7E23">
          <w:rPr>
            <w:rFonts w:eastAsia="Times New Roman" w:cs="Times New Roman"/>
            <w:szCs w:val="24"/>
          </w:rPr>
          <w:t xml:space="preserve"> </w:t>
        </w:r>
      </w:ins>
      <w:proofErr w:type="gramStart"/>
      <w:r w:rsidRPr="00CE7A00">
        <w:rPr>
          <w:rFonts w:eastAsia="Times New Roman" w:cs="Times New Roman"/>
          <w:szCs w:val="24"/>
        </w:rPr>
        <w:t>arc</w:t>
      </w:r>
      <w:proofErr w:type="gramEnd"/>
      <w:del w:id="504" w:author="Eric Hagen" w:date="2022-09-21T09:36:00Z">
        <w:r w:rsidRPr="00CE7A00" w:rsidDel="001F7E23">
          <w:rPr>
            <w:rFonts w:eastAsia="Times New Roman" w:cs="Times New Roman"/>
            <w:szCs w:val="24"/>
          </w:rPr>
          <w:delText xml:space="preserve"> </w:delText>
        </w:r>
      </w:del>
      <w:r w:rsidRPr="00CE7A00">
        <w:rPr>
          <w:rFonts w:eastAsia="Times New Roman" w:cs="Times New Roman"/>
          <w:szCs w:val="24"/>
        </w:rPr>
        <w:t>sec</w:t>
      </w:r>
      <w:ins w:id="505" w:author="Eric Hagen" w:date="2022-09-21T09:36:00Z">
        <w:r w:rsidR="001F7E23">
          <w:rPr>
            <w:rFonts w:eastAsia="Times New Roman" w:cs="Times New Roman"/>
            <w:szCs w:val="24"/>
          </w:rPr>
          <w:t>onds</w:t>
        </w:r>
      </w:ins>
      <w:r w:rsidRPr="00CE7A00">
        <w:rPr>
          <w:rFonts w:eastAsia="Times New Roman" w:cs="Times New Roman"/>
          <w:szCs w:val="24"/>
        </w:rPr>
        <w:t xml:space="preserve"> (1</w:t>
      </w:r>
      <w:ins w:id="506" w:author="Eric Hagen" w:date="2022-09-21T09:36:00Z">
        <w:r w:rsidR="001F7E23">
          <w:rPr>
            <w:rFonts w:eastAsia="Times New Roman" w:cs="Times New Roman"/>
            <w:szCs w:val="24"/>
          </w:rPr>
          <w:t xml:space="preserve"> </w:t>
        </w:r>
      </w:ins>
      <w:r w:rsidRPr="00CE7A00">
        <w:rPr>
          <w:rFonts w:eastAsia="Times New Roman" w:cs="Times New Roman"/>
          <w:szCs w:val="24"/>
        </w:rPr>
        <w:t xml:space="preserve">km </w:t>
      </w:r>
      <w:del w:id="507" w:author="Eric Hagen" w:date="2022-09-21T09:36:00Z">
        <w:r w:rsidRPr="00CE7A00" w:rsidDel="001F7E23">
          <w:rPr>
            <w:rFonts w:eastAsia="Times New Roman" w:cs="Times New Roman"/>
            <w:szCs w:val="24"/>
          </w:rPr>
          <w:delText xml:space="preserve">in </w:delText>
        </w:r>
      </w:del>
      <w:ins w:id="508" w:author="Eric Hagen" w:date="2022-09-21T09:36:00Z">
        <w:r w:rsidR="001F7E23">
          <w:rPr>
            <w:rFonts w:eastAsia="Times New Roman" w:cs="Times New Roman"/>
            <w:szCs w:val="24"/>
          </w:rPr>
          <w:t>at</w:t>
        </w:r>
        <w:r w:rsidR="001F7E23" w:rsidRPr="00CE7A00">
          <w:rPr>
            <w:rFonts w:eastAsia="Times New Roman" w:cs="Times New Roman"/>
            <w:szCs w:val="24"/>
          </w:rPr>
          <w:t xml:space="preserve"> </w:t>
        </w:r>
      </w:ins>
      <w:r w:rsidRPr="00CE7A00">
        <w:rPr>
          <w:rFonts w:eastAsia="Times New Roman" w:cs="Times New Roman"/>
          <w:szCs w:val="24"/>
        </w:rPr>
        <w:t xml:space="preserve">the equator). To summarize climatic data for each species, we used functions of the R packages </w:t>
      </w:r>
      <w:proofErr w:type="spellStart"/>
      <w:r w:rsidRPr="00CE7A00">
        <w:rPr>
          <w:rFonts w:eastAsia="Times New Roman" w:cs="Times New Roman"/>
          <w:szCs w:val="24"/>
        </w:rPr>
        <w:t>sp</w:t>
      </w:r>
      <w:proofErr w:type="spellEnd"/>
      <w:r w:rsidRPr="00CE7A00">
        <w:rPr>
          <w:rFonts w:eastAsia="Times New Roman" w:cs="Times New Roman"/>
          <w:szCs w:val="24"/>
        </w:rPr>
        <w:t xml:space="preserve"> and raster</w:t>
      </w:r>
      <w:del w:id="509" w:author="Eric Hagen" w:date="2022-09-21T09:37:00Z">
        <w:r w:rsidRPr="00CE7A00" w:rsidDel="00836E20">
          <w:rPr>
            <w:rFonts w:eastAsia="Times New Roman" w:cs="Times New Roman"/>
            <w:szCs w:val="24"/>
          </w:rPr>
          <w:delText>s</w:delText>
        </w:r>
      </w:del>
      <w:r w:rsidR="009D7989" w:rsidRPr="00CE7A00">
        <w:rPr>
          <w:rFonts w:eastAsia="Times New Roman" w:cs="Times New Roman"/>
          <w:szCs w:val="24"/>
        </w:rPr>
        <w:t xml:space="preserve"> </w:t>
      </w:r>
      <w:r w:rsidR="009D7989" w:rsidRPr="00CE7A00">
        <w:rPr>
          <w:rFonts w:eastAsia="Times New Roman" w:cs="Times New Roman"/>
          <w:szCs w:val="24"/>
        </w:rPr>
        <w:fldChar w:fldCharType="begin"/>
      </w:r>
      <w:r w:rsidR="009D7989" w:rsidRPr="00CE7A00">
        <w:rPr>
          <w:rFonts w:eastAsia="Times New Roman" w:cs="Times New Roman"/>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sidRPr="00CE7A00">
        <w:rPr>
          <w:rFonts w:eastAsia="Times New Roman" w:cs="Times New Roman"/>
          <w:szCs w:val="24"/>
        </w:rPr>
        <w:fldChar w:fldCharType="separate"/>
      </w:r>
      <w:r w:rsidR="009D7989" w:rsidRPr="00CE7A00">
        <w:rPr>
          <w:rFonts w:eastAsia="Times New Roman" w:cs="Times New Roman"/>
          <w:noProof/>
          <w:szCs w:val="24"/>
        </w:rPr>
        <w:t>(Bivand et al. 2008; Hijmans et al. 2015)</w:t>
      </w:r>
      <w:r w:rsidR="009D7989" w:rsidRPr="00CE7A00">
        <w:rPr>
          <w:rFonts w:eastAsia="Times New Roman" w:cs="Times New Roman"/>
          <w:szCs w:val="24"/>
        </w:rPr>
        <w:fldChar w:fldCharType="end"/>
      </w:r>
      <w:r w:rsidRPr="00CE7A00">
        <w:rPr>
          <w:rFonts w:eastAsia="Times New Roman" w:cs="Times New Roman"/>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w:t>
      </w:r>
      <w:ins w:id="510" w:author="Eric Hagen" w:date="2022-09-21T09:38:00Z">
        <w:r w:rsidR="00EE2996">
          <w:rPr>
            <w:rFonts w:eastAsia="Times New Roman" w:cs="Times New Roman"/>
            <w:szCs w:val="24"/>
          </w:rPr>
          <w:t>-</w:t>
        </w:r>
      </w:ins>
      <w:del w:id="511" w:author="Eric Hagen" w:date="2022-09-21T09:38:00Z">
        <w:r w:rsidRPr="00CE7A00" w:rsidDel="00EE2996">
          <w:rPr>
            <w:rFonts w:eastAsia="Times New Roman" w:cs="Times New Roman"/>
            <w:szCs w:val="24"/>
          </w:rPr>
          <w:delText xml:space="preserve"> </w:delText>
        </w:r>
      </w:del>
      <w:r w:rsidRPr="00CE7A00">
        <w:rPr>
          <w:rFonts w:eastAsia="Times New Roman" w:cs="Times New Roman"/>
          <w:szCs w:val="24"/>
        </w:rPr>
        <w:t xml:space="preserve">transformed and used to calculate mean and </w:t>
      </w:r>
      <w:r w:rsidRPr="00CE7A00">
        <w:rPr>
          <w:rFonts w:eastAsia="Times New Roman" w:cs="Times New Roman"/>
          <w:szCs w:val="24"/>
        </w:rPr>
        <w:lastRenderedPageBreak/>
        <w:t>within</w:t>
      </w:r>
      <w:ins w:id="512" w:author="Eric Hagen" w:date="2022-09-21T09:38:00Z">
        <w:r w:rsidR="00EE2996">
          <w:rPr>
            <w:rFonts w:eastAsia="Times New Roman" w:cs="Times New Roman"/>
            <w:szCs w:val="24"/>
          </w:rPr>
          <w:t>-</w:t>
        </w:r>
      </w:ins>
      <w:del w:id="513" w:author="Eric Hagen" w:date="2022-09-21T09:38:00Z">
        <w:r w:rsidRPr="00CE7A00" w:rsidDel="00EE2996">
          <w:rPr>
            <w:rFonts w:eastAsia="Times New Roman" w:cs="Times New Roman"/>
            <w:szCs w:val="24"/>
          </w:rPr>
          <w:delText xml:space="preserve"> </w:delText>
        </w:r>
      </w:del>
      <w:r w:rsidRPr="00CE7A00">
        <w:rPr>
          <w:rFonts w:eastAsia="Times New Roman" w:cs="Times New Roman"/>
          <w:szCs w:val="24"/>
        </w:rPr>
        <w:t xml:space="preserve">species variance </w:t>
      </w:r>
      <w:r w:rsidR="00F047B3" w:rsidRPr="00CE7A00">
        <w:rPr>
          <w:rFonts w:eastAsia="Times New Roman" w:cs="Times New Roman"/>
          <w:szCs w:val="24"/>
        </w:rPr>
        <w:fldChar w:fldCharType="begin"/>
      </w:r>
      <w:r w:rsidR="00F047B3" w:rsidRPr="00CE7A00">
        <w:rPr>
          <w:rFonts w:eastAsia="Times New Roman" w:cs="Times New Roman"/>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sidRPr="00CE7A00">
        <w:rPr>
          <w:rFonts w:eastAsia="Times New Roman" w:cs="Times New Roman"/>
          <w:szCs w:val="24"/>
        </w:rPr>
        <w:fldChar w:fldCharType="separate"/>
      </w:r>
      <w:r w:rsidR="00F047B3" w:rsidRPr="00CE7A00">
        <w:rPr>
          <w:rFonts w:eastAsia="Times New Roman" w:cs="Times New Roman"/>
          <w:noProof/>
          <w:szCs w:val="24"/>
        </w:rPr>
        <w:t>(Labra et al. 2009)</w:t>
      </w:r>
      <w:r w:rsidR="00F047B3" w:rsidRPr="00CE7A00">
        <w:rPr>
          <w:rFonts w:eastAsia="Times New Roman" w:cs="Times New Roman"/>
          <w:szCs w:val="24"/>
        </w:rPr>
        <w:fldChar w:fldCharType="end"/>
      </w:r>
      <w:r w:rsidR="00F047B3" w:rsidRPr="00CE7A00">
        <w:rPr>
          <w:rFonts w:eastAsia="Times New Roman" w:cs="Times New Roman"/>
          <w:szCs w:val="24"/>
        </w:rPr>
        <w:t xml:space="preserve"> </w:t>
      </w:r>
      <w:r w:rsidRPr="00CE7A00">
        <w:rPr>
          <w:rFonts w:eastAsia="Times New Roman" w:cs="Times New Roman"/>
          <w:szCs w:val="24"/>
        </w:rPr>
        <w:t xml:space="preserve">for each species, which was used as error measurement in downstream analyses. </w:t>
      </w:r>
    </w:p>
    <w:p w14:paraId="3F25236D" w14:textId="77777777" w:rsidR="00C4181F" w:rsidRPr="00CE7A00" w:rsidRDefault="00C4181F" w:rsidP="000C5DCE">
      <w:pPr>
        <w:shd w:val="clear" w:color="auto" w:fill="FFFFFF"/>
        <w:spacing w:line="360" w:lineRule="auto"/>
        <w:ind w:firstLine="720"/>
        <w:rPr>
          <w:rFonts w:eastAsia="Times New Roman" w:cs="Times New Roman"/>
          <w:szCs w:val="24"/>
        </w:rPr>
      </w:pPr>
    </w:p>
    <w:p w14:paraId="5C63627D" w14:textId="1CE32DD6"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 xml:space="preserve">Trait evolution analyses </w:t>
      </w:r>
    </w:p>
    <w:p w14:paraId="40DDCF83" w14:textId="4FFE08E0" w:rsidR="00BE3773"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Our analysis </w:t>
      </w:r>
      <w:commentRangeStart w:id="514"/>
      <w:del w:id="515" w:author="Eric Hagen" w:date="2022-09-23T00:53:00Z">
        <w:r w:rsidRPr="00CE7A00" w:rsidDel="00C12E8C">
          <w:rPr>
            <w:rFonts w:eastAsia="Times New Roman" w:cs="Times New Roman"/>
            <w:szCs w:val="24"/>
          </w:rPr>
          <w:delText>i</w:delText>
        </w:r>
      </w:del>
      <w:ins w:id="516" w:author="Eric Hagen" w:date="2022-09-23T00:53:00Z">
        <w:r w:rsidR="00C12E8C">
          <w:rPr>
            <w:rFonts w:eastAsia="Times New Roman" w:cs="Times New Roman"/>
            <w:szCs w:val="24"/>
          </w:rPr>
          <w:t>was</w:t>
        </w:r>
      </w:ins>
      <w:del w:id="517" w:author="Eric Hagen" w:date="2022-09-23T00:53:00Z">
        <w:r w:rsidRPr="00CE7A00" w:rsidDel="00C12E8C">
          <w:rPr>
            <w:rFonts w:eastAsia="Times New Roman" w:cs="Times New Roman"/>
            <w:szCs w:val="24"/>
          </w:rPr>
          <w:delText>s</w:delText>
        </w:r>
      </w:del>
      <w:commentRangeEnd w:id="514"/>
      <w:r w:rsidR="00703094">
        <w:rPr>
          <w:rStyle w:val="CommentReference"/>
        </w:rPr>
        <w:commentReference w:id="514"/>
      </w:r>
      <w:r w:rsidRPr="00CE7A00">
        <w:rPr>
          <w:rFonts w:eastAsia="Times New Roman" w:cs="Times New Roman"/>
          <w:szCs w:val="24"/>
        </w:rPr>
        <w:t xml:space="preserve"> conducted with two complementary goals in mind. First, we wish</w:t>
      </w:r>
      <w:ins w:id="518" w:author="Eric Hagen" w:date="2022-09-23T00:47:00Z">
        <w:r w:rsidR="00703094">
          <w:rPr>
            <w:rFonts w:eastAsia="Times New Roman" w:cs="Times New Roman"/>
            <w:szCs w:val="24"/>
          </w:rPr>
          <w:t>ed</w:t>
        </w:r>
      </w:ins>
      <w:r w:rsidRPr="00CE7A00">
        <w:rPr>
          <w:rFonts w:eastAsia="Times New Roman" w:cs="Times New Roman"/>
          <w:szCs w:val="24"/>
        </w:rPr>
        <w:t xml:space="preserve"> to accurately model the </w:t>
      </w:r>
      <w:del w:id="519" w:author="Eric Hagen" w:date="2022-09-23T00:46:00Z">
        <w:r w:rsidRPr="00CE7A00" w:rsidDel="00703094">
          <w:rPr>
            <w:rFonts w:eastAsia="Times New Roman" w:cs="Times New Roman"/>
            <w:szCs w:val="24"/>
          </w:rPr>
          <w:delText>potential link</w:delText>
        </w:r>
      </w:del>
      <w:ins w:id="520" w:author="Eric Hagen" w:date="2022-09-23T00:46:00Z">
        <w:r w:rsidR="00703094">
          <w:rPr>
            <w:rFonts w:eastAsia="Times New Roman" w:cs="Times New Roman"/>
            <w:szCs w:val="24"/>
          </w:rPr>
          <w:t>connections</w:t>
        </w:r>
      </w:ins>
      <w:r w:rsidRPr="00CE7A00">
        <w:rPr>
          <w:rFonts w:eastAsia="Times New Roman" w:cs="Times New Roman"/>
          <w:szCs w:val="24"/>
        </w:rPr>
        <w:t xml:space="preserve"> between climatic niche evolution and life history characters within each of our 3</w:t>
      </w:r>
      <w:r w:rsidR="002C2F82" w:rsidRPr="00CE7A00">
        <w:rPr>
          <w:rFonts w:eastAsia="Times New Roman" w:cs="Times New Roman"/>
          <w:szCs w:val="24"/>
        </w:rPr>
        <w:t>2</w:t>
      </w:r>
      <w:r w:rsidRPr="00CE7A00">
        <w:rPr>
          <w:rFonts w:eastAsia="Times New Roman" w:cs="Times New Roman"/>
          <w:szCs w:val="24"/>
        </w:rPr>
        <w:t xml:space="preserve"> clades. This </w:t>
      </w:r>
      <w:del w:id="521" w:author="Eric Hagen" w:date="2022-09-23T00:47:00Z">
        <w:r w:rsidRPr="00CE7A00" w:rsidDel="00703094">
          <w:rPr>
            <w:rFonts w:eastAsia="Times New Roman" w:cs="Times New Roman"/>
            <w:szCs w:val="24"/>
          </w:rPr>
          <w:delText xml:space="preserve">is </w:delText>
        </w:r>
      </w:del>
      <w:ins w:id="522" w:author="Eric Hagen" w:date="2022-09-23T00:47:00Z">
        <w:r w:rsidR="00703094">
          <w:rPr>
            <w:rFonts w:eastAsia="Times New Roman" w:cs="Times New Roman"/>
            <w:szCs w:val="24"/>
          </w:rPr>
          <w:t>was</w:t>
        </w:r>
        <w:r w:rsidR="00703094" w:rsidRPr="00CE7A00">
          <w:rPr>
            <w:rFonts w:eastAsia="Times New Roman" w:cs="Times New Roman"/>
            <w:szCs w:val="24"/>
          </w:rPr>
          <w:t xml:space="preserve"> </w:t>
        </w:r>
      </w:ins>
      <w:r w:rsidRPr="00CE7A00">
        <w:rPr>
          <w:rFonts w:eastAsia="Times New Roman" w:cs="Times New Roman"/>
          <w:szCs w:val="24"/>
        </w:rPr>
        <w:t>done by fitting a set of 1</w:t>
      </w:r>
      <w:r w:rsidR="00032909" w:rsidRPr="00CE7A00">
        <w:rPr>
          <w:rFonts w:eastAsia="Times New Roman" w:cs="Times New Roman"/>
          <w:szCs w:val="24"/>
        </w:rPr>
        <w:t>5</w:t>
      </w:r>
      <w:r w:rsidRPr="00CE7A00">
        <w:rPr>
          <w:rFonts w:eastAsia="Times New Roman" w:cs="Times New Roman"/>
          <w:szCs w:val="24"/>
        </w:rPr>
        <w:t xml:space="preserve"> hOUwie models with </w:t>
      </w:r>
      <w:r w:rsidR="00B67B37" w:rsidRPr="00CE7A00">
        <w:rPr>
          <w:rFonts w:eastAsia="Times New Roman" w:cs="Times New Roman"/>
          <w:szCs w:val="24"/>
        </w:rPr>
        <w:t>10</w:t>
      </w:r>
      <w:r w:rsidRPr="00CE7A00">
        <w:rPr>
          <w:rFonts w:eastAsia="Times New Roman" w:cs="Times New Roman"/>
          <w:szCs w:val="24"/>
        </w:rPr>
        <w:t>0 stochastic mappings per iteration and adaptive sampling enabled</w:t>
      </w:r>
      <w:r w:rsidR="00B67B37" w:rsidRPr="00CE7A00">
        <w:rPr>
          <w:rFonts w:eastAsia="Times New Roman" w:cs="Times New Roman"/>
          <w:szCs w:val="24"/>
        </w:rPr>
        <w:t xml:space="preserve"> </w:t>
      </w:r>
      <w:r w:rsidR="00B67B37" w:rsidRPr="00CE7A00">
        <w:rPr>
          <w:rFonts w:eastAsia="Times New Roman" w:cs="Times New Roman"/>
          <w:szCs w:val="24"/>
        </w:rPr>
        <w:fldChar w:fldCharType="begin"/>
      </w:r>
      <w:r w:rsidR="00B67B37" w:rsidRPr="00CE7A00">
        <w:rPr>
          <w:rFonts w:eastAsia="Times New Roman" w:cs="Times New Roman"/>
          <w:szCs w:val="24"/>
        </w:rPr>
        <w:instrText xml:space="preserve"> ADDIN ZOTERO_ITEM CSL_CITATION {"citationID":"HP0Q6H22","properties":{"formattedCitation":"(Boyko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67B37" w:rsidRPr="00CE7A00">
        <w:rPr>
          <w:rFonts w:eastAsia="Times New Roman" w:cs="Times New Roman"/>
          <w:szCs w:val="24"/>
        </w:rPr>
        <w:fldChar w:fldCharType="separate"/>
      </w:r>
      <w:r w:rsidR="00B67B37" w:rsidRPr="00CE7A00">
        <w:rPr>
          <w:rFonts w:eastAsia="Times New Roman" w:cs="Times New Roman"/>
          <w:noProof/>
          <w:szCs w:val="24"/>
        </w:rPr>
        <w:t>(Boyko et al. 2022)</w:t>
      </w:r>
      <w:r w:rsidR="00B67B37" w:rsidRPr="00CE7A00">
        <w:rPr>
          <w:rFonts w:eastAsia="Times New Roman" w:cs="Times New Roman"/>
          <w:szCs w:val="24"/>
        </w:rPr>
        <w:fldChar w:fldCharType="end"/>
      </w:r>
      <w:r w:rsidRPr="00CE7A00">
        <w:rPr>
          <w:rFonts w:eastAsia="Times New Roman" w:cs="Times New Roman"/>
          <w:szCs w:val="24"/>
        </w:rPr>
        <w:t xml:space="preserve">. hOUwie is a recently developed model which explicitly models the joint evolution of discrete and continuous characters. Each of the fitted model structures can be parameterized such that </w:t>
      </w:r>
      <w:r w:rsidR="00C4181F" w:rsidRPr="00CE7A00">
        <w:rPr>
          <w:rFonts w:eastAsia="Times New Roman" w:cs="Times New Roman"/>
          <w:szCs w:val="24"/>
        </w:rPr>
        <w:t>the evolution of the continuous trait</w:t>
      </w:r>
      <w:r w:rsidRPr="00CE7A00">
        <w:rPr>
          <w:rFonts w:eastAsia="Times New Roman" w:cs="Times New Roman"/>
          <w:szCs w:val="24"/>
        </w:rPr>
        <w:t xml:space="preserve"> is either dependent</w:t>
      </w:r>
      <w:r w:rsidR="00C4181F" w:rsidRPr="00CE7A00">
        <w:rPr>
          <w:rFonts w:eastAsia="Times New Roman" w:cs="Times New Roman"/>
          <w:szCs w:val="24"/>
        </w:rPr>
        <w:t xml:space="preserve"> of the discrete character (character</w:t>
      </w:r>
      <w:ins w:id="523" w:author="Eric Hagen" w:date="2022-09-23T00:54:00Z">
        <w:r w:rsidR="00C12E8C">
          <w:rPr>
            <w:rFonts w:eastAsia="Times New Roman" w:cs="Times New Roman"/>
            <w:szCs w:val="24"/>
          </w:rPr>
          <w:t>-</w:t>
        </w:r>
      </w:ins>
      <w:del w:id="524" w:author="Eric Hagen" w:date="2022-09-23T00:54:00Z">
        <w:r w:rsidR="00C4181F" w:rsidRPr="00CE7A00" w:rsidDel="00C12E8C">
          <w:rPr>
            <w:rFonts w:eastAsia="Times New Roman" w:cs="Times New Roman"/>
            <w:szCs w:val="24"/>
          </w:rPr>
          <w:delText xml:space="preserve"> </w:delText>
        </w:r>
      </w:del>
      <w:r w:rsidR="00C4181F" w:rsidRPr="00CE7A00">
        <w:rPr>
          <w:rFonts w:eastAsia="Times New Roman" w:cs="Times New Roman"/>
          <w:szCs w:val="24"/>
        </w:rPr>
        <w:t>dependent)</w:t>
      </w:r>
      <w:r w:rsidRPr="00CE7A00">
        <w:rPr>
          <w:rFonts w:eastAsia="Times New Roman" w:cs="Times New Roman"/>
          <w:szCs w:val="24"/>
        </w:rPr>
        <w:t xml:space="preserve"> or independent</w:t>
      </w:r>
      <w:r w:rsidR="00C4181F" w:rsidRPr="00CE7A00">
        <w:rPr>
          <w:rFonts w:eastAsia="Times New Roman" w:cs="Times New Roman"/>
          <w:szCs w:val="24"/>
        </w:rPr>
        <w:t xml:space="preserve"> of the discrete character (character</w:t>
      </w:r>
      <w:ins w:id="525" w:author="Eric Hagen" w:date="2022-09-23T00:54:00Z">
        <w:r w:rsidR="00C12E8C">
          <w:rPr>
            <w:rFonts w:eastAsia="Times New Roman" w:cs="Times New Roman"/>
            <w:szCs w:val="24"/>
          </w:rPr>
          <w:t>-</w:t>
        </w:r>
      </w:ins>
      <w:del w:id="526" w:author="Eric Hagen" w:date="2022-09-23T00:54:00Z">
        <w:r w:rsidR="00C4181F" w:rsidRPr="00CE7A00" w:rsidDel="00C12E8C">
          <w:rPr>
            <w:rFonts w:eastAsia="Times New Roman" w:cs="Times New Roman"/>
            <w:szCs w:val="24"/>
          </w:rPr>
          <w:delText xml:space="preserve"> </w:delText>
        </w:r>
      </w:del>
      <w:r w:rsidR="00C4181F" w:rsidRPr="00CE7A00">
        <w:rPr>
          <w:rFonts w:eastAsia="Times New Roman" w:cs="Times New Roman"/>
          <w:szCs w:val="24"/>
        </w:rPr>
        <w:t>independent)</w:t>
      </w:r>
      <w:r w:rsidRPr="00CE7A00">
        <w:rPr>
          <w:rFonts w:eastAsia="Times New Roman" w:cs="Times New Roman"/>
          <w:szCs w:val="24"/>
        </w:rPr>
        <w:t xml:space="preserve">. </w:t>
      </w:r>
      <w:r w:rsidR="00C4181F" w:rsidRPr="00CE7A00">
        <w:rPr>
          <w:rFonts w:eastAsia="Times New Roman" w:cs="Times New Roman"/>
          <w:szCs w:val="24"/>
        </w:rPr>
        <w:t>In the context of our analyses, the c</w:t>
      </w:r>
      <w:r w:rsidRPr="00CE7A00">
        <w:rPr>
          <w:rFonts w:eastAsia="Times New Roman" w:cs="Times New Roman"/>
          <w:szCs w:val="24"/>
        </w:rPr>
        <w:t>haracter</w:t>
      </w:r>
      <w:ins w:id="527" w:author="Eric Hagen" w:date="2022-09-23T00:54:00Z">
        <w:r w:rsidR="00C12E8C">
          <w:rPr>
            <w:rFonts w:eastAsia="Times New Roman" w:cs="Times New Roman"/>
            <w:szCs w:val="24"/>
          </w:rPr>
          <w:t>-</w:t>
        </w:r>
      </w:ins>
      <w:del w:id="528" w:author="Eric Hagen" w:date="2022-09-23T00:54:00Z">
        <w:r w:rsidRPr="00CE7A00" w:rsidDel="00C12E8C">
          <w:rPr>
            <w:rFonts w:eastAsia="Times New Roman" w:cs="Times New Roman"/>
            <w:szCs w:val="24"/>
          </w:rPr>
          <w:delText xml:space="preserve"> </w:delText>
        </w:r>
      </w:del>
      <w:r w:rsidRPr="00CE7A00">
        <w:rPr>
          <w:rFonts w:eastAsia="Times New Roman" w:cs="Times New Roman"/>
          <w:szCs w:val="24"/>
        </w:rPr>
        <w:t>dependent models test for an explicit difference in climatic niche evolution between annual and perennial lineages whereas character</w:t>
      </w:r>
      <w:ins w:id="529" w:author="Eric Hagen" w:date="2022-09-23T00:54:00Z">
        <w:r w:rsidR="00C12E8C">
          <w:rPr>
            <w:rFonts w:eastAsia="Times New Roman" w:cs="Times New Roman"/>
            <w:szCs w:val="24"/>
          </w:rPr>
          <w:t>-</w:t>
        </w:r>
      </w:ins>
      <w:del w:id="530" w:author="Eric Hagen" w:date="2022-09-23T00:54:00Z">
        <w:r w:rsidRPr="00CE7A00" w:rsidDel="00C12E8C">
          <w:rPr>
            <w:rFonts w:eastAsia="Times New Roman" w:cs="Times New Roman"/>
            <w:szCs w:val="24"/>
          </w:rPr>
          <w:delText xml:space="preserve"> </w:delText>
        </w:r>
      </w:del>
      <w:r w:rsidRPr="00CE7A00">
        <w:rPr>
          <w:rFonts w:eastAsia="Times New Roman" w:cs="Times New Roman"/>
          <w:szCs w:val="24"/>
        </w:rPr>
        <w:t>independent model structures assume no difference. Furthermore, several models have a mixture of character</w:t>
      </w:r>
      <w:ins w:id="531" w:author="Eric Hagen" w:date="2022-09-23T00:54:00Z">
        <w:r w:rsidR="00C12E8C">
          <w:rPr>
            <w:rFonts w:eastAsia="Times New Roman" w:cs="Times New Roman"/>
            <w:szCs w:val="24"/>
          </w:rPr>
          <w:t>-</w:t>
        </w:r>
      </w:ins>
      <w:del w:id="532" w:author="Eric Hagen" w:date="2022-09-23T00:54:00Z">
        <w:r w:rsidRPr="00CE7A00" w:rsidDel="00C12E8C">
          <w:rPr>
            <w:rFonts w:eastAsia="Times New Roman" w:cs="Times New Roman"/>
            <w:szCs w:val="24"/>
          </w:rPr>
          <w:delText xml:space="preserve"> </w:delText>
        </w:r>
      </w:del>
      <w:r w:rsidRPr="00CE7A00">
        <w:rPr>
          <w:rFonts w:eastAsia="Times New Roman" w:cs="Times New Roman"/>
          <w:szCs w:val="24"/>
        </w:rPr>
        <w:t xml:space="preserve">dependent and independent processes, allowing some differences between parameters to depend on </w:t>
      </w:r>
      <w:commentRangeStart w:id="533"/>
      <w:r w:rsidRPr="00CE7A00">
        <w:rPr>
          <w:rFonts w:eastAsia="Times New Roman" w:cs="Times New Roman"/>
          <w:szCs w:val="24"/>
        </w:rPr>
        <w:t xml:space="preserve">life-history </w:t>
      </w:r>
      <w:commentRangeEnd w:id="533"/>
      <w:r w:rsidR="00C12E8C">
        <w:rPr>
          <w:rStyle w:val="CommentReference"/>
        </w:rPr>
        <w:commentReference w:id="533"/>
      </w:r>
      <w:r w:rsidRPr="00CE7A00">
        <w:rPr>
          <w:rFonts w:eastAsia="Times New Roman" w:cs="Times New Roman"/>
          <w:szCs w:val="24"/>
        </w:rPr>
        <w:t>and other parameters to be fixed as equal. Finally, we include</w:t>
      </w:r>
      <w:ins w:id="534" w:author="Eric Hagen" w:date="2022-09-23T00:48:00Z">
        <w:r w:rsidR="00703094">
          <w:rPr>
            <w:rFonts w:eastAsia="Times New Roman" w:cs="Times New Roman"/>
            <w:szCs w:val="24"/>
          </w:rPr>
          <w:t>d</w:t>
        </w:r>
      </w:ins>
      <w:r w:rsidRPr="00CE7A00">
        <w:rPr>
          <w:rFonts w:eastAsia="Times New Roman" w:cs="Times New Roman"/>
          <w:szCs w:val="24"/>
        </w:rPr>
        <w:t xml:space="preserve"> character</w:t>
      </w:r>
      <w:ins w:id="535" w:author="Eric Hagen" w:date="2022-09-23T00:55:00Z">
        <w:r w:rsidR="00C12E8C">
          <w:rPr>
            <w:rFonts w:eastAsia="Times New Roman" w:cs="Times New Roman"/>
            <w:szCs w:val="24"/>
          </w:rPr>
          <w:t>-</w:t>
        </w:r>
      </w:ins>
      <w:del w:id="536" w:author="Eric Hagen" w:date="2022-09-23T00:55:00Z">
        <w:r w:rsidRPr="00CE7A00" w:rsidDel="00C12E8C">
          <w:rPr>
            <w:rFonts w:eastAsia="Times New Roman" w:cs="Times New Roman"/>
            <w:szCs w:val="24"/>
          </w:rPr>
          <w:delText xml:space="preserve"> </w:delText>
        </w:r>
      </w:del>
      <w:r w:rsidRPr="00CE7A00">
        <w:rPr>
          <w:rFonts w:eastAsia="Times New Roman" w:cs="Times New Roman"/>
          <w:szCs w:val="24"/>
        </w:rPr>
        <w:t xml:space="preserve">independent models which allow for trait-independent rate heterogeneity. These types of models </w:t>
      </w:r>
      <w:r w:rsidR="00B67B37" w:rsidRPr="00CE7A00">
        <w:rPr>
          <w:rFonts w:eastAsia="Times New Roman" w:cs="Times New Roman"/>
          <w:szCs w:val="24"/>
        </w:rPr>
        <w:t xml:space="preserve">are </w:t>
      </w:r>
      <w:r w:rsidRPr="00CE7A00">
        <w:rPr>
          <w:rFonts w:eastAsia="Times New Roman" w:cs="Times New Roman"/>
          <w:szCs w:val="24"/>
        </w:rPr>
        <w:t xml:space="preserve">important as null hypotheses </w:t>
      </w:r>
      <w:r w:rsidR="00B67B37" w:rsidRPr="00CE7A00">
        <w:rPr>
          <w:rFonts w:eastAsia="Times New Roman" w:cs="Times New Roman"/>
          <w:szCs w:val="24"/>
        </w:rPr>
        <w:t>which</w:t>
      </w:r>
      <w:r w:rsidRPr="00CE7A00">
        <w:rPr>
          <w:rFonts w:eastAsia="Times New Roman" w:cs="Times New Roman"/>
          <w:szCs w:val="24"/>
        </w:rPr>
        <w:t xml:space="preserve"> account for the possibility that our model selection would be biased towards correlation as a consequence of detecting rate heterogeneity without true correlation</w:t>
      </w:r>
      <w:r w:rsidR="00B67B37" w:rsidRPr="00CE7A00">
        <w:rPr>
          <w:rFonts w:eastAsia="Times New Roman" w:cs="Times New Roman"/>
          <w:szCs w:val="24"/>
        </w:rPr>
        <w:t xml:space="preserve"> </w:t>
      </w:r>
      <w:r w:rsidR="00B67B37" w:rsidRPr="00CE7A00">
        <w:rPr>
          <w:rFonts w:eastAsia="Times New Roman" w:cs="Times New Roman"/>
          <w:szCs w:val="24"/>
        </w:rPr>
        <w:fldChar w:fldCharType="begin"/>
      </w:r>
      <w:r w:rsidR="00B67B37" w:rsidRPr="00CE7A00">
        <w:rPr>
          <w:rFonts w:eastAsia="Times New Roman" w:cs="Times New Roman"/>
          <w:szCs w:val="24"/>
        </w:rPr>
        <w:instrText xml:space="preserve"> ADDIN ZOTERO_ITEM CSL_CITATION {"citationID":"8UfeDcfV","properties":{"formattedCitation":"(Boyko and Beaulieu 2022)","plainCitation":"(Boyko and Beaulieu 2022)","noteIndex":0},"citationItems":[{"id":9438,"uris":["http://zotero.org/users/local/X8CzRyu0/items/TDIAQ9C7"],"itemData":{"id":9438,"type":"article","abstract":"The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biology.","DOI":"10.32942/osf.io/e2kj8","language":"en-us","publisher":"EcoEvoRxiv","source":"OSF Preprints","title":"Reducing the biases in false correlations between discrete characters","URL":"https://ecoevorxiv.org/e2kj8/","author":[{"family":"Boyko","given":"James"},{"family":"Beaulieu","given":"Jeremy"}],"accessed":{"date-parts":[["2022",9,12]]},"issued":{"date-parts":[["2022",4,1]]}}}],"schema":"https://github.com/citation-style-language/schema/raw/master/csl-citation.json"} </w:instrText>
      </w:r>
      <w:r w:rsidR="00B67B37" w:rsidRPr="00CE7A00">
        <w:rPr>
          <w:rFonts w:eastAsia="Times New Roman" w:cs="Times New Roman"/>
          <w:szCs w:val="24"/>
        </w:rPr>
        <w:fldChar w:fldCharType="separate"/>
      </w:r>
      <w:r w:rsidR="00B67B37" w:rsidRPr="00CE7A00">
        <w:rPr>
          <w:rFonts w:eastAsia="Times New Roman" w:cs="Times New Roman"/>
          <w:noProof/>
          <w:szCs w:val="24"/>
        </w:rPr>
        <w:t>(Boyko and Beaulieu 2022)</w:t>
      </w:r>
      <w:r w:rsidR="00B67B37" w:rsidRPr="00CE7A00">
        <w:rPr>
          <w:rFonts w:eastAsia="Times New Roman" w:cs="Times New Roman"/>
          <w:szCs w:val="24"/>
        </w:rPr>
        <w:fldChar w:fldCharType="end"/>
      </w:r>
      <w:r w:rsidR="00B67B37" w:rsidRPr="00CE7A00">
        <w:rPr>
          <w:rFonts w:eastAsia="Times New Roman" w:cs="Times New Roman"/>
          <w:szCs w:val="24"/>
        </w:rPr>
        <w:t xml:space="preserve">. </w:t>
      </w:r>
      <w:r w:rsidRPr="00CE7A00">
        <w:rPr>
          <w:rFonts w:eastAsia="Times New Roman" w:cs="Times New Roman"/>
          <w:szCs w:val="24"/>
        </w:rPr>
        <w:t>In the context of this study, these models account for the fact that climatic niche evolution is likely to be variable throughout the phylogeny regardless of potential correlation with life-history.</w:t>
      </w:r>
      <w:r w:rsidR="00B30E82" w:rsidRPr="00CE7A00">
        <w:rPr>
          <w:rFonts w:eastAsia="Times New Roman" w:cs="Times New Roman"/>
          <w:szCs w:val="24"/>
        </w:rPr>
        <w:t xml:space="preserve"> </w:t>
      </w:r>
    </w:p>
    <w:p w14:paraId="4BCCAF85" w14:textId="69E4AB1E" w:rsidR="00DC165B" w:rsidRPr="00CE7A00" w:rsidRDefault="00B30E82"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In total we fit</w:t>
      </w:r>
      <w:ins w:id="537" w:author="Eric Hagen" w:date="2022-09-23T00:48:00Z">
        <w:r w:rsidR="00703094">
          <w:rPr>
            <w:rFonts w:eastAsia="Times New Roman" w:cs="Times New Roman"/>
            <w:szCs w:val="24"/>
          </w:rPr>
          <w:t>ted</w:t>
        </w:r>
      </w:ins>
      <w:r w:rsidRPr="00CE7A00">
        <w:rPr>
          <w:rFonts w:eastAsia="Times New Roman" w:cs="Times New Roman"/>
          <w:szCs w:val="24"/>
        </w:rPr>
        <w:t xml:space="preserve"> </w:t>
      </w:r>
      <w:r w:rsidR="00BE3773" w:rsidRPr="00CE7A00">
        <w:rPr>
          <w:rFonts w:eastAsia="Times New Roman" w:cs="Times New Roman"/>
          <w:szCs w:val="24"/>
        </w:rPr>
        <w:t>6 character</w:t>
      </w:r>
      <w:ins w:id="538" w:author="Eric Hagen" w:date="2022-09-23T00:56:00Z">
        <w:r w:rsidR="001071DF">
          <w:rPr>
            <w:rFonts w:eastAsia="Times New Roman" w:cs="Times New Roman"/>
            <w:szCs w:val="24"/>
          </w:rPr>
          <w:t>-</w:t>
        </w:r>
      </w:ins>
      <w:del w:id="539" w:author="Eric Hagen" w:date="2022-09-23T00:56:00Z">
        <w:r w:rsidRPr="00CE7A00" w:rsidDel="001071DF">
          <w:rPr>
            <w:rFonts w:eastAsia="Times New Roman" w:cs="Times New Roman"/>
            <w:szCs w:val="24"/>
          </w:rPr>
          <w:delText xml:space="preserve"> </w:delText>
        </w:r>
      </w:del>
      <w:r w:rsidRPr="00CE7A00">
        <w:rPr>
          <w:rFonts w:eastAsia="Times New Roman" w:cs="Times New Roman"/>
          <w:szCs w:val="24"/>
        </w:rPr>
        <w:t>independent models (</w:t>
      </w:r>
      <w:commentRangeStart w:id="540"/>
      <w:r w:rsidRPr="00CE7A00">
        <w:rPr>
          <w:rFonts w:eastAsia="Times New Roman" w:cs="Times New Roman"/>
          <w:szCs w:val="24"/>
        </w:rPr>
        <w:t>CID</w:t>
      </w:r>
      <w:commentRangeEnd w:id="540"/>
      <w:r w:rsidR="00F71E99">
        <w:rPr>
          <w:rStyle w:val="CommentReference"/>
        </w:rPr>
        <w:commentReference w:id="540"/>
      </w:r>
      <w:r w:rsidRPr="00CE7A00">
        <w:rPr>
          <w:rFonts w:eastAsia="Times New Roman" w:cs="Times New Roman"/>
          <w:szCs w:val="24"/>
        </w:rPr>
        <w:t>), four of which allow for character independent rate heterogeneity, 4 character</w:t>
      </w:r>
      <w:ins w:id="541" w:author="Eric Hagen" w:date="2022-09-23T00:56:00Z">
        <w:r w:rsidR="001071DF">
          <w:rPr>
            <w:rFonts w:eastAsia="Times New Roman" w:cs="Times New Roman"/>
            <w:szCs w:val="24"/>
          </w:rPr>
          <w:t>-</w:t>
        </w:r>
      </w:ins>
      <w:del w:id="542" w:author="Eric Hagen" w:date="2022-09-23T00:56:00Z">
        <w:r w:rsidRPr="00CE7A00" w:rsidDel="001071DF">
          <w:rPr>
            <w:rFonts w:eastAsia="Times New Roman" w:cs="Times New Roman"/>
            <w:szCs w:val="24"/>
          </w:rPr>
          <w:delText xml:space="preserve"> </w:delText>
        </w:r>
      </w:del>
      <w:r w:rsidRPr="00CE7A00">
        <w:rPr>
          <w:rFonts w:eastAsia="Times New Roman" w:cs="Times New Roman"/>
          <w:szCs w:val="24"/>
        </w:rPr>
        <w:t>dependent models (CD), and 4 hybrid models (HYB) which include both character</w:t>
      </w:r>
      <w:ins w:id="543" w:author="Eric Hagen" w:date="2022-09-23T00:57:00Z">
        <w:r w:rsidR="001071DF">
          <w:rPr>
            <w:rFonts w:eastAsia="Times New Roman" w:cs="Times New Roman"/>
            <w:szCs w:val="24"/>
          </w:rPr>
          <w:t>-</w:t>
        </w:r>
      </w:ins>
      <w:del w:id="544" w:author="Eric Hagen" w:date="2022-09-23T00:57:00Z">
        <w:r w:rsidRPr="00CE7A00" w:rsidDel="001071DF">
          <w:rPr>
            <w:rFonts w:eastAsia="Times New Roman" w:cs="Times New Roman"/>
            <w:szCs w:val="24"/>
          </w:rPr>
          <w:delText xml:space="preserve"> </w:delText>
        </w:r>
      </w:del>
      <w:r w:rsidRPr="00CE7A00">
        <w:rPr>
          <w:rFonts w:eastAsia="Times New Roman" w:cs="Times New Roman"/>
          <w:szCs w:val="24"/>
        </w:rPr>
        <w:t>dependent and character</w:t>
      </w:r>
      <w:ins w:id="545" w:author="Eric Hagen" w:date="2022-09-23T00:57:00Z">
        <w:r w:rsidR="001071DF">
          <w:rPr>
            <w:rFonts w:eastAsia="Times New Roman" w:cs="Times New Roman"/>
            <w:szCs w:val="24"/>
          </w:rPr>
          <w:t>-</w:t>
        </w:r>
      </w:ins>
      <w:del w:id="546" w:author="Eric Hagen" w:date="2022-09-23T00:57:00Z">
        <w:r w:rsidRPr="00CE7A00" w:rsidDel="001071DF">
          <w:rPr>
            <w:rFonts w:eastAsia="Times New Roman" w:cs="Times New Roman"/>
            <w:szCs w:val="24"/>
          </w:rPr>
          <w:delText xml:space="preserve"> </w:delText>
        </w:r>
      </w:del>
      <w:r w:rsidRPr="00CE7A00">
        <w:rPr>
          <w:rFonts w:eastAsia="Times New Roman" w:cs="Times New Roman"/>
          <w:szCs w:val="24"/>
        </w:rPr>
        <w:t>independent rate heterogeneity. The parameters we allow</w:t>
      </w:r>
      <w:ins w:id="547" w:author="Eric Hagen" w:date="2022-09-23T00:48:00Z">
        <w:r w:rsidR="00703094">
          <w:rPr>
            <w:rFonts w:eastAsia="Times New Roman" w:cs="Times New Roman"/>
            <w:szCs w:val="24"/>
          </w:rPr>
          <w:t>ed</w:t>
        </w:r>
      </w:ins>
      <w:r w:rsidRPr="00CE7A00">
        <w:rPr>
          <w:rFonts w:eastAsia="Times New Roman" w:cs="Times New Roman"/>
          <w:szCs w:val="24"/>
        </w:rPr>
        <w:t xml:space="preserve"> to vary in our model are rates of transition between annual and perennial (</w:t>
      </w:r>
      <m:oMath>
        <m:r>
          <w:rPr>
            <w:rFonts w:ascii="Cambria Math" w:eastAsia="Times New Roman" w:hAnsi="Cambria Math" w:cs="Times New Roman"/>
            <w:szCs w:val="24"/>
          </w:rPr>
          <m:t>q</m:t>
        </m:r>
      </m:oMath>
      <w:r w:rsidRPr="00CE7A00">
        <w:rPr>
          <w:rFonts w:eastAsia="Times New Roman" w:cs="Times New Roman"/>
          <w:szCs w:val="24"/>
        </w:rPr>
        <w:t>), the phenotypic optima of the climatic niche (</w:t>
      </w:r>
      <m:oMath>
        <m:r>
          <w:rPr>
            <w:rFonts w:ascii="Cambria Math" w:eastAsia="Times New Roman" w:hAnsi="Cambria Math" w:cs="Times New Roman"/>
            <w:szCs w:val="24"/>
          </w:rPr>
          <m:t>θ</m:t>
        </m:r>
      </m:oMath>
      <w:r w:rsidRPr="00CE7A00">
        <w:rPr>
          <w:rFonts w:eastAsia="Times New Roman" w:cs="Times New Roman"/>
          <w:szCs w:val="24"/>
        </w:rPr>
        <w:t>), and the rate of climatic niche evolution (</w:t>
      </w:r>
      <m:oMath>
        <m:sSup>
          <m:sSupPr>
            <m:ctrlPr>
              <w:rPr>
                <w:rFonts w:ascii="Cambria Math" w:eastAsia="Times New Roman" w:hAnsi="Cambria Math" w:cs="Times New Roman"/>
                <w:i/>
                <w:szCs w:val="24"/>
              </w:rPr>
            </m:ctrlPr>
          </m:sSupPr>
          <m:e>
            <m:r>
              <w:rPr>
                <w:rFonts w:ascii="Cambria Math" w:eastAsia="Times New Roman" w:hAnsi="Cambria Math" w:cs="Times New Roman"/>
                <w:szCs w:val="24"/>
              </w:rPr>
              <m:t>σ</m:t>
            </m:r>
          </m:e>
          <m:sup>
            <m:r>
              <w:rPr>
                <w:rFonts w:ascii="Cambria Math" w:eastAsia="Times New Roman" w:hAnsi="Cambria Math" w:cs="Times New Roman"/>
                <w:szCs w:val="24"/>
              </w:rPr>
              <m:t>2</m:t>
            </m:r>
          </m:sup>
        </m:sSup>
      </m:oMath>
      <w:r w:rsidRPr="00CE7A00">
        <w:rPr>
          <w:rFonts w:eastAsia="Times New Roman" w:cs="Times New Roman"/>
          <w:szCs w:val="24"/>
        </w:rPr>
        <w:t xml:space="preserve">). </w:t>
      </w:r>
      <w:r w:rsidR="00BE3773" w:rsidRPr="00CE7A00">
        <w:rPr>
          <w:rFonts w:eastAsia="Times New Roman" w:cs="Times New Roman"/>
          <w:szCs w:val="24"/>
        </w:rPr>
        <w:t>This means we analyze</w:t>
      </w:r>
      <w:ins w:id="548" w:author="Eric Hagen" w:date="2022-09-23T00:48:00Z">
        <w:r w:rsidR="00703094">
          <w:rPr>
            <w:rFonts w:eastAsia="Times New Roman" w:cs="Times New Roman"/>
            <w:szCs w:val="24"/>
          </w:rPr>
          <w:t>d</w:t>
        </w:r>
      </w:ins>
      <w:r w:rsidR="00BE3773" w:rsidRPr="00CE7A00">
        <w:rPr>
          <w:rFonts w:eastAsia="Times New Roman" w:cs="Times New Roman"/>
          <w:szCs w:val="24"/>
        </w:rPr>
        <w:t xml:space="preserve"> BMV, OUV, OUM, and OUMV type models as well as BM1 and OU1 </w:t>
      </w:r>
      <w:r w:rsidR="00BE3773" w:rsidRPr="00CE7A00">
        <w:rPr>
          <w:rFonts w:eastAsia="Times New Roman" w:cs="Times New Roman"/>
          <w:szCs w:val="24"/>
        </w:rPr>
        <w:fldChar w:fldCharType="begin"/>
      </w:r>
      <w:r w:rsidR="00BE3773" w:rsidRPr="00CE7A00">
        <w:rPr>
          <w:rFonts w:eastAsia="Times New Roman" w:cs="Times New Roman"/>
          <w:szCs w:val="24"/>
        </w:rPr>
        <w:instrText xml:space="preserve"> ADDIN ZOTERO_ITEM CSL_CITATION {"citationID":"wenb73lp","properties":{"formattedCitation":"(Boyko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E3773" w:rsidRPr="00CE7A00">
        <w:rPr>
          <w:rFonts w:eastAsia="Times New Roman" w:cs="Times New Roman"/>
          <w:szCs w:val="24"/>
        </w:rPr>
        <w:fldChar w:fldCharType="separate"/>
      </w:r>
      <w:r w:rsidR="00BE3773" w:rsidRPr="00CE7A00">
        <w:rPr>
          <w:rFonts w:eastAsia="Times New Roman" w:cs="Times New Roman"/>
          <w:noProof/>
          <w:szCs w:val="24"/>
        </w:rPr>
        <w:t>(Boyko et al. 2022)</w:t>
      </w:r>
      <w:r w:rsidR="00BE3773" w:rsidRPr="00CE7A00">
        <w:rPr>
          <w:rFonts w:eastAsia="Times New Roman" w:cs="Times New Roman"/>
          <w:szCs w:val="24"/>
        </w:rPr>
        <w:fldChar w:fldCharType="end"/>
      </w:r>
      <w:r w:rsidR="00BE3773" w:rsidRPr="00CE7A00">
        <w:rPr>
          <w:rFonts w:eastAsia="Times New Roman" w:cs="Times New Roman"/>
          <w:szCs w:val="24"/>
        </w:rPr>
        <w:t xml:space="preserve">. </w:t>
      </w:r>
      <w:r w:rsidRPr="00CE7A00">
        <w:rPr>
          <w:rFonts w:eastAsia="Times New Roman" w:cs="Times New Roman"/>
          <w:szCs w:val="24"/>
        </w:rPr>
        <w:t>We conduct</w:t>
      </w:r>
      <w:ins w:id="549" w:author="Eric Hagen" w:date="2022-09-23T00:48:00Z">
        <w:r w:rsidR="00703094">
          <w:rPr>
            <w:rFonts w:eastAsia="Times New Roman" w:cs="Times New Roman"/>
            <w:szCs w:val="24"/>
          </w:rPr>
          <w:t>ed</w:t>
        </w:r>
      </w:ins>
      <w:r w:rsidRPr="00CE7A00">
        <w:rPr>
          <w:rFonts w:eastAsia="Times New Roman" w:cs="Times New Roman"/>
          <w:szCs w:val="24"/>
        </w:rPr>
        <w:t xml:space="preserve"> model averaging and compare parameter estimates within hOUwie to test for: (1) a relationship between climatic optima and life history strategy, and (</w:t>
      </w:r>
      <w:r w:rsidR="00D315FF" w:rsidRPr="00CE7A00">
        <w:rPr>
          <w:rFonts w:eastAsia="Times New Roman" w:cs="Times New Roman"/>
          <w:szCs w:val="24"/>
        </w:rPr>
        <w:t>2</w:t>
      </w:r>
      <w:r w:rsidRPr="00CE7A00">
        <w:rPr>
          <w:rFonts w:eastAsia="Times New Roman" w:cs="Times New Roman"/>
          <w:szCs w:val="24"/>
        </w:rPr>
        <w:t xml:space="preserve">) whether evolutionary rates of annuals are greater for annuals than perennials across all climatic variables. </w:t>
      </w:r>
      <w:r w:rsidR="00B86A89" w:rsidRPr="00CE7A00">
        <w:rPr>
          <w:rFonts w:eastAsia="Times New Roman" w:cs="Times New Roman"/>
          <w:szCs w:val="24"/>
        </w:rPr>
        <w:t xml:space="preserve">However, rather </w:t>
      </w:r>
      <w:r w:rsidR="00B86A89" w:rsidRPr="00CE7A00">
        <w:rPr>
          <w:rFonts w:eastAsia="Times New Roman" w:cs="Times New Roman"/>
          <w:szCs w:val="24"/>
        </w:rPr>
        <w:lastRenderedPageBreak/>
        <w:t>than comparing parameter estimates (</w:t>
      </w:r>
      <m:oMath>
        <m:r>
          <w:rPr>
            <w:rFonts w:ascii="Cambria Math" w:eastAsia="Times New Roman" w:hAnsi="Cambria Math" w:cs="Times New Roman"/>
            <w:szCs w:val="24"/>
          </w:rPr>
          <m:t>θ</m:t>
        </m:r>
      </m:oMath>
      <w:r w:rsidR="00B86A89" w:rsidRPr="00CE7A00">
        <w:rPr>
          <w:rFonts w:eastAsia="Times New Roman" w:cs="Times New Roman"/>
          <w:szCs w:val="24"/>
        </w:rPr>
        <w:t xml:space="preserve">, </w:t>
      </w:r>
      <m:oMath>
        <m:sSup>
          <m:sSupPr>
            <m:ctrlPr>
              <w:rPr>
                <w:rFonts w:ascii="Cambria Math" w:eastAsia="Times New Roman" w:hAnsi="Cambria Math" w:cs="Times New Roman"/>
                <w:i/>
                <w:szCs w:val="24"/>
              </w:rPr>
            </m:ctrlPr>
          </m:sSupPr>
          <m:e>
            <m:r>
              <w:rPr>
                <w:rFonts w:ascii="Cambria Math" w:eastAsia="Times New Roman" w:hAnsi="Cambria Math" w:cs="Times New Roman"/>
                <w:szCs w:val="24"/>
              </w:rPr>
              <m:t>σ</m:t>
            </m:r>
          </m:e>
          <m:sup>
            <m:r>
              <w:rPr>
                <w:rFonts w:ascii="Cambria Math" w:eastAsia="Times New Roman" w:hAnsi="Cambria Math" w:cs="Times New Roman"/>
                <w:szCs w:val="24"/>
              </w:rPr>
              <m:t>2</m:t>
            </m:r>
          </m:sup>
        </m:sSup>
      </m:oMath>
      <w:r w:rsidR="00B86A89" w:rsidRPr="00CE7A00">
        <w:rPr>
          <w:rFonts w:eastAsia="Times New Roman" w:cs="Times New Roman"/>
          <w:szCs w:val="24"/>
        </w:rPr>
        <w:t xml:space="preserve">, </w:t>
      </w:r>
      <m:oMath>
        <m:r>
          <w:rPr>
            <w:rFonts w:ascii="Cambria Math" w:eastAsia="Times New Roman" w:hAnsi="Cambria Math" w:cs="Times New Roman"/>
            <w:szCs w:val="24"/>
          </w:rPr>
          <m:t>q</m:t>
        </m:r>
      </m:oMath>
      <w:r w:rsidR="00B86A89" w:rsidRPr="00CE7A00">
        <w:rPr>
          <w:rFonts w:eastAsia="Times New Roman" w:cs="Times New Roman"/>
          <w:szCs w:val="24"/>
        </w:rPr>
        <w:t>) directly, we compare</w:t>
      </w:r>
      <w:ins w:id="550" w:author="Eric Hagen" w:date="2022-09-23T00:49:00Z">
        <w:r w:rsidR="00703094">
          <w:rPr>
            <w:rFonts w:eastAsia="Times New Roman" w:cs="Times New Roman"/>
            <w:szCs w:val="24"/>
          </w:rPr>
          <w:t>d</w:t>
        </w:r>
      </w:ins>
      <w:r w:rsidR="00B86A89" w:rsidRPr="00CE7A00">
        <w:rPr>
          <w:rFonts w:eastAsia="Times New Roman" w:cs="Times New Roman"/>
          <w:szCs w:val="24"/>
        </w:rPr>
        <w:t xml:space="preserve"> the expected values and expected variances of the tips</w:t>
      </w:r>
      <w:r w:rsidR="00420C47" w:rsidRPr="00CE7A00">
        <w:rPr>
          <w:rFonts w:eastAsia="Times New Roman" w:cs="Times New Roman"/>
          <w:szCs w:val="24"/>
        </w:rPr>
        <w:t>, which combine the parameters</w:t>
      </w:r>
      <w:r w:rsidR="00B86A89" w:rsidRPr="00CE7A00">
        <w:rPr>
          <w:rFonts w:eastAsia="Times New Roman" w:cs="Times New Roman"/>
          <w:szCs w:val="24"/>
        </w:rPr>
        <w:t xml:space="preserve"> </w:t>
      </w:r>
      <w:r w:rsidR="003D1594" w:rsidRPr="00CE7A00">
        <w:rPr>
          <w:rFonts w:eastAsia="Times New Roman" w:cs="Times New Roman"/>
          <w:szCs w:val="24"/>
        </w:rPr>
        <w:t xml:space="preserve">estimates </w:t>
      </w:r>
      <w:r w:rsidR="00420C47" w:rsidRPr="00CE7A00">
        <w:rPr>
          <w:rFonts w:eastAsia="Times New Roman" w:cs="Times New Roman"/>
          <w:szCs w:val="24"/>
        </w:rPr>
        <w:t xml:space="preserve">and the phylogenetic history of each lineage </w:t>
      </w:r>
      <w:r w:rsidR="00B86A89" w:rsidRPr="00CE7A00">
        <w:rPr>
          <w:rFonts w:eastAsia="Times New Roman" w:cs="Times New Roman"/>
          <w:szCs w:val="24"/>
        </w:rPr>
        <w:fldChar w:fldCharType="begin"/>
      </w:r>
      <w:r w:rsidR="002D4EAD" w:rsidRPr="00CE7A00">
        <w:rPr>
          <w:rFonts w:eastAsia="Times New Roman" w:cs="Times New Roman"/>
          <w:szCs w:val="24"/>
        </w:rPr>
        <w:instrText xml:space="preserve"> ADDIN ZOTERO_ITEM CSL_CITATION {"citationID":"UN238RV4","properties":{"formattedCitation":"(Hansen 1997; Butler and King 2004; Beaulieu et al. 2012)","plainCitation":"(Hansen 1997; Butler and King 2004; Beaulieu et al. 2012)","noteIndex":0},"citationItems":[{"id":8571,"uris":["http://zotero.org/users/local/X8CzRyu0/items/HXW4R2QZ"],"itemData":{"id":8571,"type":"article-journal","abstract":"Comparative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B86A89" w:rsidRPr="00CE7A00">
        <w:rPr>
          <w:rFonts w:eastAsia="Times New Roman" w:cs="Times New Roman"/>
          <w:szCs w:val="24"/>
        </w:rPr>
        <w:fldChar w:fldCharType="separate"/>
      </w:r>
      <w:r w:rsidR="002D4EAD" w:rsidRPr="00CE7A00">
        <w:rPr>
          <w:rFonts w:eastAsia="Times New Roman" w:cs="Times New Roman"/>
          <w:noProof/>
          <w:szCs w:val="24"/>
        </w:rPr>
        <w:t>(Hansen 1997; Butler and King 2004; Beaulieu et al. 2012)</w:t>
      </w:r>
      <w:r w:rsidR="00B86A89" w:rsidRPr="00CE7A00">
        <w:rPr>
          <w:rFonts w:eastAsia="Times New Roman" w:cs="Times New Roman"/>
          <w:szCs w:val="24"/>
        </w:rPr>
        <w:fldChar w:fldCharType="end"/>
      </w:r>
      <w:r w:rsidR="00B86A89" w:rsidRPr="00CE7A00">
        <w:rPr>
          <w:rFonts w:eastAsia="Times New Roman" w:cs="Times New Roman"/>
          <w:szCs w:val="24"/>
        </w:rPr>
        <w:t xml:space="preserve">. </w:t>
      </w:r>
      <w:r w:rsidR="002D4EAD" w:rsidRPr="00CE7A00">
        <w:rPr>
          <w:rFonts w:eastAsia="Times New Roman" w:cs="Times New Roman"/>
          <w:szCs w:val="24"/>
        </w:rPr>
        <w:t>T</w:t>
      </w:r>
      <w:r w:rsidR="00B86A89" w:rsidRPr="00CE7A00">
        <w:rPr>
          <w:rFonts w:eastAsia="Times New Roman" w:cs="Times New Roman"/>
          <w:szCs w:val="24"/>
        </w:rPr>
        <w:t xml:space="preserve">he value of a parameter estimate in isolation can be misleading </w:t>
      </w:r>
      <w:r w:rsidR="002D4EAD" w:rsidRPr="00CE7A00">
        <w:rPr>
          <w:rFonts w:eastAsia="Times New Roman" w:cs="Times New Roman"/>
          <w:szCs w:val="24"/>
        </w:rPr>
        <w:t xml:space="preserve">because </w:t>
      </w:r>
      <w:r w:rsidR="00B86A89" w:rsidRPr="00CE7A00">
        <w:rPr>
          <w:rFonts w:eastAsia="Times New Roman" w:cs="Times New Roman"/>
          <w:szCs w:val="24"/>
        </w:rPr>
        <w:t xml:space="preserve">its interpretation will depend on the value of other aspects of the model. For example, although an estimate of </w:t>
      </w:r>
      <m:oMath>
        <m:r>
          <w:rPr>
            <w:rFonts w:ascii="Cambria Math" w:eastAsia="Times New Roman" w:hAnsi="Cambria Math" w:cs="Times New Roman"/>
            <w:szCs w:val="24"/>
          </w:rPr>
          <m:t>θ</m:t>
        </m:r>
      </m:oMath>
      <w:r w:rsidR="00B86A89" w:rsidRPr="00CE7A00">
        <w:rPr>
          <w:rFonts w:eastAsia="Times New Roman" w:cs="Times New Roman"/>
          <w:szCs w:val="24"/>
        </w:rPr>
        <w:t xml:space="preserve"> can indicate a long-term phenotypic optimum, how quickly that optimum is </w:t>
      </w:r>
      <w:r w:rsidR="002D4EAD" w:rsidRPr="00CE7A00">
        <w:rPr>
          <w:rFonts w:eastAsia="Times New Roman" w:cs="Times New Roman"/>
          <w:szCs w:val="24"/>
        </w:rPr>
        <w:t>approached,</w:t>
      </w:r>
      <w:r w:rsidR="00B86A89" w:rsidRPr="00CE7A00">
        <w:rPr>
          <w:rFonts w:eastAsia="Times New Roman" w:cs="Times New Roman"/>
          <w:szCs w:val="24"/>
        </w:rPr>
        <w:t xml:space="preserve"> and the biological significance of that estimate will depend on the amount of time spent in a particular state (</w:t>
      </w:r>
      <m:oMath>
        <m:r>
          <w:rPr>
            <w:rFonts w:ascii="Cambria Math" w:eastAsia="Times New Roman" w:hAnsi="Cambria Math" w:cs="Times New Roman"/>
            <w:szCs w:val="24"/>
          </w:rPr>
          <m:t>q</m:t>
        </m:r>
      </m:oMath>
      <w:r w:rsidR="00B86A89" w:rsidRPr="00CE7A00">
        <w:rPr>
          <w:rFonts w:eastAsia="Times New Roman" w:cs="Times New Roman"/>
          <w:szCs w:val="24"/>
        </w:rPr>
        <w:t>) and the rate of pull towards the optimum (</w:t>
      </w:r>
      <m:oMath>
        <m:r>
          <w:rPr>
            <w:rFonts w:ascii="Cambria Math" w:eastAsia="Times New Roman" w:hAnsi="Cambria Math" w:cs="Times New Roman"/>
            <w:szCs w:val="24"/>
          </w:rPr>
          <m:t>α</m:t>
        </m:r>
      </m:oMath>
      <w:r w:rsidR="00B86A89" w:rsidRPr="00CE7A00">
        <w:rPr>
          <w:rFonts w:eastAsia="Times New Roman" w:cs="Times New Roman"/>
          <w:szCs w:val="24"/>
        </w:rPr>
        <w:t>)</w:t>
      </w:r>
      <w:r w:rsidR="0005033D" w:rsidRPr="00CE7A00">
        <w:rPr>
          <w:rFonts w:eastAsia="Times New Roman" w:cs="Times New Roman"/>
          <w:szCs w:val="24"/>
        </w:rPr>
        <w:t xml:space="preserve"> while in that state</w:t>
      </w:r>
      <w:r w:rsidR="00B86A89" w:rsidRPr="00CE7A00">
        <w:rPr>
          <w:rFonts w:eastAsia="Times New Roman" w:cs="Times New Roman"/>
          <w:szCs w:val="24"/>
        </w:rPr>
        <w:t xml:space="preserve">. </w:t>
      </w:r>
      <w:r w:rsidR="00717360" w:rsidRPr="00CE7A00">
        <w:rPr>
          <w:rFonts w:eastAsia="Times New Roman" w:cs="Times New Roman"/>
          <w:szCs w:val="24"/>
        </w:rPr>
        <w:t xml:space="preserve">By using expected </w:t>
      </w:r>
      <w:r w:rsidR="00115206" w:rsidRPr="00CE7A00">
        <w:rPr>
          <w:rFonts w:eastAsia="Times New Roman" w:cs="Times New Roman"/>
          <w:szCs w:val="24"/>
        </w:rPr>
        <w:t xml:space="preserve">value </w:t>
      </w:r>
      <w:r w:rsidR="00717360" w:rsidRPr="00CE7A00">
        <w:rPr>
          <w:rFonts w:eastAsia="Times New Roman" w:cs="Times New Roman"/>
          <w:szCs w:val="24"/>
        </w:rPr>
        <w:t xml:space="preserve">and expected variance, we can evaluate whether the model predicts differences between annuals and perennials when accounting for </w:t>
      </w:r>
      <w:proofErr w:type="gramStart"/>
      <w:r w:rsidR="00717360" w:rsidRPr="00CE7A00">
        <w:rPr>
          <w:rFonts w:eastAsia="Times New Roman" w:cs="Times New Roman"/>
          <w:szCs w:val="24"/>
        </w:rPr>
        <w:t>all of</w:t>
      </w:r>
      <w:proofErr w:type="gramEnd"/>
      <w:r w:rsidR="00717360" w:rsidRPr="00CE7A00">
        <w:rPr>
          <w:rFonts w:eastAsia="Times New Roman" w:cs="Times New Roman"/>
          <w:szCs w:val="24"/>
        </w:rPr>
        <w:t xml:space="preserve"> the model parameters and the inherent uncertainty in the evolutionary history of the linages. </w:t>
      </w:r>
      <w:r w:rsidRPr="00CE7A00">
        <w:rPr>
          <w:rFonts w:eastAsia="Times New Roman" w:cs="Times New Roman"/>
          <w:szCs w:val="24"/>
        </w:rPr>
        <w:t xml:space="preserve">The differences between </w:t>
      </w:r>
      <w:r w:rsidR="0087794B" w:rsidRPr="00CE7A00">
        <w:rPr>
          <w:rFonts w:eastAsia="Times New Roman" w:cs="Times New Roman"/>
          <w:szCs w:val="24"/>
        </w:rPr>
        <w:t>expected values</w:t>
      </w:r>
      <w:r w:rsidRPr="00CE7A00">
        <w:rPr>
          <w:rFonts w:eastAsia="Times New Roman" w:cs="Times New Roman"/>
          <w:szCs w:val="24"/>
        </w:rPr>
        <w:t xml:space="preserve"> </w:t>
      </w:r>
      <w:r w:rsidR="00DD7B78" w:rsidRPr="00CE7A00">
        <w:rPr>
          <w:rFonts w:eastAsia="Times New Roman" w:cs="Times New Roman"/>
          <w:szCs w:val="24"/>
        </w:rPr>
        <w:t xml:space="preserve">and expected variance between </w:t>
      </w:r>
      <w:r w:rsidRPr="00CE7A00">
        <w:rPr>
          <w:rFonts w:eastAsia="Times New Roman" w:cs="Times New Roman"/>
          <w:szCs w:val="24"/>
        </w:rPr>
        <w:t xml:space="preserve">annuals and perennials </w:t>
      </w:r>
      <w:del w:id="551" w:author="Eric Hagen" w:date="2022-09-23T00:51:00Z">
        <w:r w:rsidRPr="00CE7A00" w:rsidDel="00C12E8C">
          <w:rPr>
            <w:rFonts w:eastAsia="Times New Roman" w:cs="Times New Roman"/>
            <w:szCs w:val="24"/>
          </w:rPr>
          <w:delText xml:space="preserve">are </w:delText>
        </w:r>
      </w:del>
      <w:ins w:id="552" w:author="Eric Hagen" w:date="2022-09-23T00:51:00Z">
        <w:r w:rsidR="00C12E8C">
          <w:rPr>
            <w:rFonts w:eastAsia="Times New Roman" w:cs="Times New Roman"/>
            <w:szCs w:val="24"/>
          </w:rPr>
          <w:t>were</w:t>
        </w:r>
        <w:r w:rsidR="00C12E8C" w:rsidRPr="00CE7A00">
          <w:rPr>
            <w:rFonts w:eastAsia="Times New Roman" w:cs="Times New Roman"/>
            <w:szCs w:val="24"/>
          </w:rPr>
          <w:t xml:space="preserve"> </w:t>
        </w:r>
      </w:ins>
      <w:r w:rsidR="001D6A67" w:rsidRPr="00CE7A00">
        <w:rPr>
          <w:rFonts w:eastAsia="Times New Roman" w:cs="Times New Roman"/>
          <w:szCs w:val="24"/>
        </w:rPr>
        <w:t>hypothesized</w:t>
      </w:r>
      <w:r w:rsidRPr="00CE7A00">
        <w:rPr>
          <w:rFonts w:eastAsia="Times New Roman" w:cs="Times New Roman"/>
          <w:szCs w:val="24"/>
        </w:rPr>
        <w:t xml:space="preserve"> to depend on the </w:t>
      </w:r>
      <w:proofErr w:type="gramStart"/>
      <w:r w:rsidRPr="00CE7A00">
        <w:rPr>
          <w:rFonts w:eastAsia="Times New Roman" w:cs="Times New Roman"/>
          <w:szCs w:val="24"/>
        </w:rPr>
        <w:t>particular climatic</w:t>
      </w:r>
      <w:proofErr w:type="gramEnd"/>
      <w:r w:rsidRPr="00CE7A00">
        <w:rPr>
          <w:rFonts w:eastAsia="Times New Roman" w:cs="Times New Roman"/>
          <w:szCs w:val="24"/>
        </w:rPr>
        <w:t xml:space="preserve"> variable being modeled (Table 1). For each clade, </w:t>
      </w:r>
      <w:commentRangeStart w:id="553"/>
      <w:r w:rsidRPr="00CE7A00">
        <w:rPr>
          <w:rFonts w:eastAsia="Times New Roman" w:cs="Times New Roman"/>
          <w:szCs w:val="24"/>
        </w:rPr>
        <w:t>we test</w:t>
      </w:r>
      <w:ins w:id="554" w:author="Eric Hagen" w:date="2022-09-23T00:51:00Z">
        <w:r w:rsidR="00C12E8C">
          <w:rPr>
            <w:rFonts w:eastAsia="Times New Roman" w:cs="Times New Roman"/>
            <w:szCs w:val="24"/>
          </w:rPr>
          <w:t>ed</w:t>
        </w:r>
      </w:ins>
      <w:r w:rsidRPr="00CE7A00">
        <w:rPr>
          <w:rFonts w:eastAsia="Times New Roman" w:cs="Times New Roman"/>
          <w:szCs w:val="24"/>
        </w:rPr>
        <w:t xml:space="preserve"> whether there </w:t>
      </w:r>
      <w:del w:id="555" w:author="Eric Hagen" w:date="2022-09-23T00:51:00Z">
        <w:r w:rsidRPr="00CE7A00" w:rsidDel="00C12E8C">
          <w:rPr>
            <w:rFonts w:eastAsia="Times New Roman" w:cs="Times New Roman"/>
            <w:szCs w:val="24"/>
          </w:rPr>
          <w:delText xml:space="preserve">is </w:delText>
        </w:r>
      </w:del>
      <w:ins w:id="556" w:author="Eric Hagen" w:date="2022-09-23T00:51:00Z">
        <w:r w:rsidR="00C12E8C">
          <w:rPr>
            <w:rFonts w:eastAsia="Times New Roman" w:cs="Times New Roman"/>
            <w:szCs w:val="24"/>
          </w:rPr>
          <w:t>was</w:t>
        </w:r>
        <w:r w:rsidR="00C12E8C" w:rsidRPr="00CE7A00">
          <w:rPr>
            <w:rFonts w:eastAsia="Times New Roman" w:cs="Times New Roman"/>
            <w:szCs w:val="24"/>
          </w:rPr>
          <w:t xml:space="preserve"> </w:t>
        </w:r>
      </w:ins>
      <w:r w:rsidRPr="00CE7A00">
        <w:rPr>
          <w:rFonts w:eastAsia="Times New Roman" w:cs="Times New Roman"/>
          <w:szCs w:val="24"/>
        </w:rPr>
        <w:t xml:space="preserve">a signal </w:t>
      </w:r>
      <w:commentRangeEnd w:id="553"/>
      <w:r w:rsidR="00F71E99">
        <w:rPr>
          <w:rStyle w:val="CommentReference"/>
        </w:rPr>
        <w:commentReference w:id="553"/>
      </w:r>
      <w:r w:rsidRPr="00CE7A00">
        <w:rPr>
          <w:rFonts w:eastAsia="Times New Roman" w:cs="Times New Roman"/>
          <w:szCs w:val="24"/>
        </w:rPr>
        <w:t>of correlation between the climatic variable and life history strategy.</w:t>
      </w:r>
      <w:r w:rsidR="00BB4CBB" w:rsidRPr="00CE7A00">
        <w:rPr>
          <w:rFonts w:eastAsia="Times New Roman" w:cs="Times New Roman"/>
          <w:szCs w:val="24"/>
        </w:rPr>
        <w:t xml:space="preserve"> Finally, we conduct</w:t>
      </w:r>
      <w:ins w:id="557" w:author="Eric Hagen" w:date="2022-09-23T00:51:00Z">
        <w:r w:rsidR="00C12E8C">
          <w:rPr>
            <w:rFonts w:eastAsia="Times New Roman" w:cs="Times New Roman"/>
            <w:szCs w:val="24"/>
          </w:rPr>
          <w:t>ed</w:t>
        </w:r>
      </w:ins>
      <w:r w:rsidR="00BB4CBB" w:rsidRPr="00CE7A00">
        <w:rPr>
          <w:rFonts w:eastAsia="Times New Roman" w:cs="Times New Roman"/>
          <w:szCs w:val="24"/>
        </w:rPr>
        <w:t xml:space="preserve"> model averaging by weighting each tip’s expected value and variance by the AIC weight of the model fit it is associated with. These tip values </w:t>
      </w:r>
      <w:del w:id="558" w:author="Eric Hagen" w:date="2022-09-23T00:51:00Z">
        <w:r w:rsidR="00BB4CBB" w:rsidRPr="00CE7A00" w:rsidDel="00C12E8C">
          <w:rPr>
            <w:rFonts w:eastAsia="Times New Roman" w:cs="Times New Roman"/>
            <w:szCs w:val="24"/>
          </w:rPr>
          <w:delText xml:space="preserve">are </w:delText>
        </w:r>
      </w:del>
      <w:ins w:id="559" w:author="Eric Hagen" w:date="2022-09-23T00:51:00Z">
        <w:r w:rsidR="00C12E8C">
          <w:rPr>
            <w:rFonts w:eastAsia="Times New Roman" w:cs="Times New Roman"/>
            <w:szCs w:val="24"/>
          </w:rPr>
          <w:t>were</w:t>
        </w:r>
        <w:r w:rsidR="00C12E8C" w:rsidRPr="00CE7A00">
          <w:rPr>
            <w:rFonts w:eastAsia="Times New Roman" w:cs="Times New Roman"/>
            <w:szCs w:val="24"/>
          </w:rPr>
          <w:t xml:space="preserve"> </w:t>
        </w:r>
      </w:ins>
      <w:r w:rsidR="00BB4CBB" w:rsidRPr="00CE7A00">
        <w:rPr>
          <w:rFonts w:eastAsia="Times New Roman" w:cs="Times New Roman"/>
          <w:szCs w:val="24"/>
        </w:rPr>
        <w:t xml:space="preserve">then categorized as either annual or perennial and the mean of each discrete category is taken for each clade. Each tip will always have the same observed state (unless explicitly coded as unknown), but their hidden state may differ. Thus, all estimated parameters </w:t>
      </w:r>
      <w:del w:id="560" w:author="Eric Hagen" w:date="2022-09-23T00:52:00Z">
        <w:r w:rsidR="00BB4CBB" w:rsidRPr="00CE7A00" w:rsidDel="00C12E8C">
          <w:rPr>
            <w:rFonts w:eastAsia="Times New Roman" w:cs="Times New Roman"/>
            <w:szCs w:val="24"/>
          </w:rPr>
          <w:delText xml:space="preserve">are </w:delText>
        </w:r>
      </w:del>
      <w:ins w:id="561" w:author="Eric Hagen" w:date="2022-09-23T00:52:00Z">
        <w:r w:rsidR="00C12E8C">
          <w:rPr>
            <w:rFonts w:eastAsia="Times New Roman" w:cs="Times New Roman"/>
            <w:szCs w:val="24"/>
          </w:rPr>
          <w:t>were</w:t>
        </w:r>
        <w:r w:rsidR="00C12E8C" w:rsidRPr="00CE7A00">
          <w:rPr>
            <w:rFonts w:eastAsia="Times New Roman" w:cs="Times New Roman"/>
            <w:szCs w:val="24"/>
          </w:rPr>
          <w:t xml:space="preserve"> </w:t>
        </w:r>
      </w:ins>
      <w:r w:rsidR="00BB4CBB" w:rsidRPr="00CE7A00">
        <w:rPr>
          <w:rFonts w:eastAsia="Times New Roman" w:cs="Times New Roman"/>
          <w:szCs w:val="24"/>
        </w:rPr>
        <w:t xml:space="preserve">averaged over hidden rate classes based on the associated observed character and joint probability of the underlying regime. </w:t>
      </w:r>
      <w:r w:rsidRPr="00CE7A00">
        <w:rPr>
          <w:rFonts w:eastAsia="Times New Roman" w:cs="Times New Roman"/>
          <w:szCs w:val="24"/>
        </w:rPr>
        <w:t xml:space="preserve"> The </w:t>
      </w:r>
      <w:r w:rsidR="00BB4CBB" w:rsidRPr="00CE7A00">
        <w:rPr>
          <w:rFonts w:eastAsia="Times New Roman" w:cs="Times New Roman"/>
          <w:szCs w:val="24"/>
        </w:rPr>
        <w:t xml:space="preserve">last </w:t>
      </w:r>
      <w:r w:rsidRPr="00CE7A00">
        <w:rPr>
          <w:rFonts w:eastAsia="Times New Roman" w:cs="Times New Roman"/>
          <w:szCs w:val="24"/>
        </w:rPr>
        <w:t xml:space="preserve">part of our analysis </w:t>
      </w:r>
      <w:del w:id="562" w:author="Eric Hagen" w:date="2022-09-23T00:52:00Z">
        <w:r w:rsidRPr="00CE7A00" w:rsidDel="00C12E8C">
          <w:rPr>
            <w:rFonts w:eastAsia="Times New Roman" w:cs="Times New Roman"/>
            <w:szCs w:val="24"/>
          </w:rPr>
          <w:delText xml:space="preserve">is </w:delText>
        </w:r>
      </w:del>
      <w:ins w:id="563" w:author="Eric Hagen" w:date="2022-09-23T00:52:00Z">
        <w:r w:rsidR="00C12E8C">
          <w:rPr>
            <w:rFonts w:eastAsia="Times New Roman" w:cs="Times New Roman"/>
            <w:szCs w:val="24"/>
          </w:rPr>
          <w:t>was</w:t>
        </w:r>
        <w:r w:rsidR="00C12E8C" w:rsidRPr="00CE7A00">
          <w:rPr>
            <w:rFonts w:eastAsia="Times New Roman" w:cs="Times New Roman"/>
            <w:szCs w:val="24"/>
          </w:rPr>
          <w:t xml:space="preserve"> </w:t>
        </w:r>
      </w:ins>
      <w:r w:rsidRPr="00CE7A00">
        <w:rPr>
          <w:rFonts w:eastAsia="Times New Roman" w:cs="Times New Roman"/>
          <w:szCs w:val="24"/>
        </w:rPr>
        <w:t xml:space="preserve">conducted to test whether the associations we detect within clades are broadly consistent across </w:t>
      </w:r>
      <w:r w:rsidR="00BB4CBB" w:rsidRPr="00CE7A00">
        <w:rPr>
          <w:rFonts w:eastAsia="Times New Roman" w:cs="Times New Roman"/>
          <w:szCs w:val="24"/>
        </w:rPr>
        <w:t xml:space="preserve">the 32 </w:t>
      </w:r>
      <w:r w:rsidRPr="00CE7A00">
        <w:rPr>
          <w:rFonts w:eastAsia="Times New Roman" w:cs="Times New Roman"/>
          <w:szCs w:val="24"/>
        </w:rPr>
        <w:t>clades. We use</w:t>
      </w:r>
      <w:ins w:id="564" w:author="Eric Hagen" w:date="2022-09-23T00:52:00Z">
        <w:r w:rsidR="00C12E8C">
          <w:rPr>
            <w:rFonts w:eastAsia="Times New Roman" w:cs="Times New Roman"/>
            <w:szCs w:val="24"/>
          </w:rPr>
          <w:t>d</w:t>
        </w:r>
      </w:ins>
      <w:r w:rsidRPr="00CE7A00">
        <w:rPr>
          <w:rFonts w:eastAsia="Times New Roman" w:cs="Times New Roman"/>
          <w:szCs w:val="24"/>
        </w:rPr>
        <w:t xml:space="preserve"> phylogenetic paired t-tests </w:t>
      </w:r>
      <w:r w:rsidR="00BB4CBB" w:rsidRPr="00CE7A00">
        <w:rPr>
          <w:rFonts w:eastAsia="Times New Roman" w:cs="Times New Roman"/>
          <w:szCs w:val="24"/>
        </w:rPr>
        <w:t xml:space="preserve">(Revell 2012) </w:t>
      </w:r>
      <w:r w:rsidRPr="00CE7A00">
        <w:rPr>
          <w:rFonts w:eastAsia="Times New Roman" w:cs="Times New Roman"/>
          <w:szCs w:val="24"/>
        </w:rPr>
        <w:t xml:space="preserve">to assess whether model averaged </w:t>
      </w:r>
      <w:r w:rsidR="00BB4CBB" w:rsidRPr="00CE7A00">
        <w:rPr>
          <w:rFonts w:eastAsia="Times New Roman" w:cs="Times New Roman"/>
          <w:szCs w:val="24"/>
        </w:rPr>
        <w:t>expected values and variances</w:t>
      </w:r>
      <w:r w:rsidRPr="00CE7A00">
        <w:rPr>
          <w:rFonts w:eastAsia="Times New Roman" w:cs="Times New Roman"/>
          <w:szCs w:val="24"/>
        </w:rPr>
        <w:t xml:space="preserve"> associated with life history strategy are consistently different across </w:t>
      </w:r>
      <w:r w:rsidR="00BB4CBB" w:rsidRPr="00CE7A00">
        <w:rPr>
          <w:rFonts w:eastAsia="Times New Roman" w:cs="Times New Roman"/>
          <w:szCs w:val="24"/>
        </w:rPr>
        <w:t xml:space="preserve">all </w:t>
      </w:r>
      <w:r w:rsidRPr="00CE7A00">
        <w:rPr>
          <w:rFonts w:eastAsia="Times New Roman" w:cs="Times New Roman"/>
          <w:szCs w:val="24"/>
        </w:rPr>
        <w:t xml:space="preserve">clades </w:t>
      </w:r>
      <w:r w:rsidR="00D557E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{"citationID":"HIYgMPye","properties":{"formattedCitation":"(Revell 2012)","plainCitation":"(Revell 2012)","noteIndex":0},"citationItems":[{"id":6653,"uris":["http://zotero.org/users/local/X8CzRyu0/items/QR2WRZC2"],"itemData":{"id":6653,"type":"article-journal","abstract":"1.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Evolution","DOI":"10.1111/j.2041-210X.2011.00169.x","ISSN":"2041-210X","issue":"2","language":"en","license":"© 2011 The Author. Methods in Ecology and Evolution © 2011 British Ecological Society","note":"_eprint: https://besjournals.onlinelibrary.wiley.com/doi/pdf/10.1111/j.2041-210X.2011.00169.x","page":"217-223","source":"Wiley Online Library","title":"phytools: an R package for phylogenetic comparative biology (and other things)","title-short":"phytools","volume":"3","author":[{"family":"Revell","given":"Liam J."}],"issued":{"date-parts":[["2012"]]}}}],"schema":"https://github.com/citation-style-language/schema/raw/master/csl-citation.json"} </w:instrText>
      </w:r>
      <w:r w:rsidR="00D557E5" w:rsidRPr="00CE7A00">
        <w:rPr>
          <w:rFonts w:eastAsia="Times New Roman" w:cs="Times New Roman"/>
          <w:szCs w:val="24"/>
        </w:rPr>
        <w:fldChar w:fldCharType="separate"/>
      </w:r>
      <w:r w:rsidR="00D557E5" w:rsidRPr="00CE7A00">
        <w:rPr>
          <w:rFonts w:eastAsia="Times New Roman" w:cs="Times New Roman"/>
          <w:noProof/>
          <w:szCs w:val="24"/>
        </w:rPr>
        <w:t>(Revell 2012)</w:t>
      </w:r>
      <w:r w:rsidR="00D557E5" w:rsidRPr="00CE7A00">
        <w:rPr>
          <w:rFonts w:eastAsia="Times New Roman" w:cs="Times New Roman"/>
          <w:szCs w:val="24"/>
        </w:rPr>
        <w:fldChar w:fldCharType="end"/>
      </w:r>
      <w:r w:rsidRPr="00CE7A00">
        <w:rPr>
          <w:rFonts w:eastAsia="Times New Roman" w:cs="Times New Roman"/>
          <w:szCs w:val="24"/>
        </w:rPr>
        <w:t xml:space="preserve">. We used the whole seed plant phylogeny based on molecular data from </w:t>
      </w:r>
      <w:r w:rsidR="00D557E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{"citationID":"se0wryfU","properties":{"custom":"Smith and Brown","formattedCitation":"Smith and Brown","plainCitation":"Smith and Brown","noteIndex":0},"citationItems":[{"id":"tweS9AKi/mRr2FLbB","uris":["http://zotero.org/users/local/X8CzRyu0/items/I3DPRNCK"],"itemData":{"id":9208,"type":"article-journal","abstract":"Premise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sidRPr="00CE7A00">
        <w:rPr>
          <w:rFonts w:eastAsia="Times New Roman" w:cs="Times New Roman"/>
          <w:szCs w:val="24"/>
        </w:rPr>
        <w:fldChar w:fldCharType="separate"/>
      </w:r>
      <w:r w:rsidR="00D557E5" w:rsidRPr="00CE7A00">
        <w:rPr>
          <w:rFonts w:eastAsia="Times New Roman" w:cs="Times New Roman"/>
          <w:noProof/>
          <w:szCs w:val="24"/>
        </w:rPr>
        <w:t>Smith and Brown</w:t>
      </w:r>
      <w:r w:rsidR="00D557E5" w:rsidRPr="00CE7A00">
        <w:rPr>
          <w:rFonts w:eastAsia="Times New Roman" w:cs="Times New Roman"/>
          <w:szCs w:val="24"/>
        </w:rPr>
        <w:fldChar w:fldCharType="end"/>
      </w:r>
      <w:r w:rsidR="00D557E5" w:rsidRPr="00CE7A00">
        <w:rPr>
          <w:rFonts w:eastAsia="Times New Roman" w:cs="Times New Roman"/>
          <w:szCs w:val="24"/>
        </w:rPr>
        <w:t xml:space="preserve"> </w:t>
      </w:r>
      <w:r w:rsidRPr="00CE7A00">
        <w:rPr>
          <w:rFonts w:eastAsia="Times New Roman" w:cs="Times New Roman"/>
          <w:szCs w:val="24"/>
        </w:rPr>
        <w:t>(2018; “GBMB” tree) as a template to generate a backbone phylogeny that includes each of the 3</w:t>
      </w:r>
      <w:r w:rsidR="00943427" w:rsidRPr="00CE7A00">
        <w:rPr>
          <w:rFonts w:eastAsia="Times New Roman" w:cs="Times New Roman"/>
          <w:szCs w:val="24"/>
        </w:rPr>
        <w:t>2</w:t>
      </w:r>
      <w:r w:rsidRPr="00CE7A00">
        <w:rPr>
          <w:rFonts w:eastAsia="Times New Roman" w:cs="Times New Roman"/>
          <w:szCs w:val="24"/>
        </w:rPr>
        <w:t xml:space="preserve"> clades as individual tips (Figure 2a), using the R packages </w:t>
      </w:r>
      <w:proofErr w:type="spellStart"/>
      <w:r w:rsidRPr="00CE7A00">
        <w:rPr>
          <w:rFonts w:eastAsia="Times New Roman" w:cs="Times New Roman"/>
          <w:szCs w:val="24"/>
        </w:rPr>
        <w:t>phangorn</w:t>
      </w:r>
      <w:proofErr w:type="spellEnd"/>
      <w:r w:rsidRPr="00CE7A00">
        <w:rPr>
          <w:rFonts w:eastAsia="Times New Roman" w:cs="Times New Roman"/>
          <w:szCs w:val="24"/>
        </w:rPr>
        <w:t xml:space="preserve"> </w:t>
      </w:r>
      <w:r w:rsidR="00FB0FD5" w:rsidRPr="00CE7A00">
        <w:rPr>
          <w:rFonts w:eastAsia="Times New Roman" w:cs="Times New Roman"/>
          <w:szCs w:val="24"/>
        </w:rPr>
        <w:fldChar w:fldCharType="begin"/>
      </w:r>
      <w:r w:rsidR="00FB0FD5" w:rsidRPr="00CE7A00">
        <w:rPr>
          <w:rFonts w:eastAsia="Times New Roman" w:cs="Times New Roman"/>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sidRPr="00CE7A00">
        <w:rPr>
          <w:rFonts w:eastAsia="Times New Roman" w:cs="Times New Roman"/>
          <w:szCs w:val="24"/>
        </w:rPr>
        <w:fldChar w:fldCharType="separate"/>
      </w:r>
      <w:r w:rsidR="00FB0FD5" w:rsidRPr="00CE7A00">
        <w:rPr>
          <w:rFonts w:eastAsia="Times New Roman" w:cs="Times New Roman"/>
          <w:noProof/>
          <w:szCs w:val="24"/>
        </w:rPr>
        <w:t>(Schliep 2011)</w:t>
      </w:r>
      <w:r w:rsidR="00FB0FD5" w:rsidRPr="00CE7A00">
        <w:rPr>
          <w:rFonts w:eastAsia="Times New Roman" w:cs="Times New Roman"/>
          <w:szCs w:val="24"/>
        </w:rPr>
        <w:fldChar w:fldCharType="end"/>
      </w:r>
      <w:r w:rsidRPr="00CE7A00">
        <w:rPr>
          <w:rFonts w:eastAsia="Times New Roman" w:cs="Times New Roman"/>
          <w:szCs w:val="24"/>
        </w:rPr>
        <w:t xml:space="preserve"> and ape </w:t>
      </w:r>
      <w:r w:rsidR="00FB0FD5" w:rsidRPr="00CE7A00">
        <w:rPr>
          <w:rFonts w:eastAsia="Times New Roman" w:cs="Times New Roman"/>
          <w:szCs w:val="24"/>
        </w:rPr>
        <w:fldChar w:fldCharType="begin"/>
      </w:r>
      <w:r w:rsidR="00FB0FD5" w:rsidRPr="00CE7A00">
        <w:rPr>
          <w:rFonts w:eastAsia="Times New Roman" w:cs="Times New Roman"/>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sidRPr="00CE7A00">
        <w:rPr>
          <w:rFonts w:eastAsia="Times New Roman" w:cs="Times New Roman"/>
          <w:szCs w:val="24"/>
        </w:rPr>
        <w:fldChar w:fldCharType="separate"/>
      </w:r>
      <w:r w:rsidR="00FB0FD5" w:rsidRPr="00CE7A00">
        <w:rPr>
          <w:rFonts w:eastAsia="Times New Roman" w:cs="Times New Roman"/>
          <w:noProof/>
          <w:szCs w:val="24"/>
        </w:rPr>
        <w:t>(Paradis et al. 2004)</w:t>
      </w:r>
      <w:r w:rsidR="00FB0FD5" w:rsidRPr="00CE7A00">
        <w:rPr>
          <w:rFonts w:eastAsia="Times New Roman" w:cs="Times New Roman"/>
          <w:szCs w:val="24"/>
        </w:rPr>
        <w:fldChar w:fldCharType="end"/>
      </w:r>
      <w:r w:rsidRPr="00CE7A00">
        <w:rPr>
          <w:rFonts w:eastAsia="Times New Roman" w:cs="Times New Roman"/>
          <w:szCs w:val="24"/>
        </w:rPr>
        <w:t xml:space="preserve"> to prune out all other tips. </w:t>
      </w:r>
    </w:p>
    <w:p w14:paraId="0676529E" w14:textId="77777777" w:rsidR="00DC165B" w:rsidRPr="00CE7A00" w:rsidRDefault="00DC165B" w:rsidP="000C5DCE">
      <w:pPr>
        <w:shd w:val="clear" w:color="auto" w:fill="FFFFFF"/>
        <w:spacing w:line="360" w:lineRule="auto"/>
        <w:ind w:firstLine="720"/>
        <w:rPr>
          <w:rFonts w:eastAsia="Times New Roman" w:cs="Times New Roman"/>
          <w:szCs w:val="24"/>
        </w:rPr>
      </w:pPr>
    </w:p>
    <w:p w14:paraId="32B737D4" w14:textId="0828BBE0" w:rsidR="00F77C2D"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t>Results</w:t>
      </w:r>
    </w:p>
    <w:p w14:paraId="4B01EA70" w14:textId="1AB83032"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 xml:space="preserve">Multi-clade analysis </w:t>
      </w:r>
      <w:r w:rsidR="003077DC" w:rsidRPr="00CE7A00">
        <w:rPr>
          <w:rFonts w:eastAsia="Times New Roman" w:cs="Times New Roman"/>
          <w:i/>
          <w:szCs w:val="24"/>
        </w:rPr>
        <w:t xml:space="preserve">and model selection </w:t>
      </w:r>
      <w:r w:rsidRPr="00CE7A00">
        <w:rPr>
          <w:rFonts w:eastAsia="Times New Roman" w:cs="Times New Roman"/>
          <w:i/>
          <w:szCs w:val="24"/>
        </w:rPr>
        <w:t xml:space="preserve">with hOUwie </w:t>
      </w:r>
    </w:p>
    <w:p w14:paraId="1B7B8292" w14:textId="1BAAFD99" w:rsidR="00DC165B" w:rsidRPr="00CE7A00" w:rsidRDefault="00887753" w:rsidP="00E8237C">
      <w:pPr>
        <w:shd w:val="clear" w:color="auto" w:fill="FFFFFF"/>
        <w:spacing w:line="360" w:lineRule="auto"/>
        <w:rPr>
          <w:rFonts w:eastAsia="Times New Roman" w:cs="Times New Roman"/>
          <w:szCs w:val="24"/>
        </w:rPr>
      </w:pPr>
      <w:r w:rsidRPr="00CE7A00">
        <w:rPr>
          <w:rFonts w:eastAsia="Times New Roman" w:cs="Times New Roman"/>
          <w:szCs w:val="24"/>
        </w:rPr>
        <w:t xml:space="preserve">In general, we found </w:t>
      </w:r>
      <w:del w:id="565" w:author="Eric Hagen" w:date="2022-09-23T01:08:00Z">
        <w:r w:rsidRPr="00CE7A00" w:rsidDel="00984AC0">
          <w:rPr>
            <w:rFonts w:eastAsia="Times New Roman" w:cs="Times New Roman"/>
            <w:szCs w:val="24"/>
          </w:rPr>
          <w:delText>a mix of</w:delText>
        </w:r>
      </w:del>
      <w:ins w:id="566" w:author="Eric Hagen" w:date="2022-09-23T01:08:00Z">
        <w:r w:rsidR="00984AC0">
          <w:rPr>
            <w:rFonts w:eastAsia="Times New Roman" w:cs="Times New Roman"/>
            <w:szCs w:val="24"/>
          </w:rPr>
          <w:t>mixed</w:t>
        </w:r>
      </w:ins>
      <w:r w:rsidRPr="00CE7A00">
        <w:rPr>
          <w:rFonts w:eastAsia="Times New Roman" w:cs="Times New Roman"/>
          <w:szCs w:val="24"/>
        </w:rPr>
        <w:t xml:space="preserve"> support for </w:t>
      </w:r>
      <w:r w:rsidR="00B95165" w:rsidRPr="00CE7A00">
        <w:rPr>
          <w:rFonts w:eastAsia="Times New Roman" w:cs="Times New Roman"/>
          <w:szCs w:val="24"/>
        </w:rPr>
        <w:t>CID</w:t>
      </w:r>
      <w:r w:rsidRPr="00CE7A00">
        <w:rPr>
          <w:rFonts w:eastAsia="Times New Roman" w:cs="Times New Roman"/>
          <w:szCs w:val="24"/>
        </w:rPr>
        <w:t xml:space="preserve"> and </w:t>
      </w:r>
      <w:r w:rsidR="00B95165" w:rsidRPr="00CE7A00">
        <w:rPr>
          <w:rFonts w:eastAsia="Times New Roman" w:cs="Times New Roman"/>
          <w:szCs w:val="24"/>
        </w:rPr>
        <w:t xml:space="preserve">CD models </w:t>
      </w:r>
      <w:r w:rsidRPr="00CE7A00">
        <w:rPr>
          <w:rFonts w:eastAsia="Times New Roman" w:cs="Times New Roman"/>
          <w:szCs w:val="24"/>
        </w:rPr>
        <w:t xml:space="preserve">depending on both the clade and climatic variable being analyzed (Figure 2). </w:t>
      </w:r>
      <w:r w:rsidR="00933244" w:rsidRPr="00CE7A00">
        <w:rPr>
          <w:rFonts w:eastAsia="Times New Roman" w:cs="Times New Roman"/>
          <w:szCs w:val="24"/>
        </w:rPr>
        <w:t xml:space="preserve">The proportion of character dependence was </w:t>
      </w:r>
      <w:r w:rsidR="00933244" w:rsidRPr="00CE7A00">
        <w:rPr>
          <w:rFonts w:eastAsia="Times New Roman" w:cs="Times New Roman"/>
          <w:szCs w:val="24"/>
        </w:rPr>
        <w:lastRenderedPageBreak/>
        <w:t xml:space="preserve">calculated as the sum of the </w:t>
      </w:r>
      <w:proofErr w:type="spellStart"/>
      <w:r w:rsidR="00933244" w:rsidRPr="00CE7A00">
        <w:rPr>
          <w:rFonts w:eastAsia="Times New Roman" w:cs="Times New Roman"/>
          <w:szCs w:val="24"/>
        </w:rPr>
        <w:t>AICc</w:t>
      </w:r>
      <w:proofErr w:type="spellEnd"/>
      <w:r w:rsidR="00933244" w:rsidRPr="00CE7A00">
        <w:rPr>
          <w:rFonts w:eastAsia="Times New Roman" w:cs="Times New Roman"/>
          <w:szCs w:val="24"/>
        </w:rPr>
        <w:t xml:space="preserve"> weight for the model multiplied by either 1 for CD class models, 0 for CID class models</w:t>
      </w:r>
      <w:r w:rsidR="006B4F80" w:rsidRPr="00CE7A00">
        <w:rPr>
          <w:rFonts w:eastAsia="Times New Roman" w:cs="Times New Roman"/>
          <w:szCs w:val="24"/>
        </w:rPr>
        <w:t>,</w:t>
      </w:r>
      <w:r w:rsidR="00933244" w:rsidRPr="00CE7A00">
        <w:rPr>
          <w:rFonts w:eastAsia="Times New Roman" w:cs="Times New Roman"/>
          <w:szCs w:val="24"/>
        </w:rPr>
        <w:t xml:space="preserve"> and 0.5 for HYB models. </w:t>
      </w:r>
      <w:r w:rsidRPr="00CE7A00">
        <w:rPr>
          <w:rFonts w:eastAsia="Times New Roman" w:cs="Times New Roman"/>
          <w:szCs w:val="24"/>
        </w:rPr>
        <w:t xml:space="preserve">Certain clades, such as </w:t>
      </w:r>
      <w:r w:rsidRPr="00CE7A00">
        <w:rPr>
          <w:rFonts w:eastAsia="Times New Roman" w:cs="Times New Roman"/>
          <w:i/>
          <w:szCs w:val="24"/>
        </w:rPr>
        <w:t>Lupinus</w:t>
      </w:r>
      <w:r w:rsidRPr="00CE7A00">
        <w:rPr>
          <w:rFonts w:eastAsia="Times New Roman" w:cs="Times New Roman"/>
          <w:szCs w:val="24"/>
        </w:rPr>
        <w:t xml:space="preserve"> and </w:t>
      </w:r>
      <w:proofErr w:type="spellStart"/>
      <w:r w:rsidRPr="00CE7A00">
        <w:rPr>
          <w:rFonts w:eastAsia="Times New Roman" w:cs="Times New Roman"/>
          <w:szCs w:val="24"/>
        </w:rPr>
        <w:t>Pooideae</w:t>
      </w:r>
      <w:proofErr w:type="spellEnd"/>
      <w:r w:rsidRPr="00CE7A00">
        <w:rPr>
          <w:rFonts w:eastAsia="Times New Roman" w:cs="Times New Roman"/>
          <w:szCs w:val="24"/>
        </w:rPr>
        <w:t xml:space="preserve">, had consistent support for some form of character dependence, whereas other clades, such as Orobanchaceae and </w:t>
      </w:r>
      <w:proofErr w:type="spellStart"/>
      <w:r w:rsidRPr="00CE7A00">
        <w:rPr>
          <w:rFonts w:eastAsia="Times New Roman" w:cs="Times New Roman"/>
          <w:i/>
          <w:szCs w:val="24"/>
        </w:rPr>
        <w:t>Chamaecrista</w:t>
      </w:r>
      <w:proofErr w:type="spellEnd"/>
      <w:r w:rsidRPr="00CE7A00">
        <w:rPr>
          <w:rFonts w:eastAsia="Times New Roman" w:cs="Times New Roman"/>
          <w:szCs w:val="24"/>
        </w:rPr>
        <w:t xml:space="preserve">, showed little correlation between life history strategy and climatic niche evolution. However, these patterns are only broad overviews and do not distinguish between </w:t>
      </w:r>
      <w:del w:id="567" w:author="Eric Hagen" w:date="2022-09-23T01:11:00Z">
        <w:r w:rsidR="00FE3BA3" w:rsidRPr="00CE7A00" w:rsidDel="006274CA">
          <w:rPr>
            <w:rFonts w:eastAsia="Times New Roman" w:cs="Times New Roman"/>
            <w:szCs w:val="24"/>
          </w:rPr>
          <w:delText xml:space="preserve">in what </w:delText>
        </w:r>
        <w:r w:rsidRPr="00CE7A00" w:rsidDel="006274CA">
          <w:rPr>
            <w:rFonts w:eastAsia="Times New Roman" w:cs="Times New Roman"/>
            <w:szCs w:val="24"/>
          </w:rPr>
          <w:delText xml:space="preserve">way that the </w:delText>
        </w:r>
      </w:del>
      <w:r w:rsidRPr="00CE7A00">
        <w:rPr>
          <w:rFonts w:eastAsia="Times New Roman" w:cs="Times New Roman"/>
          <w:szCs w:val="24"/>
        </w:rPr>
        <w:t>character</w:t>
      </w:r>
      <w:ins w:id="568" w:author="Eric Hagen" w:date="2022-09-23T01:11:00Z">
        <w:r w:rsidR="006274CA">
          <w:rPr>
            <w:rFonts w:eastAsia="Times New Roman" w:cs="Times New Roman"/>
            <w:szCs w:val="24"/>
          </w:rPr>
          <w:t>-</w:t>
        </w:r>
      </w:ins>
      <w:del w:id="569" w:author="Eric Hagen" w:date="2022-09-23T01:11:00Z">
        <w:r w:rsidRPr="00CE7A00" w:rsidDel="006274CA">
          <w:rPr>
            <w:rFonts w:eastAsia="Times New Roman" w:cs="Times New Roman"/>
            <w:szCs w:val="24"/>
          </w:rPr>
          <w:delText xml:space="preserve"> </w:delText>
        </w:r>
      </w:del>
      <w:r w:rsidRPr="00CE7A00">
        <w:rPr>
          <w:rFonts w:eastAsia="Times New Roman" w:cs="Times New Roman"/>
          <w:szCs w:val="24"/>
        </w:rPr>
        <w:t>dependent relationship</w:t>
      </w:r>
      <w:ins w:id="570" w:author="Eric Hagen" w:date="2022-09-23T01:11:00Z">
        <w:r w:rsidR="006274CA">
          <w:rPr>
            <w:rFonts w:eastAsia="Times New Roman" w:cs="Times New Roman"/>
            <w:szCs w:val="24"/>
          </w:rPr>
          <w:t>s</w:t>
        </w:r>
      </w:ins>
      <w:r w:rsidRPr="00CE7A00">
        <w:rPr>
          <w:rFonts w:eastAsia="Times New Roman" w:cs="Times New Roman"/>
          <w:szCs w:val="24"/>
        </w:rPr>
        <w:t xml:space="preserve"> </w:t>
      </w:r>
      <w:del w:id="571" w:author="Eric Hagen" w:date="2022-09-23T01:11:00Z">
        <w:r w:rsidRPr="00CE7A00" w:rsidDel="006274CA">
          <w:rPr>
            <w:rFonts w:eastAsia="Times New Roman" w:cs="Times New Roman"/>
            <w:szCs w:val="24"/>
          </w:rPr>
          <w:delText>exists</w:delText>
        </w:r>
        <w:r w:rsidR="00FE3BA3" w:rsidRPr="00CE7A00" w:rsidDel="006274CA">
          <w:rPr>
            <w:rFonts w:eastAsia="Times New Roman" w:cs="Times New Roman"/>
            <w:szCs w:val="24"/>
          </w:rPr>
          <w:delText xml:space="preserve"> </w:delText>
        </w:r>
      </w:del>
      <w:ins w:id="572" w:author="Eric Hagen" w:date="2022-09-23T01:11:00Z">
        <w:r w:rsidR="006274CA">
          <w:rPr>
            <w:rFonts w:eastAsia="Times New Roman" w:cs="Times New Roman"/>
            <w:szCs w:val="24"/>
          </w:rPr>
          <w:t>with different underpinnings</w:t>
        </w:r>
        <w:r w:rsidR="006274CA" w:rsidRPr="00CE7A00">
          <w:rPr>
            <w:rFonts w:eastAsia="Times New Roman" w:cs="Times New Roman"/>
            <w:szCs w:val="24"/>
          </w:rPr>
          <w:t xml:space="preserve"> </w:t>
        </w:r>
      </w:ins>
      <w:r w:rsidR="00FE3BA3" w:rsidRPr="00CE7A00">
        <w:rPr>
          <w:rFonts w:eastAsia="Times New Roman" w:cs="Times New Roman"/>
          <w:szCs w:val="24"/>
        </w:rPr>
        <w:t xml:space="preserve">(i.e., whether a clade finds support for a </w:t>
      </w:r>
      <w:del w:id="573" w:author="Eric Hagen" w:date="2022-09-23T01:09:00Z">
        <w:r w:rsidR="00FE3BA3" w:rsidRPr="00CE7A00" w:rsidDel="00984AC0">
          <w:rPr>
            <w:rFonts w:eastAsia="Times New Roman" w:cs="Times New Roman"/>
            <w:szCs w:val="24"/>
          </w:rPr>
          <w:delText xml:space="preserve">variable </w:delText>
        </w:r>
      </w:del>
      <w:ins w:id="574" w:author="Eric Hagen" w:date="2022-09-23T01:09:00Z">
        <w:r w:rsidR="00984AC0" w:rsidRPr="00CE7A00">
          <w:rPr>
            <w:rFonts w:eastAsia="Times New Roman" w:cs="Times New Roman"/>
            <w:szCs w:val="24"/>
          </w:rPr>
          <w:t>variable</w:t>
        </w:r>
        <w:r w:rsidR="00984AC0">
          <w:rPr>
            <w:rFonts w:eastAsia="Times New Roman" w:cs="Times New Roman"/>
            <w:szCs w:val="24"/>
          </w:rPr>
          <w:t>-</w:t>
        </w:r>
      </w:ins>
      <m:oMath>
        <m:r>
          <w:rPr>
            <w:rFonts w:ascii="Cambria Math" w:eastAsia="Times New Roman" w:hAnsi="Cambria Math" w:cs="Times New Roman"/>
            <w:szCs w:val="24"/>
          </w:rPr>
          <m:t>θ</m:t>
        </m:r>
      </m:oMath>
      <w:r w:rsidR="00B95165" w:rsidRPr="00CE7A00">
        <w:rPr>
          <w:rFonts w:eastAsia="Times New Roman" w:cs="Times New Roman"/>
          <w:szCs w:val="24"/>
        </w:rPr>
        <w:t xml:space="preserve"> </w:t>
      </w:r>
      <w:r w:rsidR="00FE3BA3" w:rsidRPr="00CE7A00">
        <w:rPr>
          <w:rFonts w:eastAsia="Times New Roman" w:cs="Times New Roman"/>
          <w:szCs w:val="24"/>
        </w:rPr>
        <w:t xml:space="preserve">model and others a </w:t>
      </w:r>
      <w:del w:id="575" w:author="Eric Hagen" w:date="2022-09-23T01:09:00Z">
        <w:r w:rsidR="00FE3BA3" w:rsidRPr="00CE7A00" w:rsidDel="00984AC0">
          <w:rPr>
            <w:rFonts w:eastAsia="Times New Roman" w:cs="Times New Roman"/>
            <w:szCs w:val="24"/>
          </w:rPr>
          <w:delText xml:space="preserve">variable </w:delText>
        </w:r>
      </w:del>
      <w:ins w:id="576" w:author="Eric Hagen" w:date="2022-09-23T01:09:00Z">
        <w:r w:rsidR="00984AC0" w:rsidRPr="00CE7A00">
          <w:rPr>
            <w:rFonts w:eastAsia="Times New Roman" w:cs="Times New Roman"/>
            <w:szCs w:val="24"/>
          </w:rPr>
          <w:t>variable</w:t>
        </w:r>
        <w:r w:rsidR="00984AC0">
          <w:rPr>
            <w:rFonts w:eastAsia="Times New Roman" w:cs="Times New Roman"/>
            <w:szCs w:val="24"/>
          </w:rPr>
          <w:t>-</w:t>
        </w:r>
      </w:ins>
      <m:oMath>
        <m:sSup>
          <m:sSupPr>
            <m:ctrlPr>
              <w:rPr>
                <w:rFonts w:ascii="Cambria Math" w:eastAsia="Times New Roman" w:hAnsi="Cambria Math" w:cs="Times New Roman"/>
                <w:i/>
                <w:szCs w:val="24"/>
              </w:rPr>
            </m:ctrlPr>
          </m:sSupPr>
          <m:e>
            <m:r>
              <w:rPr>
                <w:rFonts w:ascii="Cambria Math" w:eastAsia="Times New Roman" w:hAnsi="Cambria Math" w:cs="Times New Roman"/>
                <w:szCs w:val="24"/>
              </w:rPr>
              <m:t>σ</m:t>
            </m:r>
          </m:e>
          <m:sup>
            <m:r>
              <w:rPr>
                <w:rFonts w:ascii="Cambria Math" w:eastAsia="Times New Roman" w:hAnsi="Cambria Math" w:cs="Times New Roman"/>
                <w:szCs w:val="24"/>
              </w:rPr>
              <m:t xml:space="preserve">2 </m:t>
            </m:r>
          </m:sup>
        </m:sSup>
        <m:r>
          <w:rPr>
            <w:rFonts w:ascii="Cambria Math" w:eastAsia="Times New Roman" w:hAnsi="Cambria Math" w:cs="Times New Roman"/>
            <w:szCs w:val="24"/>
          </w:rPr>
          <m:t xml:space="preserve"> </m:t>
        </m:r>
      </m:oMath>
      <w:r w:rsidR="00FE3BA3" w:rsidRPr="00CE7A00">
        <w:rPr>
          <w:rFonts w:eastAsia="Times New Roman" w:cs="Times New Roman"/>
          <w:szCs w:val="24"/>
        </w:rPr>
        <w:t xml:space="preserve">model, </w:t>
      </w:r>
      <w:r w:rsidR="00B95165" w:rsidRPr="00CE7A00">
        <w:rPr>
          <w:rFonts w:eastAsia="Times New Roman" w:cs="Times New Roman"/>
          <w:szCs w:val="24"/>
        </w:rPr>
        <w:t>even though</w:t>
      </w:r>
      <w:r w:rsidR="00FE3BA3" w:rsidRPr="00CE7A00">
        <w:rPr>
          <w:rFonts w:eastAsia="Times New Roman" w:cs="Times New Roman"/>
          <w:szCs w:val="24"/>
        </w:rPr>
        <w:t xml:space="preserve"> both cases are </w:t>
      </w:r>
      <w:r w:rsidR="00B95165" w:rsidRPr="00CE7A00">
        <w:rPr>
          <w:rFonts w:eastAsia="Times New Roman" w:cs="Times New Roman"/>
          <w:szCs w:val="24"/>
        </w:rPr>
        <w:t xml:space="preserve">considered </w:t>
      </w:r>
      <w:r w:rsidR="00FE3BA3" w:rsidRPr="00CE7A00">
        <w:rPr>
          <w:rFonts w:eastAsia="Times New Roman" w:cs="Times New Roman"/>
          <w:szCs w:val="24"/>
        </w:rPr>
        <w:t>character</w:t>
      </w:r>
      <w:ins w:id="577" w:author="Eric Hagen" w:date="2022-09-23T01:09:00Z">
        <w:r w:rsidR="00984AC0">
          <w:rPr>
            <w:rFonts w:eastAsia="Times New Roman" w:cs="Times New Roman"/>
            <w:szCs w:val="24"/>
          </w:rPr>
          <w:t>-</w:t>
        </w:r>
      </w:ins>
      <w:del w:id="578" w:author="Eric Hagen" w:date="2022-09-23T01:09:00Z">
        <w:r w:rsidR="00FE3BA3" w:rsidRPr="00CE7A00" w:rsidDel="00984AC0">
          <w:rPr>
            <w:rFonts w:eastAsia="Times New Roman" w:cs="Times New Roman"/>
            <w:szCs w:val="24"/>
          </w:rPr>
          <w:delText xml:space="preserve"> </w:delText>
        </w:r>
      </w:del>
      <w:r w:rsidR="00FE3BA3" w:rsidRPr="00CE7A00">
        <w:rPr>
          <w:rFonts w:eastAsia="Times New Roman" w:cs="Times New Roman"/>
          <w:szCs w:val="24"/>
        </w:rPr>
        <w:t>dependent).</w:t>
      </w:r>
      <w:r w:rsidRPr="00CE7A00">
        <w:rPr>
          <w:rFonts w:eastAsia="Times New Roman" w:cs="Times New Roman"/>
          <w:szCs w:val="24"/>
        </w:rPr>
        <w:t xml:space="preserve"> To determine whether our hypotheses </w:t>
      </w:r>
      <w:del w:id="579" w:author="Eric Hagen" w:date="2022-09-23T01:09:00Z">
        <w:r w:rsidRPr="00CE7A00" w:rsidDel="00984AC0">
          <w:rPr>
            <w:rFonts w:eastAsia="Times New Roman" w:cs="Times New Roman"/>
            <w:szCs w:val="24"/>
          </w:rPr>
          <w:delText xml:space="preserve">are </w:delText>
        </w:r>
      </w:del>
      <w:ins w:id="580" w:author="Eric Hagen" w:date="2022-09-23T01:09:00Z">
        <w:r w:rsidR="00984AC0">
          <w:rPr>
            <w:rFonts w:eastAsia="Times New Roman" w:cs="Times New Roman"/>
            <w:szCs w:val="24"/>
          </w:rPr>
          <w:t>were</w:t>
        </w:r>
        <w:r w:rsidR="00984AC0" w:rsidRPr="00CE7A00">
          <w:rPr>
            <w:rFonts w:eastAsia="Times New Roman" w:cs="Times New Roman"/>
            <w:szCs w:val="24"/>
          </w:rPr>
          <w:t xml:space="preserve"> </w:t>
        </w:r>
      </w:ins>
      <w:r w:rsidRPr="00CE7A00">
        <w:rPr>
          <w:rFonts w:eastAsia="Times New Roman" w:cs="Times New Roman"/>
          <w:szCs w:val="24"/>
        </w:rPr>
        <w:t>supported by the modeling results, we examine</w:t>
      </w:r>
      <w:ins w:id="581" w:author="Eric Hagen" w:date="2022-09-23T01:09:00Z">
        <w:r w:rsidR="00984AC0">
          <w:rPr>
            <w:rFonts w:eastAsia="Times New Roman" w:cs="Times New Roman"/>
            <w:szCs w:val="24"/>
          </w:rPr>
          <w:t>d</w:t>
        </w:r>
      </w:ins>
      <w:r w:rsidRPr="00CE7A00">
        <w:rPr>
          <w:rFonts w:eastAsia="Times New Roman" w:cs="Times New Roman"/>
          <w:szCs w:val="24"/>
        </w:rPr>
        <w:t xml:space="preserve"> the model</w:t>
      </w:r>
      <w:ins w:id="582" w:author="Eric Hagen" w:date="2022-09-23T01:09:00Z">
        <w:r w:rsidR="00984AC0">
          <w:rPr>
            <w:rFonts w:eastAsia="Times New Roman" w:cs="Times New Roman"/>
            <w:szCs w:val="24"/>
          </w:rPr>
          <w:t>-</w:t>
        </w:r>
      </w:ins>
      <w:del w:id="583" w:author="Eric Hagen" w:date="2022-09-23T01:09:00Z">
        <w:r w:rsidRPr="00CE7A00" w:rsidDel="00984AC0">
          <w:rPr>
            <w:rFonts w:eastAsia="Times New Roman" w:cs="Times New Roman"/>
            <w:szCs w:val="24"/>
          </w:rPr>
          <w:delText xml:space="preserve"> </w:delText>
        </w:r>
      </w:del>
      <w:r w:rsidRPr="00CE7A00">
        <w:rPr>
          <w:rFonts w:eastAsia="Times New Roman" w:cs="Times New Roman"/>
          <w:szCs w:val="24"/>
        </w:rPr>
        <w:t xml:space="preserve">averaged </w:t>
      </w:r>
      <w:r w:rsidR="00B95165" w:rsidRPr="00CE7A00">
        <w:rPr>
          <w:rFonts w:eastAsia="Times New Roman" w:cs="Times New Roman"/>
          <w:szCs w:val="24"/>
        </w:rPr>
        <w:t xml:space="preserve">expected </w:t>
      </w:r>
      <w:commentRangeStart w:id="584"/>
      <w:r w:rsidR="00B95165" w:rsidRPr="00CE7A00">
        <w:rPr>
          <w:rFonts w:eastAsia="Times New Roman" w:cs="Times New Roman"/>
          <w:szCs w:val="24"/>
        </w:rPr>
        <w:t>value and variance</w:t>
      </w:r>
      <w:r w:rsidRPr="00CE7A00">
        <w:rPr>
          <w:rFonts w:eastAsia="Times New Roman" w:cs="Times New Roman"/>
          <w:szCs w:val="24"/>
        </w:rPr>
        <w:t xml:space="preserve"> </w:t>
      </w:r>
      <w:commentRangeEnd w:id="584"/>
      <w:r w:rsidR="00984AC0">
        <w:rPr>
          <w:rStyle w:val="CommentReference"/>
        </w:rPr>
        <w:commentReference w:id="584"/>
      </w:r>
      <w:r w:rsidRPr="00CE7A00">
        <w:rPr>
          <w:rFonts w:eastAsia="Times New Roman" w:cs="Times New Roman"/>
          <w:szCs w:val="24"/>
        </w:rPr>
        <w:t xml:space="preserve">for annual and perennial lineages. </w:t>
      </w:r>
    </w:p>
    <w:p w14:paraId="142D7B5A" w14:textId="77777777" w:rsidR="00B95165" w:rsidRPr="00CE7A00" w:rsidRDefault="00B95165" w:rsidP="000C5DCE">
      <w:pPr>
        <w:shd w:val="clear" w:color="auto" w:fill="FFFFFF"/>
        <w:spacing w:line="360" w:lineRule="auto"/>
        <w:rPr>
          <w:rFonts w:eastAsia="Times New Roman" w:cs="Times New Roman"/>
          <w:szCs w:val="24"/>
        </w:rPr>
      </w:pPr>
    </w:p>
    <w:p w14:paraId="137AD7C2" w14:textId="5D1E23F8" w:rsidR="001217D1" w:rsidRPr="00CE7A00" w:rsidRDefault="001217D1" w:rsidP="000C5DCE">
      <w:pPr>
        <w:shd w:val="clear" w:color="auto" w:fill="FFFFFF"/>
        <w:spacing w:line="360" w:lineRule="auto"/>
        <w:rPr>
          <w:rFonts w:eastAsia="Times New Roman" w:cs="Times New Roman"/>
          <w:szCs w:val="24"/>
        </w:rPr>
      </w:pPr>
      <w:r w:rsidRPr="00CE7A00">
        <w:rPr>
          <w:rFonts w:eastAsia="Times New Roman" w:cs="Times New Roman"/>
          <w:i/>
          <w:szCs w:val="24"/>
        </w:rPr>
        <w:t>Clade</w:t>
      </w:r>
      <w:ins w:id="585" w:author="Eric Hagen" w:date="2022-09-23T01:13:00Z">
        <w:r w:rsidR="006274CA">
          <w:rPr>
            <w:rFonts w:eastAsia="Times New Roman" w:cs="Times New Roman"/>
            <w:i/>
            <w:szCs w:val="24"/>
          </w:rPr>
          <w:t>-</w:t>
        </w:r>
      </w:ins>
      <w:del w:id="586" w:author="Eric Hagen" w:date="2022-09-23T01:13:00Z">
        <w:r w:rsidRPr="00CE7A00" w:rsidDel="006274CA">
          <w:rPr>
            <w:rFonts w:eastAsia="Times New Roman" w:cs="Times New Roman"/>
            <w:i/>
            <w:szCs w:val="24"/>
          </w:rPr>
          <w:delText xml:space="preserve"> </w:delText>
        </w:r>
      </w:del>
      <w:r w:rsidRPr="00CE7A00">
        <w:rPr>
          <w:rFonts w:eastAsia="Times New Roman" w:cs="Times New Roman"/>
          <w:i/>
          <w:szCs w:val="24"/>
        </w:rPr>
        <w:t xml:space="preserve">specific </w:t>
      </w:r>
      <w:r w:rsidR="00011E2F" w:rsidRPr="00CE7A00">
        <w:rPr>
          <w:rFonts w:eastAsia="Times New Roman" w:cs="Times New Roman"/>
          <w:i/>
          <w:szCs w:val="24"/>
        </w:rPr>
        <w:t xml:space="preserve">parameter estimates and </w:t>
      </w:r>
      <w:r w:rsidRPr="00CE7A00">
        <w:rPr>
          <w:rFonts w:eastAsia="Times New Roman" w:cs="Times New Roman"/>
          <w:i/>
          <w:szCs w:val="24"/>
        </w:rPr>
        <w:t>results</w:t>
      </w:r>
    </w:p>
    <w:p w14:paraId="31A0B504" w14:textId="052B7568" w:rsidR="00AA3E1D" w:rsidRPr="00CE7A00" w:rsidRDefault="00C5008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We examined four climatic variables related to temperature</w:t>
      </w:r>
      <w:r w:rsidR="001C3B1B" w:rsidRPr="00CE7A00">
        <w:rPr>
          <w:rFonts w:eastAsia="Times New Roman" w:cs="Times New Roman"/>
          <w:szCs w:val="24"/>
        </w:rPr>
        <w:t>,</w:t>
      </w:r>
      <w:r w:rsidRPr="00CE7A00">
        <w:rPr>
          <w:rFonts w:eastAsia="Times New Roman" w:cs="Times New Roman"/>
          <w:szCs w:val="24"/>
        </w:rPr>
        <w:t xml:space="preserve"> finding some clade</w:t>
      </w:r>
      <w:ins w:id="587" w:author="Eric Hagen" w:date="2022-09-23T01:15:00Z">
        <w:r w:rsidR="00DE70F0">
          <w:rPr>
            <w:rFonts w:eastAsia="Times New Roman" w:cs="Times New Roman"/>
            <w:szCs w:val="24"/>
          </w:rPr>
          <w:t>-</w:t>
        </w:r>
      </w:ins>
      <w:del w:id="588" w:author="Eric Hagen" w:date="2022-09-23T01:15:00Z">
        <w:r w:rsidRPr="00CE7A00" w:rsidDel="00DE70F0">
          <w:rPr>
            <w:rFonts w:eastAsia="Times New Roman" w:cs="Times New Roman"/>
            <w:szCs w:val="24"/>
          </w:rPr>
          <w:delText xml:space="preserve"> </w:delText>
        </w:r>
      </w:del>
      <w:r w:rsidRPr="00CE7A00">
        <w:rPr>
          <w:rFonts w:eastAsia="Times New Roman" w:cs="Times New Roman"/>
          <w:szCs w:val="24"/>
        </w:rPr>
        <w:t xml:space="preserve">specific differences between annuals and perennials. </w:t>
      </w:r>
      <w:r w:rsidR="00416A93" w:rsidRPr="00CE7A00">
        <w:rPr>
          <w:rFonts w:eastAsia="Times New Roman" w:cs="Times New Roman"/>
          <w:szCs w:val="24"/>
        </w:rPr>
        <w:t>For BIO1 (</w:t>
      </w:r>
      <w:r w:rsidR="00E34851" w:rsidRPr="00CE7A00">
        <w:rPr>
          <w:rFonts w:eastAsia="Times New Roman" w:cs="Times New Roman"/>
          <w:szCs w:val="24"/>
        </w:rPr>
        <w:t xml:space="preserve">mean </w:t>
      </w:r>
      <w:r w:rsidR="00BC5CC4" w:rsidRPr="00CE7A00">
        <w:rPr>
          <w:rFonts w:eastAsia="Times New Roman" w:cs="Times New Roman"/>
          <w:szCs w:val="24"/>
        </w:rPr>
        <w:t>a</w:t>
      </w:r>
      <w:r w:rsidR="00E066CD" w:rsidRPr="00CE7A00">
        <w:rPr>
          <w:rFonts w:eastAsia="Times New Roman" w:cs="Times New Roman"/>
          <w:szCs w:val="24"/>
        </w:rPr>
        <w:t xml:space="preserve">nnual </w:t>
      </w:r>
      <w:r w:rsidR="00BC5CC4" w:rsidRPr="00CE7A00">
        <w:rPr>
          <w:rFonts w:eastAsia="Times New Roman" w:cs="Times New Roman"/>
          <w:szCs w:val="24"/>
        </w:rPr>
        <w:t>t</w:t>
      </w:r>
      <w:r w:rsidR="00E066CD" w:rsidRPr="00CE7A00">
        <w:rPr>
          <w:rFonts w:eastAsia="Times New Roman" w:cs="Times New Roman"/>
          <w:szCs w:val="24"/>
        </w:rPr>
        <w:t xml:space="preserve">emperature; </w:t>
      </w:r>
      <w:r w:rsidR="00416A93" w:rsidRPr="00CE7A00">
        <w:rPr>
          <w:rFonts w:eastAsia="Times New Roman" w:cs="Times New Roman"/>
          <w:szCs w:val="24"/>
        </w:rPr>
        <w:t xml:space="preserve">Table S1), the difference in </w:t>
      </w:r>
      <w:r w:rsidR="00072741" w:rsidRPr="00CE7A00">
        <w:rPr>
          <w:rFonts w:eastAsia="Times New Roman" w:cs="Times New Roman"/>
          <w:szCs w:val="24"/>
        </w:rPr>
        <w:t xml:space="preserve">expected </w:t>
      </w:r>
      <w:r w:rsidR="00A2383B" w:rsidRPr="00CE7A00">
        <w:rPr>
          <w:rFonts w:eastAsia="Times New Roman" w:cs="Times New Roman"/>
          <w:szCs w:val="24"/>
        </w:rPr>
        <w:t>value</w:t>
      </w:r>
      <w:r w:rsidR="00416A93" w:rsidRPr="00CE7A00">
        <w:rPr>
          <w:rFonts w:eastAsia="Times New Roman" w:cs="Times New Roman"/>
          <w:szCs w:val="24"/>
        </w:rPr>
        <w:t xml:space="preserve"> ranged from 1</w:t>
      </w:r>
      <w:r w:rsidR="007426C1" w:rsidRPr="00CE7A00">
        <w:rPr>
          <w:rFonts w:eastAsia="Times New Roman" w:cs="Times New Roman"/>
          <w:szCs w:val="24"/>
        </w:rPr>
        <w:t>0</w:t>
      </w:r>
      <w:r w:rsidR="00416A93" w:rsidRPr="00CE7A00">
        <w:rPr>
          <w:rFonts w:eastAsia="Times New Roman" w:cs="Times New Roman"/>
          <w:szCs w:val="24"/>
        </w:rPr>
        <w:t>.</w:t>
      </w:r>
      <w:r w:rsidR="007426C1" w:rsidRPr="00CE7A00">
        <w:rPr>
          <w:rFonts w:eastAsia="Times New Roman" w:cs="Times New Roman"/>
          <w:szCs w:val="24"/>
        </w:rPr>
        <w:t>0</w:t>
      </w:r>
      <w:r w:rsidR="00416A93" w:rsidRPr="00CE7A00">
        <w:rPr>
          <w:rFonts w:eastAsia="Times New Roman" w:cs="Times New Roman"/>
          <w:szCs w:val="24"/>
        </w:rPr>
        <w:t xml:space="preserve">4 °C higher </w:t>
      </w:r>
      <w:r w:rsidR="00072741" w:rsidRPr="00CE7A00">
        <w:rPr>
          <w:rFonts w:eastAsia="Times New Roman" w:cs="Times New Roman"/>
          <w:szCs w:val="24"/>
        </w:rPr>
        <w:t xml:space="preserve">for </w:t>
      </w:r>
      <w:r w:rsidR="00416A93" w:rsidRPr="00CE7A00">
        <w:rPr>
          <w:rFonts w:eastAsia="Times New Roman" w:cs="Times New Roman"/>
          <w:szCs w:val="24"/>
        </w:rPr>
        <w:t xml:space="preserve">annuals </w:t>
      </w:r>
      <w:r w:rsidR="00072741" w:rsidRPr="00CE7A00">
        <w:rPr>
          <w:rFonts w:eastAsia="Times New Roman" w:cs="Times New Roman"/>
          <w:szCs w:val="24"/>
        </w:rPr>
        <w:t xml:space="preserve">in </w:t>
      </w:r>
      <w:proofErr w:type="spellStart"/>
      <w:r w:rsidR="007426C1" w:rsidRPr="00CE7A00">
        <w:rPr>
          <w:rFonts w:eastAsia="Times New Roman" w:cs="Times New Roman"/>
          <w:szCs w:val="24"/>
        </w:rPr>
        <w:t>Euclidieae</w:t>
      </w:r>
      <w:proofErr w:type="spellEnd"/>
      <w:r w:rsidR="007426C1" w:rsidRPr="00CE7A00">
        <w:rPr>
          <w:rFonts w:eastAsia="Times New Roman" w:cs="Times New Roman"/>
          <w:szCs w:val="24"/>
        </w:rPr>
        <w:t xml:space="preserve"> </w:t>
      </w:r>
      <w:r w:rsidR="00416A93" w:rsidRPr="00CE7A00">
        <w:rPr>
          <w:rFonts w:eastAsia="Times New Roman" w:cs="Times New Roman"/>
          <w:szCs w:val="24"/>
        </w:rPr>
        <w:t xml:space="preserve">to </w:t>
      </w:r>
      <w:r w:rsidR="00A919AD" w:rsidRPr="00CE7A00">
        <w:rPr>
          <w:rFonts w:eastAsia="Times New Roman" w:cs="Times New Roman"/>
          <w:szCs w:val="24"/>
        </w:rPr>
        <w:t>4.7</w:t>
      </w:r>
      <w:r w:rsidR="00416A93" w:rsidRPr="00CE7A00">
        <w:rPr>
          <w:rFonts w:eastAsia="Times New Roman" w:cs="Times New Roman"/>
          <w:szCs w:val="24"/>
        </w:rPr>
        <w:t xml:space="preserve">°C higher </w:t>
      </w:r>
      <w:r w:rsidR="00072741" w:rsidRPr="00CE7A00">
        <w:rPr>
          <w:rFonts w:eastAsia="Times New Roman" w:cs="Times New Roman"/>
          <w:szCs w:val="24"/>
        </w:rPr>
        <w:t xml:space="preserve">for </w:t>
      </w:r>
      <w:r w:rsidR="00416A93" w:rsidRPr="00CE7A00">
        <w:rPr>
          <w:rFonts w:eastAsia="Times New Roman" w:cs="Times New Roman"/>
          <w:szCs w:val="24"/>
        </w:rPr>
        <w:t xml:space="preserve">perennials </w:t>
      </w:r>
      <w:r w:rsidR="00072741" w:rsidRPr="00CE7A00">
        <w:rPr>
          <w:rFonts w:eastAsia="Times New Roman" w:cs="Times New Roman"/>
          <w:szCs w:val="24"/>
        </w:rPr>
        <w:t xml:space="preserve">in </w:t>
      </w:r>
      <w:proofErr w:type="spellStart"/>
      <w:r w:rsidR="00A919AD" w:rsidRPr="00CE7A00">
        <w:rPr>
          <w:rFonts w:eastAsia="Times New Roman" w:cs="Times New Roman"/>
          <w:szCs w:val="24"/>
        </w:rPr>
        <w:t>Balsaminaceae</w:t>
      </w:r>
      <w:proofErr w:type="spellEnd"/>
      <w:r w:rsidR="00416A93" w:rsidRPr="00CE7A00">
        <w:rPr>
          <w:rFonts w:eastAsia="Times New Roman" w:cs="Times New Roman"/>
          <w:szCs w:val="24"/>
        </w:rPr>
        <w:t xml:space="preserve">. </w:t>
      </w:r>
      <w:r w:rsidR="00072741" w:rsidRPr="00CE7A00">
        <w:rPr>
          <w:rFonts w:eastAsia="Times New Roman" w:cs="Times New Roman"/>
          <w:szCs w:val="24"/>
        </w:rPr>
        <w:t xml:space="preserve">On average, the expected difference between annuals and perennials was 1.26°C warmer in annuals. </w:t>
      </w:r>
      <w:r w:rsidR="00D74C9A" w:rsidRPr="00CE7A00">
        <w:rPr>
          <w:rFonts w:eastAsia="Times New Roman" w:cs="Times New Roman"/>
          <w:szCs w:val="24"/>
        </w:rPr>
        <w:t xml:space="preserve">All clades but </w:t>
      </w:r>
      <w:proofErr w:type="spellStart"/>
      <w:r w:rsidR="00DC5372" w:rsidRPr="00CE7A00">
        <w:rPr>
          <w:rFonts w:eastAsia="Times New Roman" w:cs="Times New Roman"/>
          <w:szCs w:val="24"/>
        </w:rPr>
        <w:t>Balsami</w:t>
      </w:r>
      <w:r w:rsidR="00364E26" w:rsidRPr="00CE7A00">
        <w:rPr>
          <w:rFonts w:eastAsia="Times New Roman" w:cs="Times New Roman"/>
          <w:szCs w:val="24"/>
        </w:rPr>
        <w:t>n</w:t>
      </w:r>
      <w:r w:rsidR="00DC5372" w:rsidRPr="00CE7A00">
        <w:rPr>
          <w:rFonts w:eastAsia="Times New Roman" w:cs="Times New Roman"/>
          <w:szCs w:val="24"/>
        </w:rPr>
        <w:t>aceae</w:t>
      </w:r>
      <w:proofErr w:type="spellEnd"/>
      <w:r w:rsidR="00D74C9A" w:rsidRPr="00CE7A00">
        <w:rPr>
          <w:rFonts w:eastAsia="Times New Roman" w:cs="Times New Roman"/>
          <w:szCs w:val="24"/>
        </w:rPr>
        <w:t xml:space="preserve">, </w:t>
      </w:r>
      <w:r w:rsidR="00DC5372" w:rsidRPr="00CE7A00">
        <w:rPr>
          <w:rFonts w:eastAsia="Times New Roman" w:cs="Times New Roman"/>
          <w:i/>
          <w:iCs/>
          <w:szCs w:val="24"/>
        </w:rPr>
        <w:t>Croton</w:t>
      </w:r>
      <w:r w:rsidR="00D74C9A" w:rsidRPr="00CE7A00">
        <w:rPr>
          <w:rFonts w:eastAsia="Times New Roman" w:cs="Times New Roman"/>
          <w:szCs w:val="24"/>
        </w:rPr>
        <w:t xml:space="preserve">, </w:t>
      </w:r>
      <w:proofErr w:type="spellStart"/>
      <w:r w:rsidR="00DC5372" w:rsidRPr="00CE7A00">
        <w:rPr>
          <w:rFonts w:eastAsia="Times New Roman" w:cs="Times New Roman"/>
          <w:szCs w:val="24"/>
        </w:rPr>
        <w:t>Erysimeae</w:t>
      </w:r>
      <w:proofErr w:type="spellEnd"/>
      <w:r w:rsidR="00D74C9A" w:rsidRPr="00CE7A00">
        <w:rPr>
          <w:rFonts w:eastAsia="Times New Roman" w:cs="Times New Roman"/>
          <w:szCs w:val="24"/>
        </w:rPr>
        <w:t xml:space="preserve">, </w:t>
      </w:r>
      <w:proofErr w:type="spellStart"/>
      <w:r w:rsidR="00DC5372" w:rsidRPr="00CE7A00">
        <w:rPr>
          <w:rFonts w:eastAsia="Times New Roman" w:cs="Times New Roman"/>
          <w:szCs w:val="24"/>
        </w:rPr>
        <w:t>Eumalvoideae</w:t>
      </w:r>
      <w:proofErr w:type="spellEnd"/>
      <w:r w:rsidR="00D74C9A" w:rsidRPr="00CE7A00">
        <w:rPr>
          <w:rFonts w:eastAsia="Times New Roman" w:cs="Times New Roman"/>
          <w:szCs w:val="24"/>
        </w:rPr>
        <w:t xml:space="preserve">, </w:t>
      </w:r>
      <w:r w:rsidR="00DC5372" w:rsidRPr="00CE7A00">
        <w:rPr>
          <w:rFonts w:eastAsia="Times New Roman" w:cs="Times New Roman"/>
          <w:i/>
          <w:iCs/>
          <w:szCs w:val="24"/>
        </w:rPr>
        <w:t>Hypericum</w:t>
      </w:r>
      <w:r w:rsidR="00D74C9A" w:rsidRPr="00CE7A00">
        <w:rPr>
          <w:rFonts w:eastAsia="Times New Roman" w:cs="Times New Roman"/>
          <w:szCs w:val="24"/>
        </w:rPr>
        <w:t xml:space="preserve">, </w:t>
      </w:r>
      <w:proofErr w:type="spellStart"/>
      <w:r w:rsidR="00DC5372" w:rsidRPr="00CE7A00">
        <w:rPr>
          <w:rFonts w:eastAsia="Times New Roman" w:cs="Times New Roman"/>
          <w:szCs w:val="24"/>
        </w:rPr>
        <w:t>Onagraceae</w:t>
      </w:r>
      <w:proofErr w:type="spellEnd"/>
      <w:r w:rsidR="00DC5372" w:rsidRPr="00CE7A00">
        <w:rPr>
          <w:rFonts w:eastAsia="Times New Roman" w:cs="Times New Roman"/>
          <w:szCs w:val="24"/>
        </w:rPr>
        <w:t>, Primulaceae, a</w:t>
      </w:r>
      <w:r w:rsidR="00D74C9A" w:rsidRPr="00CE7A00">
        <w:rPr>
          <w:rFonts w:eastAsia="Times New Roman" w:cs="Times New Roman"/>
          <w:szCs w:val="24"/>
        </w:rPr>
        <w:t xml:space="preserve">nd </w:t>
      </w:r>
      <w:r w:rsidR="00DC5372" w:rsidRPr="00CE7A00">
        <w:rPr>
          <w:rFonts w:eastAsia="Times New Roman" w:cs="Times New Roman"/>
          <w:szCs w:val="24"/>
        </w:rPr>
        <w:t xml:space="preserve">Solanaceae </w:t>
      </w:r>
      <w:r w:rsidR="00D74C9A" w:rsidRPr="00CE7A00">
        <w:rPr>
          <w:rFonts w:eastAsia="Times New Roman" w:cs="Times New Roman"/>
          <w:szCs w:val="24"/>
        </w:rPr>
        <w:t xml:space="preserve">had a pattern of higher expected temperature </w:t>
      </w:r>
      <w:r w:rsidR="00F920FF" w:rsidRPr="00CE7A00">
        <w:rPr>
          <w:rFonts w:eastAsia="Times New Roman" w:cs="Times New Roman"/>
          <w:szCs w:val="24"/>
        </w:rPr>
        <w:t xml:space="preserve">for </w:t>
      </w:r>
      <w:r w:rsidR="00D74C9A" w:rsidRPr="00CE7A00">
        <w:rPr>
          <w:rFonts w:eastAsia="Times New Roman" w:cs="Times New Roman"/>
          <w:szCs w:val="24"/>
        </w:rPr>
        <w:t xml:space="preserve">annuals. </w:t>
      </w:r>
      <w:r w:rsidR="00B604CF" w:rsidRPr="00CE7A00">
        <w:rPr>
          <w:rFonts w:eastAsia="Times New Roman" w:cs="Times New Roman"/>
          <w:szCs w:val="24"/>
        </w:rPr>
        <w:t>For BIO4 (</w:t>
      </w:r>
      <w:r w:rsidR="00692DAA" w:rsidRPr="00CE7A00">
        <w:rPr>
          <w:rFonts w:eastAsia="Times New Roman" w:cs="Times New Roman"/>
          <w:szCs w:val="24"/>
        </w:rPr>
        <w:t>t</w:t>
      </w:r>
      <w:r w:rsidR="00B604CF" w:rsidRPr="00CE7A00">
        <w:rPr>
          <w:rFonts w:eastAsia="Times New Roman" w:cs="Times New Roman"/>
          <w:szCs w:val="24"/>
        </w:rPr>
        <w:t xml:space="preserve">emperature </w:t>
      </w:r>
      <w:r w:rsidR="00692DAA" w:rsidRPr="00CE7A00">
        <w:rPr>
          <w:rFonts w:eastAsia="Times New Roman" w:cs="Times New Roman"/>
          <w:szCs w:val="24"/>
        </w:rPr>
        <w:t>s</w:t>
      </w:r>
      <w:r w:rsidR="00B604CF" w:rsidRPr="00CE7A00">
        <w:rPr>
          <w:rFonts w:eastAsia="Times New Roman" w:cs="Times New Roman"/>
          <w:szCs w:val="24"/>
        </w:rPr>
        <w:t xml:space="preserve">easonality; Table S2), the difference in expected </w:t>
      </w:r>
      <w:r w:rsidR="002A4226" w:rsidRPr="00CE7A00">
        <w:rPr>
          <w:rFonts w:eastAsia="Times New Roman" w:cs="Times New Roman"/>
          <w:szCs w:val="24"/>
        </w:rPr>
        <w:t>temperature seasonality</w:t>
      </w:r>
      <w:r w:rsidR="00B604CF" w:rsidRPr="00CE7A00">
        <w:rPr>
          <w:rFonts w:eastAsia="Times New Roman" w:cs="Times New Roman"/>
          <w:szCs w:val="24"/>
        </w:rPr>
        <w:t xml:space="preserve"> ranged from </w:t>
      </w:r>
      <w:r w:rsidR="002A4226" w:rsidRPr="00CE7A00">
        <w:rPr>
          <w:rFonts w:eastAsia="Times New Roman" w:cs="Times New Roman"/>
          <w:szCs w:val="24"/>
        </w:rPr>
        <w:t>4.31°C</w:t>
      </w:r>
      <w:r w:rsidR="00B604CF" w:rsidRPr="00CE7A00">
        <w:rPr>
          <w:rFonts w:eastAsia="Times New Roman" w:cs="Times New Roman"/>
          <w:szCs w:val="24"/>
        </w:rPr>
        <w:t xml:space="preserve"> </w:t>
      </w:r>
      <w:r w:rsidR="002A4226" w:rsidRPr="00CE7A00">
        <w:rPr>
          <w:rFonts w:eastAsia="Times New Roman" w:cs="Times New Roman"/>
          <w:szCs w:val="24"/>
        </w:rPr>
        <w:t xml:space="preserve">standard deviations </w:t>
      </w:r>
      <w:r w:rsidR="00B604CF" w:rsidRPr="00CE7A00">
        <w:rPr>
          <w:rFonts w:eastAsia="Times New Roman" w:cs="Times New Roman"/>
          <w:szCs w:val="24"/>
        </w:rPr>
        <w:t xml:space="preserve">higher for annuals in </w:t>
      </w:r>
      <w:proofErr w:type="spellStart"/>
      <w:r w:rsidR="00D94375" w:rsidRPr="00CE7A00">
        <w:rPr>
          <w:rFonts w:eastAsia="Times New Roman" w:cs="Times New Roman"/>
          <w:szCs w:val="24"/>
        </w:rPr>
        <w:t>Balsami</w:t>
      </w:r>
      <w:r w:rsidR="00364E26" w:rsidRPr="00CE7A00">
        <w:rPr>
          <w:rFonts w:eastAsia="Times New Roman" w:cs="Times New Roman"/>
          <w:szCs w:val="24"/>
        </w:rPr>
        <w:t>n</w:t>
      </w:r>
      <w:r w:rsidR="00D94375" w:rsidRPr="00CE7A00">
        <w:rPr>
          <w:rFonts w:eastAsia="Times New Roman" w:cs="Times New Roman"/>
          <w:szCs w:val="24"/>
        </w:rPr>
        <w:t>aceae</w:t>
      </w:r>
      <w:proofErr w:type="spellEnd"/>
      <w:r w:rsidR="00D94375" w:rsidRPr="00CE7A00">
        <w:rPr>
          <w:rFonts w:eastAsia="Times New Roman" w:cs="Times New Roman"/>
          <w:szCs w:val="24"/>
        </w:rPr>
        <w:t xml:space="preserve"> </w:t>
      </w:r>
      <w:r w:rsidR="00B604CF" w:rsidRPr="00CE7A00">
        <w:rPr>
          <w:rFonts w:eastAsia="Times New Roman" w:cs="Times New Roman"/>
          <w:szCs w:val="24"/>
        </w:rPr>
        <w:t xml:space="preserve">to </w:t>
      </w:r>
      <w:r w:rsidR="00D94375" w:rsidRPr="00CE7A00">
        <w:rPr>
          <w:rFonts w:eastAsia="Times New Roman" w:cs="Times New Roman"/>
          <w:szCs w:val="24"/>
        </w:rPr>
        <w:t>0.39</w:t>
      </w:r>
      <w:r w:rsidR="00B604CF" w:rsidRPr="00CE7A00">
        <w:rPr>
          <w:rFonts w:eastAsia="Times New Roman" w:cs="Times New Roman"/>
          <w:szCs w:val="24"/>
        </w:rPr>
        <w:t xml:space="preserve">°C </w:t>
      </w:r>
      <w:r w:rsidR="00D94375" w:rsidRPr="00CE7A00">
        <w:rPr>
          <w:rFonts w:eastAsia="Times New Roman" w:cs="Times New Roman"/>
          <w:szCs w:val="24"/>
        </w:rPr>
        <w:t xml:space="preserve">standard deviations </w:t>
      </w:r>
      <w:r w:rsidR="00B604CF" w:rsidRPr="00CE7A00">
        <w:rPr>
          <w:rFonts w:eastAsia="Times New Roman" w:cs="Times New Roman"/>
          <w:szCs w:val="24"/>
        </w:rPr>
        <w:t xml:space="preserve">higher for perennials in </w:t>
      </w:r>
      <w:proofErr w:type="spellStart"/>
      <w:r w:rsidR="00D94375" w:rsidRPr="00CE7A00">
        <w:rPr>
          <w:rFonts w:eastAsia="Times New Roman" w:cs="Times New Roman"/>
          <w:szCs w:val="24"/>
        </w:rPr>
        <w:t>Spermacoceae</w:t>
      </w:r>
      <w:proofErr w:type="spellEnd"/>
      <w:r w:rsidR="00B604CF" w:rsidRPr="00CE7A00">
        <w:rPr>
          <w:rFonts w:eastAsia="Times New Roman" w:cs="Times New Roman"/>
          <w:szCs w:val="24"/>
        </w:rPr>
        <w:t xml:space="preserve">. On average, the expected difference between annuals and perennials was a temperature </w:t>
      </w:r>
      <w:r w:rsidR="001804C9" w:rsidRPr="00CE7A00">
        <w:rPr>
          <w:rFonts w:eastAsia="Times New Roman" w:cs="Times New Roman"/>
          <w:szCs w:val="24"/>
        </w:rPr>
        <w:t>seasonality</w:t>
      </w:r>
      <w:r w:rsidR="00B604CF" w:rsidRPr="00CE7A00">
        <w:rPr>
          <w:rFonts w:eastAsia="Times New Roman" w:cs="Times New Roman"/>
          <w:szCs w:val="24"/>
        </w:rPr>
        <w:t xml:space="preserve"> </w:t>
      </w:r>
      <w:r w:rsidR="001804C9" w:rsidRPr="00CE7A00">
        <w:rPr>
          <w:rFonts w:eastAsia="Times New Roman" w:cs="Times New Roman"/>
          <w:szCs w:val="24"/>
        </w:rPr>
        <w:t xml:space="preserve">of </w:t>
      </w:r>
      <w:r w:rsidR="00A2383B" w:rsidRPr="00CE7A00">
        <w:rPr>
          <w:rFonts w:eastAsia="Times New Roman" w:cs="Times New Roman"/>
          <w:szCs w:val="24"/>
        </w:rPr>
        <w:t>0.</w:t>
      </w:r>
      <w:r w:rsidR="001804C9" w:rsidRPr="00CE7A00">
        <w:rPr>
          <w:rFonts w:eastAsia="Times New Roman" w:cs="Times New Roman"/>
          <w:szCs w:val="24"/>
        </w:rPr>
        <w:t>42</w:t>
      </w:r>
      <w:r w:rsidR="00B604CF" w:rsidRPr="00CE7A00">
        <w:rPr>
          <w:rFonts w:eastAsia="Times New Roman" w:cs="Times New Roman"/>
          <w:szCs w:val="24"/>
        </w:rPr>
        <w:t>°C</w:t>
      </w:r>
      <w:r w:rsidR="001804C9" w:rsidRPr="00CE7A00">
        <w:rPr>
          <w:rFonts w:eastAsia="Times New Roman" w:cs="Times New Roman"/>
          <w:szCs w:val="24"/>
        </w:rPr>
        <w:t xml:space="preserve"> standard deviations</w:t>
      </w:r>
      <w:r w:rsidR="00B604CF" w:rsidRPr="00CE7A00">
        <w:rPr>
          <w:rFonts w:eastAsia="Times New Roman" w:cs="Times New Roman"/>
          <w:szCs w:val="24"/>
        </w:rPr>
        <w:t xml:space="preserve"> </w:t>
      </w:r>
      <w:r w:rsidR="00782C8D" w:rsidRPr="00CE7A00">
        <w:rPr>
          <w:rFonts w:eastAsia="Times New Roman" w:cs="Times New Roman"/>
          <w:szCs w:val="24"/>
        </w:rPr>
        <w:t xml:space="preserve">greater </w:t>
      </w:r>
      <w:r w:rsidR="00B604CF" w:rsidRPr="00CE7A00">
        <w:rPr>
          <w:rFonts w:eastAsia="Times New Roman" w:cs="Times New Roman"/>
          <w:szCs w:val="24"/>
        </w:rPr>
        <w:t xml:space="preserve">in annuals. </w:t>
      </w:r>
      <w:r w:rsidR="00F920FF" w:rsidRPr="00CE7A00">
        <w:rPr>
          <w:rFonts w:eastAsia="Times New Roman" w:cs="Times New Roman"/>
          <w:szCs w:val="24"/>
        </w:rPr>
        <w:t xml:space="preserve">All clades but </w:t>
      </w:r>
      <w:proofErr w:type="spellStart"/>
      <w:r w:rsidR="00F920FF" w:rsidRPr="00CE7A00">
        <w:rPr>
          <w:rFonts w:eastAsia="Times New Roman" w:cs="Times New Roman"/>
          <w:szCs w:val="24"/>
        </w:rPr>
        <w:t>Brassiceae</w:t>
      </w:r>
      <w:proofErr w:type="spellEnd"/>
      <w:r w:rsidR="00F920FF" w:rsidRPr="00CE7A00">
        <w:rPr>
          <w:rFonts w:eastAsia="Times New Roman" w:cs="Times New Roman"/>
          <w:szCs w:val="24"/>
        </w:rPr>
        <w:t xml:space="preserve">, </w:t>
      </w:r>
      <w:proofErr w:type="spellStart"/>
      <w:r w:rsidR="00F920FF" w:rsidRPr="00CE7A00">
        <w:rPr>
          <w:rFonts w:eastAsia="Times New Roman" w:cs="Times New Roman"/>
          <w:szCs w:val="24"/>
        </w:rPr>
        <w:t>Gesneriaceae</w:t>
      </w:r>
      <w:proofErr w:type="spellEnd"/>
      <w:r w:rsidR="00F920FF" w:rsidRPr="00CE7A00">
        <w:rPr>
          <w:rFonts w:eastAsia="Times New Roman" w:cs="Times New Roman"/>
          <w:szCs w:val="24"/>
        </w:rPr>
        <w:t xml:space="preserve">, </w:t>
      </w:r>
      <w:proofErr w:type="spellStart"/>
      <w:r w:rsidR="00F920FF" w:rsidRPr="00CE7A00">
        <w:rPr>
          <w:rFonts w:eastAsia="Times New Roman" w:cs="Times New Roman"/>
          <w:szCs w:val="24"/>
        </w:rPr>
        <w:t>Lysimachieae</w:t>
      </w:r>
      <w:proofErr w:type="spellEnd"/>
      <w:r w:rsidR="00F920FF" w:rsidRPr="00CE7A00">
        <w:rPr>
          <w:rFonts w:eastAsia="Times New Roman" w:cs="Times New Roman"/>
          <w:szCs w:val="24"/>
        </w:rPr>
        <w:t xml:space="preserve">, Orobanchaceae, </w:t>
      </w:r>
      <w:proofErr w:type="spellStart"/>
      <w:r w:rsidR="00F920FF" w:rsidRPr="00CE7A00">
        <w:rPr>
          <w:rFonts w:eastAsia="Times New Roman" w:cs="Times New Roman"/>
          <w:szCs w:val="24"/>
        </w:rPr>
        <w:t>Rubieae</w:t>
      </w:r>
      <w:proofErr w:type="spellEnd"/>
      <w:r w:rsidR="00F920FF" w:rsidRPr="00CE7A00">
        <w:rPr>
          <w:rFonts w:eastAsia="Times New Roman" w:cs="Times New Roman"/>
          <w:szCs w:val="24"/>
        </w:rPr>
        <w:t xml:space="preserve">, and </w:t>
      </w:r>
      <w:proofErr w:type="spellStart"/>
      <w:r w:rsidR="00F920FF" w:rsidRPr="00CE7A00">
        <w:rPr>
          <w:rFonts w:eastAsia="Times New Roman" w:cs="Times New Roman"/>
          <w:szCs w:val="24"/>
        </w:rPr>
        <w:t>Spermacoceae</w:t>
      </w:r>
      <w:proofErr w:type="spellEnd"/>
      <w:r w:rsidR="00F920FF" w:rsidRPr="00CE7A00">
        <w:rPr>
          <w:rFonts w:eastAsia="Times New Roman" w:cs="Times New Roman"/>
          <w:szCs w:val="24"/>
        </w:rPr>
        <w:t xml:space="preserve"> </w:t>
      </w:r>
      <w:r w:rsidR="00782C8D" w:rsidRPr="00CE7A00">
        <w:rPr>
          <w:rFonts w:eastAsia="Times New Roman" w:cs="Times New Roman"/>
          <w:szCs w:val="24"/>
        </w:rPr>
        <w:t>showed</w:t>
      </w:r>
      <w:r w:rsidR="00F920FF" w:rsidRPr="00CE7A00">
        <w:rPr>
          <w:rFonts w:eastAsia="Times New Roman" w:cs="Times New Roman"/>
          <w:szCs w:val="24"/>
        </w:rPr>
        <w:t xml:space="preserve"> </w:t>
      </w:r>
      <w:r w:rsidR="00782C8D" w:rsidRPr="00CE7A00">
        <w:rPr>
          <w:rFonts w:eastAsia="Times New Roman" w:cs="Times New Roman"/>
          <w:szCs w:val="24"/>
        </w:rPr>
        <w:t>the dominant</w:t>
      </w:r>
      <w:r w:rsidR="00F920FF" w:rsidRPr="00CE7A00">
        <w:rPr>
          <w:rFonts w:eastAsia="Times New Roman" w:cs="Times New Roman"/>
          <w:szCs w:val="24"/>
        </w:rPr>
        <w:t xml:space="preserve"> pattern of higher </w:t>
      </w:r>
      <w:r w:rsidR="00782C8D" w:rsidRPr="00CE7A00">
        <w:rPr>
          <w:rFonts w:eastAsia="Times New Roman" w:cs="Times New Roman"/>
          <w:szCs w:val="24"/>
        </w:rPr>
        <w:t xml:space="preserve">temperature seasonality </w:t>
      </w:r>
      <w:r w:rsidR="00F920FF" w:rsidRPr="00CE7A00">
        <w:rPr>
          <w:rFonts w:eastAsia="Times New Roman" w:cs="Times New Roman"/>
          <w:szCs w:val="24"/>
        </w:rPr>
        <w:t xml:space="preserve">for annuals. </w:t>
      </w:r>
      <w:r w:rsidR="00692DAA" w:rsidRPr="00CE7A00">
        <w:rPr>
          <w:rFonts w:eastAsia="Times New Roman" w:cs="Times New Roman"/>
          <w:szCs w:val="24"/>
        </w:rPr>
        <w:t>For BIO5 (max</w:t>
      </w:r>
      <w:r w:rsidR="00F015FC" w:rsidRPr="00CE7A00">
        <w:rPr>
          <w:rFonts w:eastAsia="Times New Roman" w:cs="Times New Roman"/>
          <w:szCs w:val="24"/>
        </w:rPr>
        <w:t>imum</w:t>
      </w:r>
      <w:r w:rsidR="00692DAA" w:rsidRPr="00CE7A00">
        <w:rPr>
          <w:rFonts w:eastAsia="Times New Roman" w:cs="Times New Roman"/>
          <w:szCs w:val="24"/>
        </w:rPr>
        <w:t xml:space="preserve"> temperature of the warmest month; Table S3), the difference in expected </w:t>
      </w:r>
      <w:r w:rsidR="000E1327" w:rsidRPr="00CE7A00">
        <w:rPr>
          <w:rFonts w:eastAsia="Times New Roman" w:cs="Times New Roman"/>
          <w:szCs w:val="24"/>
        </w:rPr>
        <w:t>max</w:t>
      </w:r>
      <w:r w:rsidR="00AC01D8" w:rsidRPr="00CE7A00">
        <w:rPr>
          <w:rFonts w:eastAsia="Times New Roman" w:cs="Times New Roman"/>
          <w:szCs w:val="24"/>
        </w:rPr>
        <w:t>imum</w:t>
      </w:r>
      <w:r w:rsidR="000E1327" w:rsidRPr="00CE7A00">
        <w:rPr>
          <w:rFonts w:eastAsia="Times New Roman" w:cs="Times New Roman"/>
          <w:szCs w:val="24"/>
        </w:rPr>
        <w:t xml:space="preserve"> </w:t>
      </w:r>
      <w:r w:rsidR="00692DAA" w:rsidRPr="00CE7A00">
        <w:rPr>
          <w:rFonts w:eastAsia="Times New Roman" w:cs="Times New Roman"/>
          <w:szCs w:val="24"/>
        </w:rPr>
        <w:t xml:space="preserve">temperature ranged from </w:t>
      </w:r>
      <w:r w:rsidR="000E1327" w:rsidRPr="00CE7A00">
        <w:rPr>
          <w:rFonts w:eastAsia="Times New Roman" w:cs="Times New Roman"/>
          <w:szCs w:val="24"/>
        </w:rPr>
        <w:t>1</w:t>
      </w:r>
      <w:r w:rsidR="00692DAA" w:rsidRPr="00CE7A00">
        <w:rPr>
          <w:rFonts w:eastAsia="Times New Roman" w:cs="Times New Roman"/>
          <w:szCs w:val="24"/>
        </w:rPr>
        <w:t>4.</w:t>
      </w:r>
      <w:r w:rsidR="000E1327" w:rsidRPr="00CE7A00">
        <w:rPr>
          <w:rFonts w:eastAsia="Times New Roman" w:cs="Times New Roman"/>
          <w:szCs w:val="24"/>
        </w:rPr>
        <w:t>85</w:t>
      </w:r>
      <w:r w:rsidR="00692DAA" w:rsidRPr="00CE7A00">
        <w:rPr>
          <w:rFonts w:eastAsia="Times New Roman" w:cs="Times New Roman"/>
          <w:szCs w:val="24"/>
        </w:rPr>
        <w:t xml:space="preserve">°C </w:t>
      </w:r>
      <w:r w:rsidR="000E1327" w:rsidRPr="00CE7A00">
        <w:rPr>
          <w:rFonts w:eastAsia="Times New Roman" w:cs="Times New Roman"/>
          <w:szCs w:val="24"/>
        </w:rPr>
        <w:t xml:space="preserve">greater </w:t>
      </w:r>
      <w:r w:rsidR="00692DAA" w:rsidRPr="00CE7A00">
        <w:rPr>
          <w:rFonts w:eastAsia="Times New Roman" w:cs="Times New Roman"/>
          <w:szCs w:val="24"/>
        </w:rPr>
        <w:t xml:space="preserve">for annuals in </w:t>
      </w:r>
      <w:proofErr w:type="spellStart"/>
      <w:r w:rsidR="000E1327" w:rsidRPr="00CE7A00">
        <w:rPr>
          <w:rFonts w:eastAsia="Times New Roman" w:cs="Times New Roman"/>
          <w:szCs w:val="24"/>
        </w:rPr>
        <w:t>Euclidieae</w:t>
      </w:r>
      <w:proofErr w:type="spellEnd"/>
      <w:r w:rsidR="000E1327" w:rsidRPr="00CE7A00">
        <w:rPr>
          <w:rFonts w:eastAsia="Times New Roman" w:cs="Times New Roman"/>
          <w:szCs w:val="24"/>
        </w:rPr>
        <w:t xml:space="preserve"> </w:t>
      </w:r>
      <w:r w:rsidR="00692DAA" w:rsidRPr="00CE7A00">
        <w:rPr>
          <w:rFonts w:eastAsia="Times New Roman" w:cs="Times New Roman"/>
          <w:szCs w:val="24"/>
        </w:rPr>
        <w:t>to 0.</w:t>
      </w:r>
      <w:r w:rsidR="000E1327" w:rsidRPr="00CE7A00">
        <w:rPr>
          <w:rFonts w:eastAsia="Times New Roman" w:cs="Times New Roman"/>
          <w:szCs w:val="24"/>
        </w:rPr>
        <w:t>17</w:t>
      </w:r>
      <w:r w:rsidR="00692DAA" w:rsidRPr="00CE7A00">
        <w:rPr>
          <w:rFonts w:eastAsia="Times New Roman" w:cs="Times New Roman"/>
          <w:szCs w:val="24"/>
        </w:rPr>
        <w:t xml:space="preserve">°C </w:t>
      </w:r>
      <w:r w:rsidR="000E1327" w:rsidRPr="00CE7A00">
        <w:rPr>
          <w:rFonts w:eastAsia="Times New Roman" w:cs="Times New Roman"/>
          <w:szCs w:val="24"/>
        </w:rPr>
        <w:t xml:space="preserve">greater </w:t>
      </w:r>
      <w:r w:rsidR="00692DAA" w:rsidRPr="00CE7A00">
        <w:rPr>
          <w:rFonts w:eastAsia="Times New Roman" w:cs="Times New Roman"/>
          <w:szCs w:val="24"/>
        </w:rPr>
        <w:t xml:space="preserve">for perennials in </w:t>
      </w:r>
      <w:proofErr w:type="spellStart"/>
      <w:r w:rsidR="000E1327" w:rsidRPr="00CE7A00">
        <w:rPr>
          <w:rFonts w:eastAsia="Times New Roman" w:cs="Times New Roman"/>
          <w:szCs w:val="24"/>
        </w:rPr>
        <w:t>Balsami</w:t>
      </w:r>
      <w:r w:rsidR="00364615" w:rsidRPr="00CE7A00">
        <w:rPr>
          <w:rFonts w:eastAsia="Times New Roman" w:cs="Times New Roman"/>
          <w:szCs w:val="24"/>
        </w:rPr>
        <w:t>n</w:t>
      </w:r>
      <w:r w:rsidR="000E1327" w:rsidRPr="00CE7A00">
        <w:rPr>
          <w:rFonts w:eastAsia="Times New Roman" w:cs="Times New Roman"/>
          <w:szCs w:val="24"/>
        </w:rPr>
        <w:t>aceae</w:t>
      </w:r>
      <w:proofErr w:type="spellEnd"/>
      <w:r w:rsidR="00692DAA" w:rsidRPr="00CE7A00">
        <w:rPr>
          <w:rFonts w:eastAsia="Times New Roman" w:cs="Times New Roman"/>
          <w:szCs w:val="24"/>
        </w:rPr>
        <w:t xml:space="preserve">. On average, the expected difference between annuals and perennials was a </w:t>
      </w:r>
      <w:r w:rsidR="000E1327" w:rsidRPr="00CE7A00">
        <w:rPr>
          <w:rFonts w:eastAsia="Times New Roman" w:cs="Times New Roman"/>
          <w:szCs w:val="24"/>
        </w:rPr>
        <w:t>max</w:t>
      </w:r>
      <w:r w:rsidR="00364E26" w:rsidRPr="00CE7A00">
        <w:rPr>
          <w:rFonts w:eastAsia="Times New Roman" w:cs="Times New Roman"/>
          <w:szCs w:val="24"/>
        </w:rPr>
        <w:t>imum</w:t>
      </w:r>
      <w:r w:rsidR="000E1327" w:rsidRPr="00CE7A00">
        <w:rPr>
          <w:rFonts w:eastAsia="Times New Roman" w:cs="Times New Roman"/>
          <w:szCs w:val="24"/>
        </w:rPr>
        <w:t xml:space="preserve"> </w:t>
      </w:r>
      <w:r w:rsidR="00692DAA" w:rsidRPr="00CE7A00">
        <w:rPr>
          <w:rFonts w:eastAsia="Times New Roman" w:cs="Times New Roman"/>
          <w:szCs w:val="24"/>
        </w:rPr>
        <w:t xml:space="preserve">temperature of </w:t>
      </w:r>
      <w:r w:rsidR="000E1327" w:rsidRPr="00CE7A00">
        <w:rPr>
          <w:rFonts w:eastAsia="Times New Roman" w:cs="Times New Roman"/>
          <w:szCs w:val="24"/>
        </w:rPr>
        <w:t>1</w:t>
      </w:r>
      <w:r w:rsidR="00692DAA" w:rsidRPr="00CE7A00">
        <w:rPr>
          <w:rFonts w:eastAsia="Times New Roman" w:cs="Times New Roman"/>
          <w:szCs w:val="24"/>
        </w:rPr>
        <w:t>.8</w:t>
      </w:r>
      <w:r w:rsidR="000E1327" w:rsidRPr="00CE7A00">
        <w:rPr>
          <w:rFonts w:eastAsia="Times New Roman" w:cs="Times New Roman"/>
          <w:szCs w:val="24"/>
        </w:rPr>
        <w:t>1</w:t>
      </w:r>
      <w:r w:rsidR="00692DAA" w:rsidRPr="00CE7A00">
        <w:rPr>
          <w:rFonts w:eastAsia="Times New Roman" w:cs="Times New Roman"/>
          <w:szCs w:val="24"/>
        </w:rPr>
        <w:t xml:space="preserve">°C </w:t>
      </w:r>
      <w:r w:rsidR="000E1327" w:rsidRPr="00CE7A00">
        <w:rPr>
          <w:rFonts w:eastAsia="Times New Roman" w:cs="Times New Roman"/>
          <w:szCs w:val="24"/>
        </w:rPr>
        <w:t>in the warmest month</w:t>
      </w:r>
      <w:r w:rsidR="00364E26" w:rsidRPr="00CE7A00">
        <w:rPr>
          <w:rFonts w:eastAsia="Times New Roman" w:cs="Times New Roman"/>
          <w:szCs w:val="24"/>
        </w:rPr>
        <w:t xml:space="preserve"> in annuals</w:t>
      </w:r>
      <w:r w:rsidR="00692DAA" w:rsidRPr="00CE7A00">
        <w:rPr>
          <w:rFonts w:eastAsia="Times New Roman" w:cs="Times New Roman"/>
          <w:szCs w:val="24"/>
        </w:rPr>
        <w:t xml:space="preserve">. All clades </w:t>
      </w:r>
      <w:r w:rsidR="000E1327" w:rsidRPr="00CE7A00">
        <w:rPr>
          <w:rFonts w:eastAsia="Times New Roman" w:cs="Times New Roman"/>
          <w:szCs w:val="24"/>
        </w:rPr>
        <w:t>except</w:t>
      </w:r>
      <w:r w:rsidR="00692DAA" w:rsidRPr="00CE7A00">
        <w:rPr>
          <w:rFonts w:eastAsia="Times New Roman" w:cs="Times New Roman"/>
          <w:szCs w:val="24"/>
        </w:rPr>
        <w:t xml:space="preserve"> </w:t>
      </w:r>
      <w:proofErr w:type="spellStart"/>
      <w:r w:rsidR="00F95147" w:rsidRPr="00CE7A00">
        <w:rPr>
          <w:rFonts w:eastAsia="Times New Roman" w:cs="Times New Roman"/>
          <w:szCs w:val="24"/>
        </w:rPr>
        <w:t>Balsami</w:t>
      </w:r>
      <w:r w:rsidR="00364615" w:rsidRPr="00CE7A00">
        <w:rPr>
          <w:rFonts w:eastAsia="Times New Roman" w:cs="Times New Roman"/>
          <w:szCs w:val="24"/>
        </w:rPr>
        <w:t>n</w:t>
      </w:r>
      <w:r w:rsidR="00F95147" w:rsidRPr="00CE7A00">
        <w:rPr>
          <w:rFonts w:eastAsia="Times New Roman" w:cs="Times New Roman"/>
          <w:szCs w:val="24"/>
        </w:rPr>
        <w:t>aceae</w:t>
      </w:r>
      <w:proofErr w:type="spellEnd"/>
      <w:r w:rsidR="00F95147" w:rsidRPr="00CE7A00">
        <w:rPr>
          <w:rFonts w:eastAsia="Times New Roman" w:cs="Times New Roman"/>
          <w:szCs w:val="24"/>
        </w:rPr>
        <w:t xml:space="preserve"> </w:t>
      </w:r>
      <w:r w:rsidR="001C3B1B" w:rsidRPr="00CE7A00">
        <w:rPr>
          <w:rFonts w:eastAsia="Times New Roman" w:cs="Times New Roman"/>
          <w:szCs w:val="24"/>
        </w:rPr>
        <w:t xml:space="preserve">presented </w:t>
      </w:r>
      <w:r w:rsidR="000E1327" w:rsidRPr="00CE7A00">
        <w:rPr>
          <w:rFonts w:eastAsia="Times New Roman" w:cs="Times New Roman"/>
          <w:szCs w:val="24"/>
        </w:rPr>
        <w:t xml:space="preserve">this </w:t>
      </w:r>
      <w:r w:rsidR="00692DAA" w:rsidRPr="00CE7A00">
        <w:rPr>
          <w:rFonts w:eastAsia="Times New Roman" w:cs="Times New Roman"/>
          <w:szCs w:val="24"/>
        </w:rPr>
        <w:t>pattern.</w:t>
      </w:r>
      <w:r w:rsidR="00AA3E1D" w:rsidRPr="00CE7A00">
        <w:rPr>
          <w:rFonts w:eastAsia="Times New Roman" w:cs="Times New Roman"/>
          <w:szCs w:val="24"/>
        </w:rPr>
        <w:t xml:space="preserve"> Finally, for BIO6 (minimum temperature of the coldest month; Table S</w:t>
      </w:r>
      <w:r w:rsidR="00923C37" w:rsidRPr="00CE7A00">
        <w:rPr>
          <w:rFonts w:eastAsia="Times New Roman" w:cs="Times New Roman"/>
          <w:szCs w:val="24"/>
        </w:rPr>
        <w:t>4</w:t>
      </w:r>
      <w:r w:rsidR="00AA3E1D" w:rsidRPr="00CE7A00">
        <w:rPr>
          <w:rFonts w:eastAsia="Times New Roman" w:cs="Times New Roman"/>
          <w:szCs w:val="24"/>
        </w:rPr>
        <w:t xml:space="preserve">), the difference in expected </w:t>
      </w:r>
      <w:r w:rsidR="00923C37" w:rsidRPr="00CE7A00">
        <w:rPr>
          <w:rFonts w:eastAsia="Times New Roman" w:cs="Times New Roman"/>
          <w:szCs w:val="24"/>
        </w:rPr>
        <w:t>minimum</w:t>
      </w:r>
      <w:r w:rsidR="00AA3E1D" w:rsidRPr="00CE7A00">
        <w:rPr>
          <w:rFonts w:eastAsia="Times New Roman" w:cs="Times New Roman"/>
          <w:szCs w:val="24"/>
        </w:rPr>
        <w:t xml:space="preserve"> temperature ranged from </w:t>
      </w:r>
      <w:r w:rsidR="00923C37" w:rsidRPr="00CE7A00">
        <w:rPr>
          <w:rFonts w:eastAsia="Times New Roman" w:cs="Times New Roman"/>
          <w:szCs w:val="24"/>
        </w:rPr>
        <w:t>9</w:t>
      </w:r>
      <w:r w:rsidR="00AA3E1D" w:rsidRPr="00CE7A00">
        <w:rPr>
          <w:rFonts w:eastAsia="Times New Roman" w:cs="Times New Roman"/>
          <w:szCs w:val="24"/>
        </w:rPr>
        <w:t>.</w:t>
      </w:r>
      <w:r w:rsidR="00923C37" w:rsidRPr="00CE7A00">
        <w:rPr>
          <w:rFonts w:eastAsia="Times New Roman" w:cs="Times New Roman"/>
          <w:szCs w:val="24"/>
        </w:rPr>
        <w:t>46</w:t>
      </w:r>
      <w:r w:rsidR="00AA3E1D" w:rsidRPr="00CE7A00">
        <w:rPr>
          <w:rFonts w:eastAsia="Times New Roman" w:cs="Times New Roman"/>
          <w:szCs w:val="24"/>
        </w:rPr>
        <w:t xml:space="preserve">°C </w:t>
      </w:r>
      <w:r w:rsidR="00923C37" w:rsidRPr="00CE7A00">
        <w:rPr>
          <w:rFonts w:eastAsia="Times New Roman" w:cs="Times New Roman"/>
          <w:szCs w:val="24"/>
        </w:rPr>
        <w:t xml:space="preserve">colder </w:t>
      </w:r>
      <w:r w:rsidR="00AA3E1D" w:rsidRPr="00CE7A00">
        <w:rPr>
          <w:rFonts w:eastAsia="Times New Roman" w:cs="Times New Roman"/>
          <w:szCs w:val="24"/>
        </w:rPr>
        <w:t xml:space="preserve">for annuals in </w:t>
      </w:r>
      <w:r w:rsidR="00923C37" w:rsidRPr="00CE7A00">
        <w:rPr>
          <w:rFonts w:eastAsia="Times New Roman" w:cs="Times New Roman"/>
          <w:i/>
          <w:iCs/>
          <w:szCs w:val="24"/>
        </w:rPr>
        <w:t>Croton</w:t>
      </w:r>
      <w:r w:rsidR="00923C37" w:rsidRPr="00CE7A00">
        <w:rPr>
          <w:rFonts w:eastAsia="Times New Roman" w:cs="Times New Roman"/>
          <w:szCs w:val="24"/>
        </w:rPr>
        <w:t xml:space="preserve"> </w:t>
      </w:r>
      <w:r w:rsidR="00AA3E1D" w:rsidRPr="00CE7A00">
        <w:rPr>
          <w:rFonts w:eastAsia="Times New Roman" w:cs="Times New Roman"/>
          <w:szCs w:val="24"/>
        </w:rPr>
        <w:t xml:space="preserve">to </w:t>
      </w:r>
      <w:r w:rsidR="00923C37" w:rsidRPr="00CE7A00">
        <w:rPr>
          <w:rFonts w:eastAsia="Times New Roman" w:cs="Times New Roman"/>
          <w:szCs w:val="24"/>
        </w:rPr>
        <w:t>6.79</w:t>
      </w:r>
      <w:r w:rsidR="00AA3E1D" w:rsidRPr="00CE7A00">
        <w:rPr>
          <w:rFonts w:eastAsia="Times New Roman" w:cs="Times New Roman"/>
          <w:szCs w:val="24"/>
        </w:rPr>
        <w:t xml:space="preserve">°C </w:t>
      </w:r>
      <w:r w:rsidR="00923C37" w:rsidRPr="00CE7A00">
        <w:rPr>
          <w:rFonts w:eastAsia="Times New Roman" w:cs="Times New Roman"/>
          <w:szCs w:val="24"/>
        </w:rPr>
        <w:t>colder</w:t>
      </w:r>
      <w:r w:rsidR="00AA3E1D" w:rsidRPr="00CE7A00">
        <w:rPr>
          <w:rFonts w:eastAsia="Times New Roman" w:cs="Times New Roman"/>
          <w:szCs w:val="24"/>
        </w:rPr>
        <w:t xml:space="preserve"> for perennials in </w:t>
      </w:r>
      <w:proofErr w:type="spellStart"/>
      <w:r w:rsidR="00923C37" w:rsidRPr="00CE7A00">
        <w:rPr>
          <w:rFonts w:eastAsia="Times New Roman" w:cs="Times New Roman"/>
          <w:szCs w:val="24"/>
        </w:rPr>
        <w:t>Pooideae</w:t>
      </w:r>
      <w:proofErr w:type="spellEnd"/>
      <w:r w:rsidR="00AA3E1D" w:rsidRPr="00CE7A00">
        <w:rPr>
          <w:rFonts w:eastAsia="Times New Roman" w:cs="Times New Roman"/>
          <w:szCs w:val="24"/>
        </w:rPr>
        <w:t xml:space="preserve">. On average, the expected difference between annuals and </w:t>
      </w:r>
      <w:r w:rsidR="00AA3E1D" w:rsidRPr="00CE7A00">
        <w:rPr>
          <w:rFonts w:eastAsia="Times New Roman" w:cs="Times New Roman"/>
          <w:szCs w:val="24"/>
        </w:rPr>
        <w:lastRenderedPageBreak/>
        <w:t xml:space="preserve">perennials was a </w:t>
      </w:r>
      <w:r w:rsidR="00ED1CDC" w:rsidRPr="00CE7A00">
        <w:rPr>
          <w:rFonts w:eastAsia="Times New Roman" w:cs="Times New Roman"/>
          <w:szCs w:val="24"/>
        </w:rPr>
        <w:t>minimum</w:t>
      </w:r>
      <w:r w:rsidR="00AA3E1D" w:rsidRPr="00CE7A00">
        <w:rPr>
          <w:rFonts w:eastAsia="Times New Roman" w:cs="Times New Roman"/>
          <w:szCs w:val="24"/>
        </w:rPr>
        <w:t xml:space="preserve"> temperature of </w:t>
      </w:r>
      <w:r w:rsidR="00ED1CDC" w:rsidRPr="00CE7A00">
        <w:rPr>
          <w:rFonts w:eastAsia="Times New Roman" w:cs="Times New Roman"/>
          <w:szCs w:val="24"/>
        </w:rPr>
        <w:t>0.98</w:t>
      </w:r>
      <w:r w:rsidR="00AA3E1D" w:rsidRPr="00CE7A00">
        <w:rPr>
          <w:rFonts w:eastAsia="Times New Roman" w:cs="Times New Roman"/>
          <w:szCs w:val="24"/>
        </w:rPr>
        <w:t xml:space="preserve">°C </w:t>
      </w:r>
      <w:r w:rsidR="00ED1CDC" w:rsidRPr="00CE7A00">
        <w:rPr>
          <w:rFonts w:eastAsia="Times New Roman" w:cs="Times New Roman"/>
          <w:szCs w:val="24"/>
        </w:rPr>
        <w:t xml:space="preserve">colder for </w:t>
      </w:r>
      <w:r w:rsidR="005C26D6" w:rsidRPr="00CE7A00">
        <w:rPr>
          <w:rFonts w:eastAsia="Times New Roman" w:cs="Times New Roman"/>
          <w:szCs w:val="24"/>
        </w:rPr>
        <w:t>perennials</w:t>
      </w:r>
      <w:r w:rsidR="00AA3E1D" w:rsidRPr="00CE7A00">
        <w:rPr>
          <w:rFonts w:eastAsia="Times New Roman" w:cs="Times New Roman"/>
          <w:szCs w:val="24"/>
        </w:rPr>
        <w:t xml:space="preserve">. All clades except </w:t>
      </w:r>
      <w:proofErr w:type="spellStart"/>
      <w:r w:rsidR="00AA3E1D" w:rsidRPr="00CE7A00">
        <w:rPr>
          <w:rFonts w:eastAsia="Times New Roman" w:cs="Times New Roman"/>
          <w:szCs w:val="24"/>
        </w:rPr>
        <w:t>Balsami</w:t>
      </w:r>
      <w:r w:rsidR="001C3B1B" w:rsidRPr="00CE7A00">
        <w:rPr>
          <w:rFonts w:eastAsia="Times New Roman" w:cs="Times New Roman"/>
          <w:szCs w:val="24"/>
        </w:rPr>
        <w:t>n</w:t>
      </w:r>
      <w:r w:rsidR="00AA3E1D" w:rsidRPr="00CE7A00">
        <w:rPr>
          <w:rFonts w:eastAsia="Times New Roman" w:cs="Times New Roman"/>
          <w:szCs w:val="24"/>
        </w:rPr>
        <w:t>aceae</w:t>
      </w:r>
      <w:proofErr w:type="spellEnd"/>
      <w:r w:rsidR="005C26D6" w:rsidRPr="00CE7A00">
        <w:rPr>
          <w:rFonts w:eastAsia="Times New Roman" w:cs="Times New Roman"/>
          <w:szCs w:val="24"/>
        </w:rPr>
        <w:t xml:space="preserve">, </w:t>
      </w:r>
      <w:r w:rsidR="005C26D6" w:rsidRPr="00CE7A00">
        <w:rPr>
          <w:rFonts w:eastAsia="Times New Roman" w:cs="Times New Roman"/>
          <w:i/>
          <w:iCs/>
          <w:szCs w:val="24"/>
        </w:rPr>
        <w:t>Croton</w:t>
      </w:r>
      <w:r w:rsidR="005C26D6" w:rsidRPr="00CE7A00">
        <w:rPr>
          <w:rFonts w:eastAsia="Times New Roman" w:cs="Times New Roman"/>
          <w:szCs w:val="24"/>
        </w:rPr>
        <w:t xml:space="preserve">, </w:t>
      </w:r>
      <w:proofErr w:type="spellStart"/>
      <w:r w:rsidR="005C26D6" w:rsidRPr="00CE7A00">
        <w:rPr>
          <w:rFonts w:eastAsia="Times New Roman" w:cs="Times New Roman"/>
          <w:szCs w:val="24"/>
        </w:rPr>
        <w:t>Erysimeae</w:t>
      </w:r>
      <w:proofErr w:type="spellEnd"/>
      <w:r w:rsidR="005C26D6" w:rsidRPr="00CE7A00">
        <w:rPr>
          <w:rFonts w:eastAsia="Times New Roman" w:cs="Times New Roman"/>
          <w:szCs w:val="24"/>
        </w:rPr>
        <w:t xml:space="preserve">, </w:t>
      </w:r>
      <w:proofErr w:type="spellStart"/>
      <w:r w:rsidR="005C26D6" w:rsidRPr="00CE7A00">
        <w:rPr>
          <w:rFonts w:eastAsia="Times New Roman" w:cs="Times New Roman"/>
          <w:szCs w:val="24"/>
        </w:rPr>
        <w:t>Grewioideae</w:t>
      </w:r>
      <w:proofErr w:type="spellEnd"/>
      <w:r w:rsidR="005C26D6" w:rsidRPr="00CE7A00">
        <w:rPr>
          <w:rFonts w:eastAsia="Times New Roman" w:cs="Times New Roman"/>
          <w:szCs w:val="24"/>
        </w:rPr>
        <w:t xml:space="preserve">, </w:t>
      </w:r>
      <w:proofErr w:type="spellStart"/>
      <w:r w:rsidR="005C26D6" w:rsidRPr="00CE7A00">
        <w:rPr>
          <w:rFonts w:eastAsia="Times New Roman" w:cs="Times New Roman"/>
          <w:szCs w:val="24"/>
        </w:rPr>
        <w:t>Lepidieae</w:t>
      </w:r>
      <w:proofErr w:type="spellEnd"/>
      <w:r w:rsidR="005C26D6" w:rsidRPr="00CE7A00">
        <w:rPr>
          <w:rFonts w:eastAsia="Times New Roman" w:cs="Times New Roman"/>
          <w:szCs w:val="24"/>
        </w:rPr>
        <w:t xml:space="preserve">, </w:t>
      </w:r>
      <w:proofErr w:type="spellStart"/>
      <w:r w:rsidR="005C26D6" w:rsidRPr="00CE7A00">
        <w:rPr>
          <w:rFonts w:eastAsia="Times New Roman" w:cs="Times New Roman"/>
          <w:szCs w:val="24"/>
        </w:rPr>
        <w:t>Onagraceae</w:t>
      </w:r>
      <w:proofErr w:type="spellEnd"/>
      <w:r w:rsidR="005C26D6" w:rsidRPr="00CE7A00">
        <w:rPr>
          <w:rFonts w:eastAsia="Times New Roman" w:cs="Times New Roman"/>
          <w:szCs w:val="24"/>
        </w:rPr>
        <w:t xml:space="preserve">, </w:t>
      </w:r>
      <w:proofErr w:type="spellStart"/>
      <w:r w:rsidR="005C26D6" w:rsidRPr="00CE7A00">
        <w:rPr>
          <w:rFonts w:eastAsia="Times New Roman" w:cs="Times New Roman"/>
          <w:szCs w:val="24"/>
        </w:rPr>
        <w:t>Panicoideae</w:t>
      </w:r>
      <w:proofErr w:type="spellEnd"/>
      <w:r w:rsidR="005C26D6" w:rsidRPr="00CE7A00">
        <w:rPr>
          <w:rFonts w:eastAsia="Times New Roman" w:cs="Times New Roman"/>
          <w:szCs w:val="24"/>
        </w:rPr>
        <w:t xml:space="preserve">, </w:t>
      </w:r>
      <w:proofErr w:type="spellStart"/>
      <w:r w:rsidR="005C26D6" w:rsidRPr="00CE7A00">
        <w:rPr>
          <w:rFonts w:eastAsia="Times New Roman" w:cs="Times New Roman"/>
          <w:szCs w:val="24"/>
        </w:rPr>
        <w:t>Polemoniaceae</w:t>
      </w:r>
      <w:proofErr w:type="spellEnd"/>
      <w:r w:rsidR="005C26D6" w:rsidRPr="00CE7A00">
        <w:rPr>
          <w:rFonts w:eastAsia="Times New Roman" w:cs="Times New Roman"/>
          <w:szCs w:val="24"/>
        </w:rPr>
        <w:t xml:space="preserve">, Primulaceae, and Solanaceae </w:t>
      </w:r>
      <w:r w:rsidR="001C3B1B" w:rsidRPr="00CE7A00">
        <w:rPr>
          <w:rFonts w:eastAsia="Times New Roman" w:cs="Times New Roman"/>
          <w:szCs w:val="24"/>
        </w:rPr>
        <w:t xml:space="preserve">presented </w:t>
      </w:r>
      <w:r w:rsidR="00AA3E1D" w:rsidRPr="00CE7A00">
        <w:rPr>
          <w:rFonts w:eastAsia="Times New Roman" w:cs="Times New Roman"/>
          <w:szCs w:val="24"/>
        </w:rPr>
        <w:t xml:space="preserve">this pattern. </w:t>
      </w:r>
    </w:p>
    <w:p w14:paraId="29BE883D" w14:textId="4D04CABD" w:rsidR="00365289" w:rsidRPr="00CE7A00" w:rsidRDefault="000C37F8"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We examined three climatic variables related to precipitation. For BIO12 (mean annual precipitation; Table S5), the difference in expected </w:t>
      </w:r>
      <w:r w:rsidR="00644C99" w:rsidRPr="00CE7A00">
        <w:rPr>
          <w:rFonts w:eastAsia="Times New Roman" w:cs="Times New Roman"/>
          <w:szCs w:val="24"/>
        </w:rPr>
        <w:t xml:space="preserve">precipitation </w:t>
      </w:r>
      <w:r w:rsidRPr="00CE7A00">
        <w:rPr>
          <w:rFonts w:eastAsia="Times New Roman" w:cs="Times New Roman"/>
          <w:szCs w:val="24"/>
        </w:rPr>
        <w:t xml:space="preserve">ranged from </w:t>
      </w:r>
      <w:r w:rsidR="00644C99" w:rsidRPr="00CE7A00">
        <w:rPr>
          <w:rFonts w:eastAsia="Times New Roman" w:cs="Times New Roman"/>
          <w:szCs w:val="24"/>
        </w:rPr>
        <w:t>198.46mm</w:t>
      </w:r>
      <w:r w:rsidRPr="00CE7A00">
        <w:rPr>
          <w:rFonts w:eastAsia="Times New Roman" w:cs="Times New Roman"/>
          <w:szCs w:val="24"/>
        </w:rPr>
        <w:t xml:space="preserve"> </w:t>
      </w:r>
      <w:r w:rsidR="00644C99" w:rsidRPr="00CE7A00">
        <w:rPr>
          <w:rFonts w:eastAsia="Times New Roman" w:cs="Times New Roman"/>
          <w:szCs w:val="24"/>
        </w:rPr>
        <w:t xml:space="preserve">greater </w:t>
      </w:r>
      <w:r w:rsidRPr="00CE7A00">
        <w:rPr>
          <w:rFonts w:eastAsia="Times New Roman" w:cs="Times New Roman"/>
          <w:szCs w:val="24"/>
        </w:rPr>
        <w:t xml:space="preserve">for annuals in </w:t>
      </w:r>
      <w:proofErr w:type="spellStart"/>
      <w:r w:rsidR="00644C99" w:rsidRPr="00CE7A00">
        <w:rPr>
          <w:rFonts w:eastAsia="Times New Roman" w:cs="Times New Roman"/>
          <w:szCs w:val="24"/>
        </w:rPr>
        <w:t>Thelypodieae</w:t>
      </w:r>
      <w:proofErr w:type="spellEnd"/>
      <w:r w:rsidR="00644C99" w:rsidRPr="00CE7A00">
        <w:rPr>
          <w:rFonts w:eastAsia="Times New Roman" w:cs="Times New Roman"/>
          <w:szCs w:val="24"/>
        </w:rPr>
        <w:t xml:space="preserve"> </w:t>
      </w:r>
      <w:r w:rsidR="001C3B1B" w:rsidRPr="00CE7A00">
        <w:rPr>
          <w:rFonts w:eastAsia="Times New Roman" w:cs="Times New Roman"/>
          <w:szCs w:val="24"/>
        </w:rPr>
        <w:t xml:space="preserve">to </w:t>
      </w:r>
      <w:r w:rsidR="00644C99" w:rsidRPr="00CE7A00">
        <w:rPr>
          <w:rFonts w:eastAsia="Times New Roman" w:cs="Times New Roman"/>
          <w:szCs w:val="24"/>
        </w:rPr>
        <w:t>618.71mm</w:t>
      </w:r>
      <w:r w:rsidRPr="00CE7A00">
        <w:rPr>
          <w:rFonts w:eastAsia="Times New Roman" w:cs="Times New Roman"/>
          <w:szCs w:val="24"/>
        </w:rPr>
        <w:t xml:space="preserve"> </w:t>
      </w:r>
      <w:r w:rsidR="00644C99" w:rsidRPr="00CE7A00">
        <w:rPr>
          <w:rFonts w:eastAsia="Times New Roman" w:cs="Times New Roman"/>
          <w:szCs w:val="24"/>
        </w:rPr>
        <w:t>greater</w:t>
      </w:r>
      <w:r w:rsidRPr="00CE7A00">
        <w:rPr>
          <w:rFonts w:eastAsia="Times New Roman" w:cs="Times New Roman"/>
          <w:szCs w:val="24"/>
        </w:rPr>
        <w:t xml:space="preserve"> for perennials in </w:t>
      </w:r>
      <w:proofErr w:type="spellStart"/>
      <w:r w:rsidR="00644C99" w:rsidRPr="00CE7A00">
        <w:rPr>
          <w:rFonts w:eastAsia="Times New Roman" w:cs="Times New Roman"/>
          <w:szCs w:val="24"/>
        </w:rPr>
        <w:t>Balsami</w:t>
      </w:r>
      <w:r w:rsidR="001C3B1B" w:rsidRPr="00CE7A00">
        <w:rPr>
          <w:rFonts w:eastAsia="Times New Roman" w:cs="Times New Roman"/>
          <w:szCs w:val="24"/>
        </w:rPr>
        <w:t>n</w:t>
      </w:r>
      <w:r w:rsidR="00644C99" w:rsidRPr="00CE7A00">
        <w:rPr>
          <w:rFonts w:eastAsia="Times New Roman" w:cs="Times New Roman"/>
          <w:szCs w:val="24"/>
        </w:rPr>
        <w:t>aceae</w:t>
      </w:r>
      <w:proofErr w:type="spellEnd"/>
      <w:r w:rsidRPr="00CE7A00">
        <w:rPr>
          <w:rFonts w:eastAsia="Times New Roman" w:cs="Times New Roman"/>
          <w:szCs w:val="24"/>
        </w:rPr>
        <w:t xml:space="preserve">. On average, the expected difference between annuals and perennials was </w:t>
      </w:r>
      <w:r w:rsidR="00644C99" w:rsidRPr="00CE7A00">
        <w:rPr>
          <w:rFonts w:eastAsia="Times New Roman" w:cs="Times New Roman"/>
          <w:szCs w:val="24"/>
        </w:rPr>
        <w:t>63.57mm more precipitation</w:t>
      </w:r>
      <w:r w:rsidRPr="00CE7A00">
        <w:rPr>
          <w:rFonts w:eastAsia="Times New Roman" w:cs="Times New Roman"/>
          <w:szCs w:val="24"/>
        </w:rPr>
        <w:t xml:space="preserve"> in </w:t>
      </w:r>
      <w:r w:rsidR="00644C99" w:rsidRPr="00CE7A00">
        <w:rPr>
          <w:rFonts w:eastAsia="Times New Roman" w:cs="Times New Roman"/>
          <w:szCs w:val="24"/>
        </w:rPr>
        <w:t>perennials</w:t>
      </w:r>
      <w:r w:rsidRPr="00CE7A00">
        <w:rPr>
          <w:rFonts w:eastAsia="Times New Roman" w:cs="Times New Roman"/>
          <w:szCs w:val="24"/>
        </w:rPr>
        <w:t xml:space="preserve">. </w:t>
      </w:r>
      <w:r w:rsidR="006D63A1" w:rsidRPr="00CE7A00">
        <w:rPr>
          <w:rFonts w:eastAsia="Times New Roman" w:cs="Times New Roman"/>
          <w:szCs w:val="24"/>
        </w:rPr>
        <w:t xml:space="preserve">Clades which had greater expected annual precipitation in annuals are </w:t>
      </w:r>
      <w:proofErr w:type="spellStart"/>
      <w:r w:rsidR="006D63A1" w:rsidRPr="00CE7A00">
        <w:rPr>
          <w:rFonts w:eastAsia="Times New Roman" w:cs="Times New Roman"/>
          <w:szCs w:val="24"/>
        </w:rPr>
        <w:t>Brassiceae</w:t>
      </w:r>
      <w:proofErr w:type="spellEnd"/>
      <w:r w:rsidRPr="00CE7A00">
        <w:rPr>
          <w:rFonts w:eastAsia="Times New Roman" w:cs="Times New Roman"/>
          <w:szCs w:val="24"/>
        </w:rPr>
        <w:t xml:space="preserve">, </w:t>
      </w:r>
      <w:proofErr w:type="spellStart"/>
      <w:r w:rsidR="006D63A1" w:rsidRPr="00CE7A00">
        <w:rPr>
          <w:rFonts w:eastAsia="Times New Roman" w:cs="Times New Roman"/>
          <w:szCs w:val="24"/>
        </w:rPr>
        <w:t>Cardamineae</w:t>
      </w:r>
      <w:proofErr w:type="spellEnd"/>
      <w:r w:rsidRPr="00CE7A00">
        <w:rPr>
          <w:rFonts w:eastAsia="Times New Roman" w:cs="Times New Roman"/>
          <w:szCs w:val="24"/>
        </w:rPr>
        <w:t xml:space="preserve">, </w:t>
      </w:r>
      <w:r w:rsidR="001C3B1B" w:rsidRPr="00CE7A00">
        <w:rPr>
          <w:rFonts w:eastAsia="Times New Roman" w:cs="Times New Roman"/>
          <w:szCs w:val="24"/>
        </w:rPr>
        <w:t xml:space="preserve">the </w:t>
      </w:r>
      <w:r w:rsidR="006D63A1" w:rsidRPr="00CE7A00">
        <w:rPr>
          <w:rFonts w:eastAsia="Times New Roman" w:cs="Times New Roman"/>
          <w:szCs w:val="24"/>
        </w:rPr>
        <w:t>CES</w:t>
      </w:r>
      <w:r w:rsidR="001C3B1B" w:rsidRPr="00CE7A00">
        <w:rPr>
          <w:rFonts w:eastAsia="Times New Roman" w:cs="Times New Roman"/>
          <w:szCs w:val="24"/>
        </w:rPr>
        <w:t xml:space="preserve"> clade</w:t>
      </w:r>
      <w:r w:rsidRPr="00CE7A00">
        <w:rPr>
          <w:rFonts w:eastAsia="Times New Roman" w:cs="Times New Roman"/>
          <w:szCs w:val="24"/>
        </w:rPr>
        <w:t xml:space="preserve">, </w:t>
      </w:r>
      <w:proofErr w:type="spellStart"/>
      <w:r w:rsidR="006D63A1" w:rsidRPr="00CE7A00">
        <w:rPr>
          <w:rFonts w:eastAsia="Times New Roman" w:cs="Times New Roman"/>
          <w:i/>
          <w:iCs/>
          <w:szCs w:val="24"/>
        </w:rPr>
        <w:t>Chamaecrista</w:t>
      </w:r>
      <w:proofErr w:type="spellEnd"/>
      <w:r w:rsidRPr="00CE7A00">
        <w:rPr>
          <w:rFonts w:eastAsia="Times New Roman" w:cs="Times New Roman"/>
          <w:szCs w:val="24"/>
        </w:rPr>
        <w:t xml:space="preserve">, </w:t>
      </w:r>
      <w:proofErr w:type="spellStart"/>
      <w:r w:rsidR="006D63A1" w:rsidRPr="00CE7A00">
        <w:rPr>
          <w:rFonts w:eastAsia="Times New Roman" w:cs="Times New Roman"/>
          <w:szCs w:val="24"/>
        </w:rPr>
        <w:t>Gesneriaceae</w:t>
      </w:r>
      <w:proofErr w:type="spellEnd"/>
      <w:r w:rsidRPr="00CE7A00">
        <w:rPr>
          <w:rFonts w:eastAsia="Times New Roman" w:cs="Times New Roman"/>
          <w:szCs w:val="24"/>
        </w:rPr>
        <w:t xml:space="preserve">, </w:t>
      </w:r>
      <w:proofErr w:type="spellStart"/>
      <w:r w:rsidR="006D63A1" w:rsidRPr="00CE7A00">
        <w:rPr>
          <w:rFonts w:eastAsia="Times New Roman" w:cs="Times New Roman"/>
          <w:szCs w:val="24"/>
        </w:rPr>
        <w:t>Lysimachieae</w:t>
      </w:r>
      <w:proofErr w:type="spellEnd"/>
      <w:r w:rsidRPr="00CE7A00">
        <w:rPr>
          <w:rFonts w:eastAsia="Times New Roman" w:cs="Times New Roman"/>
          <w:szCs w:val="24"/>
        </w:rPr>
        <w:t xml:space="preserve">, </w:t>
      </w:r>
      <w:r w:rsidR="006D63A1" w:rsidRPr="00CE7A00">
        <w:rPr>
          <w:rFonts w:eastAsia="Times New Roman" w:cs="Times New Roman"/>
          <w:szCs w:val="24"/>
        </w:rPr>
        <w:t>Orobanchaceae</w:t>
      </w:r>
      <w:r w:rsidRPr="00CE7A00">
        <w:rPr>
          <w:rFonts w:eastAsia="Times New Roman" w:cs="Times New Roman"/>
          <w:szCs w:val="24"/>
        </w:rPr>
        <w:t xml:space="preserve">, </w:t>
      </w:r>
      <w:proofErr w:type="spellStart"/>
      <w:r w:rsidR="006D63A1" w:rsidRPr="00CE7A00">
        <w:rPr>
          <w:rFonts w:eastAsia="Times New Roman" w:cs="Times New Roman"/>
          <w:szCs w:val="24"/>
        </w:rPr>
        <w:t>Spermacoceae</w:t>
      </w:r>
      <w:proofErr w:type="spellEnd"/>
      <w:r w:rsidR="006D63A1" w:rsidRPr="00CE7A00">
        <w:rPr>
          <w:rFonts w:eastAsia="Times New Roman" w:cs="Times New Roman"/>
          <w:szCs w:val="24"/>
        </w:rPr>
        <w:t xml:space="preserve">, </w:t>
      </w:r>
      <w:r w:rsidRPr="00CE7A00">
        <w:rPr>
          <w:rFonts w:eastAsia="Times New Roman" w:cs="Times New Roman"/>
          <w:szCs w:val="24"/>
        </w:rPr>
        <w:t xml:space="preserve">and </w:t>
      </w:r>
      <w:proofErr w:type="spellStart"/>
      <w:r w:rsidR="006D63A1" w:rsidRPr="00CE7A00">
        <w:rPr>
          <w:rFonts w:eastAsia="Times New Roman" w:cs="Times New Roman"/>
          <w:szCs w:val="24"/>
        </w:rPr>
        <w:t>Thelypodieae</w:t>
      </w:r>
      <w:proofErr w:type="spellEnd"/>
      <w:r w:rsidRPr="00CE7A00">
        <w:rPr>
          <w:rFonts w:eastAsia="Times New Roman" w:cs="Times New Roman"/>
          <w:szCs w:val="24"/>
        </w:rPr>
        <w:t>.</w:t>
      </w:r>
      <w:r w:rsidR="00435698" w:rsidRPr="00CE7A00">
        <w:rPr>
          <w:rFonts w:eastAsia="Times New Roman" w:cs="Times New Roman"/>
          <w:szCs w:val="24"/>
        </w:rPr>
        <w:t xml:space="preserve"> </w:t>
      </w:r>
      <w:r w:rsidR="00C22791" w:rsidRPr="00CE7A00">
        <w:rPr>
          <w:rFonts w:eastAsia="Times New Roman" w:cs="Times New Roman"/>
          <w:szCs w:val="24"/>
        </w:rPr>
        <w:t>For BIO14 (precipitation of the driest month; Table S</w:t>
      </w:r>
      <w:r w:rsidR="00435698" w:rsidRPr="00CE7A00">
        <w:rPr>
          <w:rFonts w:eastAsia="Times New Roman" w:cs="Times New Roman"/>
          <w:szCs w:val="24"/>
        </w:rPr>
        <w:t>6</w:t>
      </w:r>
      <w:r w:rsidR="00C22791" w:rsidRPr="00CE7A00">
        <w:rPr>
          <w:rFonts w:eastAsia="Times New Roman" w:cs="Times New Roman"/>
          <w:szCs w:val="24"/>
        </w:rPr>
        <w:t>), the difference in expected precipitation</w:t>
      </w:r>
      <w:r w:rsidR="008F62BA" w:rsidRPr="00CE7A00">
        <w:rPr>
          <w:rFonts w:eastAsia="Times New Roman" w:cs="Times New Roman"/>
          <w:szCs w:val="24"/>
        </w:rPr>
        <w:t xml:space="preserve"> of the driest month</w:t>
      </w:r>
      <w:r w:rsidR="00C22791" w:rsidRPr="00CE7A00">
        <w:rPr>
          <w:rFonts w:eastAsia="Times New Roman" w:cs="Times New Roman"/>
          <w:szCs w:val="24"/>
        </w:rPr>
        <w:t xml:space="preserve"> ranged from </w:t>
      </w:r>
      <w:r w:rsidR="008F62BA" w:rsidRPr="00CE7A00">
        <w:rPr>
          <w:rFonts w:eastAsia="Times New Roman" w:cs="Times New Roman"/>
          <w:szCs w:val="24"/>
        </w:rPr>
        <w:t>1.49</w:t>
      </w:r>
      <w:r w:rsidR="00C22791" w:rsidRPr="00CE7A00">
        <w:rPr>
          <w:rFonts w:eastAsia="Times New Roman" w:cs="Times New Roman"/>
          <w:szCs w:val="24"/>
        </w:rPr>
        <w:t xml:space="preserve">mm greater for annuals in </w:t>
      </w:r>
      <w:proofErr w:type="spellStart"/>
      <w:r w:rsidR="008F62BA" w:rsidRPr="00CE7A00">
        <w:rPr>
          <w:rFonts w:eastAsia="Times New Roman" w:cs="Times New Roman"/>
          <w:szCs w:val="24"/>
        </w:rPr>
        <w:t>Brassiceae</w:t>
      </w:r>
      <w:proofErr w:type="spellEnd"/>
      <w:r w:rsidR="008F62BA" w:rsidRPr="00CE7A00">
        <w:rPr>
          <w:rFonts w:eastAsia="Times New Roman" w:cs="Times New Roman"/>
          <w:szCs w:val="24"/>
        </w:rPr>
        <w:t xml:space="preserve"> to 28</w:t>
      </w:r>
      <w:r w:rsidR="00C22791" w:rsidRPr="00CE7A00">
        <w:rPr>
          <w:rFonts w:eastAsia="Times New Roman" w:cs="Times New Roman"/>
          <w:szCs w:val="24"/>
        </w:rPr>
        <w:t>.</w:t>
      </w:r>
      <w:r w:rsidR="008F62BA" w:rsidRPr="00CE7A00">
        <w:rPr>
          <w:rFonts w:eastAsia="Times New Roman" w:cs="Times New Roman"/>
          <w:szCs w:val="24"/>
        </w:rPr>
        <w:t>90</w:t>
      </w:r>
      <w:r w:rsidR="00C22791" w:rsidRPr="00CE7A00">
        <w:rPr>
          <w:rFonts w:eastAsia="Times New Roman" w:cs="Times New Roman"/>
          <w:szCs w:val="24"/>
        </w:rPr>
        <w:t xml:space="preserve">mm greater for perennials in </w:t>
      </w:r>
      <w:r w:rsidR="008F62BA" w:rsidRPr="00CE7A00">
        <w:rPr>
          <w:rFonts w:eastAsia="Times New Roman" w:cs="Times New Roman"/>
          <w:i/>
          <w:iCs/>
          <w:szCs w:val="24"/>
        </w:rPr>
        <w:t>Hypericum</w:t>
      </w:r>
      <w:r w:rsidR="00C22791" w:rsidRPr="00CE7A00">
        <w:rPr>
          <w:rFonts w:eastAsia="Times New Roman" w:cs="Times New Roman"/>
          <w:szCs w:val="24"/>
        </w:rPr>
        <w:t xml:space="preserve">. On average, the expected difference between annuals and perennials was </w:t>
      </w:r>
      <w:r w:rsidR="00BA7B97" w:rsidRPr="00CE7A00">
        <w:rPr>
          <w:rFonts w:eastAsia="Times New Roman" w:cs="Times New Roman"/>
          <w:szCs w:val="24"/>
        </w:rPr>
        <w:t>3.66</w:t>
      </w:r>
      <w:r w:rsidR="00C22791" w:rsidRPr="00CE7A00">
        <w:rPr>
          <w:rFonts w:eastAsia="Times New Roman" w:cs="Times New Roman"/>
          <w:szCs w:val="24"/>
        </w:rPr>
        <w:t xml:space="preserve"> mm more precipitation </w:t>
      </w:r>
      <w:r w:rsidR="00BA7B97" w:rsidRPr="00CE7A00">
        <w:rPr>
          <w:rFonts w:eastAsia="Times New Roman" w:cs="Times New Roman"/>
          <w:szCs w:val="24"/>
        </w:rPr>
        <w:t xml:space="preserve">during the driest month </w:t>
      </w:r>
      <w:r w:rsidR="00C22791" w:rsidRPr="00CE7A00">
        <w:rPr>
          <w:rFonts w:eastAsia="Times New Roman" w:cs="Times New Roman"/>
          <w:szCs w:val="24"/>
        </w:rPr>
        <w:t xml:space="preserve">in perennials. Clades which had greater expected precipitation </w:t>
      </w:r>
      <w:r w:rsidR="00BA7B97" w:rsidRPr="00CE7A00">
        <w:rPr>
          <w:rFonts w:eastAsia="Times New Roman" w:cs="Times New Roman"/>
          <w:szCs w:val="24"/>
        </w:rPr>
        <w:t xml:space="preserve">during the </w:t>
      </w:r>
      <w:r w:rsidR="001C3B1B" w:rsidRPr="00CE7A00">
        <w:rPr>
          <w:rFonts w:eastAsia="Times New Roman" w:cs="Times New Roman"/>
          <w:szCs w:val="24"/>
        </w:rPr>
        <w:t xml:space="preserve">driest </w:t>
      </w:r>
      <w:r w:rsidR="00BA7B97" w:rsidRPr="00CE7A00">
        <w:rPr>
          <w:rFonts w:eastAsia="Times New Roman" w:cs="Times New Roman"/>
          <w:szCs w:val="24"/>
        </w:rPr>
        <w:t xml:space="preserve">month </w:t>
      </w:r>
      <w:r w:rsidR="00C22791" w:rsidRPr="00CE7A00">
        <w:rPr>
          <w:rFonts w:eastAsia="Times New Roman" w:cs="Times New Roman"/>
          <w:szCs w:val="24"/>
        </w:rPr>
        <w:t xml:space="preserve">in annuals are </w:t>
      </w:r>
      <w:proofErr w:type="spellStart"/>
      <w:r w:rsidR="003908C7" w:rsidRPr="00CE7A00">
        <w:rPr>
          <w:rFonts w:eastAsia="Times New Roman" w:cs="Times New Roman"/>
          <w:szCs w:val="24"/>
        </w:rPr>
        <w:t>Apioideae</w:t>
      </w:r>
      <w:proofErr w:type="spellEnd"/>
      <w:r w:rsidR="00C22791" w:rsidRPr="00CE7A00">
        <w:rPr>
          <w:rFonts w:eastAsia="Times New Roman" w:cs="Times New Roman"/>
          <w:szCs w:val="24"/>
        </w:rPr>
        <w:t xml:space="preserve">, </w:t>
      </w:r>
      <w:proofErr w:type="spellStart"/>
      <w:r w:rsidR="003908C7" w:rsidRPr="00CE7A00">
        <w:rPr>
          <w:rFonts w:eastAsia="Times New Roman" w:cs="Times New Roman"/>
          <w:szCs w:val="24"/>
        </w:rPr>
        <w:t>Brassiceae</w:t>
      </w:r>
      <w:proofErr w:type="spellEnd"/>
      <w:r w:rsidR="00C22791" w:rsidRPr="00CE7A00">
        <w:rPr>
          <w:rFonts w:eastAsia="Times New Roman" w:cs="Times New Roman"/>
          <w:szCs w:val="24"/>
        </w:rPr>
        <w:t xml:space="preserve">, </w:t>
      </w:r>
      <w:proofErr w:type="spellStart"/>
      <w:r w:rsidR="003908C7" w:rsidRPr="00CE7A00">
        <w:rPr>
          <w:rFonts w:eastAsia="Times New Roman" w:cs="Times New Roman"/>
          <w:szCs w:val="24"/>
        </w:rPr>
        <w:t>Cardamineae</w:t>
      </w:r>
      <w:proofErr w:type="spellEnd"/>
      <w:r w:rsidR="00C22791" w:rsidRPr="00CE7A00">
        <w:rPr>
          <w:rFonts w:eastAsia="Times New Roman" w:cs="Times New Roman"/>
          <w:szCs w:val="24"/>
        </w:rPr>
        <w:t xml:space="preserve">, </w:t>
      </w:r>
      <w:r w:rsidR="001C3B1B" w:rsidRPr="00CE7A00">
        <w:rPr>
          <w:rFonts w:eastAsia="Times New Roman" w:cs="Times New Roman"/>
          <w:szCs w:val="24"/>
        </w:rPr>
        <w:t xml:space="preserve">the </w:t>
      </w:r>
      <w:r w:rsidR="003908C7" w:rsidRPr="00CE7A00">
        <w:rPr>
          <w:rFonts w:eastAsia="Times New Roman" w:cs="Times New Roman"/>
          <w:szCs w:val="24"/>
        </w:rPr>
        <w:t>CES</w:t>
      </w:r>
      <w:r w:rsidR="001C3B1B" w:rsidRPr="00CE7A00">
        <w:rPr>
          <w:rFonts w:eastAsia="Times New Roman" w:cs="Times New Roman"/>
          <w:szCs w:val="24"/>
        </w:rPr>
        <w:t xml:space="preserve"> clade</w:t>
      </w:r>
      <w:r w:rsidR="00C22791" w:rsidRPr="00CE7A00">
        <w:rPr>
          <w:rFonts w:eastAsia="Times New Roman" w:cs="Times New Roman"/>
          <w:szCs w:val="24"/>
        </w:rPr>
        <w:t xml:space="preserve">, </w:t>
      </w:r>
      <w:proofErr w:type="spellStart"/>
      <w:r w:rsidR="003908C7" w:rsidRPr="00CE7A00">
        <w:rPr>
          <w:rFonts w:eastAsia="Times New Roman" w:cs="Times New Roman"/>
          <w:i/>
          <w:iCs/>
          <w:szCs w:val="24"/>
        </w:rPr>
        <w:t>Chamaecrista</w:t>
      </w:r>
      <w:proofErr w:type="spellEnd"/>
      <w:r w:rsidR="00C22791" w:rsidRPr="00CE7A00">
        <w:rPr>
          <w:rFonts w:eastAsia="Times New Roman" w:cs="Times New Roman"/>
          <w:szCs w:val="24"/>
        </w:rPr>
        <w:t xml:space="preserve">, </w:t>
      </w:r>
      <w:r w:rsidR="003908C7" w:rsidRPr="00CE7A00">
        <w:rPr>
          <w:rFonts w:eastAsia="Times New Roman" w:cs="Times New Roman"/>
          <w:i/>
          <w:iCs/>
          <w:szCs w:val="24"/>
        </w:rPr>
        <w:t>Croton</w:t>
      </w:r>
      <w:r w:rsidR="00C22791" w:rsidRPr="00CE7A00">
        <w:rPr>
          <w:rFonts w:eastAsia="Times New Roman" w:cs="Times New Roman"/>
          <w:szCs w:val="24"/>
        </w:rPr>
        <w:t xml:space="preserve">, </w:t>
      </w:r>
      <w:proofErr w:type="spellStart"/>
      <w:r w:rsidR="003908C7" w:rsidRPr="00CE7A00">
        <w:rPr>
          <w:rFonts w:eastAsia="Times New Roman" w:cs="Times New Roman"/>
          <w:szCs w:val="24"/>
        </w:rPr>
        <w:t>Erysimeae</w:t>
      </w:r>
      <w:proofErr w:type="spellEnd"/>
      <w:r w:rsidR="00C22791" w:rsidRPr="00CE7A00">
        <w:rPr>
          <w:rFonts w:eastAsia="Times New Roman" w:cs="Times New Roman"/>
          <w:szCs w:val="24"/>
        </w:rPr>
        <w:t xml:space="preserve">, </w:t>
      </w:r>
      <w:r w:rsidR="003908C7" w:rsidRPr="00CE7A00">
        <w:rPr>
          <w:rFonts w:eastAsia="Times New Roman" w:cs="Times New Roman"/>
          <w:szCs w:val="24"/>
        </w:rPr>
        <w:t>Orobanchaceae</w:t>
      </w:r>
      <w:r w:rsidR="00C22791" w:rsidRPr="00CE7A00">
        <w:rPr>
          <w:rFonts w:eastAsia="Times New Roman" w:cs="Times New Roman"/>
          <w:szCs w:val="24"/>
        </w:rPr>
        <w:t xml:space="preserve">, </w:t>
      </w:r>
      <w:r w:rsidR="003908C7" w:rsidRPr="00CE7A00">
        <w:rPr>
          <w:rFonts w:eastAsia="Times New Roman" w:cs="Times New Roman"/>
          <w:i/>
          <w:iCs/>
          <w:szCs w:val="24"/>
        </w:rPr>
        <w:t>Salvia</w:t>
      </w:r>
      <w:r w:rsidR="003908C7" w:rsidRPr="00CE7A00">
        <w:rPr>
          <w:rFonts w:eastAsia="Times New Roman" w:cs="Times New Roman"/>
          <w:szCs w:val="24"/>
        </w:rPr>
        <w:t xml:space="preserve">, </w:t>
      </w:r>
      <w:r w:rsidR="00C22791" w:rsidRPr="00CE7A00">
        <w:rPr>
          <w:rFonts w:eastAsia="Times New Roman" w:cs="Times New Roman"/>
          <w:szCs w:val="24"/>
        </w:rPr>
        <w:t xml:space="preserve">and </w:t>
      </w:r>
      <w:proofErr w:type="spellStart"/>
      <w:r w:rsidR="003908C7" w:rsidRPr="00CE7A00">
        <w:rPr>
          <w:rFonts w:eastAsia="Times New Roman" w:cs="Times New Roman"/>
          <w:szCs w:val="24"/>
        </w:rPr>
        <w:t>Thelypodieae</w:t>
      </w:r>
      <w:proofErr w:type="spellEnd"/>
      <w:r w:rsidR="00C22791" w:rsidRPr="00CE7A00">
        <w:rPr>
          <w:rFonts w:eastAsia="Times New Roman" w:cs="Times New Roman"/>
          <w:szCs w:val="24"/>
        </w:rPr>
        <w:t>.</w:t>
      </w:r>
      <w:r w:rsidR="003B53F2" w:rsidRPr="00CE7A00">
        <w:rPr>
          <w:rFonts w:eastAsia="Times New Roman" w:cs="Times New Roman"/>
          <w:szCs w:val="24"/>
        </w:rPr>
        <w:t xml:space="preserve"> </w:t>
      </w:r>
      <w:r w:rsidR="00435698" w:rsidRPr="00CE7A00">
        <w:rPr>
          <w:rFonts w:eastAsia="Times New Roman" w:cs="Times New Roman"/>
          <w:szCs w:val="24"/>
        </w:rPr>
        <w:t>For BIO15 (precipitation seasonality; Table S7), the difference in expected precipitation seasonality ranged from 21.27 CV</w:t>
      </w:r>
      <w:r w:rsidR="00365289" w:rsidRPr="00CE7A00">
        <w:rPr>
          <w:rFonts w:eastAsia="Times New Roman" w:cs="Times New Roman"/>
          <w:szCs w:val="24"/>
        </w:rPr>
        <w:t xml:space="preserve"> (coefficient of variation) </w:t>
      </w:r>
      <w:r w:rsidR="00435698" w:rsidRPr="00CE7A00">
        <w:rPr>
          <w:rFonts w:eastAsia="Times New Roman" w:cs="Times New Roman"/>
          <w:szCs w:val="24"/>
        </w:rPr>
        <w:t xml:space="preserve">greater for annuals in </w:t>
      </w:r>
      <w:proofErr w:type="spellStart"/>
      <w:r w:rsidR="00435698" w:rsidRPr="00CE7A00">
        <w:rPr>
          <w:rFonts w:eastAsia="Times New Roman" w:cs="Times New Roman"/>
          <w:szCs w:val="24"/>
        </w:rPr>
        <w:t>Grewioideae</w:t>
      </w:r>
      <w:proofErr w:type="spellEnd"/>
      <w:r w:rsidR="00435698" w:rsidRPr="00CE7A00">
        <w:rPr>
          <w:rFonts w:eastAsia="Times New Roman" w:cs="Times New Roman"/>
          <w:szCs w:val="24"/>
        </w:rPr>
        <w:t xml:space="preserve"> to 18.46 CV greater for perennials in </w:t>
      </w:r>
      <w:r w:rsidR="00435698" w:rsidRPr="00CE7A00">
        <w:rPr>
          <w:rFonts w:eastAsia="Times New Roman" w:cs="Times New Roman"/>
          <w:i/>
          <w:iCs/>
          <w:szCs w:val="24"/>
        </w:rPr>
        <w:t>Croton</w:t>
      </w:r>
      <w:r w:rsidR="00435698" w:rsidRPr="00CE7A00">
        <w:rPr>
          <w:rFonts w:eastAsia="Times New Roman" w:cs="Times New Roman"/>
          <w:szCs w:val="24"/>
        </w:rPr>
        <w:t xml:space="preserve">. On average, </w:t>
      </w:r>
      <w:r w:rsidR="005E629A" w:rsidRPr="00CE7A00">
        <w:rPr>
          <w:rFonts w:eastAsia="Times New Roman" w:cs="Times New Roman"/>
          <w:szCs w:val="24"/>
        </w:rPr>
        <w:t xml:space="preserve">precipitation </w:t>
      </w:r>
      <w:r w:rsidR="00435698" w:rsidRPr="00CE7A00">
        <w:rPr>
          <w:rFonts w:eastAsia="Times New Roman" w:cs="Times New Roman"/>
          <w:szCs w:val="24"/>
        </w:rPr>
        <w:t xml:space="preserve">was </w:t>
      </w:r>
      <w:r w:rsidR="003C53D0" w:rsidRPr="00CE7A00">
        <w:rPr>
          <w:rFonts w:eastAsia="Times New Roman" w:cs="Times New Roman"/>
          <w:szCs w:val="24"/>
        </w:rPr>
        <w:t xml:space="preserve">1.24 CV </w:t>
      </w:r>
      <w:r w:rsidR="00435698" w:rsidRPr="00CE7A00">
        <w:rPr>
          <w:rFonts w:eastAsia="Times New Roman" w:cs="Times New Roman"/>
          <w:szCs w:val="24"/>
        </w:rPr>
        <w:t xml:space="preserve">more </w:t>
      </w:r>
      <w:r w:rsidR="003C53D0" w:rsidRPr="00CE7A00">
        <w:rPr>
          <w:rFonts w:eastAsia="Times New Roman" w:cs="Times New Roman"/>
          <w:szCs w:val="24"/>
        </w:rPr>
        <w:t xml:space="preserve">seasonal </w:t>
      </w:r>
      <w:r w:rsidR="00435698" w:rsidRPr="00CE7A00">
        <w:rPr>
          <w:rFonts w:eastAsia="Times New Roman" w:cs="Times New Roman"/>
          <w:szCs w:val="24"/>
        </w:rPr>
        <w:t xml:space="preserve">in </w:t>
      </w:r>
      <w:r w:rsidR="00BF0D9A" w:rsidRPr="00CE7A00">
        <w:rPr>
          <w:rFonts w:eastAsia="Times New Roman" w:cs="Times New Roman"/>
          <w:szCs w:val="24"/>
        </w:rPr>
        <w:t>annuals</w:t>
      </w:r>
      <w:r w:rsidR="005E629A" w:rsidRPr="00CE7A00">
        <w:rPr>
          <w:rFonts w:eastAsia="Times New Roman" w:cs="Times New Roman"/>
          <w:szCs w:val="24"/>
        </w:rPr>
        <w:t xml:space="preserve"> than perennials</w:t>
      </w:r>
      <w:r w:rsidR="00435698" w:rsidRPr="00CE7A00">
        <w:rPr>
          <w:rFonts w:eastAsia="Times New Roman" w:cs="Times New Roman"/>
          <w:szCs w:val="24"/>
        </w:rPr>
        <w:t xml:space="preserve">. Clades which had greater precipitation </w:t>
      </w:r>
      <w:r w:rsidR="005464AF" w:rsidRPr="00CE7A00">
        <w:rPr>
          <w:rFonts w:eastAsia="Times New Roman" w:cs="Times New Roman"/>
          <w:szCs w:val="24"/>
        </w:rPr>
        <w:t xml:space="preserve">seasonality </w:t>
      </w:r>
      <w:r w:rsidR="00435698" w:rsidRPr="00CE7A00">
        <w:rPr>
          <w:rFonts w:eastAsia="Times New Roman" w:cs="Times New Roman"/>
          <w:szCs w:val="24"/>
        </w:rPr>
        <w:t xml:space="preserve">in </w:t>
      </w:r>
      <w:r w:rsidR="00AD04EA" w:rsidRPr="00CE7A00">
        <w:rPr>
          <w:rFonts w:eastAsia="Times New Roman" w:cs="Times New Roman"/>
          <w:szCs w:val="24"/>
        </w:rPr>
        <w:t>perennials</w:t>
      </w:r>
      <w:r w:rsidR="005464AF" w:rsidRPr="00CE7A00">
        <w:rPr>
          <w:rFonts w:eastAsia="Times New Roman" w:cs="Times New Roman"/>
          <w:szCs w:val="24"/>
        </w:rPr>
        <w:t xml:space="preserve"> </w:t>
      </w:r>
      <w:r w:rsidR="00435698" w:rsidRPr="00CE7A00">
        <w:rPr>
          <w:rFonts w:eastAsia="Times New Roman" w:cs="Times New Roman"/>
          <w:szCs w:val="24"/>
        </w:rPr>
        <w:t xml:space="preserve">are </w:t>
      </w:r>
      <w:proofErr w:type="spellStart"/>
      <w:r w:rsidR="005464AF" w:rsidRPr="00CE7A00">
        <w:rPr>
          <w:rFonts w:eastAsia="Times New Roman" w:cs="Times New Roman"/>
          <w:szCs w:val="24"/>
        </w:rPr>
        <w:t>Antirrhineae</w:t>
      </w:r>
      <w:proofErr w:type="spellEnd"/>
      <w:r w:rsidR="00435698" w:rsidRPr="00CE7A00">
        <w:rPr>
          <w:rFonts w:eastAsia="Times New Roman" w:cs="Times New Roman"/>
          <w:szCs w:val="24"/>
        </w:rPr>
        <w:t xml:space="preserve">, </w:t>
      </w:r>
      <w:proofErr w:type="spellStart"/>
      <w:r w:rsidR="005464AF" w:rsidRPr="00CE7A00">
        <w:rPr>
          <w:rFonts w:eastAsia="Times New Roman" w:cs="Times New Roman"/>
          <w:szCs w:val="24"/>
        </w:rPr>
        <w:t>Apioideae</w:t>
      </w:r>
      <w:proofErr w:type="spellEnd"/>
      <w:r w:rsidR="00435698" w:rsidRPr="00CE7A00">
        <w:rPr>
          <w:rFonts w:eastAsia="Times New Roman" w:cs="Times New Roman"/>
          <w:szCs w:val="24"/>
        </w:rPr>
        <w:t xml:space="preserve">, </w:t>
      </w:r>
      <w:proofErr w:type="spellStart"/>
      <w:r w:rsidR="005464AF" w:rsidRPr="00CE7A00">
        <w:rPr>
          <w:rFonts w:eastAsia="Times New Roman" w:cs="Times New Roman"/>
          <w:szCs w:val="24"/>
        </w:rPr>
        <w:t>Brassiceae</w:t>
      </w:r>
      <w:proofErr w:type="spellEnd"/>
      <w:r w:rsidR="00435698" w:rsidRPr="00CE7A00">
        <w:rPr>
          <w:rFonts w:eastAsia="Times New Roman" w:cs="Times New Roman"/>
          <w:szCs w:val="24"/>
        </w:rPr>
        <w:t xml:space="preserve">, </w:t>
      </w:r>
      <w:proofErr w:type="spellStart"/>
      <w:r w:rsidR="005464AF" w:rsidRPr="00CE7A00">
        <w:rPr>
          <w:rFonts w:eastAsia="Times New Roman" w:cs="Times New Roman"/>
          <w:szCs w:val="24"/>
        </w:rPr>
        <w:t>Cardamineae</w:t>
      </w:r>
      <w:proofErr w:type="spellEnd"/>
      <w:r w:rsidR="00435698" w:rsidRPr="00CE7A00">
        <w:rPr>
          <w:rFonts w:eastAsia="Times New Roman" w:cs="Times New Roman"/>
          <w:szCs w:val="24"/>
        </w:rPr>
        <w:t xml:space="preserve">, </w:t>
      </w:r>
      <w:proofErr w:type="spellStart"/>
      <w:r w:rsidR="005464AF" w:rsidRPr="00CE7A00">
        <w:rPr>
          <w:rFonts w:eastAsia="Times New Roman" w:cs="Times New Roman"/>
          <w:szCs w:val="24"/>
        </w:rPr>
        <w:t>Cardueae</w:t>
      </w:r>
      <w:proofErr w:type="spellEnd"/>
      <w:r w:rsidR="00435698" w:rsidRPr="00CE7A00">
        <w:rPr>
          <w:rFonts w:eastAsia="Times New Roman" w:cs="Times New Roman"/>
          <w:szCs w:val="24"/>
        </w:rPr>
        <w:t xml:space="preserve">, </w:t>
      </w:r>
      <w:r w:rsidR="00365289" w:rsidRPr="00CE7A00">
        <w:rPr>
          <w:rFonts w:eastAsia="Times New Roman" w:cs="Times New Roman"/>
          <w:szCs w:val="24"/>
        </w:rPr>
        <w:t xml:space="preserve">the </w:t>
      </w:r>
      <w:r w:rsidR="005464AF" w:rsidRPr="00CE7A00">
        <w:rPr>
          <w:rFonts w:eastAsia="Times New Roman" w:cs="Times New Roman"/>
          <w:szCs w:val="24"/>
        </w:rPr>
        <w:t>CES</w:t>
      </w:r>
      <w:r w:rsidR="00365289" w:rsidRPr="00CE7A00">
        <w:rPr>
          <w:rFonts w:eastAsia="Times New Roman" w:cs="Times New Roman"/>
          <w:szCs w:val="24"/>
        </w:rPr>
        <w:t xml:space="preserve"> clade</w:t>
      </w:r>
      <w:r w:rsidR="00435698" w:rsidRPr="00CE7A00">
        <w:rPr>
          <w:rFonts w:eastAsia="Times New Roman" w:cs="Times New Roman"/>
          <w:szCs w:val="24"/>
        </w:rPr>
        <w:t xml:space="preserve">, </w:t>
      </w:r>
      <w:proofErr w:type="spellStart"/>
      <w:r w:rsidR="005464AF" w:rsidRPr="00CE7A00">
        <w:rPr>
          <w:rFonts w:eastAsia="Times New Roman" w:cs="Times New Roman"/>
          <w:i/>
          <w:iCs/>
          <w:szCs w:val="24"/>
        </w:rPr>
        <w:t>Chamaecrista</w:t>
      </w:r>
      <w:proofErr w:type="spellEnd"/>
      <w:r w:rsidR="00435698" w:rsidRPr="00CE7A00">
        <w:rPr>
          <w:rFonts w:eastAsia="Times New Roman" w:cs="Times New Roman"/>
          <w:szCs w:val="24"/>
        </w:rPr>
        <w:t xml:space="preserve">, </w:t>
      </w:r>
      <w:r w:rsidR="005464AF" w:rsidRPr="00CE7A00">
        <w:rPr>
          <w:rFonts w:eastAsia="Times New Roman" w:cs="Times New Roman"/>
          <w:i/>
          <w:iCs/>
          <w:szCs w:val="24"/>
        </w:rPr>
        <w:t>Croton</w:t>
      </w:r>
      <w:r w:rsidR="00435698" w:rsidRPr="00CE7A00">
        <w:rPr>
          <w:rFonts w:eastAsia="Times New Roman" w:cs="Times New Roman"/>
          <w:szCs w:val="24"/>
        </w:rPr>
        <w:t xml:space="preserve">, </w:t>
      </w:r>
      <w:proofErr w:type="spellStart"/>
      <w:r w:rsidR="005464AF" w:rsidRPr="00CE7A00">
        <w:rPr>
          <w:rFonts w:eastAsia="Times New Roman" w:cs="Times New Roman"/>
          <w:szCs w:val="24"/>
        </w:rPr>
        <w:t>Erysimeae</w:t>
      </w:r>
      <w:proofErr w:type="spellEnd"/>
      <w:r w:rsidR="00435698" w:rsidRPr="00CE7A00">
        <w:rPr>
          <w:rFonts w:eastAsia="Times New Roman" w:cs="Times New Roman"/>
          <w:szCs w:val="24"/>
        </w:rPr>
        <w:t xml:space="preserve">, </w:t>
      </w:r>
      <w:proofErr w:type="spellStart"/>
      <w:r w:rsidR="005464AF" w:rsidRPr="00CE7A00">
        <w:rPr>
          <w:rFonts w:eastAsia="Times New Roman" w:cs="Times New Roman"/>
          <w:szCs w:val="24"/>
        </w:rPr>
        <w:t>Euclidieae</w:t>
      </w:r>
      <w:proofErr w:type="spellEnd"/>
      <w:r w:rsidR="005464AF" w:rsidRPr="00CE7A00">
        <w:rPr>
          <w:rFonts w:eastAsia="Times New Roman" w:cs="Times New Roman"/>
          <w:szCs w:val="24"/>
        </w:rPr>
        <w:t xml:space="preserve">, </w:t>
      </w:r>
      <w:r w:rsidR="00435698" w:rsidRPr="00CE7A00">
        <w:rPr>
          <w:rFonts w:eastAsia="Times New Roman" w:cs="Times New Roman"/>
          <w:szCs w:val="24"/>
        </w:rPr>
        <w:t xml:space="preserve">and </w:t>
      </w:r>
      <w:r w:rsidR="005464AF" w:rsidRPr="00CE7A00">
        <w:rPr>
          <w:rFonts w:eastAsia="Times New Roman" w:cs="Times New Roman"/>
          <w:szCs w:val="24"/>
        </w:rPr>
        <w:t>Orobanchaceae</w:t>
      </w:r>
      <w:r w:rsidR="00435698" w:rsidRPr="00CE7A00">
        <w:rPr>
          <w:rFonts w:eastAsia="Times New Roman" w:cs="Times New Roman"/>
          <w:szCs w:val="24"/>
        </w:rPr>
        <w:t>.</w:t>
      </w:r>
      <w:r w:rsidR="00365289" w:rsidRPr="00CE7A00">
        <w:rPr>
          <w:rFonts w:eastAsia="Times New Roman" w:cs="Times New Roman"/>
          <w:szCs w:val="24"/>
        </w:rPr>
        <w:t xml:space="preserve"> </w:t>
      </w:r>
    </w:p>
    <w:p w14:paraId="6D2CFC18" w14:textId="18A04F7D" w:rsidR="00481BFA" w:rsidRPr="00CE7A00" w:rsidRDefault="00416A93" w:rsidP="00365289">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Finally, for AI (Table S8), the difference in </w:t>
      </w:r>
      <w:r w:rsidR="000A424E" w:rsidRPr="00CE7A00">
        <w:rPr>
          <w:rFonts w:eastAsia="Times New Roman" w:cs="Times New Roman"/>
          <w:szCs w:val="24"/>
        </w:rPr>
        <w:t xml:space="preserve">expected </w:t>
      </w:r>
      <w:r w:rsidRPr="00CE7A00">
        <w:rPr>
          <w:rFonts w:eastAsia="Times New Roman" w:cs="Times New Roman"/>
          <w:szCs w:val="24"/>
        </w:rPr>
        <w:t xml:space="preserve">climatic </w:t>
      </w:r>
      <w:r w:rsidR="000A424E" w:rsidRPr="00CE7A00">
        <w:rPr>
          <w:rFonts w:eastAsia="Times New Roman" w:cs="Times New Roman"/>
          <w:szCs w:val="24"/>
        </w:rPr>
        <w:t xml:space="preserve">value </w:t>
      </w:r>
      <w:r w:rsidRPr="00CE7A00">
        <w:rPr>
          <w:rFonts w:eastAsia="Times New Roman" w:cs="Times New Roman"/>
          <w:szCs w:val="24"/>
        </w:rPr>
        <w:t xml:space="preserve">ranged from </w:t>
      </w:r>
      <w:r w:rsidR="00481BFA" w:rsidRPr="00CE7A00">
        <w:rPr>
          <w:rFonts w:eastAsia="Times New Roman" w:cs="Times New Roman"/>
          <w:szCs w:val="24"/>
        </w:rPr>
        <w:t xml:space="preserve">0.14 </w:t>
      </w:r>
      <w:r w:rsidR="00365289" w:rsidRPr="00CE7A00">
        <w:rPr>
          <w:rFonts w:eastAsia="Times New Roman" w:cs="Times New Roman"/>
          <w:szCs w:val="24"/>
        </w:rPr>
        <w:t>higher (i.e.</w:t>
      </w:r>
      <w:ins w:id="589" w:author="Eric Hagen" w:date="2022-09-21T07:26:00Z">
        <w:r w:rsidR="00AA5E8A">
          <w:rPr>
            <w:rFonts w:eastAsia="Times New Roman" w:cs="Times New Roman"/>
            <w:szCs w:val="24"/>
          </w:rPr>
          <w:t>,</w:t>
        </w:r>
      </w:ins>
      <w:r w:rsidR="00365289" w:rsidRPr="00CE7A00">
        <w:rPr>
          <w:rFonts w:eastAsia="Times New Roman" w:cs="Times New Roman"/>
          <w:szCs w:val="24"/>
        </w:rPr>
        <w:t xml:space="preserve"> </w:t>
      </w:r>
      <w:r w:rsidRPr="00CE7A00">
        <w:rPr>
          <w:rFonts w:eastAsia="Times New Roman" w:cs="Times New Roman"/>
          <w:szCs w:val="24"/>
        </w:rPr>
        <w:t>more humid</w:t>
      </w:r>
      <w:r w:rsidR="00365289" w:rsidRPr="00CE7A00">
        <w:rPr>
          <w:rFonts w:eastAsia="Times New Roman" w:cs="Times New Roman"/>
          <w:szCs w:val="24"/>
        </w:rPr>
        <w:t>)</w:t>
      </w:r>
      <w:r w:rsidRPr="00CE7A00">
        <w:rPr>
          <w:rFonts w:eastAsia="Times New Roman" w:cs="Times New Roman"/>
          <w:szCs w:val="24"/>
        </w:rPr>
        <w:t xml:space="preserve"> </w:t>
      </w:r>
      <w:r w:rsidR="00481BFA" w:rsidRPr="00CE7A00">
        <w:rPr>
          <w:rFonts w:eastAsia="Times New Roman" w:cs="Times New Roman"/>
          <w:szCs w:val="24"/>
        </w:rPr>
        <w:t xml:space="preserve">for </w:t>
      </w:r>
      <w:r w:rsidRPr="00CE7A00">
        <w:rPr>
          <w:rFonts w:eastAsia="Times New Roman" w:cs="Times New Roman"/>
          <w:szCs w:val="24"/>
        </w:rPr>
        <w:t>annual</w:t>
      </w:r>
      <w:r w:rsidR="00481BFA" w:rsidRPr="00CE7A00">
        <w:rPr>
          <w:rFonts w:eastAsia="Times New Roman" w:cs="Times New Roman"/>
          <w:szCs w:val="24"/>
        </w:rPr>
        <w:t>s</w:t>
      </w:r>
      <w:r w:rsidRPr="00CE7A00">
        <w:rPr>
          <w:rFonts w:eastAsia="Times New Roman" w:cs="Times New Roman"/>
          <w:szCs w:val="24"/>
        </w:rPr>
        <w:t xml:space="preserve"> in </w:t>
      </w:r>
      <w:proofErr w:type="spellStart"/>
      <w:r w:rsidR="00481BFA" w:rsidRPr="00CE7A00">
        <w:rPr>
          <w:rFonts w:eastAsia="Times New Roman" w:cs="Times New Roman"/>
          <w:szCs w:val="24"/>
        </w:rPr>
        <w:t>Gesneriaceae</w:t>
      </w:r>
      <w:proofErr w:type="spellEnd"/>
      <w:r w:rsidR="00481BFA" w:rsidRPr="00CE7A00">
        <w:rPr>
          <w:rFonts w:eastAsia="Times New Roman" w:cs="Times New Roman"/>
          <w:szCs w:val="24"/>
        </w:rPr>
        <w:t xml:space="preserve"> </w:t>
      </w:r>
      <w:r w:rsidRPr="00CE7A00">
        <w:rPr>
          <w:rFonts w:eastAsia="Times New Roman" w:cs="Times New Roman"/>
          <w:szCs w:val="24"/>
        </w:rPr>
        <w:t xml:space="preserve">to </w:t>
      </w:r>
      <w:r w:rsidR="00481BFA" w:rsidRPr="00CE7A00">
        <w:rPr>
          <w:rFonts w:eastAsia="Times New Roman" w:cs="Times New Roman"/>
          <w:szCs w:val="24"/>
        </w:rPr>
        <w:t>0.34</w:t>
      </w:r>
      <w:r w:rsidR="00365289" w:rsidRPr="00CE7A00">
        <w:rPr>
          <w:rFonts w:eastAsia="Times New Roman" w:cs="Times New Roman"/>
          <w:szCs w:val="24"/>
        </w:rPr>
        <w:t xml:space="preserve"> higher</w:t>
      </w:r>
      <w:r w:rsidRPr="00CE7A00">
        <w:rPr>
          <w:rFonts w:eastAsia="Times New Roman" w:cs="Times New Roman"/>
          <w:szCs w:val="24"/>
        </w:rPr>
        <w:t xml:space="preserve"> in perennial</w:t>
      </w:r>
      <w:r w:rsidR="00481BFA" w:rsidRPr="00CE7A00">
        <w:rPr>
          <w:rFonts w:eastAsia="Times New Roman" w:cs="Times New Roman"/>
          <w:szCs w:val="24"/>
        </w:rPr>
        <w:t>s for</w:t>
      </w:r>
      <w:r w:rsidRPr="00CE7A00">
        <w:rPr>
          <w:rFonts w:eastAsia="Times New Roman" w:cs="Times New Roman"/>
          <w:szCs w:val="24"/>
        </w:rPr>
        <w:t xml:space="preserve"> </w:t>
      </w:r>
      <w:r w:rsidRPr="00CE7A00">
        <w:rPr>
          <w:rFonts w:eastAsia="Times New Roman" w:cs="Times New Roman"/>
          <w:i/>
          <w:iCs/>
          <w:szCs w:val="24"/>
        </w:rPr>
        <w:t>Lupinus</w:t>
      </w:r>
      <w:r w:rsidRPr="00CE7A00">
        <w:rPr>
          <w:rFonts w:eastAsia="Times New Roman" w:cs="Times New Roman"/>
          <w:szCs w:val="24"/>
        </w:rPr>
        <w:t xml:space="preserve">. </w:t>
      </w:r>
      <w:r w:rsidR="00481BFA" w:rsidRPr="00CE7A00">
        <w:rPr>
          <w:rFonts w:eastAsia="Times New Roman" w:cs="Times New Roman"/>
          <w:szCs w:val="24"/>
        </w:rPr>
        <w:t xml:space="preserve">On average, </w:t>
      </w:r>
      <w:r w:rsidR="00456088" w:rsidRPr="00CE7A00">
        <w:rPr>
          <w:rFonts w:eastAsia="Times New Roman" w:cs="Times New Roman"/>
          <w:szCs w:val="24"/>
        </w:rPr>
        <w:t>humidity</w:t>
      </w:r>
      <w:r w:rsidR="00481BFA" w:rsidRPr="00CE7A00">
        <w:rPr>
          <w:rFonts w:eastAsia="Times New Roman" w:cs="Times New Roman"/>
          <w:szCs w:val="24"/>
        </w:rPr>
        <w:t xml:space="preserve"> was </w:t>
      </w:r>
      <w:r w:rsidR="00456088" w:rsidRPr="00CE7A00">
        <w:rPr>
          <w:rFonts w:eastAsia="Times New Roman" w:cs="Times New Roman"/>
          <w:szCs w:val="24"/>
        </w:rPr>
        <w:t>greater by 0.069AI for perennials</w:t>
      </w:r>
      <w:r w:rsidR="00481BFA" w:rsidRPr="00CE7A00">
        <w:rPr>
          <w:rFonts w:eastAsia="Times New Roman" w:cs="Times New Roman"/>
          <w:szCs w:val="24"/>
        </w:rPr>
        <w:t xml:space="preserve">. Clades which </w:t>
      </w:r>
      <w:r w:rsidR="00456088" w:rsidRPr="00CE7A00">
        <w:rPr>
          <w:rFonts w:eastAsia="Times New Roman" w:cs="Times New Roman"/>
          <w:szCs w:val="24"/>
        </w:rPr>
        <w:t>showed</w:t>
      </w:r>
      <w:r w:rsidR="00481BFA" w:rsidRPr="00CE7A00">
        <w:rPr>
          <w:rFonts w:eastAsia="Times New Roman" w:cs="Times New Roman"/>
          <w:szCs w:val="24"/>
        </w:rPr>
        <w:t xml:space="preserve"> </w:t>
      </w:r>
      <w:r w:rsidR="00456088" w:rsidRPr="00CE7A00">
        <w:rPr>
          <w:rFonts w:eastAsia="Times New Roman" w:cs="Times New Roman"/>
          <w:szCs w:val="24"/>
        </w:rPr>
        <w:t xml:space="preserve">a greater climatic preference for humidity in annuals are </w:t>
      </w:r>
      <w:proofErr w:type="spellStart"/>
      <w:r w:rsidR="00456088" w:rsidRPr="00CE7A00">
        <w:rPr>
          <w:rFonts w:eastAsia="Times New Roman" w:cs="Times New Roman"/>
          <w:szCs w:val="24"/>
        </w:rPr>
        <w:t>Brassiceae</w:t>
      </w:r>
      <w:proofErr w:type="spellEnd"/>
      <w:r w:rsidR="00481BFA" w:rsidRPr="00CE7A00">
        <w:rPr>
          <w:rFonts w:eastAsia="Times New Roman" w:cs="Times New Roman"/>
          <w:szCs w:val="24"/>
        </w:rPr>
        <w:t xml:space="preserve">, </w:t>
      </w:r>
      <w:proofErr w:type="spellStart"/>
      <w:r w:rsidR="00456088" w:rsidRPr="00CE7A00">
        <w:rPr>
          <w:rFonts w:eastAsia="Times New Roman" w:cs="Times New Roman"/>
          <w:szCs w:val="24"/>
        </w:rPr>
        <w:t>Gesneriaceae</w:t>
      </w:r>
      <w:proofErr w:type="spellEnd"/>
      <w:r w:rsidR="00481BFA" w:rsidRPr="00CE7A00">
        <w:rPr>
          <w:rFonts w:eastAsia="Times New Roman" w:cs="Times New Roman"/>
          <w:szCs w:val="24"/>
        </w:rPr>
        <w:t xml:space="preserve">, </w:t>
      </w:r>
      <w:proofErr w:type="spellStart"/>
      <w:r w:rsidR="00456088" w:rsidRPr="00CE7A00">
        <w:rPr>
          <w:rFonts w:eastAsia="Times New Roman" w:cs="Times New Roman"/>
          <w:szCs w:val="24"/>
        </w:rPr>
        <w:t>Onagraceae</w:t>
      </w:r>
      <w:proofErr w:type="spellEnd"/>
      <w:r w:rsidR="00481BFA" w:rsidRPr="00CE7A00">
        <w:rPr>
          <w:rFonts w:eastAsia="Times New Roman" w:cs="Times New Roman"/>
          <w:szCs w:val="24"/>
        </w:rPr>
        <w:t xml:space="preserve">, </w:t>
      </w:r>
      <w:r w:rsidR="00456088" w:rsidRPr="00CE7A00">
        <w:rPr>
          <w:rFonts w:eastAsia="Times New Roman" w:cs="Times New Roman"/>
          <w:szCs w:val="24"/>
        </w:rPr>
        <w:t>Orobanchaceae</w:t>
      </w:r>
      <w:r w:rsidR="00481BFA" w:rsidRPr="00CE7A00">
        <w:rPr>
          <w:rFonts w:eastAsia="Times New Roman" w:cs="Times New Roman"/>
          <w:szCs w:val="24"/>
        </w:rPr>
        <w:t xml:space="preserve">, </w:t>
      </w:r>
      <w:proofErr w:type="spellStart"/>
      <w:r w:rsidR="00456088" w:rsidRPr="00CE7A00">
        <w:rPr>
          <w:rFonts w:eastAsia="Times New Roman" w:cs="Times New Roman"/>
          <w:szCs w:val="24"/>
        </w:rPr>
        <w:t>Spermacoceae</w:t>
      </w:r>
      <w:proofErr w:type="spellEnd"/>
      <w:r w:rsidR="00481BFA" w:rsidRPr="00CE7A00">
        <w:rPr>
          <w:rFonts w:eastAsia="Times New Roman" w:cs="Times New Roman"/>
          <w:szCs w:val="24"/>
        </w:rPr>
        <w:t xml:space="preserve">, and </w:t>
      </w:r>
      <w:proofErr w:type="spellStart"/>
      <w:r w:rsidR="00456088" w:rsidRPr="00CE7A00">
        <w:rPr>
          <w:rFonts w:eastAsia="Times New Roman" w:cs="Times New Roman"/>
          <w:szCs w:val="24"/>
        </w:rPr>
        <w:t>Thelypodieae</w:t>
      </w:r>
      <w:proofErr w:type="spellEnd"/>
      <w:r w:rsidR="00481BFA" w:rsidRPr="00CE7A00">
        <w:rPr>
          <w:rFonts w:eastAsia="Times New Roman" w:cs="Times New Roman"/>
          <w:szCs w:val="24"/>
        </w:rPr>
        <w:t>.</w:t>
      </w:r>
    </w:p>
    <w:p w14:paraId="27EAB0D4" w14:textId="77777777" w:rsidR="00115206" w:rsidRPr="00CE7A00" w:rsidRDefault="00115206" w:rsidP="000C5DCE">
      <w:pPr>
        <w:shd w:val="clear" w:color="auto" w:fill="FFFFFF"/>
        <w:spacing w:line="360" w:lineRule="auto"/>
        <w:ind w:firstLine="720"/>
        <w:rPr>
          <w:rFonts w:eastAsia="Times New Roman" w:cs="Times New Roman"/>
          <w:szCs w:val="24"/>
        </w:rPr>
      </w:pPr>
    </w:p>
    <w:p w14:paraId="7C671D81" w14:textId="4B9B0D74"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i/>
          <w:szCs w:val="24"/>
        </w:rPr>
        <w:t>General patterns</w:t>
      </w:r>
      <w:r w:rsidR="00185A83" w:rsidRPr="00CE7A00">
        <w:rPr>
          <w:rFonts w:eastAsia="Times New Roman" w:cs="Times New Roman"/>
          <w:i/>
          <w:szCs w:val="24"/>
        </w:rPr>
        <w:t xml:space="preserve"> in climatic preferences</w:t>
      </w:r>
    </w:p>
    <w:p w14:paraId="01E337AD" w14:textId="01BED1D2" w:rsidR="007D223D" w:rsidRPr="00CE7A00" w:rsidRDefault="007D223D"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There were few consistently significant differences across several clades in terms of the expected variance (Figure 3). Although there </w:t>
      </w:r>
      <w:proofErr w:type="gramStart"/>
      <w:r w:rsidRPr="00CE7A00">
        <w:rPr>
          <w:rFonts w:eastAsia="Times New Roman" w:cs="Times New Roman"/>
          <w:szCs w:val="24"/>
        </w:rPr>
        <w:t>were</w:t>
      </w:r>
      <w:proofErr w:type="gramEnd"/>
      <w:r w:rsidRPr="00CE7A00">
        <w:rPr>
          <w:rFonts w:eastAsia="Times New Roman" w:cs="Times New Roman"/>
          <w:szCs w:val="24"/>
        </w:rPr>
        <w:t xml:space="preserve"> clade</w:t>
      </w:r>
      <w:ins w:id="590" w:author="Eric Hagen" w:date="2022-09-23T01:16:00Z">
        <w:r w:rsidR="00CB688E">
          <w:rPr>
            <w:rFonts w:eastAsia="Times New Roman" w:cs="Times New Roman"/>
            <w:szCs w:val="24"/>
          </w:rPr>
          <w:t>-</w:t>
        </w:r>
      </w:ins>
      <w:del w:id="591" w:author="Eric Hagen" w:date="2022-09-23T01:16:00Z">
        <w:r w:rsidRPr="00CE7A00" w:rsidDel="00CB688E">
          <w:rPr>
            <w:rFonts w:eastAsia="Times New Roman" w:cs="Times New Roman"/>
            <w:szCs w:val="24"/>
          </w:rPr>
          <w:delText xml:space="preserve"> </w:delText>
        </w:r>
      </w:del>
      <w:r w:rsidRPr="00CE7A00">
        <w:rPr>
          <w:rFonts w:eastAsia="Times New Roman" w:cs="Times New Roman"/>
          <w:szCs w:val="24"/>
        </w:rPr>
        <w:t xml:space="preserve">specific differences in the evolutionary rates of climatic niche evolution for several of the climatic variables, only one </w:t>
      </w:r>
      <w:r w:rsidRPr="00CE7A00">
        <w:rPr>
          <w:rFonts w:eastAsia="Times New Roman" w:cs="Times New Roman"/>
          <w:szCs w:val="24"/>
        </w:rPr>
        <w:lastRenderedPageBreak/>
        <w:t xml:space="preserve">showed a significant difference when accounting for all clades. Specifically, the minimum temperature of the coldest month was significantly more variable for perennials than annuals (Figure 3d; p &lt; 0.05). This </w:t>
      </w:r>
      <w:del w:id="592" w:author="Eric Hagen" w:date="2022-09-23T01:18:00Z">
        <w:r w:rsidRPr="00CE7A00" w:rsidDel="00CB688E">
          <w:rPr>
            <w:rFonts w:eastAsia="Times New Roman" w:cs="Times New Roman"/>
            <w:szCs w:val="24"/>
          </w:rPr>
          <w:delText>points to</w:delText>
        </w:r>
      </w:del>
      <w:ins w:id="593" w:author="Eric Hagen" w:date="2022-09-23T01:18:00Z">
        <w:r w:rsidR="00CB688E">
          <w:rPr>
            <w:rFonts w:eastAsia="Times New Roman" w:cs="Times New Roman"/>
            <w:szCs w:val="24"/>
          </w:rPr>
          <w:t>suggests</w:t>
        </w:r>
      </w:ins>
      <w:r w:rsidRPr="00CE7A00">
        <w:rPr>
          <w:rFonts w:eastAsia="Times New Roman" w:cs="Times New Roman"/>
          <w:szCs w:val="24"/>
        </w:rPr>
        <w:t xml:space="preserve"> higher </w:t>
      </w:r>
      <w:del w:id="594" w:author="Eric Hagen" w:date="2022-09-23T01:18:00Z">
        <w:r w:rsidRPr="00CE7A00" w:rsidDel="00CB688E">
          <w:rPr>
            <w:rFonts w:eastAsia="Times New Roman" w:cs="Times New Roman"/>
            <w:szCs w:val="24"/>
          </w:rPr>
          <w:delText xml:space="preserve">macroevolutionary </w:delText>
        </w:r>
      </w:del>
      <w:r w:rsidRPr="00CE7A00">
        <w:rPr>
          <w:rFonts w:eastAsia="Times New Roman" w:cs="Times New Roman"/>
          <w:szCs w:val="24"/>
        </w:rPr>
        <w:t>rate</w:t>
      </w:r>
      <w:r w:rsidR="009C504D" w:rsidRPr="00CE7A00">
        <w:rPr>
          <w:rFonts w:eastAsia="Times New Roman" w:cs="Times New Roman"/>
          <w:szCs w:val="24"/>
        </w:rPr>
        <w:t>s</w:t>
      </w:r>
      <w:r w:rsidRPr="00CE7A00">
        <w:rPr>
          <w:rFonts w:eastAsia="Times New Roman" w:cs="Times New Roman"/>
          <w:szCs w:val="24"/>
        </w:rPr>
        <w:t xml:space="preserve"> of </w:t>
      </w:r>
      <w:ins w:id="595" w:author="Eric Hagen" w:date="2022-09-23T01:19:00Z">
        <w:r w:rsidR="00CB688E">
          <w:rPr>
            <w:rFonts w:eastAsia="Times New Roman" w:cs="Times New Roman"/>
            <w:szCs w:val="24"/>
          </w:rPr>
          <w:t>macro</w:t>
        </w:r>
      </w:ins>
      <w:ins w:id="596" w:author="Eric Hagen" w:date="2022-09-23T01:18:00Z">
        <w:r w:rsidR="00CB688E">
          <w:rPr>
            <w:rFonts w:eastAsia="Times New Roman" w:cs="Times New Roman"/>
            <w:szCs w:val="24"/>
          </w:rPr>
          <w:t xml:space="preserve">evolutionary change in </w:t>
        </w:r>
      </w:ins>
      <w:ins w:id="597" w:author="Eric Hagen" w:date="2022-09-23T01:19:00Z">
        <w:r w:rsidR="00CB688E">
          <w:rPr>
            <w:rFonts w:eastAsia="Times New Roman" w:cs="Times New Roman"/>
            <w:szCs w:val="24"/>
          </w:rPr>
          <w:t xml:space="preserve">the </w:t>
        </w:r>
      </w:ins>
      <w:ins w:id="598" w:author="Eric Hagen" w:date="2022-09-23T01:18:00Z">
        <w:r w:rsidR="00CB688E">
          <w:rPr>
            <w:rFonts w:eastAsia="Times New Roman" w:cs="Times New Roman"/>
            <w:szCs w:val="24"/>
          </w:rPr>
          <w:t xml:space="preserve">optimal </w:t>
        </w:r>
      </w:ins>
      <w:r w:rsidRPr="00CE7A00">
        <w:rPr>
          <w:rFonts w:eastAsia="Times New Roman" w:cs="Times New Roman"/>
          <w:szCs w:val="24"/>
        </w:rPr>
        <w:t>minimum temperature</w:t>
      </w:r>
      <w:ins w:id="599" w:author="Eric Hagen" w:date="2022-09-23T01:18:00Z">
        <w:r w:rsidR="00CB688E">
          <w:rPr>
            <w:rFonts w:eastAsia="Times New Roman" w:cs="Times New Roman"/>
            <w:szCs w:val="24"/>
          </w:rPr>
          <w:t>s</w:t>
        </w:r>
      </w:ins>
      <w:r w:rsidRPr="00CE7A00">
        <w:rPr>
          <w:rFonts w:eastAsia="Times New Roman" w:cs="Times New Roman"/>
          <w:szCs w:val="24"/>
        </w:rPr>
        <w:t xml:space="preserve"> </w:t>
      </w:r>
      <w:del w:id="600" w:author="Eric Hagen" w:date="2022-09-23T01:18:00Z">
        <w:r w:rsidRPr="00CE7A00" w:rsidDel="00CB688E">
          <w:rPr>
            <w:rFonts w:eastAsia="Times New Roman" w:cs="Times New Roman"/>
            <w:szCs w:val="24"/>
          </w:rPr>
          <w:delText xml:space="preserve">evolution </w:delText>
        </w:r>
      </w:del>
      <w:r w:rsidRPr="00CE7A00">
        <w:rPr>
          <w:rFonts w:eastAsia="Times New Roman" w:cs="Times New Roman"/>
          <w:szCs w:val="24"/>
        </w:rPr>
        <w:t xml:space="preserve">for </w:t>
      </w:r>
      <w:r w:rsidR="009C504D" w:rsidRPr="00CE7A00">
        <w:rPr>
          <w:rFonts w:eastAsia="Times New Roman" w:cs="Times New Roman"/>
          <w:szCs w:val="24"/>
        </w:rPr>
        <w:t xml:space="preserve">perennial </w:t>
      </w:r>
      <w:r w:rsidRPr="00CE7A00">
        <w:rPr>
          <w:rFonts w:eastAsia="Times New Roman" w:cs="Times New Roman"/>
          <w:szCs w:val="24"/>
        </w:rPr>
        <w:t xml:space="preserve">lineages in general. </w:t>
      </w:r>
    </w:p>
    <w:p w14:paraId="758923B7" w14:textId="37AB3E1E" w:rsidR="00D02068" w:rsidRPr="00CE7A00" w:rsidRDefault="009C504D"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When analyzing all clades, s</w:t>
      </w:r>
      <w:r w:rsidR="00D02068" w:rsidRPr="00CE7A00">
        <w:rPr>
          <w:rFonts w:eastAsia="Times New Roman" w:cs="Times New Roman"/>
          <w:szCs w:val="24"/>
        </w:rPr>
        <w:t xml:space="preserve">everal climatic variables showed consistent </w:t>
      </w:r>
      <w:r w:rsidRPr="00CE7A00">
        <w:rPr>
          <w:rFonts w:eastAsia="Times New Roman" w:cs="Times New Roman"/>
          <w:szCs w:val="24"/>
        </w:rPr>
        <w:t xml:space="preserve">differences in expected values </w:t>
      </w:r>
      <w:r w:rsidR="00D02068" w:rsidRPr="00CE7A00">
        <w:rPr>
          <w:rFonts w:eastAsia="Times New Roman" w:cs="Times New Roman"/>
          <w:szCs w:val="24"/>
        </w:rPr>
        <w:t xml:space="preserve">between annuals and perennials </w:t>
      </w:r>
      <w:r w:rsidRPr="00CE7A00">
        <w:rPr>
          <w:rFonts w:eastAsia="Times New Roman" w:cs="Times New Roman"/>
          <w:szCs w:val="24"/>
        </w:rPr>
        <w:t xml:space="preserve">strategies </w:t>
      </w:r>
      <w:r w:rsidR="009F5DFF" w:rsidRPr="00CE7A00">
        <w:rPr>
          <w:rFonts w:eastAsia="Times New Roman" w:cs="Times New Roman"/>
          <w:szCs w:val="24"/>
        </w:rPr>
        <w:t>(Figure 4)</w:t>
      </w:r>
      <w:r w:rsidR="00D02068" w:rsidRPr="00CE7A00">
        <w:rPr>
          <w:rFonts w:eastAsia="Times New Roman" w:cs="Times New Roman"/>
          <w:szCs w:val="24"/>
        </w:rPr>
        <w:t xml:space="preserve">. </w:t>
      </w:r>
      <w:r w:rsidR="00B45D88" w:rsidRPr="00CE7A00">
        <w:rPr>
          <w:rFonts w:eastAsia="Times New Roman" w:cs="Times New Roman"/>
          <w:szCs w:val="24"/>
        </w:rPr>
        <w:t xml:space="preserve">Mean annual temperature, maximum temperature of the warmest month, minimum temperature of the coldest month, precipitation of the driest month, and </w:t>
      </w:r>
      <w:commentRangeStart w:id="601"/>
      <w:r w:rsidR="00B45D88" w:rsidRPr="00CE7A00">
        <w:rPr>
          <w:rFonts w:eastAsia="Times New Roman" w:cs="Times New Roman"/>
          <w:szCs w:val="24"/>
        </w:rPr>
        <w:t xml:space="preserve">aridity index </w:t>
      </w:r>
      <w:commentRangeEnd w:id="601"/>
      <w:r w:rsidR="004829DF">
        <w:rPr>
          <w:rStyle w:val="CommentReference"/>
        </w:rPr>
        <w:commentReference w:id="601"/>
      </w:r>
      <w:r w:rsidR="00B45D88" w:rsidRPr="00CE7A00">
        <w:rPr>
          <w:rFonts w:eastAsia="Times New Roman" w:cs="Times New Roman"/>
          <w:szCs w:val="24"/>
        </w:rPr>
        <w:t>all showed differences at a significance value of p &lt; 0.05</w:t>
      </w:r>
      <w:r w:rsidR="002D3571" w:rsidRPr="00CE7A00">
        <w:rPr>
          <w:rFonts w:eastAsia="Times New Roman" w:cs="Times New Roman"/>
          <w:szCs w:val="24"/>
        </w:rPr>
        <w:t xml:space="preserve"> when conducting phylogenetic t-tests</w:t>
      </w:r>
      <w:r w:rsidR="00AE5EBB" w:rsidRPr="00CE7A00">
        <w:rPr>
          <w:rFonts w:eastAsia="Times New Roman" w:cs="Times New Roman"/>
          <w:szCs w:val="24"/>
        </w:rPr>
        <w:t xml:space="preserve"> (</w:t>
      </w:r>
      <w:commentRangeStart w:id="602"/>
      <w:r w:rsidR="00AE5EBB" w:rsidRPr="00CE7A00">
        <w:rPr>
          <w:rFonts w:eastAsia="Times New Roman" w:cs="Times New Roman"/>
          <w:szCs w:val="24"/>
        </w:rPr>
        <w:t>ref.)</w:t>
      </w:r>
      <w:r w:rsidR="00B45D88" w:rsidRPr="00CE7A00">
        <w:rPr>
          <w:rFonts w:eastAsia="Times New Roman" w:cs="Times New Roman"/>
          <w:szCs w:val="24"/>
        </w:rPr>
        <w:t xml:space="preserve">. </w:t>
      </w:r>
      <w:commentRangeEnd w:id="602"/>
      <w:r w:rsidR="00A230BB">
        <w:rPr>
          <w:rStyle w:val="CommentReference"/>
        </w:rPr>
        <w:commentReference w:id="602"/>
      </w:r>
      <w:r w:rsidR="009F5DFF" w:rsidRPr="00CE7A00">
        <w:rPr>
          <w:rFonts w:eastAsia="Times New Roman" w:cs="Times New Roman"/>
          <w:szCs w:val="24"/>
        </w:rPr>
        <w:t>In general</w:t>
      </w:r>
      <w:r w:rsidR="008D2740" w:rsidRPr="00CE7A00">
        <w:rPr>
          <w:rFonts w:eastAsia="Times New Roman" w:cs="Times New Roman"/>
          <w:szCs w:val="24"/>
        </w:rPr>
        <w:t>,</w:t>
      </w:r>
      <w:r w:rsidR="009F5DFF" w:rsidRPr="00CE7A00">
        <w:rPr>
          <w:rFonts w:eastAsia="Times New Roman" w:cs="Times New Roman"/>
          <w:szCs w:val="24"/>
        </w:rPr>
        <w:t xml:space="preserve"> annuals</w:t>
      </w:r>
      <w:r w:rsidR="008D2740" w:rsidRPr="00CE7A00">
        <w:rPr>
          <w:rFonts w:eastAsia="Times New Roman" w:cs="Times New Roman"/>
          <w:szCs w:val="24"/>
        </w:rPr>
        <w:t xml:space="preserve"> tended to prefer warmer and drier habitats than perennials</w:t>
      </w:r>
      <w:r w:rsidRPr="00CE7A00">
        <w:rPr>
          <w:rFonts w:eastAsia="Times New Roman" w:cs="Times New Roman"/>
          <w:szCs w:val="24"/>
        </w:rPr>
        <w:t>, but t</w:t>
      </w:r>
      <w:r w:rsidR="008D2740" w:rsidRPr="00CE7A00">
        <w:rPr>
          <w:rFonts w:eastAsia="Times New Roman" w:cs="Times New Roman"/>
          <w:szCs w:val="24"/>
        </w:rPr>
        <w:t>he most consistent pattern was that of max</w:t>
      </w:r>
      <w:r w:rsidRPr="00CE7A00">
        <w:rPr>
          <w:rFonts w:eastAsia="Times New Roman" w:cs="Times New Roman"/>
          <w:szCs w:val="24"/>
        </w:rPr>
        <w:t>imum</w:t>
      </w:r>
      <w:r w:rsidR="008D2740" w:rsidRPr="00CE7A00">
        <w:rPr>
          <w:rFonts w:eastAsia="Times New Roman" w:cs="Times New Roman"/>
          <w:szCs w:val="24"/>
        </w:rPr>
        <w:t xml:space="preserve"> temperature of the warmest month, in which all but one clade showed a pattern of annuals preferentially being distributed in climates</w:t>
      </w:r>
      <w:r w:rsidRPr="00CE7A00">
        <w:rPr>
          <w:rFonts w:eastAsia="Times New Roman" w:cs="Times New Roman"/>
          <w:szCs w:val="24"/>
        </w:rPr>
        <w:t xml:space="preserve"> prone to extreme heat</w:t>
      </w:r>
      <w:r w:rsidR="008D2740" w:rsidRPr="00CE7A00">
        <w:rPr>
          <w:rFonts w:eastAsia="Times New Roman" w:cs="Times New Roman"/>
          <w:szCs w:val="24"/>
        </w:rPr>
        <w:t xml:space="preserve"> (Figure 4c). </w:t>
      </w:r>
    </w:p>
    <w:p w14:paraId="57C09E96" w14:textId="21258080"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Transition rates </w:t>
      </w:r>
      <w:del w:id="603" w:author="Eric Hagen" w:date="2022-09-23T01:21:00Z">
        <w:r w:rsidRPr="00CE7A00" w:rsidDel="00A230BB">
          <w:rPr>
            <w:rFonts w:eastAsia="Times New Roman" w:cs="Times New Roman"/>
            <w:szCs w:val="24"/>
          </w:rPr>
          <w:delText>tended to be higher for</w:delText>
        </w:r>
      </w:del>
      <w:ins w:id="604" w:author="Eric Hagen" w:date="2022-09-23T01:21:00Z">
        <w:r w:rsidR="00A230BB">
          <w:rPr>
            <w:rFonts w:eastAsia="Times New Roman" w:cs="Times New Roman"/>
            <w:szCs w:val="24"/>
          </w:rPr>
          <w:t>from</w:t>
        </w:r>
      </w:ins>
      <w:r w:rsidRPr="00CE7A00">
        <w:rPr>
          <w:rFonts w:eastAsia="Times New Roman" w:cs="Times New Roman"/>
          <w:szCs w:val="24"/>
        </w:rPr>
        <w:t xml:space="preserve"> </w:t>
      </w:r>
      <w:proofErr w:type="spellStart"/>
      <w:r w:rsidRPr="00CE7A00">
        <w:rPr>
          <w:rFonts w:eastAsia="Times New Roman" w:cs="Times New Roman"/>
          <w:szCs w:val="24"/>
        </w:rPr>
        <w:t>annual</w:t>
      </w:r>
      <w:ins w:id="605" w:author="Eric Hagen" w:date="2022-09-23T01:21:00Z">
        <w:r w:rsidR="00A230BB">
          <w:rPr>
            <w:rFonts w:eastAsia="Times New Roman" w:cs="Times New Roman"/>
            <w:szCs w:val="24"/>
          </w:rPr>
          <w:t>ity</w:t>
        </w:r>
      </w:ins>
      <w:proofErr w:type="spellEnd"/>
      <w:del w:id="606" w:author="Eric Hagen" w:date="2022-09-23T01:21:00Z">
        <w:r w:rsidRPr="00CE7A00" w:rsidDel="00A230BB">
          <w:rPr>
            <w:rFonts w:eastAsia="Times New Roman" w:cs="Times New Roman"/>
            <w:szCs w:val="24"/>
          </w:rPr>
          <w:delText>s</w:delText>
        </w:r>
      </w:del>
      <w:r w:rsidRPr="00CE7A00">
        <w:rPr>
          <w:rFonts w:eastAsia="Times New Roman" w:cs="Times New Roman"/>
          <w:szCs w:val="24"/>
        </w:rPr>
        <w:t xml:space="preserve"> to perennial</w:t>
      </w:r>
      <w:ins w:id="607" w:author="Eric Hagen" w:date="2022-09-23T01:21:00Z">
        <w:r w:rsidR="00A230BB">
          <w:rPr>
            <w:rFonts w:eastAsia="Times New Roman" w:cs="Times New Roman"/>
            <w:szCs w:val="24"/>
          </w:rPr>
          <w:t>ity</w:t>
        </w:r>
      </w:ins>
      <w:del w:id="608" w:author="Eric Hagen" w:date="2022-09-23T01:21:00Z">
        <w:r w:rsidRPr="00CE7A00" w:rsidDel="00A230BB">
          <w:rPr>
            <w:rFonts w:eastAsia="Times New Roman" w:cs="Times New Roman"/>
            <w:szCs w:val="24"/>
          </w:rPr>
          <w:delText>s</w:delText>
        </w:r>
      </w:del>
      <w:r w:rsidRPr="00CE7A00">
        <w:rPr>
          <w:rFonts w:eastAsia="Times New Roman" w:cs="Times New Roman"/>
          <w:szCs w:val="24"/>
        </w:rPr>
        <w:t xml:space="preserve"> (0.0</w:t>
      </w:r>
      <w:r w:rsidR="00004581" w:rsidRPr="00CE7A00">
        <w:rPr>
          <w:rFonts w:eastAsia="Times New Roman" w:cs="Times New Roman"/>
          <w:szCs w:val="24"/>
        </w:rPr>
        <w:t xml:space="preserve">82 ± 0.50 </w:t>
      </w:r>
      <w:r w:rsidRPr="00CE7A00">
        <w:rPr>
          <w:rFonts w:eastAsia="Times New Roman" w:cs="Times New Roman"/>
          <w:szCs w:val="24"/>
        </w:rPr>
        <w:t>transitions per million years)</w:t>
      </w:r>
      <w:ins w:id="609" w:author="Eric Hagen" w:date="2022-09-23T01:21:00Z">
        <w:r w:rsidR="00A230BB">
          <w:rPr>
            <w:rFonts w:eastAsia="Times New Roman" w:cs="Times New Roman"/>
            <w:szCs w:val="24"/>
          </w:rPr>
          <w:t xml:space="preserve"> tended to be higher</w:t>
        </w:r>
      </w:ins>
      <w:r w:rsidRPr="00CE7A00">
        <w:rPr>
          <w:rFonts w:eastAsia="Times New Roman" w:cs="Times New Roman"/>
          <w:szCs w:val="24"/>
        </w:rPr>
        <w:t xml:space="preserve"> than </w:t>
      </w:r>
      <w:ins w:id="610" w:author="Eric Hagen" w:date="2022-09-23T01:21:00Z">
        <w:r w:rsidR="00A230BB">
          <w:rPr>
            <w:rFonts w:eastAsia="Times New Roman" w:cs="Times New Roman"/>
            <w:szCs w:val="24"/>
          </w:rPr>
          <w:t xml:space="preserve">from </w:t>
        </w:r>
      </w:ins>
      <w:r w:rsidRPr="00CE7A00">
        <w:rPr>
          <w:rFonts w:eastAsia="Times New Roman" w:cs="Times New Roman"/>
          <w:szCs w:val="24"/>
        </w:rPr>
        <w:t>perennial</w:t>
      </w:r>
      <w:ins w:id="611" w:author="Eric Hagen" w:date="2022-09-23T01:21:00Z">
        <w:r w:rsidR="00A230BB">
          <w:rPr>
            <w:rFonts w:eastAsia="Times New Roman" w:cs="Times New Roman"/>
            <w:szCs w:val="24"/>
          </w:rPr>
          <w:t>ity</w:t>
        </w:r>
      </w:ins>
      <w:del w:id="612" w:author="Eric Hagen" w:date="2022-09-23T01:21:00Z">
        <w:r w:rsidRPr="00CE7A00" w:rsidDel="00A230BB">
          <w:rPr>
            <w:rFonts w:eastAsia="Times New Roman" w:cs="Times New Roman"/>
            <w:szCs w:val="24"/>
          </w:rPr>
          <w:delText>s</w:delText>
        </w:r>
      </w:del>
      <w:r w:rsidRPr="00CE7A00">
        <w:rPr>
          <w:rFonts w:eastAsia="Times New Roman" w:cs="Times New Roman"/>
          <w:szCs w:val="24"/>
        </w:rPr>
        <w:t xml:space="preserve"> to </w:t>
      </w:r>
      <w:proofErr w:type="spellStart"/>
      <w:r w:rsidRPr="00CE7A00">
        <w:rPr>
          <w:rFonts w:eastAsia="Times New Roman" w:cs="Times New Roman"/>
          <w:szCs w:val="24"/>
        </w:rPr>
        <w:t>annual</w:t>
      </w:r>
      <w:ins w:id="613" w:author="Eric Hagen" w:date="2022-09-23T01:21:00Z">
        <w:r w:rsidR="00A230BB">
          <w:rPr>
            <w:rFonts w:eastAsia="Times New Roman" w:cs="Times New Roman"/>
            <w:szCs w:val="24"/>
          </w:rPr>
          <w:t>ity</w:t>
        </w:r>
      </w:ins>
      <w:proofErr w:type="spellEnd"/>
      <w:del w:id="614" w:author="Eric Hagen" w:date="2022-09-23T01:21:00Z">
        <w:r w:rsidRPr="00CE7A00" w:rsidDel="00A230BB">
          <w:rPr>
            <w:rFonts w:eastAsia="Times New Roman" w:cs="Times New Roman"/>
            <w:szCs w:val="24"/>
          </w:rPr>
          <w:delText>s</w:delText>
        </w:r>
      </w:del>
      <w:r w:rsidRPr="00CE7A00">
        <w:rPr>
          <w:rFonts w:eastAsia="Times New Roman" w:cs="Times New Roman"/>
          <w:szCs w:val="24"/>
        </w:rPr>
        <w:t xml:space="preserve"> (</w:t>
      </w:r>
      <w:r w:rsidR="00004581" w:rsidRPr="00CE7A00">
        <w:rPr>
          <w:rFonts w:eastAsia="Times New Roman" w:cs="Times New Roman"/>
          <w:szCs w:val="24"/>
        </w:rPr>
        <w:t xml:space="preserve">0.040 ± 0.87 </w:t>
      </w:r>
      <w:r w:rsidRPr="00CE7A00">
        <w:rPr>
          <w:rFonts w:eastAsia="Times New Roman" w:cs="Times New Roman"/>
          <w:szCs w:val="24"/>
        </w:rPr>
        <w:t>transitions per million years). We note that in cases where the discrete character was influenced by the continuous character (</w:t>
      </w:r>
      <w:r w:rsidR="00E47840" w:rsidRPr="00CE7A00">
        <w:rPr>
          <w:rFonts w:eastAsia="Times New Roman" w:cs="Times New Roman"/>
          <w:szCs w:val="24"/>
        </w:rPr>
        <w:t>CD</w:t>
      </w:r>
      <w:r w:rsidRPr="00CE7A00">
        <w:rPr>
          <w:rFonts w:eastAsia="Times New Roman" w:cs="Times New Roman"/>
          <w:szCs w:val="24"/>
        </w:rPr>
        <w:t xml:space="preserve"> models), there is the potential for a great deal of variation in the ancestral state (Figure </w:t>
      </w:r>
      <w:r w:rsidR="004C69DF" w:rsidRPr="00CE7A00">
        <w:rPr>
          <w:rFonts w:eastAsia="Times New Roman" w:cs="Times New Roman"/>
          <w:szCs w:val="24"/>
        </w:rPr>
        <w:t>5</w:t>
      </w:r>
      <w:r w:rsidRPr="00CE7A00">
        <w:rPr>
          <w:rFonts w:eastAsia="Times New Roman" w:cs="Times New Roman"/>
          <w:szCs w:val="24"/>
        </w:rPr>
        <w:t xml:space="preserve">). This is because, even though a purely discrete process may favor an entirely annual or perennial life history, when accounting for a reconstruction of the climatic niche, the most probable discrete state will </w:t>
      </w:r>
      <w:r w:rsidR="0078768E" w:rsidRPr="00CE7A00">
        <w:rPr>
          <w:rFonts w:eastAsia="Times New Roman" w:cs="Times New Roman"/>
          <w:szCs w:val="24"/>
        </w:rPr>
        <w:t xml:space="preserve">also </w:t>
      </w:r>
      <w:r w:rsidRPr="00CE7A00">
        <w:rPr>
          <w:rFonts w:eastAsia="Times New Roman" w:cs="Times New Roman"/>
          <w:szCs w:val="24"/>
        </w:rPr>
        <w:t xml:space="preserve">depend on the continuous character distribution. For example, the ancestral state </w:t>
      </w:r>
      <w:r w:rsidR="0078768E" w:rsidRPr="00CE7A00">
        <w:rPr>
          <w:rFonts w:eastAsia="Times New Roman" w:cs="Times New Roman"/>
          <w:szCs w:val="24"/>
        </w:rPr>
        <w:t>of</w:t>
      </w:r>
      <w:r w:rsidRPr="00CE7A00">
        <w:rPr>
          <w:rFonts w:eastAsia="Times New Roman" w:cs="Times New Roman"/>
          <w:szCs w:val="24"/>
        </w:rPr>
        <w:t xml:space="preserve"> </w:t>
      </w:r>
      <w:r w:rsidR="0078768E" w:rsidRPr="00CE7A00">
        <w:rPr>
          <w:rFonts w:eastAsia="Times New Roman" w:cs="Times New Roman"/>
          <w:szCs w:val="24"/>
        </w:rPr>
        <w:t xml:space="preserve">Primulaceae </w:t>
      </w:r>
      <w:r w:rsidRPr="00CE7A00">
        <w:rPr>
          <w:rFonts w:eastAsia="Times New Roman" w:cs="Times New Roman"/>
          <w:szCs w:val="24"/>
        </w:rPr>
        <w:t xml:space="preserve">had a marginal probability of </w:t>
      </w:r>
      <w:r w:rsidR="0078768E" w:rsidRPr="00CE7A00">
        <w:rPr>
          <w:rFonts w:eastAsia="Times New Roman" w:cs="Times New Roman"/>
          <w:szCs w:val="24"/>
        </w:rPr>
        <w:t>65</w:t>
      </w:r>
      <w:r w:rsidRPr="00CE7A00">
        <w:rPr>
          <w:rFonts w:eastAsia="Times New Roman" w:cs="Times New Roman"/>
          <w:szCs w:val="24"/>
        </w:rPr>
        <w:t xml:space="preserve">% annual </w:t>
      </w:r>
      <w:r w:rsidR="0078768E" w:rsidRPr="00CE7A00">
        <w:rPr>
          <w:rFonts w:eastAsia="Times New Roman" w:cs="Times New Roman"/>
          <w:szCs w:val="24"/>
        </w:rPr>
        <w:t xml:space="preserve">life history </w:t>
      </w:r>
      <w:r w:rsidRPr="00CE7A00">
        <w:rPr>
          <w:rFonts w:eastAsia="Times New Roman" w:cs="Times New Roman"/>
          <w:szCs w:val="24"/>
        </w:rPr>
        <w:t xml:space="preserve">when </w:t>
      </w:r>
      <w:r w:rsidR="0078768E" w:rsidRPr="00CE7A00">
        <w:rPr>
          <w:rFonts w:eastAsia="Times New Roman" w:cs="Times New Roman"/>
          <w:szCs w:val="24"/>
        </w:rPr>
        <w:t xml:space="preserve">being modeled alongside annual precipitation, but </w:t>
      </w:r>
      <w:del w:id="615" w:author="Eric Hagen" w:date="2022-09-21T07:26:00Z">
        <w:r w:rsidR="0078768E" w:rsidRPr="00CE7A00" w:rsidDel="00AA5E8A">
          <w:rPr>
            <w:rFonts w:eastAsia="Times New Roman" w:cs="Times New Roman"/>
            <w:szCs w:val="24"/>
          </w:rPr>
          <w:delText>can have</w:delText>
        </w:r>
      </w:del>
      <w:ins w:id="616" w:author="Eric Hagen" w:date="2022-09-21T07:26:00Z">
        <w:r w:rsidR="00AA5E8A">
          <w:rPr>
            <w:rFonts w:eastAsia="Times New Roman" w:cs="Times New Roman"/>
            <w:szCs w:val="24"/>
          </w:rPr>
          <w:t>it ha</w:t>
        </w:r>
      </w:ins>
      <w:ins w:id="617" w:author="Eric Hagen" w:date="2022-09-23T01:22:00Z">
        <w:r w:rsidR="00555D30">
          <w:rPr>
            <w:rFonts w:eastAsia="Times New Roman" w:cs="Times New Roman"/>
            <w:szCs w:val="24"/>
          </w:rPr>
          <w:t>d</w:t>
        </w:r>
      </w:ins>
      <w:r w:rsidR="0078768E" w:rsidRPr="00CE7A00">
        <w:rPr>
          <w:rFonts w:eastAsia="Times New Roman" w:cs="Times New Roman"/>
          <w:szCs w:val="24"/>
        </w:rPr>
        <w:t xml:space="preserve"> a marginal probability of 65% perennial life history when modeled </w:t>
      </w:r>
      <w:r w:rsidRPr="00CE7A00">
        <w:rPr>
          <w:rFonts w:eastAsia="Times New Roman" w:cs="Times New Roman"/>
          <w:szCs w:val="24"/>
        </w:rPr>
        <w:t xml:space="preserve">alongside </w:t>
      </w:r>
      <w:r w:rsidR="0078768E" w:rsidRPr="00CE7A00">
        <w:rPr>
          <w:rFonts w:eastAsia="Times New Roman" w:cs="Times New Roman"/>
          <w:szCs w:val="24"/>
        </w:rPr>
        <w:t>aridity index</w:t>
      </w:r>
      <w:r w:rsidRPr="00CE7A00">
        <w:rPr>
          <w:rFonts w:eastAsia="Times New Roman" w:cs="Times New Roman"/>
          <w:szCs w:val="24"/>
        </w:rPr>
        <w:t xml:space="preserve">. </w:t>
      </w:r>
    </w:p>
    <w:p w14:paraId="1A6FDF34" w14:textId="77777777" w:rsidR="00DC165B" w:rsidRPr="00CE7A00" w:rsidRDefault="00DC165B" w:rsidP="000C5DCE">
      <w:pPr>
        <w:shd w:val="clear" w:color="auto" w:fill="FFFFFF"/>
        <w:spacing w:line="360" w:lineRule="auto"/>
        <w:rPr>
          <w:rFonts w:eastAsia="Times New Roman" w:cs="Times New Roman"/>
          <w:b/>
          <w:szCs w:val="24"/>
        </w:rPr>
      </w:pPr>
    </w:p>
    <w:p w14:paraId="3896EF5A" w14:textId="607DF3C2" w:rsidR="00DC165B"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t>Discussion</w:t>
      </w:r>
    </w:p>
    <w:p w14:paraId="0B513419" w14:textId="1D77F89A"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Ancestral state reconstruction can be sensitive to climatic associations</w:t>
      </w:r>
    </w:p>
    <w:p w14:paraId="454865B1" w14:textId="4139D732"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Although not directly related to our main hypotheses, our results challenge, as others have </w:t>
      </w:r>
      <w:r w:rsidR="003B6BAD"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Botany","DOI":"10.3732/ajb.94.2.237","ISSN":"1537-2197","issue":"2","language":"en","license":"© 2007 Botanical Society of America","note":"_eprint: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sidRPr="00CE7A00">
        <w:rPr>
          <w:rFonts w:eastAsia="Times New Roman" w:cs="Times New Roman"/>
          <w:szCs w:val="24"/>
        </w:rPr>
        <w:fldChar w:fldCharType="separate"/>
      </w:r>
      <w:r w:rsidR="003B6BAD" w:rsidRPr="00CE7A00">
        <w:rPr>
          <w:rFonts w:eastAsia="Times New Roman" w:cs="Times New Roman"/>
          <w:noProof/>
          <w:szCs w:val="24"/>
        </w:rPr>
        <w:t>(e.g., Carlquist 1974; Baldwin 2007)</w:t>
      </w:r>
      <w:r w:rsidR="003B6BAD" w:rsidRPr="00CE7A00">
        <w:rPr>
          <w:rFonts w:eastAsia="Times New Roman" w:cs="Times New Roman"/>
          <w:szCs w:val="24"/>
        </w:rPr>
        <w:fldChar w:fldCharType="end"/>
      </w:r>
      <w:r w:rsidRPr="00CE7A00">
        <w:rPr>
          <w:rFonts w:eastAsia="Times New Roman" w:cs="Times New Roman"/>
          <w:szCs w:val="24"/>
        </w:rPr>
        <w:t xml:space="preserve">, the traditional idea that </w:t>
      </w:r>
      <w:proofErr w:type="spellStart"/>
      <w:r w:rsidRPr="00CE7A00">
        <w:rPr>
          <w:rFonts w:eastAsia="Times New Roman" w:cs="Times New Roman"/>
          <w:szCs w:val="24"/>
        </w:rPr>
        <w:t>annuality</w:t>
      </w:r>
      <w:proofErr w:type="spellEnd"/>
      <w:r w:rsidRPr="00CE7A00">
        <w:rPr>
          <w:rFonts w:eastAsia="Times New Roman" w:cs="Times New Roman"/>
          <w:szCs w:val="24"/>
        </w:rPr>
        <w:t xml:space="preserve"> is always a “derived” condition in flowering </w:t>
      </w:r>
      <w:commentRangeStart w:id="618"/>
      <w:r w:rsidRPr="00CE7A00">
        <w:rPr>
          <w:rFonts w:eastAsia="Times New Roman" w:cs="Times New Roman"/>
          <w:szCs w:val="24"/>
        </w:rPr>
        <w:t>plants</w:t>
      </w:r>
      <w:commentRangeEnd w:id="618"/>
      <w:r w:rsidR="005017A7">
        <w:rPr>
          <w:rStyle w:val="CommentReference"/>
        </w:rPr>
        <w:commentReference w:id="618"/>
      </w:r>
      <w:r w:rsidRPr="00CE7A00">
        <w:rPr>
          <w:rFonts w:eastAsia="Times New Roman" w:cs="Times New Roman"/>
          <w:szCs w:val="24"/>
        </w:rPr>
        <w:t xml:space="preserve">. In fact, for </w:t>
      </w:r>
      <w:r w:rsidR="002F712F" w:rsidRPr="00CE7A00">
        <w:rPr>
          <w:rFonts w:eastAsia="Times New Roman" w:cs="Times New Roman"/>
          <w:szCs w:val="24"/>
        </w:rPr>
        <w:t>9</w:t>
      </w:r>
      <w:r w:rsidRPr="00CE7A00">
        <w:rPr>
          <w:rFonts w:eastAsia="Times New Roman" w:cs="Times New Roman"/>
          <w:szCs w:val="24"/>
        </w:rPr>
        <w:t xml:space="preserve"> out of 3</w:t>
      </w:r>
      <w:r w:rsidR="002F712F" w:rsidRPr="00CE7A00">
        <w:rPr>
          <w:rFonts w:eastAsia="Times New Roman" w:cs="Times New Roman"/>
          <w:szCs w:val="24"/>
        </w:rPr>
        <w:t>2</w:t>
      </w:r>
      <w:r w:rsidRPr="00CE7A00">
        <w:rPr>
          <w:rFonts w:eastAsia="Times New Roman" w:cs="Times New Roman"/>
          <w:szCs w:val="24"/>
        </w:rPr>
        <w:t xml:space="preserve"> clades we analyzed, the root state was recovered as an “annual” life form with greater than 50% certainty and several transitions to perennial life form. This in itself is interesting, but we note that there was a great deal of variation in the ancestral state reconstruction depending on the particular climatic variable. Some clades such as </w:t>
      </w:r>
      <w:proofErr w:type="spellStart"/>
      <w:r w:rsidR="00F4050C" w:rsidRPr="00CE7A00">
        <w:rPr>
          <w:rFonts w:eastAsia="Times New Roman" w:cs="Times New Roman"/>
          <w:szCs w:val="24"/>
        </w:rPr>
        <w:t>Spermacoceae</w:t>
      </w:r>
      <w:proofErr w:type="spellEnd"/>
      <w:r w:rsidR="00F4050C" w:rsidRPr="00CE7A00">
        <w:rPr>
          <w:rFonts w:eastAsia="Times New Roman" w:cs="Times New Roman"/>
          <w:szCs w:val="24"/>
        </w:rPr>
        <w:t xml:space="preserve">, </w:t>
      </w:r>
      <w:proofErr w:type="spellStart"/>
      <w:r w:rsidR="00F4050C" w:rsidRPr="00CE7A00">
        <w:rPr>
          <w:rFonts w:eastAsia="Times New Roman" w:cs="Times New Roman"/>
          <w:szCs w:val="24"/>
        </w:rPr>
        <w:t>Polemoniaceae</w:t>
      </w:r>
      <w:proofErr w:type="spellEnd"/>
      <w:r w:rsidR="00F4050C" w:rsidRPr="00CE7A00">
        <w:rPr>
          <w:rFonts w:eastAsia="Times New Roman" w:cs="Times New Roman"/>
          <w:szCs w:val="24"/>
        </w:rPr>
        <w:t xml:space="preserve">, </w:t>
      </w:r>
      <w:proofErr w:type="spellStart"/>
      <w:r w:rsidR="00F4050C" w:rsidRPr="00CE7A00">
        <w:rPr>
          <w:rFonts w:eastAsia="Times New Roman" w:cs="Times New Roman"/>
          <w:szCs w:val="24"/>
        </w:rPr>
        <w:t>Cardueae</w:t>
      </w:r>
      <w:proofErr w:type="spellEnd"/>
      <w:r w:rsidR="00F4050C" w:rsidRPr="00CE7A00">
        <w:rPr>
          <w:rFonts w:eastAsia="Times New Roman" w:cs="Times New Roman"/>
          <w:szCs w:val="24"/>
        </w:rPr>
        <w:t xml:space="preserve">, </w:t>
      </w:r>
      <w:proofErr w:type="spellStart"/>
      <w:r w:rsidR="00F4050C" w:rsidRPr="00CE7A00">
        <w:rPr>
          <w:rFonts w:eastAsia="Times New Roman" w:cs="Times New Roman"/>
          <w:szCs w:val="24"/>
        </w:rPr>
        <w:t>Balsami</w:t>
      </w:r>
      <w:r w:rsidR="00E47840" w:rsidRPr="00CE7A00">
        <w:rPr>
          <w:rFonts w:eastAsia="Times New Roman" w:cs="Times New Roman"/>
          <w:szCs w:val="24"/>
        </w:rPr>
        <w:t>n</w:t>
      </w:r>
      <w:r w:rsidR="00F4050C" w:rsidRPr="00CE7A00">
        <w:rPr>
          <w:rFonts w:eastAsia="Times New Roman" w:cs="Times New Roman"/>
          <w:szCs w:val="24"/>
        </w:rPr>
        <w:t>aceae</w:t>
      </w:r>
      <w:proofErr w:type="spellEnd"/>
      <w:r w:rsidR="00F4050C" w:rsidRPr="00CE7A00">
        <w:rPr>
          <w:rFonts w:eastAsia="Times New Roman" w:cs="Times New Roman"/>
          <w:szCs w:val="24"/>
        </w:rPr>
        <w:t xml:space="preserve">, or </w:t>
      </w:r>
      <w:proofErr w:type="spellStart"/>
      <w:r w:rsidR="00F4050C" w:rsidRPr="00CE7A00">
        <w:rPr>
          <w:rFonts w:eastAsia="Times New Roman" w:cs="Times New Roman"/>
          <w:szCs w:val="24"/>
        </w:rPr>
        <w:t>Rubieae</w:t>
      </w:r>
      <w:proofErr w:type="spellEnd"/>
      <w:r w:rsidR="00F4050C" w:rsidRPr="00CE7A00">
        <w:rPr>
          <w:rFonts w:eastAsia="Times New Roman" w:cs="Times New Roman"/>
          <w:szCs w:val="24"/>
        </w:rPr>
        <w:t xml:space="preserve"> </w:t>
      </w:r>
      <w:r w:rsidRPr="00CE7A00">
        <w:rPr>
          <w:rFonts w:eastAsia="Times New Roman" w:cs="Times New Roman"/>
          <w:szCs w:val="24"/>
        </w:rPr>
        <w:lastRenderedPageBreak/>
        <w:t>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w:t>
      </w:r>
      <w:ins w:id="619" w:author="Eric Hagen" w:date="2022-09-23T12:45:00Z">
        <w:r w:rsidR="009F12B6">
          <w:rPr>
            <w:rFonts w:eastAsia="Times New Roman" w:cs="Times New Roman"/>
            <w:szCs w:val="24"/>
          </w:rPr>
          <w:t>-</w:t>
        </w:r>
      </w:ins>
      <w:del w:id="620" w:author="Eric Hagen" w:date="2022-09-23T12:45:00Z">
        <w:r w:rsidRPr="00CE7A00" w:rsidDel="009F12B6">
          <w:rPr>
            <w:rFonts w:eastAsia="Times New Roman" w:cs="Times New Roman"/>
            <w:szCs w:val="24"/>
          </w:rPr>
          <w:delText xml:space="preserve"> </w:delText>
        </w:r>
      </w:del>
      <w:r w:rsidRPr="00CE7A00">
        <w:rPr>
          <w:rFonts w:eastAsia="Times New Roman" w:cs="Times New Roman"/>
          <w:szCs w:val="24"/>
        </w:rPr>
        <w:t>dependent model in which the phenotypic optima was allowed to vary (OUM). This stark difference occurs because the probability of the OU model can be quite sensitive to root states</w:t>
      </w:r>
      <w:r w:rsidR="003B6BAD" w:rsidRPr="00CE7A00">
        <w:rPr>
          <w:rFonts w:eastAsia="Times New Roman" w:cs="Times New Roman"/>
          <w:szCs w:val="24"/>
        </w:rPr>
        <w:t xml:space="preserve"> </w:t>
      </w:r>
      <w:r w:rsidR="003B6BAD" w:rsidRPr="00CE7A00">
        <w:rPr>
          <w:rFonts w:eastAsia="Times New Roman" w:cs="Times New Roman"/>
          <w:szCs w:val="24"/>
        </w:rPr>
        <w:fldChar w:fldCharType="begin"/>
      </w:r>
      <w:r w:rsidR="003B6BAD" w:rsidRPr="00CE7A00">
        <w:rPr>
          <w:rFonts w:eastAsia="Times New Roman" w:cs="Times New Roman"/>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sidRPr="00CE7A00">
        <w:rPr>
          <w:rFonts w:eastAsia="Times New Roman" w:cs="Times New Roman"/>
          <w:szCs w:val="24"/>
        </w:rPr>
        <w:fldChar w:fldCharType="separate"/>
      </w:r>
      <w:r w:rsidR="003B6BAD" w:rsidRPr="00CE7A00">
        <w:rPr>
          <w:rFonts w:cs="Times New Roman"/>
          <w:lang w:val="en-US"/>
        </w:rPr>
        <w:t>(Butler and King 2004; Ho and Ané 2014)</w:t>
      </w:r>
      <w:r w:rsidR="003B6BAD" w:rsidRPr="00CE7A00">
        <w:rPr>
          <w:rFonts w:eastAsia="Times New Roman" w:cs="Times New Roman"/>
          <w:szCs w:val="24"/>
        </w:rPr>
        <w:fldChar w:fldCharType="end"/>
      </w:r>
      <w:r w:rsidRPr="00CE7A00">
        <w:rPr>
          <w:rFonts w:eastAsia="Times New Roman" w:cs="Times New Roman"/>
          <w:szCs w:val="24"/>
        </w:rPr>
        <w:t xml:space="preserve">. Under an OU model, the influence of the root state decays through time in proportion to the strength of selection </w:t>
      </w:r>
      <w:r w:rsidR="003B6BAD" w:rsidRPr="00CE7A00">
        <w:rPr>
          <w:rFonts w:eastAsia="Times New Roman" w:cs="Times New Roman"/>
          <w:szCs w:val="24"/>
        </w:rPr>
        <w:fldChar w:fldCharType="begin"/>
      </w:r>
      <w:r w:rsidR="003B6BAD" w:rsidRPr="00CE7A00">
        <w:rPr>
          <w:rFonts w:eastAsia="Times New Roman" w:cs="Times New Roman"/>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sidRPr="00CE7A00">
        <w:rPr>
          <w:rFonts w:eastAsia="Times New Roman" w:cs="Times New Roman"/>
          <w:szCs w:val="24"/>
        </w:rPr>
        <w:fldChar w:fldCharType="separate"/>
      </w:r>
      <w:r w:rsidR="003B6BAD" w:rsidRPr="00CE7A00">
        <w:rPr>
          <w:rFonts w:eastAsia="Times New Roman" w:cs="Times New Roman"/>
          <w:noProof/>
          <w:szCs w:val="24"/>
        </w:rPr>
        <w:t>(Hansen 1997)</w:t>
      </w:r>
      <w:r w:rsidR="003B6BAD" w:rsidRPr="00CE7A00">
        <w:rPr>
          <w:rFonts w:eastAsia="Times New Roman" w:cs="Times New Roman"/>
          <w:szCs w:val="24"/>
        </w:rPr>
        <w:fldChar w:fldCharType="end"/>
      </w:r>
      <w:r w:rsidRPr="00CE7A00">
        <w:rPr>
          <w:rFonts w:eastAsia="Times New Roman" w:cs="Times New Roman"/>
          <w:szCs w:val="24"/>
        </w:rPr>
        <w:t xml:space="preserve"> and thus the selection of the root state can have a large impact on the model’s fit to the data. </w:t>
      </w:r>
    </w:p>
    <w:p w14:paraId="06C8A412" w14:textId="4B9A37FE" w:rsidR="00DC165B" w:rsidRPr="00CE7A00" w:rsidRDefault="00887753" w:rsidP="00E8237C">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important factor influencing the evolution of many different discrete traits in plants, such as fruit type (Vasconcelos et al. 2021) and underground storage organs </w:t>
      </w:r>
      <w:r w:rsidR="008C1AB4" w:rsidRPr="00CE7A00">
        <w:rPr>
          <w:rFonts w:eastAsia="Times New Roman" w:cs="Times New Roman"/>
          <w:szCs w:val="24"/>
        </w:rPr>
        <w:fldChar w:fldCharType="begin"/>
      </w:r>
      <w:r w:rsidR="008C1AB4" w:rsidRPr="00CE7A00">
        <w:rPr>
          <w:rFonts w:eastAsia="Times New Roman" w:cs="Times New Roman"/>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sidRPr="00CE7A00">
        <w:rPr>
          <w:rFonts w:eastAsia="Times New Roman" w:cs="Times New Roman"/>
          <w:szCs w:val="24"/>
        </w:rPr>
        <w:fldChar w:fldCharType="separate"/>
      </w:r>
      <w:r w:rsidR="008C1AB4" w:rsidRPr="00CE7A00">
        <w:rPr>
          <w:rFonts w:eastAsia="Times New Roman" w:cs="Times New Roman"/>
          <w:noProof/>
          <w:szCs w:val="24"/>
        </w:rPr>
        <w:t>(Tribble et al. 2021)</w:t>
      </w:r>
      <w:r w:rsidR="008C1AB4" w:rsidRPr="00CE7A00">
        <w:rPr>
          <w:rFonts w:eastAsia="Times New Roman" w:cs="Times New Roman"/>
          <w:szCs w:val="24"/>
        </w:rPr>
        <w:fldChar w:fldCharType="end"/>
      </w:r>
      <w:r w:rsidRPr="00CE7A00">
        <w:rPr>
          <w:rFonts w:eastAsia="Times New Roman" w:cs="Times New Roman"/>
          <w:szCs w:val="24"/>
        </w:rPr>
        <w:t>. In that way, we show the importance of joint modeling to understand the evolution of discrete traits that respond to climate. Finally, the high amount of uncertainty depending on the bioclimatic variable was not the case for all character dependent models.</w:t>
      </w:r>
      <w:r w:rsidR="00017C6F" w:rsidRPr="00CE7A00">
        <w:rPr>
          <w:rFonts w:eastAsia="Times New Roman" w:cs="Times New Roman"/>
          <w:szCs w:val="24"/>
        </w:rPr>
        <w:t xml:space="preserve"> For instance,</w:t>
      </w:r>
      <w:r w:rsidRPr="00CE7A00">
        <w:rPr>
          <w:rFonts w:eastAsia="Times New Roman" w:cs="Times New Roman"/>
          <w:szCs w:val="24"/>
        </w:rPr>
        <w:t xml:space="preserve"> </w:t>
      </w:r>
      <w:r w:rsidRPr="00CE7A00">
        <w:rPr>
          <w:rFonts w:eastAsia="Times New Roman" w:cs="Times New Roman"/>
          <w:i/>
          <w:szCs w:val="24"/>
        </w:rPr>
        <w:t>Lupinus</w:t>
      </w:r>
      <w:r w:rsidRPr="00CE7A00">
        <w:rPr>
          <w:rFonts w:eastAsia="Times New Roman" w:cs="Times New Roman"/>
          <w:szCs w:val="24"/>
        </w:rPr>
        <w:t xml:space="preserve">, </w:t>
      </w:r>
      <w:proofErr w:type="spellStart"/>
      <w:r w:rsidRPr="00CE7A00">
        <w:rPr>
          <w:rFonts w:eastAsia="Times New Roman" w:cs="Times New Roman"/>
          <w:szCs w:val="24"/>
        </w:rPr>
        <w:t>Heilophileae</w:t>
      </w:r>
      <w:proofErr w:type="spellEnd"/>
      <w:r w:rsidRPr="00CE7A00">
        <w:rPr>
          <w:rFonts w:eastAsia="Times New Roman" w:cs="Times New Roman"/>
          <w:szCs w:val="24"/>
        </w:rPr>
        <w:t>, Solanaceae,</w:t>
      </w:r>
      <w:r w:rsidR="00017C6F" w:rsidRPr="00CE7A00">
        <w:rPr>
          <w:rFonts w:eastAsia="Times New Roman" w:cs="Times New Roman"/>
          <w:szCs w:val="24"/>
        </w:rPr>
        <w:t xml:space="preserve"> and</w:t>
      </w:r>
      <w:r w:rsidRPr="00CE7A00">
        <w:rPr>
          <w:rFonts w:eastAsia="Times New Roman" w:cs="Times New Roman"/>
          <w:szCs w:val="24"/>
        </w:rPr>
        <w:t xml:space="preserve"> </w:t>
      </w:r>
      <w:proofErr w:type="spellStart"/>
      <w:r w:rsidRPr="00CE7A00">
        <w:rPr>
          <w:rFonts w:eastAsia="Times New Roman" w:cs="Times New Roman"/>
          <w:szCs w:val="24"/>
        </w:rPr>
        <w:t>Pooideae</w:t>
      </w:r>
      <w:proofErr w:type="spellEnd"/>
      <w:r w:rsidRPr="00CE7A00">
        <w:rPr>
          <w:rFonts w:eastAsia="Times New Roman" w:cs="Times New Roman"/>
          <w:szCs w:val="24"/>
        </w:rPr>
        <w:t xml:space="preserve"> showed high amounts of support for character dependence and highly certain ancestral state reconstructions across all </w:t>
      </w:r>
      <w:r w:rsidR="00017C6F" w:rsidRPr="00CE7A00">
        <w:rPr>
          <w:rFonts w:eastAsia="Times New Roman" w:cs="Times New Roman"/>
          <w:szCs w:val="24"/>
        </w:rPr>
        <w:t>climatic</w:t>
      </w:r>
      <w:r w:rsidRPr="00CE7A00">
        <w:rPr>
          <w:rFonts w:eastAsia="Times New Roman" w:cs="Times New Roman"/>
          <w:szCs w:val="24"/>
        </w:rPr>
        <w:t xml:space="preserve"> variables. This shows that there is also the potential of increasing the overall certainty of the reconstruction if both the discrete and continuous character had the same likely regime reconstructed at the root. </w:t>
      </w:r>
    </w:p>
    <w:p w14:paraId="41B736C3" w14:textId="77777777" w:rsidR="00115206" w:rsidRPr="00CE7A00" w:rsidRDefault="00115206" w:rsidP="000C5DCE">
      <w:pPr>
        <w:shd w:val="clear" w:color="auto" w:fill="FFFFFF"/>
        <w:spacing w:line="360" w:lineRule="auto"/>
        <w:ind w:firstLine="720"/>
        <w:rPr>
          <w:rFonts w:eastAsia="Times New Roman" w:cs="Times New Roman"/>
          <w:b/>
          <w:szCs w:val="24"/>
        </w:rPr>
      </w:pPr>
    </w:p>
    <w:p w14:paraId="078072FC" w14:textId="60506EE3"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 xml:space="preserve">Annuals do not have faster rates of climatic niche evolution </w:t>
      </w:r>
    </w:p>
    <w:p w14:paraId="65C7E67E" w14:textId="10EEF076"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Previous literature point towards lineages with shorter generation times having faster rates of evolution </w:t>
      </w:r>
      <w:r w:rsidR="001D6307" w:rsidRPr="00CE7A00">
        <w:rPr>
          <w:rFonts w:eastAsia="Times New Roman" w:cs="Times New Roman"/>
          <w:szCs w:val="24"/>
        </w:rPr>
        <w:fldChar w:fldCharType="begin"/>
      </w:r>
      <w:r w:rsidR="001D6307" w:rsidRPr="00CE7A00">
        <w:rPr>
          <w:rFonts w:eastAsia="Times New Roman" w:cs="Times New Roman"/>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sidRPr="00CE7A00">
        <w:rPr>
          <w:rFonts w:eastAsia="Times New Roman" w:cs="Times New Roman"/>
          <w:szCs w:val="24"/>
        </w:rPr>
        <w:fldChar w:fldCharType="separate"/>
      </w:r>
      <w:r w:rsidR="001D6307" w:rsidRPr="00CE7A00">
        <w:rPr>
          <w:rFonts w:eastAsia="Times New Roman" w:cs="Times New Roman"/>
          <w:noProof/>
          <w:szCs w:val="24"/>
        </w:rPr>
        <w:t>(e.g., Mooers and Harvey 1994; Smith and Beaulieu 2009)</w:t>
      </w:r>
      <w:r w:rsidR="001D6307" w:rsidRPr="00CE7A00">
        <w:rPr>
          <w:rFonts w:eastAsia="Times New Roman" w:cs="Times New Roman"/>
          <w:szCs w:val="24"/>
        </w:rPr>
        <w:fldChar w:fldCharType="end"/>
      </w:r>
      <w:r w:rsidRPr="00CE7A00">
        <w:rPr>
          <w:rFonts w:eastAsia="Times New Roman" w:cs="Times New Roman"/>
          <w:szCs w:val="24"/>
        </w:rPr>
        <w:t>. We found that this is not the case for annuals</w:t>
      </w:r>
      <w:del w:id="621" w:author="Eric Hagen" w:date="2022-09-23T12:48:00Z">
        <w:r w:rsidRPr="00CE7A00" w:rsidDel="00F3260F">
          <w:rPr>
            <w:rFonts w:eastAsia="Times New Roman" w:cs="Times New Roman"/>
            <w:szCs w:val="24"/>
          </w:rPr>
          <w:delText>, and there are some possible reasons for this. First</w:delText>
        </w:r>
      </w:del>
      <w:ins w:id="622" w:author="Eric Hagen" w:date="2022-09-23T12:48:00Z">
        <w:r w:rsidR="00F3260F">
          <w:rPr>
            <w:rFonts w:eastAsia="Times New Roman" w:cs="Times New Roman"/>
            <w:szCs w:val="24"/>
          </w:rPr>
          <w:t>. This may be due to the fact that</w:t>
        </w:r>
      </w:ins>
      <w:r w:rsidRPr="00CE7A00">
        <w:rPr>
          <w:rFonts w:eastAsia="Times New Roman" w:cs="Times New Roman"/>
          <w:szCs w:val="24"/>
        </w:rPr>
        <w:t>, although annuals do tend to have a faster development in their post-germination phase (Grime</w:t>
      </w:r>
      <w:del w:id="623"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1977; Friedman 2020), their generations are not necessarily shorter because annuals can also have relatively longer seed dormancy and can remain in the form of seeds for many years</w:t>
      </w:r>
      <w:r w:rsidR="00965611" w:rsidRPr="00CE7A00">
        <w:rPr>
          <w:rFonts w:eastAsia="Times New Roman" w:cs="Times New Roman"/>
          <w:szCs w:val="24"/>
        </w:rPr>
        <w:t xml:space="preserve"> </w:t>
      </w:r>
      <w:r w:rsidR="00965611" w:rsidRPr="00CE7A00">
        <w:rPr>
          <w:rFonts w:eastAsia="Times New Roman" w:cs="Times New Roman"/>
          <w:szCs w:val="24"/>
        </w:rPr>
        <w:fldChar w:fldCharType="begin"/>
      </w:r>
      <w:r w:rsidR="00965611" w:rsidRPr="00CE7A00">
        <w:rPr>
          <w:rFonts w:eastAsia="Times New Roman" w:cs="Times New Roman"/>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\ne\n≈\n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\nh\n+(</w:instrText>
      </w:r>
      <w:r w:rsidR="00965611" w:rsidRPr="00CE7A00">
        <w:rPr>
          <w:rFonts w:ascii="Cambria Math" w:eastAsia="Times New Roman" w:hAnsi="Cambria Math" w:cs="Cambria Math"/>
          <w:szCs w:val="24"/>
        </w:rPr>
        <w:instrText>𝑇</w:instrText>
      </w:r>
      <w:r w:rsidR="00965611" w:rsidRPr="00CE7A00">
        <w:rPr>
          <w:rFonts w:eastAsia="Times New Roman" w:cs="Times New Roman"/>
          <w:szCs w:val="24"/>
        </w:rPr>
        <w:instrText>−1)\n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\na\nNe≈Nh+(T−1)Na\n, where Nh and Na are the harmonic and arithmetic means of the adult population. Thus if \n</w:instrText>
      </w:r>
      <w:r w:rsidR="00965611" w:rsidRPr="00CE7A00">
        <w:rPr>
          <w:rFonts w:ascii="Cambria Math" w:eastAsia="Times New Roman" w:hAnsi="Cambria Math" w:cs="Cambria Math"/>
          <w:szCs w:val="24"/>
        </w:rPr>
        <w:instrText>𝑇≫</w:instrText>
      </w:r>
      <w:r w:rsidR="00965611" w:rsidRPr="00CE7A00">
        <w:rPr>
          <w:rFonts w:eastAsia="Times New Roman" w:cs="Times New Roman"/>
          <w:szCs w:val="24"/>
        </w:rPr>
        <w:instrText>1\nT</w:instrText>
      </w:r>
      <w:r w:rsidR="00965611" w:rsidRPr="00CE7A00">
        <w:rPr>
          <w:rFonts w:ascii="Cambria Math" w:eastAsia="Times New Roman" w:hAnsi="Cambria Math" w:cs="Cambria Math"/>
          <w:szCs w:val="24"/>
        </w:rPr>
        <w:instrText>≫</w:instrText>
      </w:r>
      <w:r w:rsidR="00965611" w:rsidRPr="00CE7A00">
        <w:rPr>
          <w:rFonts w:eastAsia="Times New Roman" w:cs="Times New Roman"/>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\ne\n=</w:instrText>
      </w:r>
      <w:r w:rsidR="00965611" w:rsidRPr="00CE7A00">
        <w:rPr>
          <w:rFonts w:ascii="Cambria Math" w:eastAsia="Times New Roman" w:hAnsi="Cambria Math" w:cs="Cambria Math"/>
          <w:szCs w:val="24"/>
        </w:rPr>
        <w:instrText>𝑁𝑇</w:instrText>
      </w:r>
      <w:r w:rsidR="00965611" w:rsidRPr="00CE7A00">
        <w:rPr>
          <w:rFonts w:eastAsia="Times New Roman" w:cs="Times New Roman"/>
          <w:szCs w:val="24"/>
        </w:rPr>
        <w:instrText>(1−</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/2)/(1+</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w:instrText>
      </w:r>
      <w:r w:rsidR="00965611" w:rsidRPr="00CE7A00">
        <w:rPr>
          <w:rFonts w:ascii="Cambria Math" w:eastAsia="Times New Roman" w:hAnsi="Cambria Math" w:cs="Cambria Math"/>
          <w:szCs w:val="24"/>
        </w:rPr>
        <w:instrText>𝑁𝑇</w:instrText>
      </w:r>
      <w:r w:rsidR="00965611" w:rsidRPr="00CE7A00">
        <w:rPr>
          <w:rFonts w:eastAsia="Times New Roman" w:cs="Times New Roman"/>
          <w:szCs w:val="24"/>
        </w:rPr>
        <w:instrText>/[(1+\n</w:instrText>
      </w:r>
      <w:r w:rsidR="00965611" w:rsidRPr="00CE7A00">
        <w:rPr>
          <w:rFonts w:ascii="Cambria Math" w:eastAsia="Times New Roman" w:hAnsi="Cambria Math" w:cs="Cambria Math"/>
          <w:szCs w:val="24"/>
        </w:rPr>
        <w:instrText>𝐹</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𝐼𝑆</w:instrText>
      </w:r>
      <w:r w:rsidR="00965611" w:rsidRPr="00CE7A00">
        <w:rPr>
          <w:rFonts w:eastAsia="Times New Roman" w:cs="Times New Roman"/>
          <w:szCs w:val="24"/>
        </w:rPr>
        <w:instrText>\n)(1+</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)]\nNe=NT(1−S/2)/(1+I)=NT/[(1+FIS)(1+I)]\n. Reproductive variance (I) equals \n[\n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𝑘</w:instrText>
      </w:r>
      <w:r w:rsidR="00965611" w:rsidRPr="00CE7A00">
        <w:rPr>
          <w:rFonts w:eastAsia="Times New Roman" w:cs="Times New Roman"/>
          <w:szCs w:val="24"/>
        </w:rPr>
        <w:instrText>\n(1+</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\n)\n2\n+\n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𝑚</w:instrText>
      </w:r>
      <w:r w:rsidR="00965611" w:rsidRPr="00CE7A00">
        <w:rPr>
          <w:rFonts w:eastAsia="Times New Roman" w:cs="Times New Roman"/>
          <w:szCs w:val="24"/>
        </w:rPr>
        <w:instrText>\n(1−</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\n)\n2\n+2(1−\n</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\n2\n)\n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𝑘𝑚</w:instrText>
      </w:r>
      <w:r w:rsidR="00965611" w:rsidRPr="00CE7A00">
        <w:rPr>
          <w:rFonts w:eastAsia="Times New Roman" w:cs="Times New Roman"/>
          <w:szCs w:val="24"/>
        </w:rPr>
        <w:instrText>\n+\n</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\n2\n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\n(1+\n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𝑘</w:instrText>
      </w:r>
      <w:r w:rsidR="00965611" w:rsidRPr="00CE7A00">
        <w:rPr>
          <w:rFonts w:eastAsia="Times New Roman" w:cs="Times New Roman"/>
          <w:szCs w:val="24"/>
        </w:rPr>
        <w:instrText>\n)]/4\n[Ik(1+S)2+Im(1−S)2+2(1−S2)Ikm+S2IS(1+Ik)]/4\n, where Ij is the standardized variance (\n</w:instrText>
      </w:r>
      <w:r w:rsidR="00965611" w:rsidRPr="00CE7A00">
        <w:rPr>
          <w:rFonts w:ascii="Cambria Math" w:eastAsia="Times New Roman" w:hAnsi="Cambria Math" w:cs="Cambria Math"/>
          <w:szCs w:val="24"/>
        </w:rPr>
        <w:instrText>𝑉</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𝑗</w:instrText>
      </w:r>
      <w:r w:rsidR="00965611" w:rsidRPr="00CE7A00">
        <w:rPr>
          <w:rFonts w:eastAsia="Times New Roman" w:cs="Times New Roman"/>
          <w:szCs w:val="24"/>
        </w:rPr>
        <w:instrText>\n/\n</w:instrText>
      </w:r>
      <w:r w:rsidR="00965611" w:rsidRPr="00CE7A00">
        <w:rPr>
          <w:rFonts w:ascii="Cambria Math" w:eastAsia="Times New Roman" w:hAnsi="Cambria Math" w:cs="Cambria Math"/>
          <w:szCs w:val="24"/>
        </w:rPr>
        <w:instrText>𝑗</w:instrText>
      </w:r>
      <w:r w:rsidR="00965611" w:rsidRPr="00CE7A00">
        <w:rPr>
          <w:rFonts w:eastAsia="Times New Roman" w:cs="Times New Roman"/>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sidRPr="00CE7A00">
        <w:rPr>
          <w:rFonts w:eastAsia="Times New Roman" w:cs="Times New Roman"/>
          <w:szCs w:val="24"/>
        </w:rPr>
        <w:fldChar w:fldCharType="separate"/>
      </w:r>
      <w:r w:rsidR="00965611" w:rsidRPr="00CE7A00">
        <w:rPr>
          <w:rFonts w:eastAsia="Times New Roman" w:cs="Times New Roman"/>
          <w:noProof/>
          <w:szCs w:val="24"/>
        </w:rPr>
        <w:t>(Venable and Lawlor 1980; Nunney 2002; Kooyers 2015)</w:t>
      </w:r>
      <w:r w:rsidR="00965611" w:rsidRPr="00CE7A00">
        <w:rPr>
          <w:rFonts w:eastAsia="Times New Roman" w:cs="Times New Roman"/>
          <w:szCs w:val="24"/>
        </w:rPr>
        <w:fldChar w:fldCharType="end"/>
      </w:r>
      <w:r w:rsidRPr="00CE7A00">
        <w:rPr>
          <w:rFonts w:eastAsia="Times New Roman" w:cs="Times New Roman"/>
          <w:szCs w:val="24"/>
        </w:rPr>
        <w:t xml:space="preserve">. In that way, their generation times can be in fact much longer in the pre-germination phase, leading to the incorrect assumption that the visible aboveground, post-germination phase represents the whole life cycle. </w:t>
      </w:r>
    </w:p>
    <w:p w14:paraId="4473DA9A" w14:textId="4CBA9FEB" w:rsidR="00DC165B" w:rsidRPr="00CE7A00" w:rsidRDefault="00887753" w:rsidP="00022C55">
      <w:pPr>
        <w:shd w:val="clear" w:color="auto" w:fill="FFFFFF"/>
        <w:spacing w:line="360" w:lineRule="auto"/>
        <w:ind w:firstLine="720"/>
        <w:rPr>
          <w:rFonts w:eastAsia="Times New Roman" w:cs="Times New Roman"/>
          <w:szCs w:val="24"/>
        </w:rPr>
      </w:pPr>
      <w:del w:id="624" w:author="Eric Hagen" w:date="2022-09-23T12:48:00Z">
        <w:r w:rsidRPr="00CE7A00" w:rsidDel="00F3260F">
          <w:rPr>
            <w:rFonts w:eastAsia="Times New Roman" w:cs="Times New Roman"/>
            <w:szCs w:val="24"/>
          </w:rPr>
          <w:lastRenderedPageBreak/>
          <w:delText>Second, many annuals</w:delText>
        </w:r>
      </w:del>
      <w:ins w:id="625" w:author="Eric Hagen" w:date="2022-09-23T12:48:00Z">
        <w:r w:rsidR="00F3260F">
          <w:rPr>
            <w:rFonts w:eastAsia="Times New Roman" w:cs="Times New Roman"/>
            <w:szCs w:val="24"/>
          </w:rPr>
          <w:t xml:space="preserve">Another reason </w:t>
        </w:r>
      </w:ins>
      <w:ins w:id="626" w:author="Eric Hagen" w:date="2022-09-23T12:49:00Z">
        <w:r w:rsidR="00F3260F">
          <w:rPr>
            <w:rFonts w:eastAsia="Times New Roman" w:cs="Times New Roman"/>
            <w:szCs w:val="24"/>
          </w:rPr>
          <w:t xml:space="preserve">annuals may not have generally faster rates of evolution than perennials </w:t>
        </w:r>
        <w:proofErr w:type="gramStart"/>
        <w:r w:rsidR="00F3260F">
          <w:rPr>
            <w:rFonts w:eastAsia="Times New Roman" w:cs="Times New Roman"/>
            <w:szCs w:val="24"/>
          </w:rPr>
          <w:t>is</w:t>
        </w:r>
        <w:proofErr w:type="gramEnd"/>
        <w:r w:rsidR="00F3260F">
          <w:rPr>
            <w:rFonts w:eastAsia="Times New Roman" w:cs="Times New Roman"/>
            <w:szCs w:val="24"/>
          </w:rPr>
          <w:t xml:space="preserve"> that many annuals</w:t>
        </w:r>
      </w:ins>
      <w:r w:rsidRPr="00CE7A00">
        <w:rPr>
          <w:rFonts w:eastAsia="Times New Roman" w:cs="Times New Roman"/>
          <w:szCs w:val="24"/>
        </w:rPr>
        <w:t xml:space="preserve"> are self-compatible due to the necessity of guaranteed fertilization in a single reproductive event (</w:t>
      </w:r>
      <w:proofErr w:type="spellStart"/>
      <w:r w:rsidRPr="00CE7A00">
        <w:rPr>
          <w:rFonts w:eastAsia="Times New Roman" w:cs="Times New Roman"/>
          <w:szCs w:val="24"/>
        </w:rPr>
        <w:t>Aarssen</w:t>
      </w:r>
      <w:proofErr w:type="spellEnd"/>
      <w:del w:id="627"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2000). Selfing has long been considered an evolutionary dead-end in plants (Stebbins</w:t>
      </w:r>
      <w:del w:id="628"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1950) because inbreeding depression reduces genetic diversity of selfing populations, precluding adaptation to changing environments </w:t>
      </w:r>
      <w:r w:rsidR="007E014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Botany","DOI":"10.2307/3558325","ISSN":"1537-2197","issue":"7","language":"en","license":"© 2001 Botanical Society of America","note":"_eprint: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W."}],"issued":{"date-parts":[["2013"]]}},"label":"page"},{"id":7623,"uris":["http://zotero.org/users/local/X8CzRyu0/items/Y9N57B3R"],"itemData":{"id":7623,"type":"article-journal","abstract":"Selfing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(Takebayashi and Morrell 2001; Escobar et al. 2010; Shimizu and Tsuchimatsu 2015; but see Igic and Busch 2013)</w:t>
      </w:r>
      <w:r w:rsidR="007E0145" w:rsidRPr="00CE7A00">
        <w:rPr>
          <w:rFonts w:eastAsia="Times New Roman" w:cs="Times New Roman"/>
          <w:szCs w:val="24"/>
        </w:rPr>
        <w:fldChar w:fldCharType="end"/>
      </w:r>
      <w:r w:rsidRPr="00CE7A00">
        <w:rPr>
          <w:rFonts w:eastAsia="Times New Roman" w:cs="Times New Roman"/>
          <w:szCs w:val="24"/>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w:t>
      </w:r>
      <w:del w:id="629"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1977). Though this may make them look like they are generally better invaders, they are poor competitors against perennials in more stable environments</w:t>
      </w:r>
      <w:ins w:id="630" w:author="Eric Hagen" w:date="2022-09-23T12:50:00Z">
        <w:r w:rsidR="00F3260F">
          <w:rPr>
            <w:rFonts w:eastAsia="Times New Roman" w:cs="Times New Roman"/>
            <w:szCs w:val="24"/>
          </w:rPr>
          <w:t>,</w:t>
        </w:r>
      </w:ins>
      <w:r w:rsidRPr="00CE7A00">
        <w:rPr>
          <w:rFonts w:eastAsia="Times New Roman" w:cs="Times New Roman"/>
          <w:szCs w:val="24"/>
        </w:rPr>
        <w:t xml:space="preserve"> </w:t>
      </w:r>
      <w:del w:id="631" w:author="Eric Hagen" w:date="2022-09-23T12:50:00Z">
        <w:r w:rsidRPr="00CE7A00" w:rsidDel="00F3260F">
          <w:rPr>
            <w:rFonts w:eastAsia="Times New Roman" w:cs="Times New Roman"/>
            <w:szCs w:val="24"/>
          </w:rPr>
          <w:delText xml:space="preserve">and </w:delText>
        </w:r>
      </w:del>
      <w:r w:rsidRPr="00CE7A00">
        <w:rPr>
          <w:rFonts w:eastAsia="Times New Roman" w:cs="Times New Roman"/>
          <w:szCs w:val="24"/>
        </w:rPr>
        <w:t xml:space="preserve">thus </w:t>
      </w:r>
      <w:del w:id="632" w:author="Eric Hagen" w:date="2022-09-23T12:51:00Z">
        <w:r w:rsidRPr="00CE7A00" w:rsidDel="00F3260F">
          <w:rPr>
            <w:rFonts w:eastAsia="Times New Roman" w:cs="Times New Roman"/>
            <w:szCs w:val="24"/>
          </w:rPr>
          <w:delText xml:space="preserve">are </w:delText>
        </w:r>
      </w:del>
      <w:r w:rsidRPr="00CE7A00">
        <w:rPr>
          <w:rFonts w:eastAsia="Times New Roman" w:cs="Times New Roman"/>
          <w:szCs w:val="24"/>
        </w:rPr>
        <w:t>“confin</w:t>
      </w:r>
      <w:ins w:id="633" w:author="Eric Hagen" w:date="2022-09-23T12:51:00Z">
        <w:r w:rsidR="00F3260F">
          <w:rPr>
            <w:rFonts w:eastAsia="Times New Roman" w:cs="Times New Roman"/>
            <w:szCs w:val="24"/>
          </w:rPr>
          <w:t>ing</w:t>
        </w:r>
      </w:ins>
      <w:del w:id="634" w:author="Eric Hagen" w:date="2022-09-23T12:51:00Z">
        <w:r w:rsidRPr="00CE7A00" w:rsidDel="00F3260F">
          <w:rPr>
            <w:rFonts w:eastAsia="Times New Roman" w:cs="Times New Roman"/>
            <w:szCs w:val="24"/>
          </w:rPr>
          <w:delText>ed</w:delText>
        </w:r>
      </w:del>
      <w:r w:rsidRPr="00CE7A00">
        <w:rPr>
          <w:rFonts w:eastAsia="Times New Roman" w:cs="Times New Roman"/>
          <w:szCs w:val="24"/>
        </w:rPr>
        <w:t xml:space="preserve">” to habitats where heat is </w:t>
      </w:r>
      <w:commentRangeStart w:id="635"/>
      <w:r w:rsidRPr="00CE7A00">
        <w:rPr>
          <w:rFonts w:eastAsia="Times New Roman" w:cs="Times New Roman"/>
          <w:szCs w:val="24"/>
        </w:rPr>
        <w:t xml:space="preserve">very </w:t>
      </w:r>
      <w:commentRangeEnd w:id="635"/>
      <w:r w:rsidR="00F3260F">
        <w:rPr>
          <w:rStyle w:val="CommentReference"/>
        </w:rPr>
        <w:commentReference w:id="635"/>
      </w:r>
      <w:r w:rsidRPr="00CE7A00">
        <w:rPr>
          <w:rFonts w:eastAsia="Times New Roman" w:cs="Times New Roman"/>
          <w:szCs w:val="24"/>
        </w:rPr>
        <w:t>extreme (Grime</w:t>
      </w:r>
      <w:del w:id="636"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1977).</w:t>
      </w:r>
      <w:r w:rsidR="00017C6F" w:rsidRPr="00CE7A00">
        <w:rPr>
          <w:rFonts w:eastAsia="Times New Roman" w:cs="Times New Roman"/>
          <w:szCs w:val="24"/>
        </w:rPr>
        <w:t xml:space="preserve"> </w:t>
      </w:r>
      <w:del w:id="637" w:author="Eric Hagen" w:date="2022-09-23T12:52:00Z">
        <w:r w:rsidR="00022C55" w:rsidRPr="00CE7A00" w:rsidDel="00F3260F">
          <w:rPr>
            <w:rFonts w:eastAsia="Times New Roman" w:cs="Times New Roman"/>
            <w:szCs w:val="24"/>
          </w:rPr>
          <w:delText>In that way</w:delText>
        </w:r>
      </w:del>
      <w:ins w:id="638" w:author="Eric Hagen" w:date="2022-09-23T12:52:00Z">
        <w:r w:rsidR="00F3260F">
          <w:rPr>
            <w:rFonts w:eastAsia="Times New Roman" w:cs="Times New Roman"/>
            <w:szCs w:val="24"/>
          </w:rPr>
          <w:t>Therefore</w:t>
        </w:r>
      </w:ins>
      <w:r w:rsidR="00022C55" w:rsidRPr="00CE7A00">
        <w:rPr>
          <w:rFonts w:eastAsia="Times New Roman" w:cs="Times New Roman"/>
          <w:szCs w:val="24"/>
        </w:rPr>
        <w:t xml:space="preserve">, and despite their general association with traits linked to vagility, </w:t>
      </w:r>
      <w:ins w:id="639" w:author="Eric Hagen" w:date="2022-09-23T12:51:00Z">
        <w:r w:rsidR="00F3260F">
          <w:rPr>
            <w:rFonts w:eastAsia="Times New Roman" w:cs="Times New Roman"/>
            <w:szCs w:val="24"/>
          </w:rPr>
          <w:t xml:space="preserve">the </w:t>
        </w:r>
      </w:ins>
      <w:r w:rsidR="00017C6F" w:rsidRPr="00CE7A00">
        <w:rPr>
          <w:rFonts w:eastAsia="Times New Roman" w:cs="Times New Roman"/>
          <w:szCs w:val="24"/>
        </w:rPr>
        <w:t xml:space="preserve">annual strategy may restrict plant lineages to </w:t>
      </w:r>
      <w:r w:rsidR="00022C55" w:rsidRPr="00CE7A00">
        <w:rPr>
          <w:rFonts w:eastAsia="Times New Roman" w:cs="Times New Roman"/>
          <w:szCs w:val="24"/>
        </w:rPr>
        <w:t xml:space="preserve">few </w:t>
      </w:r>
      <w:r w:rsidR="00017C6F" w:rsidRPr="00CE7A00">
        <w:rPr>
          <w:rFonts w:eastAsia="Times New Roman" w:cs="Times New Roman"/>
          <w:szCs w:val="24"/>
        </w:rPr>
        <w:t>types of environments</w:t>
      </w:r>
      <w:r w:rsidR="00022C55" w:rsidRPr="00CE7A00">
        <w:rPr>
          <w:rFonts w:eastAsia="Times New Roman" w:cs="Times New Roman"/>
          <w:szCs w:val="24"/>
        </w:rPr>
        <w:t xml:space="preserve"> where they can outcompete perennial plants – that is, regions prone to extreme heat </w:t>
      </w:r>
      <w:commentRangeStart w:id="640"/>
      <w:r w:rsidR="00022C55" w:rsidRPr="00CE7A00">
        <w:rPr>
          <w:rFonts w:eastAsia="Times New Roman" w:cs="Times New Roman"/>
          <w:szCs w:val="24"/>
        </w:rPr>
        <w:t>(see below).</w:t>
      </w:r>
      <w:commentRangeEnd w:id="640"/>
      <w:r w:rsidR="00F3260F">
        <w:rPr>
          <w:rStyle w:val="CommentReference"/>
        </w:rPr>
        <w:commentReference w:id="640"/>
      </w:r>
    </w:p>
    <w:p w14:paraId="3B294E3D" w14:textId="77777777" w:rsidR="00115206" w:rsidRPr="00CE7A00" w:rsidRDefault="00115206" w:rsidP="000C5DCE">
      <w:pPr>
        <w:shd w:val="clear" w:color="auto" w:fill="FFFFFF"/>
        <w:spacing w:line="360" w:lineRule="auto"/>
        <w:ind w:firstLine="720"/>
        <w:rPr>
          <w:rFonts w:eastAsia="Times New Roman" w:cs="Times New Roman"/>
          <w:szCs w:val="24"/>
        </w:rPr>
      </w:pPr>
    </w:p>
    <w:p w14:paraId="3BA9D889" w14:textId="08BAD3A2"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Lack of general rules for most variables, including seasonality and precipitation</w:t>
      </w:r>
    </w:p>
    <w:p w14:paraId="7DE4C3BA" w14:textId="15435CE8"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As the accessibility of data and methods to test trait evolution hypotheses using phylogenetic comparative frameworks </w:t>
      </w:r>
      <w:ins w:id="641" w:author="Eric Hagen" w:date="2022-09-23T12:58:00Z">
        <w:r w:rsidR="005D08D9">
          <w:rPr>
            <w:rFonts w:eastAsia="Times New Roman" w:cs="Times New Roman"/>
            <w:szCs w:val="24"/>
          </w:rPr>
          <w:t xml:space="preserve">have </w:t>
        </w:r>
      </w:ins>
      <w:r w:rsidRPr="00CE7A00">
        <w:rPr>
          <w:rFonts w:eastAsia="Times New Roman" w:cs="Times New Roman"/>
          <w:szCs w:val="24"/>
        </w:rPr>
        <w:t xml:space="preserve">increased, multiple studies </w:t>
      </w:r>
      <w:ins w:id="642" w:author="Eric Hagen" w:date="2022-09-23T12:58:00Z">
        <w:r w:rsidR="005D08D9">
          <w:rPr>
            <w:rFonts w:eastAsia="Times New Roman" w:cs="Times New Roman"/>
            <w:szCs w:val="24"/>
          </w:rPr>
          <w:t xml:space="preserve">have </w:t>
        </w:r>
      </w:ins>
      <w:r w:rsidRPr="00CE7A00">
        <w:rPr>
          <w:rFonts w:eastAsia="Times New Roman" w:cs="Times New Roman"/>
          <w:szCs w:val="24"/>
        </w:rPr>
        <w:t>found that temperature, precipitation</w:t>
      </w:r>
      <w:ins w:id="643" w:author="Eric Hagen" w:date="2022-09-23T12:58:00Z">
        <w:r w:rsidR="005D08D9">
          <w:rPr>
            <w:rFonts w:eastAsia="Times New Roman" w:cs="Times New Roman"/>
            <w:szCs w:val="24"/>
          </w:rPr>
          <w:t>,</w:t>
        </w:r>
      </w:ins>
      <w:r w:rsidRPr="00CE7A00">
        <w:rPr>
          <w:rFonts w:eastAsia="Times New Roman" w:cs="Times New Roman"/>
          <w:szCs w:val="24"/>
        </w:rPr>
        <w:t xml:space="preserve"> and seasonality variables are relevant in explaining the evolution of different life history strategies in plants </w:t>
      </w:r>
      <w:r w:rsidR="007E014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(Fiz et al. 2002; Evans et al. 2005; Humphreys and Linder 2013; Ogburn and Edwards 2015; Monroe et al. 2019)</w:t>
      </w:r>
      <w:r w:rsidR="007E0145" w:rsidRPr="00CE7A00">
        <w:rPr>
          <w:rFonts w:eastAsia="Times New Roman" w:cs="Times New Roman"/>
          <w:szCs w:val="24"/>
        </w:rPr>
        <w:fldChar w:fldCharType="end"/>
      </w:r>
      <w:r w:rsidRPr="00CE7A00">
        <w:rPr>
          <w:rFonts w:eastAsia="Times New Roman" w:cs="Times New Roman"/>
          <w:szCs w:val="24"/>
        </w:rPr>
        <w:t xml:space="preserve">. Our </w:t>
      </w:r>
      <w:del w:id="644" w:author="Eric Hagen" w:date="2022-09-23T12:59:00Z">
        <w:r w:rsidRPr="00CE7A00" w:rsidDel="005D08D9">
          <w:rPr>
            <w:rFonts w:eastAsia="Times New Roman" w:cs="Times New Roman"/>
            <w:szCs w:val="24"/>
          </w:rPr>
          <w:delText xml:space="preserve">results </w:delText>
        </w:r>
      </w:del>
      <w:ins w:id="645" w:author="Eric Hagen" w:date="2022-09-23T12:59:00Z">
        <w:r w:rsidR="005D08D9">
          <w:rPr>
            <w:rFonts w:eastAsia="Times New Roman" w:cs="Times New Roman"/>
            <w:szCs w:val="24"/>
          </w:rPr>
          <w:t xml:space="preserve">analyses of </w:t>
        </w:r>
      </w:ins>
      <w:ins w:id="646" w:author="Eric Hagen" w:date="2022-09-23T13:00:00Z">
        <w:r w:rsidR="005D08D9">
          <w:rPr>
            <w:rFonts w:eastAsia="Times New Roman" w:cs="Times New Roman"/>
            <w:szCs w:val="24"/>
          </w:rPr>
          <w:t>multiple clades</w:t>
        </w:r>
      </w:ins>
      <w:ins w:id="647" w:author="Eric Hagen" w:date="2022-09-23T12:59:00Z">
        <w:r w:rsidR="005D08D9" w:rsidRPr="00CE7A00">
          <w:rPr>
            <w:rFonts w:eastAsia="Times New Roman" w:cs="Times New Roman"/>
            <w:szCs w:val="24"/>
          </w:rPr>
          <w:t xml:space="preserve"> </w:t>
        </w:r>
      </w:ins>
      <w:r w:rsidRPr="00CE7A00">
        <w:rPr>
          <w:rFonts w:eastAsia="Times New Roman" w:cs="Times New Roman"/>
          <w:szCs w:val="24"/>
        </w:rPr>
        <w:t>show that some of these previously documented patterns are</w:t>
      </w:r>
      <w:ins w:id="648" w:author="Eric Hagen" w:date="2022-09-23T13:00:00Z">
        <w:r w:rsidR="005D08D9">
          <w:rPr>
            <w:rFonts w:eastAsia="Times New Roman" w:cs="Times New Roman"/>
            <w:szCs w:val="24"/>
          </w:rPr>
          <w:t xml:space="preserve"> not general across flowering plants but are instead</w:t>
        </w:r>
      </w:ins>
      <w:r w:rsidRPr="00CE7A00">
        <w:rPr>
          <w:rFonts w:eastAsia="Times New Roman" w:cs="Times New Roman"/>
          <w:szCs w:val="24"/>
        </w:rPr>
        <w:t xml:space="preserve"> </w:t>
      </w:r>
      <w:del w:id="649" w:author="Eric Hagen" w:date="2022-09-23T12:58:00Z">
        <w:r w:rsidRPr="00CE7A00" w:rsidDel="005D08D9">
          <w:rPr>
            <w:rFonts w:eastAsia="Times New Roman" w:cs="Times New Roman"/>
            <w:szCs w:val="24"/>
          </w:rPr>
          <w:delText>clade or area specific</w:delText>
        </w:r>
      </w:del>
      <w:ins w:id="650" w:author="Eric Hagen" w:date="2022-09-23T12:58:00Z">
        <w:r w:rsidR="005D08D9">
          <w:rPr>
            <w:rFonts w:eastAsia="Times New Roman" w:cs="Times New Roman"/>
            <w:szCs w:val="24"/>
          </w:rPr>
          <w:t>specific to certain clades or areas</w:t>
        </w:r>
      </w:ins>
      <w:ins w:id="651" w:author="Eric Hagen" w:date="2022-09-23T13:00:00Z">
        <w:r w:rsidR="005D08D9">
          <w:rPr>
            <w:rFonts w:eastAsia="Times New Roman" w:cs="Times New Roman"/>
            <w:szCs w:val="24"/>
          </w:rPr>
          <w:t xml:space="preserve">. </w:t>
        </w:r>
      </w:ins>
      <w:del w:id="652" w:author="Eric Hagen" w:date="2022-09-23T13:00:00Z">
        <w:r w:rsidRPr="00CE7A00" w:rsidDel="005D08D9">
          <w:rPr>
            <w:rFonts w:eastAsia="Times New Roman" w:cs="Times New Roman"/>
            <w:szCs w:val="24"/>
          </w:rPr>
          <w:delText xml:space="preserve"> </w:delText>
        </w:r>
      </w:del>
      <w:del w:id="653" w:author="Eric Hagen" w:date="2022-09-23T12:59:00Z">
        <w:r w:rsidRPr="00CE7A00" w:rsidDel="005D08D9">
          <w:rPr>
            <w:rFonts w:eastAsia="Times New Roman" w:cs="Times New Roman"/>
            <w:szCs w:val="24"/>
          </w:rPr>
          <w:delText xml:space="preserve">and </w:delText>
        </w:r>
      </w:del>
      <w:del w:id="654" w:author="Eric Hagen" w:date="2022-09-23T13:00:00Z">
        <w:r w:rsidRPr="00CE7A00" w:rsidDel="005D08D9">
          <w:rPr>
            <w:rFonts w:eastAsia="Times New Roman" w:cs="Times New Roman"/>
            <w:szCs w:val="24"/>
          </w:rPr>
          <w:delText xml:space="preserve">do not hold as a generality across all flowering plants when multiple clades are considered in the same analytical framework. </w:delText>
        </w:r>
      </w:del>
      <w:r w:rsidRPr="00CE7A00">
        <w:rPr>
          <w:rFonts w:eastAsia="Times New Roman" w:cs="Times New Roman"/>
          <w:szCs w:val="24"/>
        </w:rPr>
        <w:t>For instance, we found no significant difference in optima values for mean annual precipitation</w:t>
      </w:r>
      <w:del w:id="655" w:author="Eric Hagen" w:date="2022-09-23T13:00:00Z">
        <w:r w:rsidRPr="00CE7A00" w:rsidDel="005D08D9">
          <w:rPr>
            <w:rFonts w:eastAsia="Times New Roman" w:cs="Times New Roman"/>
            <w:szCs w:val="24"/>
          </w:rPr>
          <w:delText xml:space="preserve"> </w:delText>
        </w:r>
      </w:del>
      <w:r w:rsidR="00022C55" w:rsidRPr="00CE7A00" w:rsidDel="00022C55">
        <w:rPr>
          <w:rFonts w:eastAsia="Times New Roman" w:cs="Times New Roman"/>
          <w:szCs w:val="24"/>
        </w:rPr>
        <w:t xml:space="preserve"> </w:t>
      </w:r>
      <w:r w:rsidRPr="00CE7A00">
        <w:rPr>
          <w:rFonts w:eastAsia="Times New Roman" w:cs="Times New Roman"/>
          <w:szCs w:val="24"/>
        </w:rPr>
        <w:t xml:space="preserve">across all clades, and the lack of strong signal for </w:t>
      </w:r>
      <w:r w:rsidR="00022C55" w:rsidRPr="00CE7A00">
        <w:rPr>
          <w:rFonts w:eastAsia="Times New Roman" w:cs="Times New Roman"/>
          <w:szCs w:val="24"/>
        </w:rPr>
        <w:t xml:space="preserve">this variable </w:t>
      </w:r>
      <w:r w:rsidRPr="00CE7A00">
        <w:rPr>
          <w:rFonts w:eastAsia="Times New Roman" w:cs="Times New Roman"/>
          <w:szCs w:val="24"/>
        </w:rPr>
        <w:t xml:space="preserve">as an important factor in the evolution of annual strategy was unanticipated. We did recover a significant difference between </w:t>
      </w:r>
      <w:r w:rsidR="00022C55" w:rsidRPr="00CE7A00">
        <w:rPr>
          <w:rFonts w:eastAsia="Times New Roman" w:cs="Times New Roman"/>
          <w:szCs w:val="24"/>
        </w:rPr>
        <w:t>expected values</w:t>
      </w:r>
      <w:r w:rsidR="00ED3D09" w:rsidRPr="00CE7A00">
        <w:rPr>
          <w:rFonts w:eastAsia="Times New Roman" w:cs="Times New Roman"/>
          <w:szCs w:val="24"/>
        </w:rPr>
        <w:t xml:space="preserve"> for</w:t>
      </w:r>
      <w:r w:rsidRPr="00CE7A00">
        <w:rPr>
          <w:rFonts w:eastAsia="Times New Roman" w:cs="Times New Roman"/>
          <w:szCs w:val="24"/>
        </w:rPr>
        <w:t xml:space="preserve"> precipitation of the driest month (p &lt; 0.05) with annuals tending to </w:t>
      </w:r>
      <w:r w:rsidR="00022C55" w:rsidRPr="00CE7A00">
        <w:rPr>
          <w:rFonts w:eastAsia="Times New Roman" w:cs="Times New Roman"/>
          <w:szCs w:val="24"/>
        </w:rPr>
        <w:t>present lower expected values</w:t>
      </w:r>
      <w:r w:rsidRPr="00CE7A00">
        <w:rPr>
          <w:rFonts w:eastAsia="Times New Roman" w:cs="Times New Roman"/>
          <w:szCs w:val="24"/>
        </w:rPr>
        <w:t xml:space="preserve">, but this pattern was not observed in </w:t>
      </w:r>
      <w:r w:rsidR="004B5D34" w:rsidRPr="00CE7A00">
        <w:rPr>
          <w:rFonts w:eastAsia="Times New Roman" w:cs="Times New Roman"/>
          <w:szCs w:val="24"/>
        </w:rPr>
        <w:t xml:space="preserve">9 </w:t>
      </w:r>
      <w:r w:rsidRPr="00CE7A00">
        <w:rPr>
          <w:rFonts w:eastAsia="Times New Roman" w:cs="Times New Roman"/>
          <w:szCs w:val="24"/>
        </w:rPr>
        <w:t>out of 3</w:t>
      </w:r>
      <w:r w:rsidR="00022C55" w:rsidRPr="00CE7A00">
        <w:rPr>
          <w:rFonts w:eastAsia="Times New Roman" w:cs="Times New Roman"/>
          <w:szCs w:val="24"/>
        </w:rPr>
        <w:t>2</w:t>
      </w:r>
      <w:r w:rsidRPr="00CE7A00">
        <w:rPr>
          <w:rFonts w:eastAsia="Times New Roman" w:cs="Times New Roman"/>
          <w:szCs w:val="24"/>
        </w:rPr>
        <w:t xml:space="preserve"> clades analyzed</w:t>
      </w:r>
      <w:ins w:id="656" w:author="Eric Hagen" w:date="2022-09-23T13:01:00Z">
        <w:r w:rsidR="005D08D9">
          <w:rPr>
            <w:rFonts w:eastAsia="Times New Roman" w:cs="Times New Roman"/>
            <w:szCs w:val="24"/>
          </w:rPr>
          <w:t>.</w:t>
        </w:r>
      </w:ins>
      <w:del w:id="657" w:author="Eric Hagen" w:date="2022-09-23T13:01:00Z">
        <w:r w:rsidRPr="00CE7A00" w:rsidDel="005D08D9">
          <w:rPr>
            <w:rFonts w:eastAsia="Times New Roman" w:cs="Times New Roman"/>
            <w:szCs w:val="24"/>
          </w:rPr>
          <w:delText>;</w:delText>
        </w:r>
      </w:del>
      <w:r w:rsidRPr="00CE7A00">
        <w:rPr>
          <w:rFonts w:eastAsia="Times New Roman" w:cs="Times New Roman"/>
          <w:szCs w:val="24"/>
        </w:rPr>
        <w:t xml:space="preserve"> </w:t>
      </w:r>
      <w:ins w:id="658" w:author="Eric Hagen" w:date="2022-09-23T13:01:00Z">
        <w:r w:rsidR="005D08D9">
          <w:rPr>
            <w:rFonts w:eastAsia="Times New Roman" w:cs="Times New Roman"/>
            <w:szCs w:val="24"/>
          </w:rPr>
          <w:t>I</w:t>
        </w:r>
      </w:ins>
      <w:del w:id="659" w:author="Eric Hagen" w:date="2022-09-23T13:01:00Z">
        <w:r w:rsidRPr="00CE7A00" w:rsidDel="005D08D9">
          <w:rPr>
            <w:rFonts w:eastAsia="Times New Roman" w:cs="Times New Roman"/>
            <w:szCs w:val="24"/>
          </w:rPr>
          <w:delText>i</w:delText>
        </w:r>
      </w:del>
      <w:r w:rsidRPr="00CE7A00">
        <w:rPr>
          <w:rFonts w:eastAsia="Times New Roman" w:cs="Times New Roman"/>
          <w:szCs w:val="24"/>
        </w:rPr>
        <w:t xml:space="preserve">n one third of the clades, </w:t>
      </w:r>
      <w:ins w:id="660" w:author="Eric Hagen" w:date="2022-09-23T13:01:00Z">
        <w:r w:rsidR="005D08D9">
          <w:rPr>
            <w:rFonts w:eastAsia="Times New Roman" w:cs="Times New Roman"/>
            <w:szCs w:val="24"/>
          </w:rPr>
          <w:t xml:space="preserve">it was actually </w:t>
        </w:r>
      </w:ins>
      <w:r w:rsidRPr="00CE7A00">
        <w:rPr>
          <w:rFonts w:eastAsia="Times New Roman" w:cs="Times New Roman"/>
          <w:szCs w:val="24"/>
        </w:rPr>
        <w:t>perennials</w:t>
      </w:r>
      <w:del w:id="661" w:author="Eric Hagen" w:date="2022-09-23T13:02:00Z">
        <w:r w:rsidRPr="00CE7A00" w:rsidDel="005D08D9">
          <w:rPr>
            <w:rFonts w:eastAsia="Times New Roman" w:cs="Times New Roman"/>
            <w:szCs w:val="24"/>
          </w:rPr>
          <w:delText>, not annuals,</w:delText>
        </w:r>
      </w:del>
      <w:ins w:id="662" w:author="Eric Hagen" w:date="2022-09-23T13:02:00Z">
        <w:r w:rsidR="005D08D9">
          <w:rPr>
            <w:rFonts w:eastAsia="Times New Roman" w:cs="Times New Roman"/>
            <w:szCs w:val="24"/>
          </w:rPr>
          <w:t xml:space="preserve"> that</w:t>
        </w:r>
      </w:ins>
      <w:r w:rsidRPr="00CE7A00">
        <w:rPr>
          <w:rFonts w:eastAsia="Times New Roman" w:cs="Times New Roman"/>
          <w:szCs w:val="24"/>
        </w:rPr>
        <w:t xml:space="preserve"> tend</w:t>
      </w:r>
      <w:ins w:id="663" w:author="Eric Hagen" w:date="2022-09-23T13:02:00Z">
        <w:r w:rsidR="005D08D9">
          <w:rPr>
            <w:rFonts w:eastAsia="Times New Roman" w:cs="Times New Roman"/>
            <w:szCs w:val="24"/>
          </w:rPr>
          <w:t>ed</w:t>
        </w:r>
      </w:ins>
      <w:r w:rsidRPr="00CE7A00">
        <w:rPr>
          <w:rFonts w:eastAsia="Times New Roman" w:cs="Times New Roman"/>
          <w:szCs w:val="24"/>
        </w:rPr>
        <w:t xml:space="preserve"> to have a lower optimum for this variable. The reason for this lack of strong correlation with precipitation may be the existence of other forms of compensatory mechanisms to deal with extreme drought in perennial plants</w:t>
      </w:r>
      <w:ins w:id="664" w:author="Eric Hagen" w:date="2022-09-23T13:29:00Z">
        <w:r w:rsidR="00151F6E">
          <w:rPr>
            <w:rFonts w:eastAsia="Times New Roman" w:cs="Times New Roman"/>
            <w:szCs w:val="24"/>
          </w:rPr>
          <w:t xml:space="preserve">, allowing them to forgo transitions to </w:t>
        </w:r>
        <w:proofErr w:type="spellStart"/>
        <w:r w:rsidR="00151F6E">
          <w:rPr>
            <w:rFonts w:eastAsia="Times New Roman" w:cs="Times New Roman"/>
            <w:szCs w:val="24"/>
          </w:rPr>
          <w:t>annuality</w:t>
        </w:r>
      </w:ins>
      <w:proofErr w:type="spellEnd"/>
      <w:r w:rsidRPr="00CE7A00">
        <w:rPr>
          <w:rFonts w:eastAsia="Times New Roman" w:cs="Times New Roman"/>
          <w:szCs w:val="24"/>
        </w:rPr>
        <w:t xml:space="preserve">. Several mechanisms of vegetative tolerance to desiccation have </w:t>
      </w:r>
      <w:r w:rsidRPr="00CE7A00">
        <w:rPr>
          <w:rFonts w:eastAsia="Times New Roman" w:cs="Times New Roman"/>
          <w:szCs w:val="24"/>
        </w:rPr>
        <w:lastRenderedPageBreak/>
        <w:t>evolved in perennials, including, but not restricted to, changes in photosynthesis pathways</w:t>
      </w:r>
      <w:r w:rsidR="007E0145" w:rsidRPr="00CE7A00">
        <w:rPr>
          <w:rFonts w:eastAsia="Times New Roman" w:cs="Times New Roman"/>
          <w:szCs w:val="24"/>
        </w:rPr>
        <w:t xml:space="preserve">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(Ehleringer et al. 1991)</w:t>
      </w:r>
      <w:r w:rsidR="007E0145" w:rsidRPr="00CE7A00">
        <w:rPr>
          <w:rFonts w:eastAsia="Times New Roman" w:cs="Times New Roman"/>
          <w:szCs w:val="24"/>
        </w:rPr>
        <w:fldChar w:fldCharType="end"/>
      </w:r>
      <w:r w:rsidRPr="00CE7A00">
        <w:rPr>
          <w:rFonts w:eastAsia="Times New Roman" w:cs="Times New Roman"/>
          <w:szCs w:val="24"/>
        </w:rPr>
        <w:t>, presence of subterraneous structures (Howard et al.</w:t>
      </w:r>
      <w:del w:id="665"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2019), succulence of leaves and stems (Ogburn and Edwards</w:t>
      </w:r>
      <w:del w:id="666"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2010), and senescence of photosynthesis structures during dry seasons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sidRPr="00CE7A00">
        <w:rPr>
          <w:rFonts w:eastAsia="Times New Roman" w:cs="Times New Roman"/>
          <w:szCs w:val="24"/>
        </w:rPr>
        <w:fldChar w:fldCharType="separate"/>
      </w:r>
      <w:r w:rsidR="007E0145" w:rsidRPr="00CE7A00">
        <w:rPr>
          <w:rFonts w:cs="Times New Roman"/>
          <w:lang w:val="en-US"/>
        </w:rPr>
        <w:t>(Munné-Bosch and Alegre 2004)</w:t>
      </w:r>
      <w:r w:rsidR="007E0145" w:rsidRPr="00CE7A00">
        <w:rPr>
          <w:rFonts w:eastAsia="Times New Roman" w:cs="Times New Roman"/>
          <w:szCs w:val="24"/>
        </w:rPr>
        <w:fldChar w:fldCharType="end"/>
      </w:r>
      <w:r w:rsidRPr="00CE7A00">
        <w:rPr>
          <w:rFonts w:eastAsia="Times New Roman" w:cs="Times New Roman"/>
          <w:szCs w:val="24"/>
        </w:rPr>
        <w:t xml:space="preserve">. </w:t>
      </w:r>
      <w:commentRangeStart w:id="667"/>
      <w:r w:rsidRPr="00CE7A00">
        <w:rPr>
          <w:rFonts w:eastAsia="Times New Roman" w:cs="Times New Roman"/>
          <w:szCs w:val="24"/>
        </w:rPr>
        <w:t xml:space="preserve">In that way, evolutionary pathways to survive drought are diverse and evolving an annual lifestyle is not the sole mechanism to escape drought available for plants. </w:t>
      </w:r>
      <w:commentRangeEnd w:id="667"/>
      <w:r w:rsidR="00151F6E">
        <w:rPr>
          <w:rStyle w:val="CommentReference"/>
        </w:rPr>
        <w:commentReference w:id="667"/>
      </w:r>
    </w:p>
    <w:p w14:paraId="423ECC6F" w14:textId="1898D714" w:rsidR="00DC165B" w:rsidRPr="00CE7A00" w:rsidRDefault="00887753" w:rsidP="00E8237C">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A similar lack of </w:t>
      </w:r>
      <w:del w:id="668" w:author="Eric Hagen" w:date="2022-09-23T13:29:00Z">
        <w:r w:rsidRPr="00CE7A00" w:rsidDel="00151F6E">
          <w:rPr>
            <w:rFonts w:eastAsia="Times New Roman" w:cs="Times New Roman"/>
            <w:szCs w:val="24"/>
          </w:rPr>
          <w:delText>significant association</w:delText>
        </w:r>
      </w:del>
      <w:ins w:id="669" w:author="Eric Hagen" w:date="2022-09-23T13:29:00Z">
        <w:r w:rsidR="00151F6E">
          <w:rPr>
            <w:rFonts w:eastAsia="Times New Roman" w:cs="Times New Roman"/>
            <w:szCs w:val="24"/>
          </w:rPr>
          <w:t>correlation</w:t>
        </w:r>
      </w:ins>
      <w:ins w:id="670" w:author="Eric Hagen" w:date="2022-09-23T13:35:00Z">
        <w:r w:rsidR="00D60749">
          <w:rPr>
            <w:rFonts w:eastAsia="Times New Roman" w:cs="Times New Roman"/>
            <w:szCs w:val="24"/>
          </w:rPr>
          <w:t xml:space="preserve"> with life history</w:t>
        </w:r>
      </w:ins>
      <w:r w:rsidRPr="00CE7A00">
        <w:rPr>
          <w:rFonts w:eastAsia="Times New Roman" w:cs="Times New Roman"/>
          <w:szCs w:val="24"/>
        </w:rPr>
        <w:t xml:space="preserve"> was found for all variables related to seasonality, and for minimum temperature of the coldest month, a variable associated with freezing temperatures. In those cases, </w:t>
      </w:r>
      <w:ins w:id="671" w:author="Eric Hagen" w:date="2022-09-23T13:36:00Z">
        <w:r w:rsidR="00D60749">
          <w:rPr>
            <w:rFonts w:eastAsia="Times New Roman" w:cs="Times New Roman"/>
            <w:szCs w:val="24"/>
          </w:rPr>
          <w:t xml:space="preserve">optima for </w:t>
        </w:r>
      </w:ins>
      <w:r w:rsidR="00022C55" w:rsidRPr="00CE7A00">
        <w:rPr>
          <w:rFonts w:eastAsia="Times New Roman" w:cs="Times New Roman"/>
          <w:szCs w:val="24"/>
        </w:rPr>
        <w:t>annuals and perennials</w:t>
      </w:r>
      <w:r w:rsidRPr="00CE7A00">
        <w:rPr>
          <w:rFonts w:eastAsia="Times New Roman" w:cs="Times New Roman"/>
          <w:szCs w:val="24"/>
        </w:rPr>
        <w:t xml:space="preserve"> are not significantly different from each other across all clades, meaning that there is little support for the role of these climatic variables </w:t>
      </w:r>
      <w:del w:id="672" w:author="Eric Hagen" w:date="2022-09-23T13:36:00Z">
        <w:r w:rsidRPr="00CE7A00" w:rsidDel="00D60749">
          <w:rPr>
            <w:rFonts w:eastAsia="Times New Roman" w:cs="Times New Roman"/>
            <w:szCs w:val="24"/>
          </w:rPr>
          <w:delText>as general rules</w:delText>
        </w:r>
      </w:del>
      <w:ins w:id="673" w:author="Eric Hagen" w:date="2022-09-23T13:36:00Z">
        <w:r w:rsidR="00D60749">
          <w:rPr>
            <w:rFonts w:eastAsia="Times New Roman" w:cs="Times New Roman"/>
            <w:szCs w:val="24"/>
          </w:rPr>
          <w:t>predictably</w:t>
        </w:r>
      </w:ins>
      <w:r w:rsidRPr="00CE7A00">
        <w:rPr>
          <w:rFonts w:eastAsia="Times New Roman" w:cs="Times New Roman"/>
          <w:szCs w:val="24"/>
        </w:rPr>
        <w:t xml:space="preserve"> governing </w:t>
      </w:r>
      <w:del w:id="674" w:author="Eric Hagen" w:date="2022-09-23T13:36:00Z">
        <w:r w:rsidRPr="00CE7A00" w:rsidDel="00D60749">
          <w:rPr>
            <w:rFonts w:eastAsia="Times New Roman" w:cs="Times New Roman"/>
            <w:szCs w:val="24"/>
          </w:rPr>
          <w:delText xml:space="preserve">how </w:delText>
        </w:r>
      </w:del>
      <w:r w:rsidRPr="00CE7A00">
        <w:rPr>
          <w:rFonts w:eastAsia="Times New Roman" w:cs="Times New Roman"/>
          <w:szCs w:val="24"/>
        </w:rPr>
        <w:t xml:space="preserve">life history </w:t>
      </w:r>
      <w:del w:id="675" w:author="Eric Hagen" w:date="2022-09-23T13:36:00Z">
        <w:r w:rsidRPr="00CE7A00" w:rsidDel="00D60749">
          <w:rPr>
            <w:rFonts w:eastAsia="Times New Roman" w:cs="Times New Roman"/>
            <w:szCs w:val="24"/>
          </w:rPr>
          <w:delText>strategies evolve</w:delText>
        </w:r>
      </w:del>
      <w:ins w:id="676" w:author="Eric Hagen" w:date="2022-09-23T13:36:00Z">
        <w:r w:rsidR="00D60749">
          <w:rPr>
            <w:rFonts w:eastAsia="Times New Roman" w:cs="Times New Roman"/>
            <w:szCs w:val="24"/>
          </w:rPr>
          <w:t>evolution</w:t>
        </w:r>
      </w:ins>
      <w:r w:rsidRPr="00CE7A00">
        <w:rPr>
          <w:rFonts w:eastAsia="Times New Roman" w:cs="Times New Roman"/>
          <w:szCs w:val="24"/>
        </w:rPr>
        <w:t xml:space="preserve"> </w:t>
      </w:r>
      <w:del w:id="677" w:author="Eric Hagen" w:date="2022-09-23T13:36:00Z">
        <w:r w:rsidRPr="00CE7A00" w:rsidDel="00D60749">
          <w:rPr>
            <w:rFonts w:eastAsia="Times New Roman" w:cs="Times New Roman"/>
            <w:szCs w:val="24"/>
          </w:rPr>
          <w:delText xml:space="preserve">in </w:delText>
        </w:r>
      </w:del>
      <w:ins w:id="678" w:author="Eric Hagen" w:date="2022-09-23T13:36:00Z">
        <w:r w:rsidR="00D60749">
          <w:rPr>
            <w:rFonts w:eastAsia="Times New Roman" w:cs="Times New Roman"/>
            <w:szCs w:val="24"/>
          </w:rPr>
          <w:t>across</w:t>
        </w:r>
        <w:r w:rsidR="00D60749" w:rsidRPr="00CE7A00">
          <w:rPr>
            <w:rFonts w:eastAsia="Times New Roman" w:cs="Times New Roman"/>
            <w:szCs w:val="24"/>
          </w:rPr>
          <w:t xml:space="preserve"> </w:t>
        </w:r>
      </w:ins>
      <w:r w:rsidRPr="00CE7A00">
        <w:rPr>
          <w:rFonts w:eastAsia="Times New Roman" w:cs="Times New Roman"/>
          <w:szCs w:val="24"/>
        </w:rPr>
        <w:t>plant</w:t>
      </w:r>
      <w:ins w:id="679" w:author="Eric Hagen" w:date="2022-09-23T13:36:00Z">
        <w:r w:rsidR="00D60749">
          <w:rPr>
            <w:rFonts w:eastAsia="Times New Roman" w:cs="Times New Roman"/>
            <w:szCs w:val="24"/>
          </w:rPr>
          <w:t xml:space="preserve"> clades</w:t>
        </w:r>
      </w:ins>
      <w:del w:id="680" w:author="Eric Hagen" w:date="2022-09-23T13:36:00Z">
        <w:r w:rsidRPr="00CE7A00" w:rsidDel="00D60749">
          <w:rPr>
            <w:rFonts w:eastAsia="Times New Roman" w:cs="Times New Roman"/>
            <w:szCs w:val="24"/>
          </w:rPr>
          <w:delText>s</w:delText>
        </w:r>
      </w:del>
      <w:r w:rsidRPr="00CE7A00">
        <w:rPr>
          <w:rFonts w:eastAsia="Times New Roman" w:cs="Times New Roman"/>
          <w:szCs w:val="24"/>
        </w:rPr>
        <w:t xml:space="preserve">. </w:t>
      </w:r>
      <w:del w:id="681" w:author="Eric Hagen" w:date="2022-09-23T13:37:00Z">
        <w:r w:rsidRPr="00CE7A00" w:rsidDel="00D60749">
          <w:rPr>
            <w:rFonts w:eastAsia="Times New Roman" w:cs="Times New Roman"/>
            <w:szCs w:val="24"/>
          </w:rPr>
          <w:delText xml:space="preserve">Here, the relevance of these variables </w:delText>
        </w:r>
        <w:r w:rsidR="00636091" w:rsidRPr="00CE7A00" w:rsidDel="00D60749">
          <w:rPr>
            <w:rFonts w:eastAsia="Times New Roman" w:cs="Times New Roman"/>
            <w:szCs w:val="24"/>
          </w:rPr>
          <w:delText>is</w:delText>
        </w:r>
        <w:r w:rsidRPr="00CE7A00" w:rsidDel="00D60749">
          <w:rPr>
            <w:rFonts w:eastAsia="Times New Roman" w:cs="Times New Roman"/>
            <w:szCs w:val="24"/>
          </w:rPr>
          <w:delText xml:space="preserve"> probably clade specific and related to particularities of their</w:delText>
        </w:r>
      </w:del>
      <w:ins w:id="682" w:author="Eric Hagen" w:date="2022-09-23T13:39:00Z">
        <w:r w:rsidR="00D60749">
          <w:rPr>
            <w:rFonts w:eastAsia="Times New Roman" w:cs="Times New Roman"/>
            <w:szCs w:val="24"/>
          </w:rPr>
          <w:t>If these variables are related to life history evolution in these clades, it does so in specific ways that are likely particular to these clades’</w:t>
        </w:r>
      </w:ins>
      <w:r w:rsidRPr="00CE7A00">
        <w:rPr>
          <w:rFonts w:eastAsia="Times New Roman" w:cs="Times New Roman"/>
          <w:szCs w:val="24"/>
        </w:rPr>
        <w:t xml:space="preserve"> geographical distributions. For example, in groups where species distribution varies from dry lowland to humid alpine environments, such as </w:t>
      </w:r>
      <w:r w:rsidRPr="00CE7A00">
        <w:rPr>
          <w:rFonts w:eastAsia="Times New Roman" w:cs="Times New Roman"/>
          <w:i/>
          <w:szCs w:val="24"/>
        </w:rPr>
        <w:t>Lupinus</w:t>
      </w:r>
      <w:r w:rsidRPr="00CE7A00">
        <w:rPr>
          <w:rFonts w:eastAsia="Times New Roman" w:cs="Times New Roman"/>
          <w:szCs w:val="24"/>
        </w:rPr>
        <w:t xml:space="preserve"> (Drummond et al.</w:t>
      </w:r>
      <w:del w:id="683"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2012; Givnish</w:t>
      </w:r>
      <w:del w:id="684"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2015) and the </w:t>
      </w:r>
      <w:proofErr w:type="spellStart"/>
      <w:r w:rsidRPr="00CE7A00">
        <w:rPr>
          <w:rFonts w:eastAsia="Times New Roman" w:cs="Times New Roman"/>
          <w:szCs w:val="24"/>
        </w:rPr>
        <w:t>Brassicaeae</w:t>
      </w:r>
      <w:proofErr w:type="spellEnd"/>
      <w:r w:rsidRPr="00CE7A00">
        <w:rPr>
          <w:rFonts w:eastAsia="Times New Roman" w:cs="Times New Roman"/>
          <w:szCs w:val="24"/>
        </w:rPr>
        <w:t xml:space="preserve"> tribe </w:t>
      </w:r>
      <w:proofErr w:type="spellStart"/>
      <w:r w:rsidRPr="00CE7A00">
        <w:rPr>
          <w:rFonts w:eastAsia="Times New Roman" w:cs="Times New Roman"/>
          <w:szCs w:val="24"/>
        </w:rPr>
        <w:t>Arabideae</w:t>
      </w:r>
      <w:proofErr w:type="spellEnd"/>
      <w:r w:rsidRPr="00CE7A00">
        <w:rPr>
          <w:rFonts w:eastAsia="Times New Roman" w:cs="Times New Roman"/>
          <w:szCs w:val="24"/>
        </w:rPr>
        <w:t xml:space="preserve">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(Koch et al. 2012)</w:t>
      </w:r>
      <w:r w:rsidR="007E0145" w:rsidRPr="00CE7A00">
        <w:rPr>
          <w:rFonts w:eastAsia="Times New Roman" w:cs="Times New Roman"/>
          <w:szCs w:val="24"/>
        </w:rPr>
        <w:fldChar w:fldCharType="end"/>
      </w:r>
      <w:r w:rsidRPr="00CE7A00">
        <w:rPr>
          <w:rFonts w:eastAsia="Times New Roman" w:cs="Times New Roman"/>
          <w:szCs w:val="24"/>
        </w:rPr>
        <w:t xml:space="preserve">, </w:t>
      </w:r>
      <w:r w:rsidR="00636091" w:rsidRPr="00CE7A00">
        <w:rPr>
          <w:rFonts w:eastAsia="Times New Roman" w:cs="Times New Roman"/>
          <w:szCs w:val="24"/>
        </w:rPr>
        <w:t>perennials were</w:t>
      </w:r>
      <w:r w:rsidRPr="00CE7A00">
        <w:rPr>
          <w:rFonts w:eastAsia="Times New Roman" w:cs="Times New Roman"/>
          <w:szCs w:val="24"/>
        </w:rPr>
        <w:t xml:space="preserve"> found to </w:t>
      </w:r>
      <w:r w:rsidR="00636091" w:rsidRPr="00CE7A00">
        <w:rPr>
          <w:rFonts w:eastAsia="Times New Roman" w:cs="Times New Roman"/>
          <w:szCs w:val="24"/>
        </w:rPr>
        <w:t>have lower expected values for this variable</w:t>
      </w:r>
      <w:r w:rsidRPr="00CE7A00">
        <w:rPr>
          <w:rFonts w:eastAsia="Times New Roman" w:cs="Times New Roman"/>
          <w:szCs w:val="24"/>
        </w:rPr>
        <w:t>. In those cases, perennials may indeed be associated with a frost tolerance strategy, due to somewhat well</w:t>
      </w:r>
      <w:ins w:id="685" w:author="Eric Hagen" w:date="2022-09-23T13:40:00Z">
        <w:r w:rsidR="00D60749">
          <w:rPr>
            <w:rFonts w:eastAsia="Times New Roman" w:cs="Times New Roman"/>
            <w:szCs w:val="24"/>
          </w:rPr>
          <w:t>-</w:t>
        </w:r>
      </w:ins>
      <w:del w:id="686" w:author="Eric Hagen" w:date="2022-09-23T13:40:00Z">
        <w:r w:rsidRPr="00CE7A00" w:rsidDel="00D60749">
          <w:rPr>
            <w:rFonts w:eastAsia="Times New Roman" w:cs="Times New Roman"/>
            <w:szCs w:val="24"/>
          </w:rPr>
          <w:delText xml:space="preserve"> </w:delText>
        </w:r>
      </w:del>
      <w:r w:rsidRPr="00CE7A00">
        <w:rPr>
          <w:rFonts w:eastAsia="Times New Roman" w:cs="Times New Roman"/>
          <w:szCs w:val="24"/>
        </w:rPr>
        <w:t>distributed events of frost in mountains that lead to high seedling mortality in annuals (“winter by night and summer by day”; Givnish</w:t>
      </w:r>
      <w:del w:id="687" w:author="Eric Hagen" w:date="2022-09-21T07:27:00Z">
        <w:r w:rsidRPr="00CE7A00" w:rsidDel="007B6549">
          <w:rPr>
            <w:rFonts w:eastAsia="Times New Roman" w:cs="Times New Roman"/>
            <w:szCs w:val="24"/>
          </w:rPr>
          <w:delText>,</w:delText>
        </w:r>
      </w:del>
      <w:r w:rsidRPr="00CE7A00">
        <w:rPr>
          <w:rFonts w:eastAsia="Times New Roman" w:cs="Times New Roman"/>
          <w:szCs w:val="24"/>
        </w:rPr>
        <w:t xml:space="preserve"> 2015). However, in groups such as </w:t>
      </w:r>
      <w:proofErr w:type="spellStart"/>
      <w:r w:rsidRPr="00CE7A00">
        <w:rPr>
          <w:rFonts w:eastAsia="Times New Roman" w:cs="Times New Roman"/>
          <w:szCs w:val="24"/>
        </w:rPr>
        <w:t>Balsaminaceae</w:t>
      </w:r>
      <w:proofErr w:type="spellEnd"/>
      <w:r w:rsidRPr="00CE7A00">
        <w:rPr>
          <w:rFonts w:eastAsia="Times New Roman" w:cs="Times New Roman"/>
          <w:szCs w:val="24"/>
        </w:rPr>
        <w:t xml:space="preserve">, </w:t>
      </w:r>
      <w:proofErr w:type="spellStart"/>
      <w:r w:rsidRPr="00CE7A00">
        <w:rPr>
          <w:rFonts w:eastAsia="Times New Roman" w:cs="Times New Roman"/>
          <w:szCs w:val="24"/>
        </w:rPr>
        <w:t>Onagraceae</w:t>
      </w:r>
      <w:proofErr w:type="spellEnd"/>
      <w:r w:rsidRPr="00CE7A00">
        <w:rPr>
          <w:rFonts w:eastAsia="Times New Roman" w:cs="Times New Roman"/>
          <w:szCs w:val="24"/>
        </w:rPr>
        <w:t xml:space="preserve">, and Solanaceae, where their distribution ranges from tropical to temperate biomes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(Wagner et al. 2007)</w:t>
      </w:r>
      <w:r w:rsidR="007E0145" w:rsidRPr="00CE7A00">
        <w:rPr>
          <w:rFonts w:eastAsia="Times New Roman" w:cs="Times New Roman"/>
          <w:szCs w:val="24"/>
        </w:rPr>
        <w:fldChar w:fldCharType="end"/>
      </w:r>
      <w:r w:rsidRPr="00CE7A00">
        <w:rPr>
          <w:rFonts w:eastAsia="Times New Roman" w:cs="Times New Roman"/>
          <w:szCs w:val="24"/>
        </w:rPr>
        <w:t xml:space="preserve"> and most perennial species are restricted to humid tropical forests where frost does not occur, </w:t>
      </w:r>
      <w:ins w:id="688" w:author="Eric Hagen" w:date="2022-09-23T13:40:00Z">
        <w:r w:rsidR="005C4EEA">
          <w:rPr>
            <w:rFonts w:eastAsia="Times New Roman" w:cs="Times New Roman"/>
            <w:szCs w:val="24"/>
          </w:rPr>
          <w:t xml:space="preserve">the </w:t>
        </w:r>
      </w:ins>
      <w:r w:rsidRPr="00CE7A00">
        <w:rPr>
          <w:rFonts w:eastAsia="Times New Roman" w:cs="Times New Roman"/>
          <w:szCs w:val="24"/>
        </w:rPr>
        <w:t>annual</w:t>
      </w:r>
      <w:ins w:id="689" w:author="Eric Hagen" w:date="2022-09-23T13:40:00Z">
        <w:r w:rsidR="005C4EEA">
          <w:rPr>
            <w:rFonts w:eastAsia="Times New Roman" w:cs="Times New Roman"/>
            <w:szCs w:val="24"/>
          </w:rPr>
          <w:t xml:space="preserve"> </w:t>
        </w:r>
      </w:ins>
      <w:del w:id="690" w:author="Eric Hagen" w:date="2022-09-23T13:40:00Z">
        <w:r w:rsidRPr="00CE7A00" w:rsidDel="005C4EEA">
          <w:rPr>
            <w:rFonts w:eastAsia="Times New Roman" w:cs="Times New Roman"/>
            <w:szCs w:val="24"/>
          </w:rPr>
          <w:delText xml:space="preserve">s are the </w:delText>
        </w:r>
      </w:del>
      <w:r w:rsidRPr="00CE7A00">
        <w:rPr>
          <w:rFonts w:eastAsia="Times New Roman" w:cs="Times New Roman"/>
          <w:szCs w:val="24"/>
        </w:rPr>
        <w:t>strategy</w:t>
      </w:r>
      <w:ins w:id="691" w:author="Eric Hagen" w:date="2022-09-23T13:40:00Z">
        <w:r w:rsidR="005C4EEA">
          <w:rPr>
            <w:rFonts w:eastAsia="Times New Roman" w:cs="Times New Roman"/>
            <w:szCs w:val="24"/>
          </w:rPr>
          <w:t xml:space="preserve"> is</w:t>
        </w:r>
      </w:ins>
      <w:r w:rsidRPr="00CE7A00">
        <w:rPr>
          <w:rFonts w:eastAsia="Times New Roman" w:cs="Times New Roman"/>
          <w:szCs w:val="24"/>
        </w:rPr>
        <w:t xml:space="preserve"> found in areas where occasional events of frost are present, such as </w:t>
      </w:r>
      <w:proofErr w:type="spellStart"/>
      <w:r w:rsidRPr="00CE7A00">
        <w:rPr>
          <w:rFonts w:eastAsia="Times New Roman" w:cs="Times New Roman"/>
          <w:szCs w:val="24"/>
        </w:rPr>
        <w:t>mediterranean</w:t>
      </w:r>
      <w:proofErr w:type="spellEnd"/>
      <w:r w:rsidRPr="00CE7A00">
        <w:rPr>
          <w:rFonts w:eastAsia="Times New Roman" w:cs="Times New Roman"/>
          <w:szCs w:val="24"/>
        </w:rPr>
        <w:t xml:space="preserve"> habitats</w:t>
      </w:r>
      <w:r w:rsidR="003F7713" w:rsidRPr="00CE7A00">
        <w:rPr>
          <w:rFonts w:eastAsia="Times New Roman" w:cs="Times New Roman"/>
          <w:szCs w:val="24"/>
        </w:rPr>
        <w:t xml:space="preserve"> </w:t>
      </w:r>
      <w:r w:rsidR="003F7713" w:rsidRPr="00CE7A00">
        <w:rPr>
          <w:rFonts w:eastAsia="Times New Roman" w:cs="Times New Roman"/>
          <w:szCs w:val="24"/>
        </w:rPr>
        <w:fldChar w:fldCharType="begin"/>
      </w:r>
      <w:r w:rsidR="003F7713" w:rsidRPr="00CE7A00">
        <w:rPr>
          <w:rFonts w:eastAsia="Times New Roman" w:cs="Times New Roman"/>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sidRPr="00CE7A00">
        <w:rPr>
          <w:rFonts w:eastAsia="Times New Roman" w:cs="Times New Roman"/>
          <w:szCs w:val="24"/>
        </w:rPr>
        <w:fldChar w:fldCharType="separate"/>
      </w:r>
      <w:r w:rsidR="003F7713" w:rsidRPr="00CE7A00">
        <w:rPr>
          <w:rFonts w:eastAsia="Times New Roman" w:cs="Times New Roman"/>
          <w:noProof/>
          <w:szCs w:val="24"/>
        </w:rPr>
        <w:t>(Pescador et al. 2018)</w:t>
      </w:r>
      <w:r w:rsidR="003F7713" w:rsidRPr="00CE7A00">
        <w:rPr>
          <w:rFonts w:eastAsia="Times New Roman" w:cs="Times New Roman"/>
          <w:szCs w:val="24"/>
        </w:rPr>
        <w:fldChar w:fldCharType="end"/>
      </w:r>
      <w:r w:rsidR="003F7713" w:rsidRPr="00CE7A00">
        <w:rPr>
          <w:rFonts w:eastAsia="Times New Roman" w:cs="Times New Roman"/>
          <w:szCs w:val="24"/>
        </w:rPr>
        <w:t xml:space="preserve">. </w:t>
      </w:r>
      <w:del w:id="692" w:author="Eric Hagen" w:date="2022-09-23T13:41:00Z">
        <w:r w:rsidRPr="00CE7A00" w:rsidDel="005C4EEA">
          <w:rPr>
            <w:rFonts w:eastAsia="Times New Roman" w:cs="Times New Roman"/>
            <w:szCs w:val="24"/>
          </w:rPr>
          <w:delText>In that way, our results do not support these variables as</w:delText>
        </w:r>
      </w:del>
      <w:ins w:id="693" w:author="Eric Hagen" w:date="2022-09-23T13:41:00Z">
        <w:r w:rsidR="005C4EEA">
          <w:rPr>
            <w:rFonts w:eastAsia="Times New Roman" w:cs="Times New Roman"/>
            <w:szCs w:val="24"/>
          </w:rPr>
          <w:t>Despite the lack</w:t>
        </w:r>
      </w:ins>
      <w:r w:rsidRPr="00CE7A00">
        <w:rPr>
          <w:rFonts w:eastAsia="Times New Roman" w:cs="Times New Roman"/>
          <w:szCs w:val="24"/>
        </w:rPr>
        <w:t xml:space="preserve"> </w:t>
      </w:r>
      <w:del w:id="694" w:author="Eric Hagen" w:date="2022-09-23T13:41:00Z">
        <w:r w:rsidRPr="00CE7A00" w:rsidDel="005C4EEA">
          <w:rPr>
            <w:rFonts w:eastAsia="Times New Roman" w:cs="Times New Roman"/>
            <w:szCs w:val="24"/>
          </w:rPr>
          <w:delText xml:space="preserve">strong </w:delText>
        </w:r>
      </w:del>
      <w:ins w:id="695" w:author="Eric Hagen" w:date="2022-09-23T13:41:00Z">
        <w:r w:rsidR="005C4EEA">
          <w:rPr>
            <w:rFonts w:eastAsia="Times New Roman" w:cs="Times New Roman"/>
            <w:szCs w:val="24"/>
          </w:rPr>
          <w:t>of</w:t>
        </w:r>
        <w:r w:rsidR="005C4EEA" w:rsidRPr="00CE7A00">
          <w:rPr>
            <w:rFonts w:eastAsia="Times New Roman" w:cs="Times New Roman"/>
            <w:szCs w:val="24"/>
          </w:rPr>
          <w:t xml:space="preserve"> </w:t>
        </w:r>
      </w:ins>
      <w:r w:rsidRPr="00CE7A00">
        <w:rPr>
          <w:rFonts w:eastAsia="Times New Roman" w:cs="Times New Roman"/>
          <w:szCs w:val="24"/>
        </w:rPr>
        <w:t>generalities for</w:t>
      </w:r>
      <w:ins w:id="696" w:author="Eric Hagen" w:date="2022-09-23T13:41:00Z">
        <w:r w:rsidR="005C4EEA">
          <w:rPr>
            <w:rFonts w:eastAsia="Times New Roman" w:cs="Times New Roman"/>
            <w:szCs w:val="24"/>
          </w:rPr>
          <w:t xml:space="preserve"> these variables across</w:t>
        </w:r>
      </w:ins>
      <w:r w:rsidRPr="00CE7A00">
        <w:rPr>
          <w:rFonts w:eastAsia="Times New Roman" w:cs="Times New Roman"/>
          <w:szCs w:val="24"/>
        </w:rPr>
        <w:t xml:space="preserve"> the whole of flowering plants, </w:t>
      </w:r>
      <w:del w:id="697" w:author="Eric Hagen" w:date="2022-09-23T13:41:00Z">
        <w:r w:rsidRPr="00CE7A00" w:rsidDel="005C4EEA">
          <w:rPr>
            <w:rFonts w:eastAsia="Times New Roman" w:cs="Times New Roman"/>
            <w:szCs w:val="24"/>
          </w:rPr>
          <w:delText xml:space="preserve">but </w:delText>
        </w:r>
      </w:del>
      <w:r w:rsidRPr="00CE7A00">
        <w:rPr>
          <w:rFonts w:eastAsia="Times New Roman" w:cs="Times New Roman"/>
          <w:szCs w:val="24"/>
        </w:rPr>
        <w:t xml:space="preserve">we </w:t>
      </w:r>
      <w:del w:id="698" w:author="Eric Hagen" w:date="2022-09-23T13:41:00Z">
        <w:r w:rsidRPr="00CE7A00" w:rsidDel="005C4EEA">
          <w:rPr>
            <w:rFonts w:eastAsia="Times New Roman" w:cs="Times New Roman"/>
            <w:szCs w:val="24"/>
          </w:rPr>
          <w:delText xml:space="preserve">also </w:delText>
        </w:r>
      </w:del>
      <w:r w:rsidRPr="00CE7A00">
        <w:rPr>
          <w:rFonts w:eastAsia="Times New Roman" w:cs="Times New Roman"/>
          <w:szCs w:val="24"/>
        </w:rPr>
        <w:t xml:space="preserve">do not </w:t>
      </w:r>
      <w:del w:id="699" w:author="Eric Hagen" w:date="2022-09-23T13:41:00Z">
        <w:r w:rsidRPr="00CE7A00" w:rsidDel="005C4EEA">
          <w:rPr>
            <w:rFonts w:eastAsia="Times New Roman" w:cs="Times New Roman"/>
            <w:szCs w:val="24"/>
          </w:rPr>
          <w:delText xml:space="preserve">discard </w:delText>
        </w:r>
      </w:del>
      <w:ins w:id="700" w:author="Eric Hagen" w:date="2022-09-23T13:41:00Z">
        <w:r w:rsidR="005C4EEA">
          <w:rPr>
            <w:rFonts w:eastAsia="Times New Roman" w:cs="Times New Roman"/>
            <w:szCs w:val="24"/>
          </w:rPr>
          <w:t>negate</w:t>
        </w:r>
        <w:r w:rsidR="005C4EEA" w:rsidRPr="00CE7A00">
          <w:rPr>
            <w:rFonts w:eastAsia="Times New Roman" w:cs="Times New Roman"/>
            <w:szCs w:val="24"/>
          </w:rPr>
          <w:t xml:space="preserve"> </w:t>
        </w:r>
      </w:ins>
      <w:r w:rsidRPr="00CE7A00">
        <w:rPr>
          <w:rFonts w:eastAsia="Times New Roman" w:cs="Times New Roman"/>
          <w:szCs w:val="24"/>
        </w:rPr>
        <w:t xml:space="preserve">their </w:t>
      </w:r>
      <w:ins w:id="701" w:author="Eric Hagen" w:date="2022-09-23T13:41:00Z">
        <w:r w:rsidR="005C4EEA">
          <w:rPr>
            <w:rFonts w:eastAsia="Times New Roman" w:cs="Times New Roman"/>
            <w:szCs w:val="24"/>
          </w:rPr>
          <w:t xml:space="preserve">possible </w:t>
        </w:r>
      </w:ins>
      <w:r w:rsidRPr="00CE7A00">
        <w:rPr>
          <w:rFonts w:eastAsia="Times New Roman" w:cs="Times New Roman"/>
          <w:szCs w:val="24"/>
        </w:rPr>
        <w:t>importance in some groups</w:t>
      </w:r>
      <w:del w:id="702" w:author="Eric Hagen" w:date="2022-09-23T13:41:00Z">
        <w:r w:rsidRPr="00CE7A00" w:rsidDel="005C4EEA">
          <w:rPr>
            <w:rFonts w:eastAsia="Times New Roman" w:cs="Times New Roman"/>
            <w:szCs w:val="24"/>
          </w:rPr>
          <w:delText>, depending on their geographical distribution</w:delText>
        </w:r>
      </w:del>
      <w:r w:rsidRPr="00CE7A00">
        <w:rPr>
          <w:rFonts w:eastAsia="Times New Roman" w:cs="Times New Roman"/>
          <w:szCs w:val="24"/>
        </w:rPr>
        <w:t>.</w:t>
      </w:r>
    </w:p>
    <w:p w14:paraId="6C416080" w14:textId="77777777" w:rsidR="00636091" w:rsidRPr="00CE7A00" w:rsidRDefault="00636091" w:rsidP="000C5DCE">
      <w:pPr>
        <w:shd w:val="clear" w:color="auto" w:fill="FFFFFF"/>
        <w:spacing w:line="360" w:lineRule="auto"/>
        <w:ind w:firstLine="720"/>
        <w:rPr>
          <w:rFonts w:eastAsia="Times New Roman" w:cs="Times New Roman"/>
          <w:szCs w:val="24"/>
        </w:rPr>
      </w:pPr>
    </w:p>
    <w:p w14:paraId="6A4EE717" w14:textId="6EEFB0A0"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Annual strategy as a heat</w:t>
      </w:r>
      <w:ins w:id="703" w:author="Eric Hagen" w:date="2022-09-23T13:41:00Z">
        <w:r w:rsidR="008360F3">
          <w:rPr>
            <w:rFonts w:eastAsia="Times New Roman" w:cs="Times New Roman"/>
            <w:i/>
            <w:szCs w:val="24"/>
          </w:rPr>
          <w:t>-</w:t>
        </w:r>
      </w:ins>
      <w:del w:id="704" w:author="Eric Hagen" w:date="2022-09-23T13:41:00Z">
        <w:r w:rsidRPr="00CE7A00" w:rsidDel="008360F3">
          <w:rPr>
            <w:rFonts w:eastAsia="Times New Roman" w:cs="Times New Roman"/>
            <w:i/>
            <w:szCs w:val="24"/>
          </w:rPr>
          <w:delText xml:space="preserve"> </w:delText>
        </w:r>
      </w:del>
      <w:r w:rsidRPr="00CE7A00">
        <w:rPr>
          <w:rFonts w:eastAsia="Times New Roman" w:cs="Times New Roman"/>
          <w:i/>
          <w:szCs w:val="24"/>
        </w:rPr>
        <w:t>avoidance mechanism</w:t>
      </w:r>
    </w:p>
    <w:p w14:paraId="70044A39" w14:textId="4EA69568"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The one constant pattern we found across almost all analyzed clades relates to their response to extreme heat. In </w:t>
      </w:r>
      <w:r w:rsidR="00E67CF5" w:rsidRPr="00CE7A00">
        <w:rPr>
          <w:rFonts w:eastAsia="Times New Roman" w:cs="Times New Roman"/>
          <w:szCs w:val="24"/>
        </w:rPr>
        <w:t xml:space="preserve">31 </w:t>
      </w:r>
      <w:r w:rsidRPr="00CE7A00">
        <w:rPr>
          <w:rFonts w:eastAsia="Times New Roman" w:cs="Times New Roman"/>
          <w:szCs w:val="24"/>
        </w:rPr>
        <w:t>out of the 3</w:t>
      </w:r>
      <w:r w:rsidR="00F00ECE" w:rsidRPr="00CE7A00">
        <w:rPr>
          <w:rFonts w:eastAsia="Times New Roman" w:cs="Times New Roman"/>
          <w:szCs w:val="24"/>
        </w:rPr>
        <w:t>2</w:t>
      </w:r>
      <w:r w:rsidRPr="00CE7A00">
        <w:rPr>
          <w:rFonts w:eastAsia="Times New Roman" w:cs="Times New Roman"/>
          <w:szCs w:val="24"/>
        </w:rPr>
        <w:t xml:space="preserve"> clades, we found </w:t>
      </w:r>
      <w:ins w:id="705" w:author="Eric Hagen" w:date="2022-09-23T13:43:00Z">
        <w:r w:rsidR="00A819FF">
          <w:rPr>
            <w:rFonts w:eastAsia="Times New Roman" w:cs="Times New Roman"/>
            <w:szCs w:val="24"/>
          </w:rPr>
          <w:t xml:space="preserve">that </w:t>
        </w:r>
      </w:ins>
      <w:r w:rsidR="00636091" w:rsidRPr="00CE7A00">
        <w:rPr>
          <w:rFonts w:eastAsia="Times New Roman" w:cs="Times New Roman"/>
          <w:szCs w:val="24"/>
        </w:rPr>
        <w:t xml:space="preserve">annuals </w:t>
      </w:r>
      <w:del w:id="706" w:author="Eric Hagen" w:date="2022-09-23T13:43:00Z">
        <w:r w:rsidRPr="00CE7A00" w:rsidDel="00A819FF">
          <w:rPr>
            <w:rFonts w:eastAsia="Times New Roman" w:cs="Times New Roman"/>
            <w:szCs w:val="24"/>
          </w:rPr>
          <w:delText xml:space="preserve">to </w:delText>
        </w:r>
        <w:r w:rsidR="00636091" w:rsidRPr="00CE7A00" w:rsidDel="00A819FF">
          <w:rPr>
            <w:rFonts w:eastAsia="Times New Roman" w:cs="Times New Roman"/>
            <w:szCs w:val="24"/>
          </w:rPr>
          <w:delText>present</w:delText>
        </w:r>
      </w:del>
      <w:ins w:id="707" w:author="Eric Hagen" w:date="2022-09-23T13:43:00Z">
        <w:r w:rsidR="00A819FF">
          <w:rPr>
            <w:rFonts w:eastAsia="Times New Roman" w:cs="Times New Roman"/>
            <w:szCs w:val="24"/>
          </w:rPr>
          <w:t>exhibit</w:t>
        </w:r>
      </w:ins>
      <w:r w:rsidR="00636091" w:rsidRPr="00CE7A00">
        <w:rPr>
          <w:rFonts w:eastAsia="Times New Roman" w:cs="Times New Roman"/>
          <w:szCs w:val="24"/>
        </w:rPr>
        <w:t xml:space="preserve"> </w:t>
      </w:r>
      <w:r w:rsidRPr="00CE7A00">
        <w:rPr>
          <w:rFonts w:eastAsia="Times New Roman" w:cs="Times New Roman"/>
          <w:szCs w:val="24"/>
        </w:rPr>
        <w:t xml:space="preserve">consistently higher </w:t>
      </w:r>
      <w:r w:rsidR="00636091" w:rsidRPr="00CE7A00">
        <w:rPr>
          <w:rFonts w:eastAsia="Times New Roman" w:cs="Times New Roman"/>
          <w:szCs w:val="24"/>
        </w:rPr>
        <w:t xml:space="preserve">expected values </w:t>
      </w:r>
      <w:r w:rsidRPr="00CE7A00">
        <w:rPr>
          <w:rFonts w:eastAsia="Times New Roman" w:cs="Times New Roman"/>
          <w:szCs w:val="24"/>
        </w:rPr>
        <w:t xml:space="preserve">for maximum temperature of the warmest month. This points towards a generality in the way flowering plants evolve </w:t>
      </w:r>
      <w:del w:id="708" w:author="Eric Hagen" w:date="2022-09-23T13:44:00Z">
        <w:r w:rsidRPr="00CE7A00" w:rsidDel="00A819FF">
          <w:rPr>
            <w:rFonts w:eastAsia="Times New Roman" w:cs="Times New Roman"/>
            <w:szCs w:val="24"/>
          </w:rPr>
          <w:delText>in response to survival</w:delText>
        </w:r>
      </w:del>
      <w:ins w:id="709" w:author="Eric Hagen" w:date="2022-09-23T13:44:00Z">
        <w:r w:rsidR="00A819FF">
          <w:rPr>
            <w:rFonts w:eastAsia="Times New Roman" w:cs="Times New Roman"/>
            <w:szCs w:val="24"/>
          </w:rPr>
          <w:t>to survive</w:t>
        </w:r>
      </w:ins>
      <w:r w:rsidRPr="00CE7A00">
        <w:rPr>
          <w:rFonts w:eastAsia="Times New Roman" w:cs="Times New Roman"/>
          <w:szCs w:val="24"/>
        </w:rPr>
        <w:t xml:space="preserve"> in areas subject to extreme heat, where adult mortality is high and surviving as a seed through the hottest seasons may be an</w:t>
      </w:r>
      <w:ins w:id="710" w:author="Eric Hagen" w:date="2022-09-23T13:44:00Z">
        <w:r w:rsidR="00A819FF">
          <w:rPr>
            <w:rFonts w:eastAsia="Times New Roman" w:cs="Times New Roman"/>
            <w:szCs w:val="24"/>
          </w:rPr>
          <w:t xml:space="preserve"> optimal</w:t>
        </w:r>
      </w:ins>
      <w:r w:rsidRPr="00CE7A00">
        <w:rPr>
          <w:rFonts w:eastAsia="Times New Roman" w:cs="Times New Roman"/>
          <w:szCs w:val="24"/>
        </w:rPr>
        <w:t xml:space="preserve"> option</w:t>
      </w:r>
      <w:r w:rsidR="00EF6538" w:rsidRPr="00CE7A00">
        <w:rPr>
          <w:rFonts w:eastAsia="Times New Roman" w:cs="Times New Roman"/>
          <w:szCs w:val="24"/>
        </w:rPr>
        <w:t xml:space="preserve"> </w:t>
      </w:r>
      <w:r w:rsidR="00EF6538" w:rsidRPr="00CE7A00">
        <w:rPr>
          <w:rFonts w:eastAsia="Times New Roman" w:cs="Times New Roman"/>
          <w:szCs w:val="24"/>
        </w:rPr>
        <w:fldChar w:fldCharType="begin"/>
      </w:r>
      <w:r w:rsidR="00EF6538" w:rsidRPr="00CE7A00">
        <w:rPr>
          <w:rFonts w:eastAsia="Times New Roman" w:cs="Times New Roman"/>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sidRPr="00CE7A00">
        <w:rPr>
          <w:rFonts w:eastAsia="Times New Roman" w:cs="Times New Roman"/>
          <w:szCs w:val="24"/>
        </w:rPr>
        <w:fldChar w:fldCharType="separate"/>
      </w:r>
      <w:r w:rsidR="00EF6538" w:rsidRPr="00CE7A00">
        <w:rPr>
          <w:rFonts w:eastAsia="Times New Roman" w:cs="Times New Roman"/>
          <w:noProof/>
          <w:szCs w:val="24"/>
        </w:rPr>
        <w:t>(Angert et al. 2007; Venable 2007)</w:t>
      </w:r>
      <w:r w:rsidR="00EF6538" w:rsidRPr="00CE7A00">
        <w:rPr>
          <w:rFonts w:eastAsia="Times New Roman" w:cs="Times New Roman"/>
          <w:szCs w:val="24"/>
        </w:rPr>
        <w:fldChar w:fldCharType="end"/>
      </w:r>
      <w:r w:rsidRPr="00CE7A00">
        <w:rPr>
          <w:rFonts w:eastAsia="Times New Roman" w:cs="Times New Roman"/>
          <w:szCs w:val="24"/>
        </w:rPr>
        <w:t xml:space="preserve">. Both annuals and perennials are probably </w:t>
      </w:r>
      <w:r w:rsidRPr="00CE7A00">
        <w:rPr>
          <w:rFonts w:eastAsia="Times New Roman" w:cs="Times New Roman"/>
          <w:szCs w:val="24"/>
        </w:rPr>
        <w:lastRenderedPageBreak/>
        <w:t>equally sensitive to heat stress in their adult form</w:t>
      </w:r>
      <w:ins w:id="711" w:author="Eric Hagen" w:date="2022-09-23T13:44:00Z">
        <w:r w:rsidR="00A819FF">
          <w:rPr>
            <w:rFonts w:eastAsia="Times New Roman" w:cs="Times New Roman"/>
            <w:szCs w:val="24"/>
          </w:rPr>
          <w:t>s</w:t>
        </w:r>
      </w:ins>
      <w:r w:rsidR="00EF6538" w:rsidRPr="00CE7A00">
        <w:rPr>
          <w:rFonts w:eastAsia="Times New Roman" w:cs="Times New Roman"/>
          <w:szCs w:val="24"/>
        </w:rPr>
        <w:t xml:space="preserve"> </w:t>
      </w:r>
      <w:r w:rsidR="00EF6538" w:rsidRPr="00CE7A00">
        <w:rPr>
          <w:rFonts w:eastAsia="Times New Roman" w:cs="Times New Roman"/>
          <w:szCs w:val="24"/>
        </w:rPr>
        <w:fldChar w:fldCharType="begin"/>
      </w:r>
      <w:r w:rsidR="00EF6538" w:rsidRPr="00CE7A00">
        <w:rPr>
          <w:rFonts w:eastAsia="Times New Roman" w:cs="Times New Roman"/>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sidRPr="00CE7A00">
        <w:rPr>
          <w:rFonts w:eastAsia="Times New Roman" w:cs="Times New Roman"/>
          <w:szCs w:val="24"/>
        </w:rPr>
        <w:fldChar w:fldCharType="separate"/>
      </w:r>
      <w:r w:rsidR="00EF6538" w:rsidRPr="00CE7A00">
        <w:rPr>
          <w:rFonts w:eastAsia="Times New Roman" w:cs="Times New Roman"/>
          <w:noProof/>
          <w:szCs w:val="24"/>
        </w:rPr>
        <w:t>(Raunkiaer 1934; Teskey et al. 2015)</w:t>
      </w:r>
      <w:r w:rsidR="00EF6538" w:rsidRPr="00CE7A00">
        <w:rPr>
          <w:rFonts w:eastAsia="Times New Roman" w:cs="Times New Roman"/>
          <w:szCs w:val="24"/>
        </w:rPr>
        <w:fldChar w:fldCharType="end"/>
      </w:r>
      <w:r w:rsidRPr="00CE7A00">
        <w:rPr>
          <w:rFonts w:eastAsia="Times New Roman" w:cs="Times New Roman"/>
          <w:szCs w:val="24"/>
        </w:rPr>
        <w:t xml:space="preserve">, but </w:t>
      </w:r>
      <w:ins w:id="712" w:author="Eric Hagen" w:date="2022-09-23T13:45:00Z">
        <w:r w:rsidR="00A819FF">
          <w:rPr>
            <w:rFonts w:eastAsia="Times New Roman" w:cs="Times New Roman"/>
            <w:szCs w:val="24"/>
          </w:rPr>
          <w:t xml:space="preserve">an </w:t>
        </w:r>
      </w:ins>
      <w:r w:rsidRPr="00CE7A00">
        <w:rPr>
          <w:rFonts w:eastAsia="Times New Roman" w:cs="Times New Roman"/>
          <w:szCs w:val="24"/>
        </w:rPr>
        <w:t>annual</w:t>
      </w:r>
      <w:ins w:id="713" w:author="Eric Hagen" w:date="2022-09-23T13:45:00Z">
        <w:r w:rsidR="00A819FF">
          <w:rPr>
            <w:rFonts w:eastAsia="Times New Roman" w:cs="Times New Roman"/>
            <w:szCs w:val="24"/>
          </w:rPr>
          <w:t xml:space="preserve"> plant</w:t>
        </w:r>
      </w:ins>
      <w:del w:id="714" w:author="Eric Hagen" w:date="2022-09-23T13:45:00Z">
        <w:r w:rsidRPr="00CE7A00" w:rsidDel="00A819FF">
          <w:rPr>
            <w:rFonts w:eastAsia="Times New Roman" w:cs="Times New Roman"/>
            <w:szCs w:val="24"/>
          </w:rPr>
          <w:delText>s</w:delText>
        </w:r>
      </w:del>
      <w:r w:rsidRPr="00CE7A00">
        <w:rPr>
          <w:rFonts w:eastAsia="Times New Roman" w:cs="Times New Roman"/>
          <w:szCs w:val="24"/>
        </w:rPr>
        <w:t xml:space="preserve"> can evade the hottest season in the form of </w:t>
      </w:r>
      <w:ins w:id="715" w:author="Eric Hagen" w:date="2022-09-23T13:45:00Z">
        <w:r w:rsidR="00A819FF">
          <w:rPr>
            <w:rFonts w:eastAsia="Times New Roman" w:cs="Times New Roman"/>
            <w:szCs w:val="24"/>
          </w:rPr>
          <w:t xml:space="preserve">a </w:t>
        </w:r>
      </w:ins>
      <w:r w:rsidRPr="00CE7A00">
        <w:rPr>
          <w:rFonts w:eastAsia="Times New Roman" w:cs="Times New Roman"/>
          <w:szCs w:val="24"/>
        </w:rPr>
        <w:t xml:space="preserve">seed, which is one of the most resistant plant structures </w:t>
      </w:r>
      <w:r w:rsidR="00EF6538" w:rsidRPr="00CE7A00">
        <w:rPr>
          <w:rFonts w:eastAsia="Times New Roman" w:cs="Times New Roman"/>
          <w:szCs w:val="24"/>
        </w:rPr>
        <w:fldChar w:fldCharType="begin"/>
      </w:r>
      <w:r w:rsidR="00EF6538" w:rsidRPr="00CE7A00">
        <w:rPr>
          <w:rFonts w:eastAsia="Times New Roman" w:cs="Times New Roman"/>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sidRPr="00CE7A00">
        <w:rPr>
          <w:rFonts w:eastAsia="Times New Roman" w:cs="Times New Roman"/>
          <w:szCs w:val="24"/>
        </w:rPr>
        <w:fldChar w:fldCharType="separate"/>
      </w:r>
      <w:r w:rsidR="00EF6538" w:rsidRPr="00CE7A00">
        <w:rPr>
          <w:rFonts w:eastAsia="Times New Roman" w:cs="Times New Roman"/>
          <w:noProof/>
          <w:szCs w:val="24"/>
        </w:rPr>
        <w:t>(e.g., Janzen 1984)</w:t>
      </w:r>
      <w:r w:rsidR="00EF6538" w:rsidRPr="00CE7A00">
        <w:rPr>
          <w:rFonts w:eastAsia="Times New Roman" w:cs="Times New Roman"/>
          <w:szCs w:val="24"/>
        </w:rPr>
        <w:fldChar w:fldCharType="end"/>
      </w:r>
      <w:r w:rsidRPr="00CE7A00">
        <w:rPr>
          <w:rFonts w:eastAsia="Times New Roman" w:cs="Times New Roman"/>
          <w:szCs w:val="24"/>
        </w:rPr>
        <w:t xml:space="preserve">. </w:t>
      </w:r>
      <w:commentRangeStart w:id="716"/>
      <w:proofErr w:type="spellStart"/>
      <w:r w:rsidRPr="00CE7A00">
        <w:rPr>
          <w:rFonts w:eastAsia="Times New Roman" w:cs="Times New Roman"/>
          <w:szCs w:val="24"/>
        </w:rPr>
        <w:t>Annuality</w:t>
      </w:r>
      <w:proofErr w:type="spellEnd"/>
      <w:r w:rsidRPr="00CE7A00">
        <w:rPr>
          <w:rFonts w:eastAsia="Times New Roman" w:cs="Times New Roman"/>
          <w:szCs w:val="24"/>
        </w:rPr>
        <w:t xml:space="preserve"> then becomes a type of heat avoidance mechanism.</w:t>
      </w:r>
      <w:commentRangeEnd w:id="716"/>
      <w:r w:rsidR="00A819FF">
        <w:rPr>
          <w:rStyle w:val="CommentReference"/>
        </w:rPr>
        <w:commentReference w:id="716"/>
      </w:r>
    </w:p>
    <w:p w14:paraId="6FA069FC" w14:textId="5730ED4E" w:rsidR="00DC165B" w:rsidRPr="00CE7A00" w:rsidRDefault="00887753" w:rsidP="008520E8">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In </w:t>
      </w:r>
      <w:r w:rsidRPr="00CE7A00">
        <w:rPr>
          <w:rFonts w:eastAsia="Times New Roman" w:cs="Times New Roman"/>
          <w:i/>
          <w:szCs w:val="24"/>
        </w:rPr>
        <w:t>Impatiens</w:t>
      </w:r>
      <w:r w:rsidRPr="00CE7A00">
        <w:rPr>
          <w:rFonts w:eastAsia="Times New Roman" w:cs="Times New Roman"/>
          <w:szCs w:val="24"/>
        </w:rPr>
        <w:t xml:space="preserve"> (</w:t>
      </w:r>
      <w:proofErr w:type="spellStart"/>
      <w:r w:rsidRPr="00CE7A00">
        <w:rPr>
          <w:rFonts w:eastAsia="Times New Roman" w:cs="Times New Roman"/>
          <w:szCs w:val="24"/>
        </w:rPr>
        <w:t>Balsaminaceae</w:t>
      </w:r>
      <w:proofErr w:type="spellEnd"/>
      <w:r w:rsidRPr="00CE7A00">
        <w:rPr>
          <w:rFonts w:eastAsia="Times New Roman" w:cs="Times New Roman"/>
          <w:szCs w:val="24"/>
        </w:rPr>
        <w:t xml:space="preserve">), the group that was constantly found to go against this general pattern, many of the annuals occur in temperate regions of North America, Europe, and Asia, whereas many perennials are native to the warmer tropical areas </w:t>
      </w:r>
      <w:r w:rsidR="00BC2AA7" w:rsidRPr="00CE7A00">
        <w:rPr>
          <w:rFonts w:eastAsia="Times New Roman" w:cs="Times New Roman"/>
          <w:szCs w:val="24"/>
        </w:rPr>
        <w:fldChar w:fldCharType="begin"/>
      </w:r>
      <w:r w:rsidR="00BC2AA7" w:rsidRPr="00CE7A00">
        <w:rPr>
          <w:rFonts w:eastAsia="Times New Roman" w:cs="Times New Roman"/>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sidRPr="00CE7A00">
        <w:rPr>
          <w:rFonts w:eastAsia="Times New Roman" w:cs="Times New Roman"/>
          <w:szCs w:val="24"/>
        </w:rPr>
        <w:fldChar w:fldCharType="separate"/>
      </w:r>
      <w:r w:rsidR="00BC2AA7" w:rsidRPr="00CE7A00">
        <w:rPr>
          <w:rFonts w:eastAsia="Times New Roman" w:cs="Times New Roman"/>
          <w:noProof/>
          <w:szCs w:val="24"/>
        </w:rPr>
        <w:t>(Grey-Wilson 1980; Ruchisansakun et al. 2016)</w:t>
      </w:r>
      <w:r w:rsidR="00BC2AA7" w:rsidRPr="00CE7A00">
        <w:rPr>
          <w:rFonts w:eastAsia="Times New Roman" w:cs="Times New Roman"/>
          <w:szCs w:val="24"/>
        </w:rPr>
        <w:fldChar w:fldCharType="end"/>
      </w:r>
      <w:r w:rsidRPr="00CE7A00">
        <w:rPr>
          <w:rFonts w:eastAsia="Times New Roman" w:cs="Times New Roman"/>
          <w:szCs w:val="24"/>
        </w:rPr>
        <w:t>. They are mainly summer annuals (</w:t>
      </w:r>
      <w:r w:rsidR="00CE7A00" w:rsidRPr="00CE7A00">
        <w:rPr>
          <w:rFonts w:eastAsia="Times New Roman" w:cs="Times New Roman"/>
          <w:szCs w:val="24"/>
        </w:rPr>
        <w:t>i.e.,</w:t>
      </w:r>
      <w:r w:rsidRPr="00CE7A00">
        <w:rPr>
          <w:rFonts w:eastAsia="Times New Roman" w:cs="Times New Roman"/>
          <w:szCs w:val="24"/>
        </w:rPr>
        <w:t xml:space="preserve"> complete their life cycle during the summer), in contrast to other species in our dataset which are winter annuals (complete life cycle during </w:t>
      </w:r>
      <w:r w:rsidR="00636091" w:rsidRPr="00CE7A00">
        <w:rPr>
          <w:rFonts w:eastAsia="Times New Roman" w:cs="Times New Roman"/>
          <w:szCs w:val="24"/>
        </w:rPr>
        <w:t xml:space="preserve">the </w:t>
      </w:r>
      <w:proofErr w:type="gramStart"/>
      <w:r w:rsidRPr="00CE7A00">
        <w:rPr>
          <w:rFonts w:eastAsia="Times New Roman" w:cs="Times New Roman"/>
          <w:szCs w:val="24"/>
        </w:rPr>
        <w:t>winter;</w:t>
      </w:r>
      <w:proofErr w:type="gramEnd"/>
      <w:r w:rsidRPr="00CE7A00">
        <w:rPr>
          <w:rFonts w:eastAsia="Times New Roman" w:cs="Times New Roman"/>
          <w:szCs w:val="24"/>
        </w:rPr>
        <w:t xml:space="preserve"> e.g.</w:t>
      </w:r>
      <w:ins w:id="717" w:author="Eric Hagen" w:date="2022-09-23T13:48:00Z">
        <w:r w:rsidR="008520E8">
          <w:rPr>
            <w:rFonts w:eastAsia="Times New Roman" w:cs="Times New Roman"/>
            <w:szCs w:val="24"/>
          </w:rPr>
          <w:t>,</w:t>
        </w:r>
      </w:ins>
      <w:r w:rsidRPr="00CE7A00">
        <w:rPr>
          <w:rFonts w:eastAsia="Times New Roman" w:cs="Times New Roman"/>
          <w:szCs w:val="24"/>
        </w:rPr>
        <w:t xml:space="preserve"> </w:t>
      </w:r>
      <w:proofErr w:type="spellStart"/>
      <w:r w:rsidRPr="00CE7A00">
        <w:rPr>
          <w:rFonts w:eastAsia="Times New Roman" w:cs="Times New Roman"/>
          <w:szCs w:val="24"/>
        </w:rPr>
        <w:t>Mulroy</w:t>
      </w:r>
      <w:proofErr w:type="spellEnd"/>
      <w:r w:rsidRPr="00CE7A00">
        <w:rPr>
          <w:rFonts w:eastAsia="Times New Roman" w:cs="Times New Roman"/>
          <w:szCs w:val="24"/>
        </w:rPr>
        <w:t xml:space="preserve"> and </w:t>
      </w:r>
      <w:proofErr w:type="spellStart"/>
      <w:r w:rsidRPr="00CE7A00">
        <w:rPr>
          <w:rFonts w:eastAsia="Times New Roman" w:cs="Times New Roman"/>
          <w:szCs w:val="24"/>
        </w:rPr>
        <w:t>Rundel</w:t>
      </w:r>
      <w:proofErr w:type="spellEnd"/>
      <w:del w:id="718" w:author="Eric Hagen" w:date="2022-09-21T07:28:00Z">
        <w:r w:rsidRPr="00CE7A00" w:rsidDel="007B6549">
          <w:rPr>
            <w:rFonts w:eastAsia="Times New Roman" w:cs="Times New Roman"/>
            <w:szCs w:val="24"/>
          </w:rPr>
          <w:delText>,</w:delText>
        </w:r>
      </w:del>
      <w:r w:rsidRPr="00CE7A00">
        <w:rPr>
          <w:rFonts w:eastAsia="Times New Roman" w:cs="Times New Roman"/>
          <w:szCs w:val="24"/>
        </w:rPr>
        <w:t xml:space="preserve"> 1977). Though</w:t>
      </w:r>
      <w:ins w:id="719" w:author="Eric Hagen" w:date="2022-09-23T13:48:00Z">
        <w:r w:rsidR="008520E8">
          <w:rPr>
            <w:rFonts w:eastAsia="Times New Roman" w:cs="Times New Roman"/>
            <w:szCs w:val="24"/>
          </w:rPr>
          <w:t>,</w:t>
        </w:r>
      </w:ins>
      <w:r w:rsidRPr="00CE7A00">
        <w:rPr>
          <w:rFonts w:eastAsia="Times New Roman" w:cs="Times New Roman"/>
          <w:szCs w:val="24"/>
        </w:rPr>
        <w:t xml:space="preserve"> to our knowledge</w:t>
      </w:r>
      <w:ins w:id="720" w:author="Eric Hagen" w:date="2022-09-23T13:48:00Z">
        <w:r w:rsidR="008520E8">
          <w:rPr>
            <w:rFonts w:eastAsia="Times New Roman" w:cs="Times New Roman"/>
            <w:szCs w:val="24"/>
          </w:rPr>
          <w:t>,</w:t>
        </w:r>
      </w:ins>
      <w:r w:rsidRPr="00CE7A00">
        <w:rPr>
          <w:rFonts w:eastAsia="Times New Roman" w:cs="Times New Roman"/>
          <w:szCs w:val="24"/>
        </w:rPr>
        <w:t xml:space="preserve"> there is no list of species at a global scale that distinguish</w:t>
      </w:r>
      <w:ins w:id="721" w:author="Eric Hagen" w:date="2022-09-23T13:49:00Z">
        <w:r w:rsidR="008520E8">
          <w:rPr>
            <w:rFonts w:eastAsia="Times New Roman" w:cs="Times New Roman"/>
            <w:szCs w:val="24"/>
          </w:rPr>
          <w:t>es</w:t>
        </w:r>
      </w:ins>
      <w:r w:rsidRPr="00CE7A00">
        <w:rPr>
          <w:rFonts w:eastAsia="Times New Roman" w:cs="Times New Roman"/>
          <w:szCs w:val="24"/>
        </w:rPr>
        <w:t xml:space="preserve"> winter from summer annuals, nor </w:t>
      </w:r>
      <w:ins w:id="722" w:author="Eric Hagen" w:date="2022-09-23T13:49:00Z">
        <w:r w:rsidR="008520E8">
          <w:rPr>
            <w:rFonts w:eastAsia="Times New Roman" w:cs="Times New Roman"/>
            <w:szCs w:val="24"/>
          </w:rPr>
          <w:t xml:space="preserve">are </w:t>
        </w:r>
      </w:ins>
      <w:r w:rsidRPr="00CE7A00">
        <w:rPr>
          <w:rFonts w:eastAsia="Times New Roman" w:cs="Times New Roman"/>
          <w:szCs w:val="24"/>
        </w:rPr>
        <w:t xml:space="preserve">there </w:t>
      </w:r>
      <w:del w:id="723" w:author="Eric Hagen" w:date="2022-09-23T13:49:00Z">
        <w:r w:rsidRPr="00CE7A00" w:rsidDel="008520E8">
          <w:rPr>
            <w:rFonts w:eastAsia="Times New Roman" w:cs="Times New Roman"/>
            <w:szCs w:val="24"/>
          </w:rPr>
          <w:delText xml:space="preserve">are </w:delText>
        </w:r>
      </w:del>
      <w:r w:rsidRPr="00CE7A00">
        <w:rPr>
          <w:rFonts w:eastAsia="Times New Roman" w:cs="Times New Roman"/>
          <w:szCs w:val="24"/>
        </w:rPr>
        <w:t xml:space="preserve">any evolutionary studies comparing these two different types of life history strategies, we suspect that </w:t>
      </w:r>
      <w:ins w:id="724" w:author="Eric Hagen" w:date="2022-09-23T13:50:00Z">
        <w:r w:rsidR="008520E8">
          <w:rPr>
            <w:rFonts w:eastAsia="Times New Roman" w:cs="Times New Roman"/>
            <w:szCs w:val="24"/>
          </w:rPr>
          <w:t xml:space="preserve">annuals consistently show higher expected values for maximum temperature of the warmest month than perennials because most annuals in our dataset are probably summer annuals. </w:t>
        </w:r>
      </w:ins>
      <w:del w:id="725" w:author="Eric Hagen" w:date="2022-09-23T13:50:00Z">
        <w:r w:rsidRPr="00CE7A00" w:rsidDel="008520E8">
          <w:rPr>
            <w:rFonts w:eastAsia="Times New Roman" w:cs="Times New Roman"/>
            <w:szCs w:val="24"/>
          </w:rPr>
          <w:delText xml:space="preserve">the fact that we find a strong support for maximum temperature of the warmest month as an important variable means that most annuals, at least in our dataset, are probably summer annuals. </w:delText>
        </w:r>
      </w:del>
      <w:r w:rsidRPr="00CE7A00">
        <w:rPr>
          <w:rFonts w:eastAsia="Times New Roman" w:cs="Times New Roman"/>
          <w:szCs w:val="24"/>
        </w:rPr>
        <w:t>Th</w:t>
      </w:r>
      <w:ins w:id="726" w:author="Eric Hagen" w:date="2022-09-23T13:51:00Z">
        <w:r w:rsidR="00AB518F">
          <w:rPr>
            <w:rFonts w:eastAsia="Times New Roman" w:cs="Times New Roman"/>
            <w:szCs w:val="24"/>
          </w:rPr>
          <w:t>is possibility</w:t>
        </w:r>
      </w:ins>
      <w:del w:id="727" w:author="Eric Hagen" w:date="2022-09-23T13:51:00Z">
        <w:r w:rsidRPr="00CE7A00" w:rsidDel="00AB518F">
          <w:rPr>
            <w:rFonts w:eastAsia="Times New Roman" w:cs="Times New Roman"/>
            <w:szCs w:val="24"/>
          </w:rPr>
          <w:delText>at</w:delText>
        </w:r>
      </w:del>
      <w:r w:rsidRPr="00CE7A00">
        <w:rPr>
          <w:rFonts w:eastAsia="Times New Roman" w:cs="Times New Roman"/>
          <w:szCs w:val="24"/>
        </w:rPr>
        <w:t xml:space="preserve"> would be </w:t>
      </w:r>
      <w:del w:id="728" w:author="Eric Hagen" w:date="2022-09-23T13:51:00Z">
        <w:r w:rsidRPr="00CE7A00" w:rsidDel="00AB518F">
          <w:rPr>
            <w:rFonts w:eastAsia="Times New Roman" w:cs="Times New Roman"/>
            <w:szCs w:val="24"/>
          </w:rPr>
          <w:delText xml:space="preserve">also </w:delText>
        </w:r>
      </w:del>
      <w:r w:rsidRPr="00CE7A00">
        <w:rPr>
          <w:rFonts w:eastAsia="Times New Roman" w:cs="Times New Roman"/>
          <w:szCs w:val="24"/>
        </w:rPr>
        <w:t xml:space="preserve">consistent with the </w:t>
      </w:r>
      <w:del w:id="729" w:author="Eric Hagen" w:date="2022-09-23T13:51:00Z">
        <w:r w:rsidRPr="00CE7A00" w:rsidDel="00AB518F">
          <w:rPr>
            <w:rFonts w:eastAsia="Times New Roman" w:cs="Times New Roman"/>
            <w:szCs w:val="24"/>
          </w:rPr>
          <w:delText>idea of</w:delText>
        </w:r>
      </w:del>
      <w:ins w:id="730" w:author="Eric Hagen" w:date="2022-09-23T13:51:00Z">
        <w:r w:rsidR="00AB518F">
          <w:rPr>
            <w:rFonts w:eastAsia="Times New Roman" w:cs="Times New Roman"/>
            <w:szCs w:val="24"/>
          </w:rPr>
          <w:t>observation that</w:t>
        </w:r>
      </w:ins>
      <w:r w:rsidRPr="00CE7A00">
        <w:rPr>
          <w:rFonts w:eastAsia="Times New Roman" w:cs="Times New Roman"/>
          <w:szCs w:val="24"/>
        </w:rPr>
        <w:t xml:space="preserve"> </w:t>
      </w:r>
      <w:proofErr w:type="spellStart"/>
      <w:r w:rsidRPr="00CE7A00">
        <w:rPr>
          <w:rFonts w:eastAsia="Times New Roman" w:cs="Times New Roman"/>
          <w:szCs w:val="24"/>
        </w:rPr>
        <w:t>mediterranean</w:t>
      </w:r>
      <w:proofErr w:type="spellEnd"/>
      <w:r w:rsidRPr="00CE7A00">
        <w:rPr>
          <w:rFonts w:eastAsia="Times New Roman" w:cs="Times New Roman"/>
          <w:szCs w:val="24"/>
        </w:rPr>
        <w:t xml:space="preserve"> and subtropical deserts, where summers are the most unfavorable season for plants, generally favor the evolution of annuals. </w:t>
      </w:r>
      <w:r w:rsidR="00CE7A00" w:rsidRPr="00CE7A00">
        <w:rPr>
          <w:rFonts w:eastAsia="Times New Roman" w:cs="Times New Roman"/>
          <w:szCs w:val="24"/>
        </w:rPr>
        <w:t>From</w:t>
      </w:r>
      <w:r w:rsidRPr="00CE7A00">
        <w:rPr>
          <w:rFonts w:eastAsia="Times New Roman" w:cs="Times New Roman"/>
          <w:szCs w:val="24"/>
        </w:rPr>
        <w:t xml:space="preserve"> an evolutionary </w:t>
      </w:r>
      <w:r w:rsidR="00CE7A00" w:rsidRPr="00CE7A00">
        <w:rPr>
          <w:rFonts w:eastAsia="Times New Roman" w:cs="Times New Roman"/>
          <w:szCs w:val="24"/>
        </w:rPr>
        <w:t>standpoint</w:t>
      </w:r>
      <w:r w:rsidRPr="00CE7A00">
        <w:rPr>
          <w:rFonts w:eastAsia="Times New Roman" w:cs="Times New Roman"/>
          <w:szCs w:val="24"/>
        </w:rPr>
        <w:t>, this further supports the lack of alternative pathways for heat tolerance in vegetative structures in plants. This is a worrying scenario for most environments dominated by perennials</w:t>
      </w:r>
      <w:del w:id="731" w:author="Eric Hagen" w:date="2022-09-23T13:52:00Z">
        <w:r w:rsidRPr="00CE7A00" w:rsidDel="00AB518F">
          <w:rPr>
            <w:rFonts w:eastAsia="Times New Roman" w:cs="Times New Roman"/>
            <w:szCs w:val="24"/>
          </w:rPr>
          <w:delText>, given that</w:delText>
        </w:r>
      </w:del>
      <w:ins w:id="732" w:author="Eric Hagen" w:date="2022-09-23T13:52:00Z">
        <w:r w:rsidR="00AB518F">
          <w:rPr>
            <w:rFonts w:eastAsia="Times New Roman" w:cs="Times New Roman"/>
            <w:szCs w:val="24"/>
          </w:rPr>
          <w:t xml:space="preserve"> because</w:t>
        </w:r>
      </w:ins>
      <w:r w:rsidRPr="00CE7A00">
        <w:rPr>
          <w:rFonts w:eastAsia="Times New Roman" w:cs="Times New Roman"/>
          <w:szCs w:val="24"/>
        </w:rPr>
        <w:t xml:space="preserve"> extreme heat and heat waves </w:t>
      </w:r>
      <w:del w:id="733" w:author="Eric Hagen" w:date="2022-09-23T13:52:00Z">
        <w:r w:rsidRPr="00CE7A00" w:rsidDel="00AB518F">
          <w:rPr>
            <w:rFonts w:eastAsia="Times New Roman" w:cs="Times New Roman"/>
            <w:szCs w:val="24"/>
          </w:rPr>
          <w:delText>tend to become increasingly</w:delText>
        </w:r>
      </w:del>
      <w:ins w:id="734" w:author="Eric Hagen" w:date="2022-09-23T13:52:00Z">
        <w:r w:rsidR="00AB518F">
          <w:rPr>
            <w:rFonts w:eastAsia="Times New Roman" w:cs="Times New Roman"/>
            <w:szCs w:val="24"/>
          </w:rPr>
          <w:t>are becoming increasingly</w:t>
        </w:r>
      </w:ins>
      <w:r w:rsidRPr="00CE7A00">
        <w:rPr>
          <w:rFonts w:eastAsia="Times New Roman" w:cs="Times New Roman"/>
          <w:szCs w:val="24"/>
        </w:rPr>
        <w:t xml:space="preserve"> frequent</w:t>
      </w:r>
      <w:ins w:id="735" w:author="Eric Hagen" w:date="2022-09-23T13:53:00Z">
        <w:r w:rsidR="00F36B19">
          <w:rPr>
            <w:rFonts w:eastAsia="Times New Roman" w:cs="Times New Roman"/>
            <w:szCs w:val="24"/>
          </w:rPr>
          <w:t xml:space="preserve"> in these areas </w:t>
        </w:r>
      </w:ins>
      <w:del w:id="736" w:author="Eric Hagen" w:date="2022-09-23T13:53:00Z">
        <w:r w:rsidRPr="00CE7A00" w:rsidDel="00F36B19">
          <w:rPr>
            <w:rFonts w:eastAsia="Times New Roman" w:cs="Times New Roman"/>
            <w:szCs w:val="24"/>
          </w:rPr>
          <w:delText xml:space="preserve"> </w:delText>
        </w:r>
      </w:del>
      <w:r w:rsidRPr="00CE7A00">
        <w:rPr>
          <w:rFonts w:eastAsia="Times New Roman" w:cs="Times New Roman"/>
          <w:szCs w:val="24"/>
        </w:rPr>
        <w:t>(</w:t>
      </w:r>
      <w:proofErr w:type="spellStart"/>
      <w:r w:rsidRPr="00CE7A00">
        <w:rPr>
          <w:rFonts w:eastAsia="Times New Roman" w:cs="Times New Roman"/>
          <w:szCs w:val="24"/>
        </w:rPr>
        <w:t>Teskey</w:t>
      </w:r>
      <w:proofErr w:type="spellEnd"/>
      <w:r w:rsidRPr="00CE7A00">
        <w:rPr>
          <w:rFonts w:eastAsia="Times New Roman" w:cs="Times New Roman"/>
          <w:szCs w:val="24"/>
        </w:rPr>
        <w:t xml:space="preserve"> et al.</w:t>
      </w:r>
      <w:del w:id="737" w:author="Eric Hagen" w:date="2022-09-21T07:28:00Z">
        <w:r w:rsidRPr="00CE7A00" w:rsidDel="007B6549">
          <w:rPr>
            <w:rFonts w:eastAsia="Times New Roman" w:cs="Times New Roman"/>
            <w:szCs w:val="24"/>
          </w:rPr>
          <w:delText>,</w:delText>
        </w:r>
      </w:del>
      <w:r w:rsidRPr="00CE7A00">
        <w:rPr>
          <w:rFonts w:eastAsia="Times New Roman" w:cs="Times New Roman"/>
          <w:szCs w:val="24"/>
        </w:rPr>
        <w:t xml:space="preserve"> 2015). </w:t>
      </w:r>
    </w:p>
    <w:p w14:paraId="780EDD5B" w14:textId="77777777" w:rsidR="00DC165B" w:rsidRPr="00CE7A00" w:rsidRDefault="00DC165B" w:rsidP="000C5DCE">
      <w:pPr>
        <w:shd w:val="clear" w:color="auto" w:fill="FFFFFF"/>
        <w:spacing w:line="360" w:lineRule="auto"/>
        <w:rPr>
          <w:rFonts w:eastAsia="Times New Roman" w:cs="Times New Roman"/>
          <w:szCs w:val="24"/>
        </w:rPr>
      </w:pPr>
    </w:p>
    <w:p w14:paraId="412940CF" w14:textId="2E46D245" w:rsidR="00E9630C" w:rsidRPr="00CE7A00" w:rsidRDefault="0035515B" w:rsidP="000C5DCE">
      <w:pPr>
        <w:shd w:val="clear" w:color="auto" w:fill="FFFFFF"/>
        <w:spacing w:line="360" w:lineRule="auto"/>
        <w:rPr>
          <w:rFonts w:eastAsia="Times New Roman" w:cs="Times New Roman"/>
          <w:b/>
          <w:szCs w:val="24"/>
        </w:rPr>
      </w:pPr>
      <w:r w:rsidRPr="00CE7A00">
        <w:rPr>
          <w:rFonts w:eastAsia="Times New Roman" w:cs="Times New Roman"/>
          <w:b/>
          <w:szCs w:val="24"/>
        </w:rPr>
        <w:t>Conclusions</w:t>
      </w:r>
    </w:p>
    <w:p w14:paraId="2387725E" w14:textId="5C5C3561"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This study provides the </w:t>
      </w:r>
      <w:commentRangeStart w:id="738"/>
      <w:r w:rsidRPr="00CE7A00">
        <w:rPr>
          <w:rFonts w:eastAsia="Times New Roman" w:cs="Times New Roman"/>
          <w:szCs w:val="24"/>
        </w:rPr>
        <w:t xml:space="preserve">first </w:t>
      </w:r>
      <w:commentRangeEnd w:id="738"/>
      <w:r w:rsidR="00BB7B3A">
        <w:rPr>
          <w:rStyle w:val="CommentReference"/>
        </w:rPr>
        <w:commentReference w:id="738"/>
      </w:r>
      <w:r w:rsidRPr="00CE7A00">
        <w:rPr>
          <w:rFonts w:eastAsia="Times New Roman" w:cs="Times New Roman"/>
          <w:szCs w:val="24"/>
        </w:rPr>
        <w:t>broad</w:t>
      </w:r>
      <w:ins w:id="739" w:author="Eric Hagen" w:date="2022-09-23T13:53:00Z">
        <w:r w:rsidR="00BB7B3A">
          <w:rPr>
            <w:rFonts w:eastAsia="Times New Roman" w:cs="Times New Roman"/>
            <w:szCs w:val="24"/>
          </w:rPr>
          <w:t>-</w:t>
        </w:r>
      </w:ins>
      <w:del w:id="740" w:author="Eric Hagen" w:date="2022-09-23T13:53:00Z">
        <w:r w:rsidRPr="00CE7A00" w:rsidDel="00BB7B3A">
          <w:rPr>
            <w:rFonts w:eastAsia="Times New Roman" w:cs="Times New Roman"/>
            <w:szCs w:val="24"/>
          </w:rPr>
          <w:delText xml:space="preserve"> </w:delText>
        </w:r>
      </w:del>
      <w:r w:rsidRPr="00CE7A00">
        <w:rPr>
          <w:rFonts w:eastAsia="Times New Roman" w:cs="Times New Roman"/>
          <w:szCs w:val="24"/>
        </w:rPr>
        <w:t>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w:t>
      </w:r>
      <w:del w:id="741" w:author="Eric Hagen" w:date="2022-09-23T13:54:00Z">
        <w:r w:rsidRPr="00CE7A00" w:rsidDel="00BB7B3A">
          <w:rPr>
            <w:rFonts w:eastAsia="Times New Roman" w:cs="Times New Roman"/>
            <w:szCs w:val="24"/>
          </w:rPr>
          <w:delText>,</w:delText>
        </w:r>
      </w:del>
      <w:r w:rsidRPr="00CE7A00">
        <w:rPr>
          <w:rFonts w:eastAsia="Times New Roman" w:cs="Times New Roman"/>
          <w:szCs w:val="24"/>
        </w:rPr>
        <w:t xml:space="preserve"> due to clade</w:t>
      </w:r>
      <w:ins w:id="742" w:author="Eric Hagen" w:date="2022-09-23T13:54:00Z">
        <w:r w:rsidR="00BB7B3A">
          <w:rPr>
            <w:rFonts w:eastAsia="Times New Roman" w:cs="Times New Roman"/>
            <w:szCs w:val="24"/>
          </w:rPr>
          <w:t>-</w:t>
        </w:r>
      </w:ins>
      <w:del w:id="743" w:author="Eric Hagen" w:date="2022-09-23T13:54:00Z">
        <w:r w:rsidRPr="00CE7A00" w:rsidDel="00BB7B3A">
          <w:rPr>
            <w:rFonts w:eastAsia="Times New Roman" w:cs="Times New Roman"/>
            <w:szCs w:val="24"/>
          </w:rPr>
          <w:delText xml:space="preserve"> </w:delText>
        </w:r>
      </w:del>
      <w:r w:rsidRPr="00CE7A00">
        <w:rPr>
          <w:rFonts w:eastAsia="Times New Roman" w:cs="Times New Roman"/>
          <w:szCs w:val="24"/>
        </w:rPr>
        <w:t>specific evolutionary patterns. However, this approach also allowed us to find at least one generality in the long term responses of life history evolution in relation to climate. Temperature variables, and specifically extreme heat, were found to have</w:t>
      </w:r>
      <w:del w:id="744" w:author="Eric Hagen" w:date="2022-09-23T13:54:00Z">
        <w:r w:rsidRPr="00CE7A00" w:rsidDel="00BB7B3A">
          <w:rPr>
            <w:rFonts w:eastAsia="Times New Roman" w:cs="Times New Roman"/>
            <w:szCs w:val="24"/>
          </w:rPr>
          <w:delText xml:space="preserve"> a</w:delText>
        </w:r>
      </w:del>
      <w:r w:rsidRPr="00CE7A00">
        <w:rPr>
          <w:rFonts w:eastAsia="Times New Roman" w:cs="Times New Roman"/>
          <w:szCs w:val="24"/>
        </w:rPr>
        <w:t xml:space="preserve"> consistent effect</w:t>
      </w:r>
      <w:ins w:id="745" w:author="Eric Hagen" w:date="2022-09-23T13:54:00Z">
        <w:r w:rsidR="00BB7B3A">
          <w:rPr>
            <w:rFonts w:eastAsia="Times New Roman" w:cs="Times New Roman"/>
            <w:szCs w:val="24"/>
          </w:rPr>
          <w:t>s</w:t>
        </w:r>
      </w:ins>
      <w:r w:rsidRPr="00CE7A00">
        <w:rPr>
          <w:rFonts w:eastAsia="Times New Roman" w:cs="Times New Roman"/>
          <w:szCs w:val="24"/>
        </w:rPr>
        <w:t xml:space="preserve"> in all clades, pointing towards a </w:t>
      </w:r>
      <w:ins w:id="746" w:author="Eric Hagen" w:date="2022-09-23T13:54:00Z">
        <w:r w:rsidR="00BB7B3A">
          <w:rPr>
            <w:rFonts w:eastAsia="Times New Roman" w:cs="Times New Roman"/>
            <w:szCs w:val="24"/>
          </w:rPr>
          <w:t xml:space="preserve">possible </w:t>
        </w:r>
      </w:ins>
      <w:r w:rsidRPr="00CE7A00">
        <w:rPr>
          <w:rFonts w:eastAsia="Times New Roman" w:cs="Times New Roman"/>
          <w:szCs w:val="24"/>
        </w:rPr>
        <w:t xml:space="preserve">generality </w:t>
      </w:r>
      <w:del w:id="747" w:author="Eric Hagen" w:date="2022-09-23T13:54:00Z">
        <w:r w:rsidRPr="00CE7A00" w:rsidDel="00BB7B3A">
          <w:rPr>
            <w:rFonts w:eastAsia="Times New Roman" w:cs="Times New Roman"/>
            <w:szCs w:val="24"/>
          </w:rPr>
          <w:delText xml:space="preserve">that </w:delText>
        </w:r>
      </w:del>
      <w:ins w:id="748" w:author="Eric Hagen" w:date="2022-09-23T13:54:00Z">
        <w:r w:rsidR="00BB7B3A">
          <w:rPr>
            <w:rFonts w:eastAsia="Times New Roman" w:cs="Times New Roman"/>
            <w:szCs w:val="24"/>
          </w:rPr>
          <w:t xml:space="preserve">in the evolution of </w:t>
        </w:r>
      </w:ins>
      <w:ins w:id="749" w:author="Eric Hagen" w:date="2022-09-23T13:55:00Z">
        <w:r w:rsidR="00BB7B3A">
          <w:rPr>
            <w:rFonts w:eastAsia="Times New Roman" w:cs="Times New Roman"/>
            <w:szCs w:val="24"/>
          </w:rPr>
          <w:t>the</w:t>
        </w:r>
      </w:ins>
      <w:ins w:id="750" w:author="Eric Hagen" w:date="2022-09-23T13:54:00Z">
        <w:r w:rsidR="00BB7B3A" w:rsidRPr="00CE7A00">
          <w:rPr>
            <w:rFonts w:eastAsia="Times New Roman" w:cs="Times New Roman"/>
            <w:szCs w:val="24"/>
          </w:rPr>
          <w:t xml:space="preserve"> </w:t>
        </w:r>
      </w:ins>
      <w:r w:rsidRPr="00CE7A00">
        <w:rPr>
          <w:rFonts w:eastAsia="Times New Roman" w:cs="Times New Roman"/>
          <w:szCs w:val="24"/>
        </w:rPr>
        <w:t xml:space="preserve">annual semelparous strategy </w:t>
      </w:r>
      <w:del w:id="751" w:author="Eric Hagen" w:date="2022-09-23T13:55:00Z">
        <w:r w:rsidRPr="00CE7A00" w:rsidDel="00BB7B3A">
          <w:rPr>
            <w:rFonts w:eastAsia="Times New Roman" w:cs="Times New Roman"/>
            <w:szCs w:val="24"/>
          </w:rPr>
          <w:delText xml:space="preserve">probably often evolves </w:delText>
        </w:r>
      </w:del>
      <w:r w:rsidRPr="00CE7A00">
        <w:rPr>
          <w:rFonts w:eastAsia="Times New Roman" w:cs="Times New Roman"/>
          <w:szCs w:val="24"/>
        </w:rPr>
        <w:t xml:space="preserve">as a heat avoidance mechanism, possibly due to the lack of alternative evolutionary pathways to survive heat stress in plants. Finally, we also show how climatic variables have a </w:t>
      </w:r>
      <w:r w:rsidR="00452F06" w:rsidRPr="00CE7A00">
        <w:rPr>
          <w:rFonts w:eastAsia="Times New Roman" w:cs="Times New Roman"/>
          <w:szCs w:val="24"/>
        </w:rPr>
        <w:t xml:space="preserve">strong </w:t>
      </w:r>
      <w:r w:rsidRPr="00CE7A00">
        <w:rPr>
          <w:rFonts w:eastAsia="Times New Roman" w:cs="Times New Roman"/>
          <w:szCs w:val="24"/>
        </w:rPr>
        <w:lastRenderedPageBreak/>
        <w:t xml:space="preserve">influence </w:t>
      </w:r>
      <w:ins w:id="752" w:author="Eric Hagen" w:date="2022-09-23T13:55:00Z">
        <w:r w:rsidR="00BB7B3A">
          <w:rPr>
            <w:rFonts w:eastAsia="Times New Roman" w:cs="Times New Roman"/>
            <w:szCs w:val="24"/>
          </w:rPr>
          <w:t>o</w:t>
        </w:r>
      </w:ins>
      <w:del w:id="753" w:author="Eric Hagen" w:date="2022-09-23T13:55:00Z">
        <w:r w:rsidRPr="00CE7A00" w:rsidDel="00BB7B3A">
          <w:rPr>
            <w:rFonts w:eastAsia="Times New Roman" w:cs="Times New Roman"/>
            <w:szCs w:val="24"/>
          </w:rPr>
          <w:delText>i</w:delText>
        </w:r>
      </w:del>
      <w:r w:rsidRPr="00CE7A00">
        <w:rPr>
          <w:rFonts w:eastAsia="Times New Roman" w:cs="Times New Roman"/>
          <w:szCs w:val="24"/>
        </w:rPr>
        <w:t xml:space="preserve">n the evolution of correlated discrete traits </w:t>
      </w:r>
      <w:del w:id="754" w:author="Eric Hagen" w:date="2022-09-23T13:55:00Z">
        <w:r w:rsidRPr="00CE7A00" w:rsidDel="00BB7B3A">
          <w:rPr>
            <w:rFonts w:eastAsia="Times New Roman" w:cs="Times New Roman"/>
            <w:szCs w:val="24"/>
          </w:rPr>
          <w:delText xml:space="preserve">once </w:delText>
        </w:r>
      </w:del>
      <w:ins w:id="755" w:author="Eric Hagen" w:date="2022-09-23T13:55:00Z">
        <w:r w:rsidR="00BB7B3A">
          <w:rPr>
            <w:rFonts w:eastAsia="Times New Roman" w:cs="Times New Roman"/>
            <w:szCs w:val="24"/>
          </w:rPr>
          <w:t>when</w:t>
        </w:r>
        <w:r w:rsidR="00BB7B3A" w:rsidRPr="00CE7A00">
          <w:rPr>
            <w:rFonts w:eastAsia="Times New Roman" w:cs="Times New Roman"/>
            <w:szCs w:val="24"/>
          </w:rPr>
          <w:t xml:space="preserve"> </w:t>
        </w:r>
      </w:ins>
      <w:r w:rsidRPr="00CE7A00">
        <w:rPr>
          <w:rFonts w:eastAsia="Times New Roman" w:cs="Times New Roman"/>
          <w:szCs w:val="24"/>
        </w:rPr>
        <w:t xml:space="preserve">a joint modeling approach is </w:t>
      </w:r>
      <w:del w:id="756" w:author="Eric Hagen" w:date="2022-09-23T13:55:00Z">
        <w:r w:rsidRPr="00CE7A00" w:rsidDel="00BB7B3A">
          <w:rPr>
            <w:rFonts w:eastAsia="Times New Roman" w:cs="Times New Roman"/>
            <w:szCs w:val="24"/>
          </w:rPr>
          <w:delText>considered</w:delText>
        </w:r>
      </w:del>
      <w:ins w:id="757" w:author="Eric Hagen" w:date="2022-09-23T13:55:00Z">
        <w:r w:rsidR="00BB7B3A">
          <w:rPr>
            <w:rFonts w:eastAsia="Times New Roman" w:cs="Times New Roman"/>
            <w:szCs w:val="24"/>
          </w:rPr>
          <w:t>employed</w:t>
        </w:r>
      </w:ins>
      <w:r w:rsidRPr="00CE7A00">
        <w:rPr>
          <w:rFonts w:eastAsia="Times New Roman" w:cs="Times New Roman"/>
          <w:szCs w:val="24"/>
        </w:rPr>
        <w:t xml:space="preserve">. </w:t>
      </w:r>
    </w:p>
    <w:p w14:paraId="1E3B4D54" w14:textId="77777777" w:rsidR="00DC165B" w:rsidRPr="00CE7A00" w:rsidRDefault="00DC165B" w:rsidP="004C7D04">
      <w:pPr>
        <w:shd w:val="clear" w:color="auto" w:fill="FFFFFF"/>
        <w:spacing w:line="480" w:lineRule="auto"/>
        <w:ind w:firstLine="720"/>
        <w:rPr>
          <w:rFonts w:eastAsia="Times New Roman" w:cs="Times New Roman"/>
          <w:szCs w:val="24"/>
        </w:rPr>
      </w:pPr>
    </w:p>
    <w:p w14:paraId="21979ABD" w14:textId="77777777" w:rsidR="00A21488" w:rsidRPr="00CE7A00" w:rsidRDefault="00A21488" w:rsidP="004C7D04">
      <w:pPr>
        <w:rPr>
          <w:rFonts w:eastAsia="Times New Roman" w:cs="Times New Roman"/>
          <w:b/>
          <w:szCs w:val="24"/>
        </w:rPr>
      </w:pPr>
      <w:r w:rsidRPr="00CE7A00">
        <w:rPr>
          <w:rFonts w:eastAsia="Times New Roman" w:cs="Times New Roman"/>
          <w:b/>
          <w:szCs w:val="24"/>
        </w:rPr>
        <w:br w:type="page"/>
      </w:r>
    </w:p>
    <w:p w14:paraId="4E652146" w14:textId="4AAF155A" w:rsidR="00A21488" w:rsidRPr="00CE7A00" w:rsidRDefault="00887753" w:rsidP="004C7D04">
      <w:pPr>
        <w:shd w:val="clear" w:color="auto" w:fill="FFFFFF"/>
        <w:spacing w:line="480" w:lineRule="auto"/>
        <w:rPr>
          <w:rFonts w:eastAsia="Times New Roman" w:cs="Times New Roman"/>
          <w:b/>
          <w:szCs w:val="24"/>
        </w:rPr>
      </w:pPr>
      <w:r w:rsidRPr="00CE7A00">
        <w:rPr>
          <w:rFonts w:eastAsia="Times New Roman" w:cs="Times New Roman"/>
          <w:b/>
          <w:szCs w:val="24"/>
        </w:rPr>
        <w:lastRenderedPageBreak/>
        <w:t>References</w:t>
      </w:r>
    </w:p>
    <w:p w14:paraId="5BF92BD8" w14:textId="77777777" w:rsidR="00BE3773" w:rsidRPr="00CE7A00" w:rsidRDefault="00E81204" w:rsidP="00BE3773">
      <w:pPr>
        <w:pStyle w:val="Bibliography"/>
        <w:rPr>
          <w:rFonts w:cs="Times New Roman"/>
          <w:lang w:val="en-US"/>
        </w:rPr>
      </w:pPr>
      <w:r w:rsidRPr="00CE7A00">
        <w:rPr>
          <w:rFonts w:eastAsia="Times New Roman" w:cs="Times New Roman"/>
          <w:szCs w:val="24"/>
        </w:rPr>
        <w:fldChar w:fldCharType="begin"/>
      </w:r>
      <w:r w:rsidRPr="00CE7A00">
        <w:rPr>
          <w:rFonts w:eastAsia="Times New Roman" w:cs="Times New Roman"/>
          <w:szCs w:val="24"/>
        </w:rPr>
        <w:instrText xml:space="preserve"> ADDIN ZOTERO_BIBL {"uncited":[],"omitted":[],"custom":[]} CSL_BIBLIOGRAPHY </w:instrText>
      </w:r>
      <w:r w:rsidRPr="00CE7A00">
        <w:rPr>
          <w:rFonts w:eastAsia="Times New Roman" w:cs="Times New Roman"/>
          <w:szCs w:val="24"/>
        </w:rPr>
        <w:fldChar w:fldCharType="separate"/>
      </w:r>
      <w:r w:rsidR="00BE3773" w:rsidRPr="00CE7A00">
        <w:rPr>
          <w:rFonts w:cs="Times New Roman"/>
          <w:lang w:val="en-US"/>
        </w:rPr>
        <w:t>Aarssen L.W. 2000. Why Are Most Selfers Annuals? A New Hypothesis for the Fitness Benefit of Selfing. Oikos. 89:606–612.</w:t>
      </w:r>
    </w:p>
    <w:p w14:paraId="0113EB9E" w14:textId="77777777" w:rsidR="00BE3773" w:rsidRPr="00CE7A00" w:rsidRDefault="00BE3773" w:rsidP="00BE3773">
      <w:pPr>
        <w:pStyle w:val="Bibliography"/>
        <w:rPr>
          <w:rFonts w:cs="Times New Roman"/>
          <w:lang w:val="en-US"/>
        </w:rPr>
      </w:pPr>
      <w:r w:rsidRPr="00CE7A00">
        <w:rPr>
          <w:rFonts w:cs="Times New Roman"/>
          <w:lang w:val="en-US"/>
        </w:rPr>
        <w:t>Andreasen K., Baldwin B.G. 2001. Unequal Evolutionary Rates Between Annual and Perennial Lineages of Checker Mallows (Sidalcea, Malvaceae): Evidence from 18S–26S rDNA Internal and External Transcribed Spacers. Molecular Biology and Evolution. 18:936–944.</w:t>
      </w:r>
    </w:p>
    <w:p w14:paraId="7442C052" w14:textId="77777777" w:rsidR="00BE3773" w:rsidRPr="00CE7A00" w:rsidRDefault="00BE3773" w:rsidP="00BE3773">
      <w:pPr>
        <w:pStyle w:val="Bibliography"/>
        <w:rPr>
          <w:rFonts w:cs="Times New Roman"/>
          <w:lang w:val="en-US"/>
        </w:rPr>
      </w:pPr>
      <w:r w:rsidRPr="00CE7A00">
        <w:rPr>
          <w:rFonts w:cs="Times New Roman"/>
          <w:lang w:val="en-US"/>
        </w:rPr>
        <w:t>Angert A.L., Huxman T.E., Barron-Gafford G.A., Gerst K.L., Venable D.L. 2007. Linking growth strategies to long-term population dynamics in a guild of desert annuals. Journal of Ecology. 95:321–331.</w:t>
      </w:r>
    </w:p>
    <w:p w14:paraId="3FD90546" w14:textId="77777777" w:rsidR="00BE3773" w:rsidRPr="00CE7A00" w:rsidRDefault="00BE3773" w:rsidP="00BE3773">
      <w:pPr>
        <w:pStyle w:val="Bibliography"/>
        <w:rPr>
          <w:rFonts w:cs="Times New Roman"/>
          <w:lang w:val="en-US"/>
        </w:rPr>
      </w:pPr>
      <w:r w:rsidRPr="00CE7A00">
        <w:rPr>
          <w:rFonts w:cs="Times New Roman"/>
          <w:lang w:val="en-US"/>
        </w:rPr>
        <w:t>Arévalo R., van Ee B.W., Riina R., Berry P.E., Wiedenhoeft A.C. 2017. Force of habit: shrubs, trees and contingent evolution of wood anatomical diversity using Croton (Euphorbiaceae) as a model system. Annals of Botany. 119:563–579.</w:t>
      </w:r>
    </w:p>
    <w:p w14:paraId="03AC1AA3" w14:textId="77777777" w:rsidR="00BE3773" w:rsidRPr="00CE7A00" w:rsidRDefault="00BE3773" w:rsidP="00BE3773">
      <w:pPr>
        <w:pStyle w:val="Bibliography"/>
        <w:rPr>
          <w:rFonts w:cs="Times New Roman"/>
          <w:lang w:val="en-US"/>
        </w:rPr>
      </w:pPr>
      <w:r w:rsidRPr="00CE7A00">
        <w:rPr>
          <w:rFonts w:cs="Times New Roman"/>
          <w:lang w:val="en-US"/>
        </w:rPr>
        <w:t>Baldwin B.G. 2007. Adaptive radiation of shrubby tarweeds (Deinandra) in the California Islands parallels diversification of the Hawaiian silversword alliance (Compositae–Madiinae). American Journal of Botany. 94:237–248.</w:t>
      </w:r>
    </w:p>
    <w:p w14:paraId="7C868846" w14:textId="77777777" w:rsidR="00BE3773" w:rsidRPr="00CE7A00" w:rsidRDefault="00BE3773" w:rsidP="00BE3773">
      <w:pPr>
        <w:pStyle w:val="Bibliography"/>
        <w:rPr>
          <w:rFonts w:cs="Times New Roman"/>
          <w:lang w:val="en-US"/>
        </w:rPr>
      </w:pPr>
      <w:r w:rsidRPr="00CE7A00">
        <w:rPr>
          <w:rFonts w:cs="Times New Roman"/>
          <w:lang w:val="en-US"/>
        </w:rPr>
        <w:t>Banasiak Ł., Piwczyński M., Uliński T., Downie S.R., Watson M.F., Shakya B., Spalik K. 2013. Dispersal patterns in space and time: a case study of Apiaceae subfamily Apioideae. Journal of Biogeography. 40:1324–1335.</w:t>
      </w:r>
    </w:p>
    <w:p w14:paraId="5026D3F3" w14:textId="77777777" w:rsidR="00BE3773" w:rsidRPr="00CE7A00" w:rsidRDefault="00BE3773" w:rsidP="00BE3773">
      <w:pPr>
        <w:pStyle w:val="Bibliography"/>
        <w:rPr>
          <w:rFonts w:cs="Times New Roman"/>
          <w:lang w:val="en-US"/>
        </w:rPr>
      </w:pPr>
      <w:r w:rsidRPr="00CE7A00">
        <w:rPr>
          <w:rFonts w:cs="Times New Roman"/>
          <w:lang w:val="en-US"/>
        </w:rPr>
        <w:t>Beaulieu J.M., Jhwueng D.-C., Boettiger C., O’Meara B.C. 2012. Modeling Stabilizing Selection: Expanding the Ornstein–Uhlenbeck Model of Adaptive Evolution. Evolution. 66:2369–2383.</w:t>
      </w:r>
    </w:p>
    <w:p w14:paraId="7C9DE81E" w14:textId="77777777" w:rsidR="00BE3773" w:rsidRPr="00CE7A00" w:rsidRDefault="00BE3773" w:rsidP="00BE3773">
      <w:pPr>
        <w:pStyle w:val="Bibliography"/>
        <w:rPr>
          <w:rFonts w:cs="Times New Roman"/>
          <w:lang w:val="en-US"/>
        </w:rPr>
      </w:pPr>
      <w:r w:rsidRPr="00CE7A00">
        <w:rPr>
          <w:rFonts w:cs="Times New Roman"/>
          <w:lang w:val="en-US"/>
        </w:rPr>
        <w:t>Billings W.D., Mooney H.A. 1968. The Ecology of Arctic and Alpine Plants. Biological Reviews. 43:481–529.</w:t>
      </w:r>
    </w:p>
    <w:p w14:paraId="50DEB4BE" w14:textId="77777777" w:rsidR="00BE3773" w:rsidRPr="00CE7A00" w:rsidRDefault="00BE3773" w:rsidP="00BE3773">
      <w:pPr>
        <w:pStyle w:val="Bibliography"/>
        <w:rPr>
          <w:rFonts w:cs="Times New Roman"/>
          <w:lang w:val="en-US"/>
        </w:rPr>
      </w:pPr>
      <w:r w:rsidRPr="00CE7A00">
        <w:rPr>
          <w:rFonts w:cs="Times New Roman"/>
          <w:lang w:val="en-US"/>
        </w:rPr>
        <w:t>Bivand R.S., Pebesma E.J., Gómez-Rubio V., Pebesma E.J. 2008. Applied spatial data analysis with R. Springer.</w:t>
      </w:r>
    </w:p>
    <w:p w14:paraId="0AC8C1F5" w14:textId="77777777" w:rsidR="00BE3773" w:rsidRPr="00CE7A00" w:rsidRDefault="00BE3773" w:rsidP="00BE3773">
      <w:pPr>
        <w:pStyle w:val="Bibliography"/>
        <w:rPr>
          <w:rFonts w:cs="Times New Roman"/>
          <w:lang w:val="en-US"/>
        </w:rPr>
      </w:pPr>
      <w:r w:rsidRPr="00CE7A00">
        <w:rPr>
          <w:rFonts w:cs="Times New Roman"/>
          <w:lang w:val="en-US"/>
        </w:rPr>
        <w:t>Boyko J., Beaulieu J. 2022. Reducing the biases in false correlations between discrete characters. .</w:t>
      </w:r>
    </w:p>
    <w:p w14:paraId="52C57AD1" w14:textId="77777777" w:rsidR="00BE3773" w:rsidRPr="00CE7A00" w:rsidRDefault="00BE3773" w:rsidP="00BE3773">
      <w:pPr>
        <w:pStyle w:val="Bibliography"/>
        <w:rPr>
          <w:rFonts w:cs="Times New Roman"/>
          <w:lang w:val="en-US"/>
        </w:rPr>
      </w:pPr>
      <w:r w:rsidRPr="00CE7A00">
        <w:rPr>
          <w:rFonts w:cs="Times New Roman"/>
          <w:lang w:val="en-US"/>
        </w:rPr>
        <w:t>Boyko J., O’Meara B., Beaulieu J. 2022. Jointly Modeling the Evolution of Discrete and Continuous Traits. .</w:t>
      </w:r>
    </w:p>
    <w:p w14:paraId="7D058135" w14:textId="77777777" w:rsidR="00BE3773" w:rsidRPr="00CE7A00" w:rsidRDefault="00BE3773" w:rsidP="00BE3773">
      <w:pPr>
        <w:pStyle w:val="Bibliography"/>
        <w:rPr>
          <w:rFonts w:cs="Times New Roman"/>
          <w:lang w:val="en-US"/>
        </w:rPr>
      </w:pPr>
      <w:r w:rsidRPr="00CE7A00">
        <w:rPr>
          <w:rFonts w:cs="Times New Roman"/>
          <w:lang w:val="en-US"/>
        </w:rPr>
        <w:t>Brummitt R.K., Pando F., Hollis S., Brummitt N.A. 2001. World geographical scheme for recording plant distributions. International working group on taxonomic databases for plant sciences (TDWG ….</w:t>
      </w:r>
    </w:p>
    <w:p w14:paraId="573AD3ED" w14:textId="77777777" w:rsidR="00BE3773" w:rsidRPr="00CE7A00" w:rsidRDefault="00BE3773" w:rsidP="00BE3773">
      <w:pPr>
        <w:pStyle w:val="Bibliography"/>
        <w:rPr>
          <w:rFonts w:cs="Times New Roman"/>
          <w:lang w:val="en-US"/>
        </w:rPr>
      </w:pPr>
      <w:r w:rsidRPr="00CE7A00">
        <w:rPr>
          <w:rFonts w:cs="Times New Roman"/>
          <w:lang w:val="en-US"/>
        </w:rPr>
        <w:t>Butler M.A., King A.A. 2004. Phylogenetic Comparative Analysis: A Modeling Approach for                         Adaptive Evolution. The American Naturalist. 164:683–695.</w:t>
      </w:r>
    </w:p>
    <w:p w14:paraId="06E106BD" w14:textId="77777777" w:rsidR="00BE3773" w:rsidRPr="00CE7A00" w:rsidRDefault="00BE3773" w:rsidP="00BE3773">
      <w:pPr>
        <w:pStyle w:val="Bibliography"/>
        <w:rPr>
          <w:rFonts w:cs="Times New Roman"/>
          <w:lang w:val="en-US"/>
        </w:rPr>
      </w:pPr>
      <w:r w:rsidRPr="00CE7A00">
        <w:rPr>
          <w:rFonts w:cs="Times New Roman"/>
          <w:lang w:val="en-US"/>
        </w:rPr>
        <w:t>Carlquist S.J. 1974. Island biology. Columbia University Press.</w:t>
      </w:r>
    </w:p>
    <w:p w14:paraId="01CC39C2" w14:textId="77777777" w:rsidR="00BE3773" w:rsidRPr="00CE7A00" w:rsidRDefault="00BE3773" w:rsidP="00BE3773">
      <w:pPr>
        <w:pStyle w:val="Bibliography"/>
        <w:rPr>
          <w:rFonts w:cs="Times New Roman"/>
          <w:lang w:val="en-US"/>
        </w:rPr>
      </w:pPr>
      <w:r w:rsidRPr="00CE7A00">
        <w:rPr>
          <w:rFonts w:cs="Times New Roman"/>
          <w:lang w:val="en-US"/>
        </w:rPr>
        <w:lastRenderedPageBreak/>
        <w:t>Chamberlain S.A., Boettiger C. 2017. R Python, and Ruby clients for GBIF species occurrence data. .</w:t>
      </w:r>
    </w:p>
    <w:p w14:paraId="12D08AB1" w14:textId="77777777" w:rsidR="00BE3773" w:rsidRPr="00CE7A00" w:rsidRDefault="00BE3773" w:rsidP="00BE3773">
      <w:pPr>
        <w:pStyle w:val="Bibliography"/>
        <w:rPr>
          <w:rFonts w:cs="Times New Roman"/>
          <w:lang w:val="en-US"/>
        </w:rPr>
      </w:pPr>
      <w:r w:rsidRPr="00CE7A00">
        <w:rPr>
          <w:rFonts w:cs="Times New Roman"/>
          <w:lang w:val="en-US"/>
        </w:rPr>
        <w:t>Chamberlain S.A., Szöcs E. 2013. taxize: taxonomic search and retrieval in R. F1000Research. 2.</w:t>
      </w:r>
    </w:p>
    <w:p w14:paraId="65655928" w14:textId="77777777" w:rsidR="00BE3773" w:rsidRPr="00CE7A00" w:rsidRDefault="00BE3773" w:rsidP="00BE3773">
      <w:pPr>
        <w:pStyle w:val="Bibliography"/>
        <w:rPr>
          <w:rFonts w:cs="Times New Roman"/>
          <w:lang w:val="en-US"/>
        </w:rPr>
      </w:pPr>
      <w:r w:rsidRPr="00CE7A00">
        <w:rPr>
          <w:rFonts w:cs="Times New Roman"/>
          <w:lang w:val="en-US"/>
        </w:rPr>
        <w:t>Cole L.C. 1954. The Population Consequences of Life History Phenomena. The Quarterly Review of Biology. 29:103–137.</w:t>
      </w:r>
    </w:p>
    <w:p w14:paraId="7C1A2E7E" w14:textId="77777777" w:rsidR="00BE3773" w:rsidRPr="00CE7A00" w:rsidRDefault="00BE3773" w:rsidP="00BE3773">
      <w:pPr>
        <w:pStyle w:val="Bibliography"/>
        <w:rPr>
          <w:rFonts w:cs="Times New Roman"/>
          <w:lang w:val="en-US"/>
        </w:rPr>
      </w:pPr>
      <w:r w:rsidRPr="00CE7A00">
        <w:rPr>
          <w:rFonts w:cs="Times New Roman"/>
          <w:lang w:val="en-US"/>
        </w:rPr>
        <w:t>Drummond C.S., Eastwood R.J., Miotto S.T.S., Hughes C.E. 2012. Multiple Continental Radiations and Correlates of Diversification in Lupinus (Leguminosae): Testing for Key Innovation with Incomplete Taxon Sampling. Systematic Biology. 61:443–460.</w:t>
      </w:r>
    </w:p>
    <w:p w14:paraId="1376853F" w14:textId="77777777" w:rsidR="00BE3773" w:rsidRPr="00CE7A00" w:rsidRDefault="00BE3773" w:rsidP="00BE3773">
      <w:pPr>
        <w:pStyle w:val="Bibliography"/>
        <w:rPr>
          <w:rFonts w:cs="Times New Roman"/>
          <w:lang w:val="en-US"/>
        </w:rPr>
      </w:pPr>
      <w:r w:rsidRPr="00CE7A00">
        <w:rPr>
          <w:rFonts w:cs="Times New Roman"/>
          <w:lang w:val="en-US"/>
        </w:rPr>
        <w:t>Edwards E.J., Chatelet D.S., Chen B.-C., Ong J.Y., Tagane S., Kanemitsu H., Tagawa K., Teramoto K., Park B., Chung K.-F., Hu J.-M., Yahara T., Donoghue M.J. 2017. Convergence, Consilience, and the Evolution of Temperate Deciduous Forests. The American Naturalist. 190:S87–S104.</w:t>
      </w:r>
    </w:p>
    <w:p w14:paraId="44E283E6" w14:textId="77777777" w:rsidR="00BE3773" w:rsidRPr="00CE7A00" w:rsidRDefault="00BE3773" w:rsidP="00BE3773">
      <w:pPr>
        <w:pStyle w:val="Bibliography"/>
        <w:rPr>
          <w:rFonts w:cs="Times New Roman"/>
          <w:lang w:val="en-US"/>
        </w:rPr>
      </w:pPr>
      <w:r w:rsidRPr="00CE7A00">
        <w:rPr>
          <w:rFonts w:cs="Times New Roman"/>
          <w:lang w:val="en-US"/>
        </w:rPr>
        <w:t>Ehleringer J.R., Sage R.F., Flanagan L.B., Pearcy R.W. 1991. Climate change and the evolution of C4 photosynthesis. Trends in Ecology &amp; Evolution. 6:95–99.</w:t>
      </w:r>
    </w:p>
    <w:p w14:paraId="40EAE95E" w14:textId="77777777" w:rsidR="00BE3773" w:rsidRPr="00CE7A00" w:rsidRDefault="00BE3773" w:rsidP="00BE3773">
      <w:pPr>
        <w:pStyle w:val="Bibliography"/>
        <w:rPr>
          <w:rFonts w:cs="Times New Roman"/>
          <w:lang w:val="en-US"/>
        </w:rPr>
      </w:pPr>
      <w:r w:rsidRPr="00CE7A00">
        <w:rPr>
          <w:rFonts w:cs="Times New Roman"/>
          <w:lang w:val="en-US"/>
        </w:rPr>
        <w:t>Ehrendorfer F., Barfuss M.H.J., Manen J.-F., Schneeweiss G.M. 2018. Phylogeny, character evolution and spatiotemporal diversification of the species-rich and world-wide distributed tribe Rubieae (Rubiaceae). PLOS ONE. 13:e0207615.</w:t>
      </w:r>
    </w:p>
    <w:p w14:paraId="0F079AAF" w14:textId="77777777" w:rsidR="00BE3773" w:rsidRPr="00CE7A00" w:rsidRDefault="00BE3773" w:rsidP="00BE3773">
      <w:pPr>
        <w:pStyle w:val="Bibliography"/>
        <w:rPr>
          <w:rFonts w:cs="Times New Roman"/>
          <w:lang w:val="en-US"/>
        </w:rPr>
      </w:pPr>
      <w:r w:rsidRPr="00CE7A00">
        <w:rPr>
          <w:rFonts w:cs="Times New Roman"/>
          <w:lang w:val="en-US"/>
        </w:rPr>
        <w:t>Escobar J.S., Cenci A., Bolognini J., Haudry A., Laurent S., David J., Glémin S. 2010. An Integrative Test of the Dead-End Hypothesis of Selfing Evolution in Triticeae (poaceae). Evolution. 64:2855–2872.</w:t>
      </w:r>
    </w:p>
    <w:p w14:paraId="31C5F5C1" w14:textId="77777777" w:rsidR="00BE3773" w:rsidRPr="00CE7A00" w:rsidRDefault="00BE3773" w:rsidP="00BE3773">
      <w:pPr>
        <w:pStyle w:val="Bibliography"/>
        <w:rPr>
          <w:rFonts w:cs="Times New Roman"/>
          <w:lang w:val="en-US"/>
        </w:rPr>
      </w:pPr>
      <w:r w:rsidRPr="00CE7A00">
        <w:rPr>
          <w:rFonts w:cs="Times New Roman"/>
          <w:lang w:val="en-US"/>
        </w:rPr>
        <w:t>Evans M.E.K., Hearn D.J., Hahn W.J., Spangle J.M., Venable D.L. 2005. Climate and Life-History Evolution in Evening Primroses (oenothera, Onagraceae): A Phylogenetic Comparative Analysis. Evolution. 59:1914–1927.</w:t>
      </w:r>
    </w:p>
    <w:p w14:paraId="1271C036" w14:textId="77777777" w:rsidR="00BE3773" w:rsidRPr="00CE7A00" w:rsidRDefault="00BE3773" w:rsidP="00BE3773">
      <w:pPr>
        <w:pStyle w:val="Bibliography"/>
        <w:rPr>
          <w:rFonts w:cs="Times New Roman"/>
          <w:lang w:val="en-US"/>
        </w:rPr>
      </w:pPr>
      <w:r w:rsidRPr="00CE7A00">
        <w:rPr>
          <w:rFonts w:cs="Times New Roman"/>
          <w:lang w:val="en-US"/>
        </w:rPr>
        <w:t>Fiz O., Valcárcel V., Vargas P. 2002. Phylogenetic position of Mediterranean Astereae and character evolution of daisies (Bellis, Asteraceae) inferred from nrDNA ITS sequences. Molecular Phylogenetics and Evolution. 25:157–171.</w:t>
      </w:r>
    </w:p>
    <w:p w14:paraId="30E79BF4" w14:textId="77777777" w:rsidR="00BE3773" w:rsidRPr="00CE7A00" w:rsidRDefault="00BE3773" w:rsidP="00BE3773">
      <w:pPr>
        <w:pStyle w:val="Bibliography"/>
        <w:rPr>
          <w:rFonts w:cs="Times New Roman"/>
          <w:lang w:val="en-US"/>
        </w:rPr>
      </w:pPr>
      <w:r w:rsidRPr="00CE7A00">
        <w:rPr>
          <w:rFonts w:cs="Times New Roman"/>
          <w:lang w:val="en-US"/>
        </w:rPr>
        <w:t>Freyman W.A., Höhna S. 2019. Stochastic Character Mapping of State-Dependent Diversification Reveals the Tempo of Evolutionary Decline in Self-Compatible Onagraceae Lineages. Systematic Biology. 68:505–519.</w:t>
      </w:r>
    </w:p>
    <w:p w14:paraId="4056AC4B" w14:textId="77777777" w:rsidR="00BE3773" w:rsidRPr="00CE7A00" w:rsidRDefault="00BE3773" w:rsidP="00BE3773">
      <w:pPr>
        <w:pStyle w:val="Bibliography"/>
        <w:rPr>
          <w:rFonts w:cs="Times New Roman"/>
          <w:lang w:val="en-US"/>
        </w:rPr>
      </w:pPr>
      <w:r w:rsidRPr="00CE7A00">
        <w:rPr>
          <w:rFonts w:cs="Times New Roman"/>
          <w:lang w:val="en-US"/>
        </w:rPr>
        <w:t>Friedman J. 2020. The Evolution of Annual and Perennial Plant Life Histories: Ecological Correlates and Genetic Mechanisms. Annual Review of Ecology, Evolution, and Systematics. 51:461–481.</w:t>
      </w:r>
    </w:p>
    <w:p w14:paraId="581C8C1E" w14:textId="77777777" w:rsidR="00BE3773" w:rsidRPr="00CE7A00" w:rsidRDefault="00BE3773" w:rsidP="00BE3773">
      <w:pPr>
        <w:pStyle w:val="Bibliography"/>
        <w:rPr>
          <w:rFonts w:cs="Times New Roman"/>
          <w:lang w:val="en-US"/>
        </w:rPr>
      </w:pPr>
      <w:r w:rsidRPr="00CE7A00">
        <w:rPr>
          <w:rFonts w:cs="Times New Roman"/>
          <w:lang w:val="en-US"/>
        </w:rPr>
        <w:t>Givnish T.J. 2015. Adaptive radiation versus ‘radiation’ and ‘explosive diversification’: why conceptual distinctions are fundamental to understanding evolution. New Phytologist. 207:297–303.</w:t>
      </w:r>
    </w:p>
    <w:p w14:paraId="5A3830B1" w14:textId="77777777" w:rsidR="00BE3773" w:rsidRPr="00CE7A00" w:rsidRDefault="00BE3773" w:rsidP="00BE3773">
      <w:pPr>
        <w:pStyle w:val="Bibliography"/>
        <w:rPr>
          <w:rFonts w:cs="Times New Roman"/>
          <w:lang w:val="en-US"/>
        </w:rPr>
      </w:pPr>
      <w:r w:rsidRPr="00CE7A00">
        <w:rPr>
          <w:rFonts w:cs="Times New Roman"/>
          <w:lang w:val="en-US"/>
        </w:rPr>
        <w:lastRenderedPageBreak/>
        <w:t>Gorospe J.M., Monjas D., Fernández-Mazuecos M. 2020. Out of the Mediterranean Region: Worldwide biogeography of snapdragons and relatives (tribe Antirrhineae, Plantaginaceae). Journal of Biogeography. 47:2442–2456.</w:t>
      </w:r>
    </w:p>
    <w:p w14:paraId="38B0CF51" w14:textId="77777777" w:rsidR="00BE3773" w:rsidRPr="00CE7A00" w:rsidRDefault="00BE3773" w:rsidP="00BE3773">
      <w:pPr>
        <w:pStyle w:val="Bibliography"/>
        <w:rPr>
          <w:rFonts w:cs="Times New Roman"/>
          <w:lang w:val="en-US"/>
        </w:rPr>
      </w:pPr>
      <w:r w:rsidRPr="00CE7A00">
        <w:rPr>
          <w:rFonts w:cs="Times New Roman"/>
          <w:lang w:val="en-US"/>
        </w:rPr>
        <w:t>Grey-Wilson C. 1980. Impatiens of Africa. CRC Press.</w:t>
      </w:r>
    </w:p>
    <w:p w14:paraId="720E282B" w14:textId="77777777" w:rsidR="00BE3773" w:rsidRPr="00CE7A00" w:rsidRDefault="00BE3773" w:rsidP="00BE3773">
      <w:pPr>
        <w:pStyle w:val="Bibliography"/>
        <w:rPr>
          <w:rFonts w:cs="Times New Roman"/>
          <w:lang w:val="en-US"/>
        </w:rPr>
      </w:pPr>
      <w:r w:rsidRPr="00CE7A00">
        <w:rPr>
          <w:rFonts w:cs="Times New Roman"/>
          <w:lang w:val="en-US"/>
        </w:rPr>
        <w:t>Grime J.P. 1977. Evidence for the Existence of Three Primary Strategies in Plants and Its Relevance to Ecological and Evolutionary Theory. The American Naturalist. 111:1169–1194.</w:t>
      </w:r>
    </w:p>
    <w:p w14:paraId="24280058" w14:textId="77777777" w:rsidR="00BE3773" w:rsidRPr="00CE7A00" w:rsidRDefault="00BE3773" w:rsidP="00BE3773">
      <w:pPr>
        <w:pStyle w:val="Bibliography"/>
        <w:rPr>
          <w:rFonts w:cs="Times New Roman"/>
          <w:lang w:val="en-US"/>
        </w:rPr>
      </w:pPr>
      <w:r w:rsidRPr="00CE7A00">
        <w:rPr>
          <w:rFonts w:cs="Times New Roman"/>
          <w:lang w:val="en-US"/>
        </w:rPr>
        <w:t>Hansen T.F. 1997. Stabilizing Selection and the Comparative Analysis of Adaptation. Evolution. 51:1341–1351.</w:t>
      </w:r>
    </w:p>
    <w:p w14:paraId="2DA1FA39" w14:textId="77777777" w:rsidR="00BE3773" w:rsidRPr="00CE7A00" w:rsidRDefault="00BE3773" w:rsidP="00BE3773">
      <w:pPr>
        <w:pStyle w:val="Bibliography"/>
        <w:rPr>
          <w:rFonts w:cs="Times New Roman"/>
          <w:lang w:val="en-US"/>
        </w:rPr>
      </w:pPr>
      <w:r w:rsidRPr="00CE7A00">
        <w:rPr>
          <w:rFonts w:cs="Times New Roman"/>
          <w:lang w:val="en-US"/>
        </w:rPr>
        <w:t>Hijmans R.J., Van Etten J., Cheng J., Mattiuzzi M., Sumner M., Greenberg J.A., Lamigueiro O.P., Bevan A., Racine E.B., Shortridge A. 2015. Package ‘raster.’ R package. 734.</w:t>
      </w:r>
    </w:p>
    <w:p w14:paraId="3A0936C6" w14:textId="77777777" w:rsidR="00BE3773" w:rsidRPr="00CE7A00" w:rsidRDefault="00BE3773" w:rsidP="00BE3773">
      <w:pPr>
        <w:pStyle w:val="Bibliography"/>
        <w:rPr>
          <w:rFonts w:cs="Times New Roman"/>
          <w:lang w:val="en-US"/>
        </w:rPr>
      </w:pPr>
      <w:r w:rsidRPr="00CE7A00">
        <w:rPr>
          <w:rFonts w:cs="Times New Roman"/>
          <w:lang w:val="en-US"/>
        </w:rPr>
        <w:t>Ho L.S.T., Ané C. 2014. Intrinsic inference difficulties for trait evolution with Ornstein‐Uhlenbeck models. Methods in Ecology and Evolution. 5:1133–1146.</w:t>
      </w:r>
    </w:p>
    <w:p w14:paraId="0E870A26" w14:textId="77777777" w:rsidR="00BE3773" w:rsidRPr="00CE7A00" w:rsidRDefault="00BE3773" w:rsidP="00BE3773">
      <w:pPr>
        <w:pStyle w:val="Bibliography"/>
        <w:rPr>
          <w:rFonts w:cs="Times New Roman"/>
          <w:lang w:val="en-US"/>
        </w:rPr>
      </w:pPr>
      <w:r w:rsidRPr="00CE7A00">
        <w:rPr>
          <w:rFonts w:cs="Times New Roman"/>
          <w:lang w:val="en-US"/>
        </w:rPr>
        <w:t>Holzmueller E.J., Jose S. 2009. Invasive plant conundrum: What makes the aliens so successful? Journal of Tropical Agriculture. 47:18–29.</w:t>
      </w:r>
    </w:p>
    <w:p w14:paraId="6D9CFA77" w14:textId="77777777" w:rsidR="00BE3773" w:rsidRPr="00CE7A00" w:rsidRDefault="00BE3773" w:rsidP="00BE3773">
      <w:pPr>
        <w:pStyle w:val="Bibliography"/>
        <w:rPr>
          <w:rFonts w:cs="Times New Roman"/>
          <w:lang w:val="en-US"/>
        </w:rPr>
      </w:pPr>
      <w:r w:rsidRPr="00CE7A00">
        <w:rPr>
          <w:rFonts w:cs="Times New Roman"/>
          <w:lang w:val="en-US"/>
        </w:rPr>
        <w:t>Hoorn C., van der Ham R., de la Parra F., Salamanca S., ter Steege H., Banks H., Star W., van Heuven B.J., Langelaan R., Carvalho F.A., Rodriguez-Forero G., Lagomarsino L.P. 2019. Going north and south: The biogeographic history of two Malvaceae in the wake of Neogene Andean uplift and connectivity between the Americas. Review of Palaeobotany and Palynology. 264:90–109.</w:t>
      </w:r>
    </w:p>
    <w:p w14:paraId="3A419CF2" w14:textId="77777777" w:rsidR="00BE3773" w:rsidRPr="00CE7A00" w:rsidRDefault="00BE3773" w:rsidP="00BE3773">
      <w:pPr>
        <w:pStyle w:val="Bibliography"/>
        <w:rPr>
          <w:rFonts w:cs="Times New Roman"/>
          <w:lang w:val="en-US"/>
        </w:rPr>
      </w:pPr>
      <w:r w:rsidRPr="00CE7A00">
        <w:rPr>
          <w:rFonts w:cs="Times New Roman"/>
          <w:lang w:val="en-US"/>
        </w:rPr>
        <w:t>Howard C.C., Folk R.A., Beaulieu J.M., Cellinese N. 2019. The monocotyledonous underground: global climatic and phylogenetic patterns of geophyte diversity. American Journal of Botany. 106:850–863.</w:t>
      </w:r>
    </w:p>
    <w:p w14:paraId="022EB12E" w14:textId="77777777" w:rsidR="00BE3773" w:rsidRPr="00CE7A00" w:rsidRDefault="00BE3773" w:rsidP="00BE3773">
      <w:pPr>
        <w:pStyle w:val="Bibliography"/>
        <w:rPr>
          <w:rFonts w:cs="Times New Roman"/>
          <w:lang w:val="en-US"/>
        </w:rPr>
      </w:pPr>
      <w:r w:rsidRPr="00CE7A00">
        <w:rPr>
          <w:rFonts w:cs="Times New Roman"/>
          <w:lang w:val="en-US"/>
        </w:rPr>
        <w:t>Huang X.-C., German D.A., Koch M.A. 2020. Temporal patterns of diversification in Brassicaceae demonstrate decoupling of rate shifts and mesopolyploidization events. Annals of Botany. 125:29–47.</w:t>
      </w:r>
    </w:p>
    <w:p w14:paraId="544FED34" w14:textId="77777777" w:rsidR="00BE3773" w:rsidRPr="00CE7A00" w:rsidRDefault="00BE3773" w:rsidP="00BE3773">
      <w:pPr>
        <w:pStyle w:val="Bibliography"/>
        <w:rPr>
          <w:rFonts w:cs="Times New Roman"/>
          <w:lang w:val="en-US"/>
        </w:rPr>
      </w:pPr>
      <w:r w:rsidRPr="00CE7A00">
        <w:rPr>
          <w:rFonts w:cs="Times New Roman"/>
          <w:lang w:val="en-US"/>
        </w:rPr>
        <w:t>Humphreys A.M., Linder H.P. 2013. Evidence for recent evolution of cold tolerance in grasses suggests current distribution is not limited by (low) temperature. New Phytologist. 198:1261–1273.</w:t>
      </w:r>
    </w:p>
    <w:p w14:paraId="194BC647" w14:textId="77777777" w:rsidR="00BE3773" w:rsidRPr="00CE7A00" w:rsidRDefault="00BE3773" w:rsidP="00BE3773">
      <w:pPr>
        <w:pStyle w:val="Bibliography"/>
        <w:rPr>
          <w:rFonts w:cs="Times New Roman"/>
          <w:lang w:val="en-US"/>
        </w:rPr>
      </w:pPr>
      <w:r w:rsidRPr="00CE7A00">
        <w:rPr>
          <w:rFonts w:cs="Times New Roman"/>
          <w:lang w:val="en-US"/>
        </w:rPr>
        <w:t>Igic B., Busch J.W. 2013. Is self-fertilization an evolutionary dead end? New Phytologist. 198:386–397.</w:t>
      </w:r>
    </w:p>
    <w:p w14:paraId="0B0248DE" w14:textId="77777777" w:rsidR="00BE3773" w:rsidRPr="00CE7A00" w:rsidRDefault="00BE3773" w:rsidP="00BE3773">
      <w:pPr>
        <w:pStyle w:val="Bibliography"/>
        <w:rPr>
          <w:rFonts w:cs="Times New Roman"/>
          <w:lang w:val="en-US"/>
        </w:rPr>
      </w:pPr>
      <w:r w:rsidRPr="00CE7A00">
        <w:rPr>
          <w:rFonts w:cs="Times New Roman"/>
          <w:lang w:val="en-US"/>
        </w:rPr>
        <w:t>Janzen D.H. 1984. Dispersal of Small Seeds by Big Herbivores: Foliage is the Fruit. The American Naturalist. 123:338–353.</w:t>
      </w:r>
    </w:p>
    <w:p w14:paraId="71B23387" w14:textId="77777777" w:rsidR="00BE3773" w:rsidRPr="00CE7A00" w:rsidRDefault="00BE3773" w:rsidP="00BE3773">
      <w:pPr>
        <w:pStyle w:val="Bibliography"/>
        <w:rPr>
          <w:rFonts w:cs="Times New Roman"/>
          <w:lang w:val="en-US"/>
        </w:rPr>
      </w:pPr>
      <w:r w:rsidRPr="00CE7A00">
        <w:rPr>
          <w:rFonts w:cs="Times New Roman"/>
          <w:lang w:val="en-US"/>
        </w:rPr>
        <w:t>Karger D.N., Conrad O., Böhner J., Kawohl T., Kreft H., Soria-Auza R.W., Zimmermann N.E., Linder H.P., Kessler M. 2017. Climatologies at high resolution for the earth’s land surface areas. Scientific data. 4:1–20.</w:t>
      </w:r>
    </w:p>
    <w:p w14:paraId="5C6FBBCD" w14:textId="77777777" w:rsidR="00BE3773" w:rsidRPr="00CE7A00" w:rsidRDefault="00BE3773" w:rsidP="00BE3773">
      <w:pPr>
        <w:pStyle w:val="Bibliography"/>
        <w:rPr>
          <w:rFonts w:cs="Times New Roman"/>
          <w:lang w:val="en-US"/>
        </w:rPr>
      </w:pPr>
      <w:r w:rsidRPr="00CE7A00">
        <w:rPr>
          <w:rFonts w:cs="Times New Roman"/>
          <w:lang w:val="en-US"/>
        </w:rPr>
        <w:lastRenderedPageBreak/>
        <w:t>Koch M.A., Karl R., German D.A., Al-Shehbaz I.A. 2012. Systematics, taxonomy and biogeography of three new Asian genera of Brassicaceae tribe Arabideae: An ancient distribution circle around the Asian high mountains. TAXON. 61:955–969.</w:t>
      </w:r>
    </w:p>
    <w:p w14:paraId="458487C1" w14:textId="77777777" w:rsidR="00BE3773" w:rsidRPr="00CE7A00" w:rsidRDefault="00BE3773" w:rsidP="00BE3773">
      <w:pPr>
        <w:pStyle w:val="Bibliography"/>
        <w:rPr>
          <w:rFonts w:cs="Times New Roman"/>
          <w:lang w:val="en-US"/>
        </w:rPr>
      </w:pPr>
      <w:r w:rsidRPr="00CE7A00">
        <w:rPr>
          <w:rFonts w:cs="Times New Roman"/>
          <w:lang w:val="en-US"/>
        </w:rPr>
        <w:t>Kooyers N.J. 2015. The evolution of drought escape and avoidance in natural herbaceous populations. Plant Science. 234:155–162.</w:t>
      </w:r>
    </w:p>
    <w:p w14:paraId="0858E09E" w14:textId="77777777" w:rsidR="00BE3773" w:rsidRPr="00CE7A00" w:rsidRDefault="00BE3773" w:rsidP="00BE3773">
      <w:pPr>
        <w:pStyle w:val="Bibliography"/>
        <w:rPr>
          <w:rFonts w:cs="Times New Roman"/>
          <w:lang w:val="en-US"/>
        </w:rPr>
      </w:pPr>
      <w:r w:rsidRPr="00CE7A00">
        <w:rPr>
          <w:rFonts w:cs="Times New Roman"/>
          <w:lang w:val="en-US"/>
        </w:rPr>
        <w:t>Kriebel R., Drew B., González-Gallegos J.G., Celep F., Heeg L., Mahdjoub M.M., Sytsma K.J. 2020. Pollinator shifts, contingent evolution, and evolutionary constraint drive floral disparity in Salvia (Lamiaceae): Evidence from morphometrics and phylogenetic comparative methods. Evolution. 74:1335–1355.</w:t>
      </w:r>
    </w:p>
    <w:p w14:paraId="54ADB748" w14:textId="77777777" w:rsidR="00BE3773" w:rsidRPr="00CE7A00" w:rsidRDefault="00BE3773" w:rsidP="00BE3773">
      <w:pPr>
        <w:pStyle w:val="Bibliography"/>
        <w:rPr>
          <w:rFonts w:cs="Times New Roman"/>
          <w:lang w:val="en-US"/>
        </w:rPr>
      </w:pPr>
      <w:r w:rsidRPr="00CE7A00">
        <w:rPr>
          <w:rFonts w:cs="Times New Roman"/>
          <w:lang w:val="en-US"/>
        </w:rPr>
        <w:t>Labra A., Pienaar J., Hansen T.F. 2009. Evolution of Thermal Physiology in Liolaemus Lizards: Adaptation, Phylogenetic Inertia, and Niche Tracking. The American Naturalist. 174:204–220.</w:t>
      </w:r>
    </w:p>
    <w:p w14:paraId="275D339A" w14:textId="77777777" w:rsidR="00BE3773" w:rsidRPr="00CE7A00" w:rsidRDefault="00BE3773" w:rsidP="00BE3773">
      <w:pPr>
        <w:pStyle w:val="Bibliography"/>
        <w:rPr>
          <w:rFonts w:cs="Times New Roman"/>
          <w:lang w:val="en-US"/>
        </w:rPr>
      </w:pPr>
      <w:r w:rsidRPr="00CE7A00">
        <w:rPr>
          <w:rFonts w:cs="Times New Roman"/>
          <w:lang w:val="en-US"/>
        </w:rPr>
        <w:t>Linder H.P., Lehmann C.E.R., Archibald S., Osborne C.P., Richardson D.M. 2018. Global grass (Poaceae) success underpinned by traits facilitating colonization, persistence and habitat transformation. Biological Reviews. 93:1125–1144.</w:t>
      </w:r>
    </w:p>
    <w:p w14:paraId="3D916ABF" w14:textId="77777777" w:rsidR="00BE3773" w:rsidRPr="00CE7A00" w:rsidRDefault="00BE3773" w:rsidP="00BE3773">
      <w:pPr>
        <w:pStyle w:val="Bibliography"/>
        <w:rPr>
          <w:rFonts w:cs="Times New Roman"/>
          <w:lang w:val="en-US"/>
        </w:rPr>
      </w:pPr>
      <w:r w:rsidRPr="00CE7A00">
        <w:rPr>
          <w:rFonts w:cs="Times New Roman"/>
          <w:lang w:val="en-US"/>
        </w:rPr>
        <w:t>Monroe J.G., Gill B., Turner K.G., McKay J.K. 2019. Drought regimens predict life history strategies in Heliophila. New Phytologist. 223:2054–2062.</w:t>
      </w:r>
    </w:p>
    <w:p w14:paraId="0EB8E606" w14:textId="77777777" w:rsidR="00BE3773" w:rsidRPr="00CE7A00" w:rsidRDefault="00BE3773" w:rsidP="00BE3773">
      <w:pPr>
        <w:pStyle w:val="Bibliography"/>
        <w:rPr>
          <w:rFonts w:cs="Times New Roman"/>
          <w:lang w:val="en-US"/>
        </w:rPr>
      </w:pPr>
      <w:r w:rsidRPr="00CE7A00">
        <w:rPr>
          <w:rFonts w:cs="Times New Roman"/>
          <w:lang w:val="en-US"/>
        </w:rPr>
        <w:t>Mooers A.Ø., Harvey P.H. 1994. Metabolic rate, generation time, and the rate of molecular evolution in birds. Molecular phylogenetics and evolution. 3:344–350.</w:t>
      </w:r>
    </w:p>
    <w:p w14:paraId="665D3657" w14:textId="77777777" w:rsidR="00BE3773" w:rsidRPr="00CE7A00" w:rsidRDefault="00BE3773" w:rsidP="00BE3773">
      <w:pPr>
        <w:pStyle w:val="Bibliography"/>
        <w:rPr>
          <w:rFonts w:cs="Times New Roman"/>
          <w:lang w:val="en-US"/>
        </w:rPr>
      </w:pPr>
      <w:r w:rsidRPr="00CE7A00">
        <w:rPr>
          <w:rFonts w:cs="Times New Roman"/>
          <w:lang w:val="en-US"/>
        </w:rPr>
        <w:t>Mulroy T.W., Rundel P.W. 1977. Annual Plants: Adaptations to Desert Environments. BioScience. 27:109–114.</w:t>
      </w:r>
    </w:p>
    <w:p w14:paraId="20FA905C" w14:textId="77777777" w:rsidR="00BE3773" w:rsidRPr="00CE7A00" w:rsidRDefault="00BE3773" w:rsidP="00BE3773">
      <w:pPr>
        <w:pStyle w:val="Bibliography"/>
        <w:rPr>
          <w:rFonts w:cs="Times New Roman"/>
          <w:lang w:val="en-US"/>
        </w:rPr>
      </w:pPr>
      <w:r w:rsidRPr="00CE7A00">
        <w:rPr>
          <w:rFonts w:cs="Times New Roman"/>
          <w:lang w:val="en-US"/>
        </w:rPr>
        <w:t>Munné-Bosch S., Alegre L. 2004. Die and let live: leaf senescence contributes to plant survival under drought stress. Functional Plant Biol. 31:203–216.</w:t>
      </w:r>
    </w:p>
    <w:p w14:paraId="4780CA5A" w14:textId="77777777" w:rsidR="00BE3773" w:rsidRPr="00CE7A00" w:rsidRDefault="00BE3773" w:rsidP="00BE3773">
      <w:pPr>
        <w:pStyle w:val="Bibliography"/>
        <w:rPr>
          <w:rFonts w:cs="Times New Roman"/>
          <w:lang w:val="en-US"/>
        </w:rPr>
      </w:pPr>
      <w:r w:rsidRPr="00CE7A00">
        <w:rPr>
          <w:rFonts w:cs="Times New Roman"/>
          <w:lang w:val="en-US"/>
        </w:rPr>
        <w:t>Neupane S., Lewis P.O., Dessein S., Shanks H., Paudyal S., Lens F. 2017. Evolution of woody life form on tropical mountains in the tribe Spermacoceae (Rubiaceae). American Journal of Botany. 104:419–438.</w:t>
      </w:r>
    </w:p>
    <w:p w14:paraId="32DFA9A0" w14:textId="77777777" w:rsidR="00BE3773" w:rsidRPr="00CE7A00" w:rsidRDefault="00BE3773" w:rsidP="00BE3773">
      <w:pPr>
        <w:pStyle w:val="Bibliography"/>
        <w:rPr>
          <w:rFonts w:cs="Times New Roman"/>
          <w:lang w:val="en-US"/>
        </w:rPr>
      </w:pPr>
      <w:r w:rsidRPr="00CE7A00">
        <w:rPr>
          <w:rFonts w:cs="Times New Roman"/>
          <w:lang w:val="en-US"/>
        </w:rPr>
        <w:t>Nunney L. 2002. The Effective Size of Annual Plant Populations: The Interaction of a Seed Bank with Fluctuating Population Size in Maintaining Genetic Variation. The American Naturalist. 160:195–204.</w:t>
      </w:r>
    </w:p>
    <w:p w14:paraId="497B2B2D" w14:textId="77777777" w:rsidR="00BE3773" w:rsidRPr="00CE7A00" w:rsidRDefault="00BE3773" w:rsidP="00BE3773">
      <w:pPr>
        <w:pStyle w:val="Bibliography"/>
        <w:rPr>
          <w:rFonts w:cs="Times New Roman"/>
          <w:lang w:val="en-US"/>
        </w:rPr>
      </w:pPr>
      <w:r w:rsidRPr="00CE7A00">
        <w:rPr>
          <w:rFonts w:cs="Times New Roman"/>
          <w:lang w:val="en-US"/>
        </w:rPr>
        <w:t>Nürk N., Scheriau C., Madriñán S. 2013. Explosive radiation in high Andean Hypericum—rates of diversification among New World lineages. Frontiers in Genetics. 4.</w:t>
      </w:r>
    </w:p>
    <w:p w14:paraId="15344534" w14:textId="77777777" w:rsidR="00BE3773" w:rsidRPr="00CE7A00" w:rsidRDefault="00BE3773" w:rsidP="00BE3773">
      <w:pPr>
        <w:pStyle w:val="Bibliography"/>
        <w:rPr>
          <w:rFonts w:cs="Times New Roman"/>
          <w:lang w:val="en-US"/>
        </w:rPr>
      </w:pPr>
      <w:r w:rsidRPr="00CE7A00">
        <w:rPr>
          <w:rFonts w:cs="Times New Roman"/>
          <w:lang w:val="en-US"/>
        </w:rPr>
        <w:t>Ogburn M.R., Edwards E.J. 2015. Life history lability underlies rapid climate niche evolution in the angiosperm clade Montiaceae. Mol. Phylogenet. Evol. 92:181–192.</w:t>
      </w:r>
    </w:p>
    <w:p w14:paraId="114F85EE" w14:textId="77777777" w:rsidR="00BE3773" w:rsidRPr="00CE7A00" w:rsidRDefault="00BE3773" w:rsidP="00BE3773">
      <w:pPr>
        <w:pStyle w:val="Bibliography"/>
        <w:rPr>
          <w:rFonts w:cs="Times New Roman"/>
          <w:lang w:val="en-US"/>
        </w:rPr>
      </w:pPr>
      <w:r w:rsidRPr="00CE7A00">
        <w:rPr>
          <w:rFonts w:cs="Times New Roman"/>
          <w:lang w:val="en-US"/>
        </w:rPr>
        <w:t>Pannell J.R., Auld J.R., Brandvain Y., Burd M., Busch J.W., Cheptou P.-O., Conner J.K., Goldberg E.E., Grant A.-G., Grossenbacher D.L., Hovick S.M., Igic B., Kalisz S., Petanidou T., Randle A.M., de Casas R.R., Pauw A., Vamosi J.C., Winn A.A. 2015. The scope of Baker’s law. New Phytologist. 208:656–667.</w:t>
      </w:r>
    </w:p>
    <w:p w14:paraId="32D1AB1E" w14:textId="77777777" w:rsidR="00BE3773" w:rsidRPr="00CE7A00" w:rsidRDefault="00BE3773" w:rsidP="00BE3773">
      <w:pPr>
        <w:pStyle w:val="Bibliography"/>
        <w:rPr>
          <w:rFonts w:cs="Times New Roman"/>
          <w:lang w:val="en-US"/>
        </w:rPr>
      </w:pPr>
      <w:r w:rsidRPr="00CE7A00">
        <w:rPr>
          <w:rFonts w:cs="Times New Roman"/>
          <w:lang w:val="en-US"/>
        </w:rPr>
        <w:lastRenderedPageBreak/>
        <w:t>Paradis E., Claude J., Strimmer K. 2004. APE: analyses of phylogenetics and evolution in R language. Bioinformatics. 20:289–290.</w:t>
      </w:r>
    </w:p>
    <w:p w14:paraId="309E6575" w14:textId="77777777" w:rsidR="00BE3773" w:rsidRPr="00CE7A00" w:rsidRDefault="00BE3773" w:rsidP="00BE3773">
      <w:pPr>
        <w:pStyle w:val="Bibliography"/>
        <w:rPr>
          <w:rFonts w:cs="Times New Roman"/>
          <w:lang w:val="en-US"/>
        </w:rPr>
      </w:pPr>
      <w:r w:rsidRPr="00CE7A00">
        <w:rPr>
          <w:rFonts w:cs="Times New Roman"/>
          <w:lang w:val="en-US"/>
        </w:rPr>
        <w:t>Park D.S., Potter D. 2015. Why close relatives make bad neighbours: phylogenetic conservatism in niche preferences and dispersal disproves Darwin’s naturalization hypothesis in the thistle tribe. Molecular Ecology. 24:3181–3193.</w:t>
      </w:r>
    </w:p>
    <w:p w14:paraId="47A6FEE3" w14:textId="77777777" w:rsidR="00BE3773" w:rsidRPr="00CE7A00" w:rsidRDefault="00BE3773" w:rsidP="00BE3773">
      <w:pPr>
        <w:pStyle w:val="Bibliography"/>
        <w:rPr>
          <w:rFonts w:cs="Times New Roman"/>
          <w:lang w:val="en-US"/>
        </w:rPr>
      </w:pPr>
      <w:r w:rsidRPr="00CE7A00">
        <w:rPr>
          <w:rFonts w:cs="Times New Roman"/>
          <w:lang w:val="en-US"/>
        </w:rPr>
        <w:t>Pescador D.S., Sánchez A.M., Luzuriaga A.L., Sierra-Almeida A., Escudero A. 2018. Winter is coming: plant freezing resistance as a key functional trait for the assembly of annual Mediterranean communities. Annals of Botany. 121:335–344.</w:t>
      </w:r>
    </w:p>
    <w:p w14:paraId="6C8D2BF2" w14:textId="77777777" w:rsidR="00BE3773" w:rsidRPr="00CE7A00" w:rsidRDefault="00BE3773" w:rsidP="00BE3773">
      <w:pPr>
        <w:pStyle w:val="Bibliography"/>
        <w:rPr>
          <w:rFonts w:cs="Times New Roman"/>
          <w:lang w:val="en-US"/>
        </w:rPr>
      </w:pPr>
      <w:r w:rsidRPr="00CE7A00">
        <w:rPr>
          <w:rFonts w:cs="Times New Roman"/>
          <w:lang w:val="en-US"/>
        </w:rPr>
        <w:t>Rando J.G., Zuntini A.R., Conceição A.S., van den Berg C., Pirani J.R., de Queiroz L.P. 2016. Phylogeny of Chamaecrista ser. Coriaceae (Leguminosae) Unveils a Lineage Recently Diversified in Brazilian Campo Rupestre Vegetation. International Journal of Plant Sciences. 177:3–17.</w:t>
      </w:r>
    </w:p>
    <w:p w14:paraId="7EDBC8D0" w14:textId="77777777" w:rsidR="00BE3773" w:rsidRPr="00CE7A00" w:rsidRDefault="00BE3773" w:rsidP="00BE3773">
      <w:pPr>
        <w:pStyle w:val="Bibliography"/>
        <w:rPr>
          <w:rFonts w:cs="Times New Roman"/>
          <w:lang w:val="en-US"/>
        </w:rPr>
      </w:pPr>
      <w:r w:rsidRPr="00CE7A00">
        <w:rPr>
          <w:rFonts w:cs="Times New Roman"/>
          <w:lang w:val="en-US"/>
        </w:rPr>
        <w:t>Raunkiaer C. 1934. The life forms of plants and statistical plant geography; being the collected papers of C. Raunkiaer. The life forms of plants and statistical plant geography; being the collected papers of C. Raunkiaer.</w:t>
      </w:r>
    </w:p>
    <w:p w14:paraId="50B3D4F7" w14:textId="77777777" w:rsidR="00BE3773" w:rsidRPr="00CE7A00" w:rsidRDefault="00BE3773" w:rsidP="00BE3773">
      <w:pPr>
        <w:pStyle w:val="Bibliography"/>
        <w:rPr>
          <w:rFonts w:cs="Times New Roman"/>
          <w:lang w:val="en-US"/>
        </w:rPr>
      </w:pPr>
      <w:r w:rsidRPr="00CE7A00">
        <w:rPr>
          <w:rFonts w:cs="Times New Roman"/>
          <w:lang w:val="en-US"/>
        </w:rPr>
        <w:t>Revell L.J. 2012. phytools: an R package for phylogenetic comparative biology (and other things). Methods in Ecology and Evolution. 3:217–223.</w:t>
      </w:r>
    </w:p>
    <w:p w14:paraId="1DFDD5E2" w14:textId="77777777" w:rsidR="00BE3773" w:rsidRPr="00CE7A00" w:rsidRDefault="00BE3773" w:rsidP="00BE3773">
      <w:pPr>
        <w:pStyle w:val="Bibliography"/>
        <w:rPr>
          <w:rFonts w:cs="Times New Roman"/>
          <w:lang w:val="en-US"/>
        </w:rPr>
      </w:pPr>
      <w:r w:rsidRPr="00CE7A00">
        <w:rPr>
          <w:rFonts w:cs="Times New Roman"/>
          <w:lang w:val="en-US"/>
        </w:rPr>
        <w:t>Ricklefs R.E., Renner S.S. 1994. Species Richness Within Families of Flowering Plants. Evolution. 48:1619–1636.</w:t>
      </w:r>
    </w:p>
    <w:p w14:paraId="2E0303E3" w14:textId="77777777" w:rsidR="00BE3773" w:rsidRPr="00CE7A00" w:rsidRDefault="00BE3773" w:rsidP="00BE3773">
      <w:pPr>
        <w:pStyle w:val="Bibliography"/>
        <w:rPr>
          <w:rFonts w:cs="Times New Roman"/>
          <w:lang w:val="en-US"/>
        </w:rPr>
      </w:pPr>
      <w:r w:rsidRPr="00CE7A00">
        <w:rPr>
          <w:rFonts w:cs="Times New Roman"/>
          <w:lang w:val="en-US"/>
        </w:rPr>
        <w:t>Roalson E.H., Roberts W.R. 2016. Distinct Processes Drive Diversification in Different Clades of Gesneriaceae. Systematic Biology. 65:662–684.</w:t>
      </w:r>
    </w:p>
    <w:p w14:paraId="44B8EB90" w14:textId="77777777" w:rsidR="00BE3773" w:rsidRPr="00CE7A00" w:rsidRDefault="00BE3773" w:rsidP="00BE3773">
      <w:pPr>
        <w:pStyle w:val="Bibliography"/>
        <w:rPr>
          <w:rFonts w:cs="Times New Roman"/>
          <w:lang w:val="en-US"/>
        </w:rPr>
      </w:pPr>
      <w:r w:rsidRPr="00CE7A00">
        <w:rPr>
          <w:rFonts w:cs="Times New Roman"/>
          <w:lang w:val="en-US"/>
        </w:rPr>
        <w:t>Rose J.P., Kleist T.J., Löfstrand S.D., Drew B.T., Schönenberger J., Sytsma K.J. 2018. Phylogeny, historical biogeography, and diversification of angiosperm order Ericales suggest ancient Neotropical and East Asian connections. Molecular Phylogenetics and Evolution. 122:59–79.</w:t>
      </w:r>
    </w:p>
    <w:p w14:paraId="0531D3D3" w14:textId="77777777" w:rsidR="00BE3773" w:rsidRPr="00CE7A00" w:rsidRDefault="00BE3773" w:rsidP="00BE3773">
      <w:pPr>
        <w:pStyle w:val="Bibliography"/>
        <w:rPr>
          <w:rFonts w:cs="Times New Roman"/>
          <w:lang w:val="en-US"/>
        </w:rPr>
      </w:pPr>
      <w:r w:rsidRPr="00CE7A00">
        <w:rPr>
          <w:rFonts w:cs="Times New Roman"/>
          <w:lang w:val="en-US"/>
        </w:rPr>
        <w:t>Ruchisansakun S., van der Niet T., Janssens S.B., Triboun P., Techaprasan J., Jenjittikul T., Suksathan P. 2016. Phylogenetic Analyses of Molecular Data and Reconstruction of Morphological Character Evolution in Asian Impatiens section Semeiocardium (Balsaminaceae). Systematic Botany. 40:1063–1074.</w:t>
      </w:r>
    </w:p>
    <w:p w14:paraId="6397F754" w14:textId="77777777" w:rsidR="00BE3773" w:rsidRPr="00CE7A00" w:rsidRDefault="00BE3773" w:rsidP="00BE3773">
      <w:pPr>
        <w:pStyle w:val="Bibliography"/>
        <w:rPr>
          <w:rFonts w:cs="Times New Roman"/>
          <w:lang w:val="en-US"/>
        </w:rPr>
      </w:pPr>
      <w:r w:rsidRPr="00CE7A00">
        <w:rPr>
          <w:rFonts w:cs="Times New Roman"/>
          <w:lang w:val="en-US"/>
        </w:rPr>
        <w:t>Salariato D.L., Zuloaga F.O., Franzke A., Mummenhoff K., Al-Shehbaz I.A. 2016. Diversification patterns in the CES clade (Brassicaceae tribes Cremolobeae, Eudemeae, Schizopetaleae) in Andean South America. Botanical Journal of the Linnean Society. 181:543–566.</w:t>
      </w:r>
    </w:p>
    <w:p w14:paraId="57F83BC3" w14:textId="77777777" w:rsidR="00BE3773" w:rsidRPr="00CE7A00" w:rsidRDefault="00BE3773" w:rsidP="00BE3773">
      <w:pPr>
        <w:pStyle w:val="Bibliography"/>
        <w:rPr>
          <w:rFonts w:cs="Times New Roman"/>
          <w:lang w:val="en-US"/>
        </w:rPr>
      </w:pPr>
      <w:r w:rsidRPr="00CE7A00">
        <w:rPr>
          <w:rFonts w:cs="Times New Roman"/>
          <w:lang w:val="en-US"/>
        </w:rPr>
        <w:t>Särkinen T., Bohs L., Olmstead R.G., Knapp S. 2013. A phylogenetic framework for evolutionary study of the nightshades (Solanaceae): a dated 1000-tip tree. BMC Evol Biol. 13:214.</w:t>
      </w:r>
    </w:p>
    <w:p w14:paraId="69199768" w14:textId="77777777" w:rsidR="00BE3773" w:rsidRPr="00CE7A00" w:rsidRDefault="00BE3773" w:rsidP="00BE3773">
      <w:pPr>
        <w:pStyle w:val="Bibliography"/>
        <w:rPr>
          <w:rFonts w:cs="Times New Roman"/>
          <w:lang w:val="en-US"/>
        </w:rPr>
      </w:pPr>
      <w:r w:rsidRPr="00CE7A00">
        <w:rPr>
          <w:rFonts w:cs="Times New Roman"/>
          <w:lang w:val="en-US"/>
        </w:rPr>
        <w:t>Schliep K.P. 2011. phangorn: phylogenetic analysis in R. Bioinformatics. 27:592–593.</w:t>
      </w:r>
    </w:p>
    <w:p w14:paraId="15D25C62" w14:textId="77777777" w:rsidR="00BE3773" w:rsidRPr="00CE7A00" w:rsidRDefault="00BE3773" w:rsidP="00BE3773">
      <w:pPr>
        <w:pStyle w:val="Bibliography"/>
        <w:rPr>
          <w:rFonts w:cs="Times New Roman"/>
          <w:lang w:val="en-US"/>
        </w:rPr>
      </w:pPr>
      <w:r w:rsidRPr="00CE7A00">
        <w:rPr>
          <w:rFonts w:cs="Times New Roman"/>
          <w:lang w:val="en-US"/>
        </w:rPr>
        <w:lastRenderedPageBreak/>
        <w:t>Schneider A.C., Moore A.J. 2017. Parallel Pleistocene amphitropical disjunctions of a parasitic plant and its host. American Journal of Botany. 104:1745–1755.</w:t>
      </w:r>
    </w:p>
    <w:p w14:paraId="422EC8C9" w14:textId="77777777" w:rsidR="00BE3773" w:rsidRPr="00CE7A00" w:rsidRDefault="00BE3773" w:rsidP="00BE3773">
      <w:pPr>
        <w:pStyle w:val="Bibliography"/>
        <w:rPr>
          <w:rFonts w:cs="Times New Roman"/>
          <w:lang w:val="en-US"/>
        </w:rPr>
      </w:pPr>
      <w:r w:rsidRPr="00CE7A00">
        <w:rPr>
          <w:rFonts w:cs="Times New Roman"/>
          <w:lang w:val="en-US"/>
        </w:rPr>
        <w:t>Shimizu K.K., Tsuchimatsu T. 2015. Evolution of Selfing: Recurrent Patterns in Molecular Adaptation. Annual Review of Ecology, Evolution, and Systematics. 46:593–622.</w:t>
      </w:r>
    </w:p>
    <w:p w14:paraId="17D98ECE" w14:textId="77777777" w:rsidR="00BE3773" w:rsidRPr="00CE7A00" w:rsidRDefault="00BE3773" w:rsidP="00BE3773">
      <w:pPr>
        <w:pStyle w:val="Bibliography"/>
        <w:rPr>
          <w:rFonts w:cs="Times New Roman"/>
          <w:lang w:val="en-US"/>
        </w:rPr>
      </w:pPr>
      <w:r w:rsidRPr="00CE7A00">
        <w:rPr>
          <w:rFonts w:cs="Times New Roman"/>
          <w:lang w:val="en-US"/>
        </w:rPr>
        <w:t>Smith S.A., Beaulieu J.M. 2009. Life history influences rates of climatic niche evolution in flowering plants. Proceedings of the Royal Society B: Biological Sciences. 276:4345–4352.</w:t>
      </w:r>
    </w:p>
    <w:p w14:paraId="104828C4" w14:textId="77777777" w:rsidR="00BE3773" w:rsidRPr="00CE7A00" w:rsidRDefault="00BE3773" w:rsidP="00BE3773">
      <w:pPr>
        <w:pStyle w:val="Bibliography"/>
        <w:rPr>
          <w:rFonts w:cs="Times New Roman"/>
          <w:lang w:val="en-US"/>
        </w:rPr>
      </w:pPr>
      <w:r w:rsidRPr="00CE7A00">
        <w:rPr>
          <w:rFonts w:cs="Times New Roman"/>
          <w:lang w:val="en-US"/>
        </w:rPr>
        <w:t>Smith S.A., Brown J.W. 2018. Constructing a broadly inclusive seed plant phylogeny. American Journal of Botany. 105:302–314.</w:t>
      </w:r>
    </w:p>
    <w:p w14:paraId="3B5095F6" w14:textId="77777777" w:rsidR="00BE3773" w:rsidRPr="00CE7A00" w:rsidRDefault="00BE3773" w:rsidP="00BE3773">
      <w:pPr>
        <w:pStyle w:val="Bibliography"/>
        <w:rPr>
          <w:rFonts w:cs="Times New Roman"/>
          <w:lang w:val="en-US"/>
        </w:rPr>
      </w:pPr>
      <w:r w:rsidRPr="00CE7A00">
        <w:rPr>
          <w:rFonts w:cs="Times New Roman"/>
          <w:lang w:val="en-US"/>
        </w:rPr>
        <w:t>Spriggs E.L., Christin P.-A., Edwards E.J. 2014. C4 Photosynthesis Promoted Species Diversification during the Miocene Grassland Expansion. PLOS ONE. 9:e97722.</w:t>
      </w:r>
    </w:p>
    <w:p w14:paraId="1D95BF08" w14:textId="77777777" w:rsidR="00BE3773" w:rsidRPr="00CE7A00" w:rsidRDefault="00BE3773" w:rsidP="00BE3773">
      <w:pPr>
        <w:pStyle w:val="Bibliography"/>
        <w:rPr>
          <w:rFonts w:cs="Times New Roman"/>
          <w:lang w:val="en-US"/>
        </w:rPr>
      </w:pPr>
      <w:r w:rsidRPr="00CE7A00">
        <w:rPr>
          <w:rFonts w:cs="Times New Roman"/>
          <w:lang w:val="en-US"/>
        </w:rPr>
        <w:t>Stearns S.C. 1992. The evolution of life histories. Oxford university press Oxford.</w:t>
      </w:r>
    </w:p>
    <w:p w14:paraId="14CE6662" w14:textId="77777777" w:rsidR="00BE3773" w:rsidRPr="00CE7A00" w:rsidRDefault="00BE3773" w:rsidP="00BE3773">
      <w:pPr>
        <w:pStyle w:val="Bibliography"/>
        <w:rPr>
          <w:rFonts w:cs="Times New Roman"/>
          <w:lang w:val="en-US"/>
        </w:rPr>
      </w:pPr>
      <w:r w:rsidRPr="00CE7A00">
        <w:rPr>
          <w:rFonts w:cs="Times New Roman"/>
          <w:lang w:val="en-US"/>
        </w:rPr>
        <w:t>Stebbins G.L. 1950. Variation and evolution in plants. Variation and evolution in plants. Columbia University Press.</w:t>
      </w:r>
    </w:p>
    <w:p w14:paraId="4D3A7439" w14:textId="77777777" w:rsidR="00BE3773" w:rsidRPr="00CE7A00" w:rsidRDefault="00BE3773" w:rsidP="00BE3773">
      <w:pPr>
        <w:pStyle w:val="Bibliography"/>
        <w:rPr>
          <w:rFonts w:cs="Times New Roman"/>
          <w:lang w:val="en-US"/>
        </w:rPr>
      </w:pPr>
      <w:r w:rsidRPr="00CE7A00">
        <w:rPr>
          <w:rFonts w:cs="Times New Roman"/>
          <w:lang w:val="en-US"/>
        </w:rPr>
        <w:t>Stebbins G.L. 1974. Flowering plants: evolution above the species level. Cambridge, Mass: Belknap Press of Harvard University Press.</w:t>
      </w:r>
    </w:p>
    <w:p w14:paraId="56899881" w14:textId="77777777" w:rsidR="00BE3773" w:rsidRPr="00CE7A00" w:rsidRDefault="00BE3773" w:rsidP="00BE3773">
      <w:pPr>
        <w:pStyle w:val="Bibliography"/>
        <w:rPr>
          <w:rFonts w:cs="Times New Roman"/>
          <w:lang w:val="en-US"/>
        </w:rPr>
      </w:pPr>
      <w:r w:rsidRPr="00CE7A00">
        <w:rPr>
          <w:rFonts w:cs="Times New Roman"/>
          <w:lang w:val="en-US"/>
        </w:rPr>
        <w:t>Takebayashi N., Morrell P.L. 2001. Is self-fertilization an evolutionary dead end? Revisiting an old hypothesis with genetic theories and a macroevolutionary approach. American Journal of Botany. 88:1143–1150.</w:t>
      </w:r>
    </w:p>
    <w:p w14:paraId="77AC78FB" w14:textId="77777777" w:rsidR="00BE3773" w:rsidRPr="00CE7A00" w:rsidRDefault="00BE3773" w:rsidP="00BE3773">
      <w:pPr>
        <w:pStyle w:val="Bibliography"/>
        <w:rPr>
          <w:rFonts w:cs="Times New Roman"/>
          <w:lang w:val="en-US"/>
        </w:rPr>
      </w:pPr>
      <w:r w:rsidRPr="00CE7A00">
        <w:rPr>
          <w:rFonts w:cs="Times New Roman"/>
          <w:lang w:val="en-US"/>
        </w:rPr>
        <w:t>Teskey R., Wertin T., Bauweraerts I., Ameye M., Mcguire M.A., Steppe K. 2015. Responses of tree species to heat waves and extreme heat events. Plant, Cell &amp; Environment. 38:1699–1712.</w:t>
      </w:r>
    </w:p>
    <w:p w14:paraId="2EAA3982" w14:textId="77777777" w:rsidR="00BE3773" w:rsidRPr="00CE7A00" w:rsidRDefault="00BE3773" w:rsidP="00BE3773">
      <w:pPr>
        <w:pStyle w:val="Bibliography"/>
        <w:rPr>
          <w:rFonts w:cs="Times New Roman"/>
          <w:lang w:val="en-US"/>
        </w:rPr>
      </w:pPr>
      <w:r w:rsidRPr="00CE7A00">
        <w:rPr>
          <w:rFonts w:cs="Times New Roman"/>
          <w:lang w:val="en-US"/>
        </w:rPr>
        <w:t>Tribble C.M., May M.R., Jackson-Gain A., Zenil-Ferguson R., Specht C.D., Rothfels C.J. 2021. Unearthing modes of climatic adaptation in underground storage organs across Liliales. .</w:t>
      </w:r>
    </w:p>
    <w:p w14:paraId="536D01AC" w14:textId="77777777" w:rsidR="00BE3773" w:rsidRPr="00CE7A00" w:rsidRDefault="00BE3773" w:rsidP="00BE3773">
      <w:pPr>
        <w:pStyle w:val="Bibliography"/>
        <w:rPr>
          <w:rFonts w:cs="Times New Roman"/>
          <w:lang w:val="en-US"/>
        </w:rPr>
      </w:pPr>
      <w:r w:rsidRPr="00CE7A00">
        <w:rPr>
          <w:rFonts w:cs="Times New Roman"/>
          <w:lang w:val="en-US"/>
        </w:rPr>
        <w:t>Vasconcelos T., Boyko J.D., Beaulieu J.M. 2021. Linking mode of seed dispersal and climatic niche evolution in flowering plants. J. Biogeogr. n/a.</w:t>
      </w:r>
    </w:p>
    <w:p w14:paraId="17E60E56" w14:textId="77777777" w:rsidR="00BE3773" w:rsidRPr="00CE7A00" w:rsidRDefault="00BE3773" w:rsidP="00BE3773">
      <w:pPr>
        <w:pStyle w:val="Bibliography"/>
        <w:rPr>
          <w:rFonts w:cs="Times New Roman"/>
          <w:lang w:val="en-US"/>
        </w:rPr>
      </w:pPr>
      <w:r w:rsidRPr="00CE7A00">
        <w:rPr>
          <w:rFonts w:cs="Times New Roman"/>
          <w:lang w:val="en-US"/>
        </w:rPr>
        <w:t>Vasconcelos T.N.C., Alcantara S., Andrino C.O., Forest F., Reginato M., Simon M.F., Pirani J.R. 2020. Fast diversification through a mosaic of evolutionary histories characterizes the endemic flora of ancient Neotropical mountains. Proceedings of the Royal Society B: Biological Sciences. 287:20192933.</w:t>
      </w:r>
    </w:p>
    <w:p w14:paraId="6FC0AD77" w14:textId="77777777" w:rsidR="00BE3773" w:rsidRPr="00CE7A00" w:rsidRDefault="00BE3773" w:rsidP="00BE3773">
      <w:pPr>
        <w:pStyle w:val="Bibliography"/>
        <w:rPr>
          <w:rFonts w:cs="Times New Roman"/>
          <w:lang w:val="en-US"/>
        </w:rPr>
      </w:pPr>
      <w:r w:rsidRPr="00CE7A00">
        <w:rPr>
          <w:rFonts w:cs="Times New Roman"/>
          <w:lang w:val="en-US"/>
        </w:rPr>
        <w:t>Venable D.L. 2007. Bet Hedging in a Guild of Desert Annuals. Ecology. 88:1086–1090.</w:t>
      </w:r>
    </w:p>
    <w:p w14:paraId="4DCB9F39" w14:textId="77777777" w:rsidR="00BE3773" w:rsidRPr="00CE7A00" w:rsidRDefault="00BE3773" w:rsidP="00BE3773">
      <w:pPr>
        <w:pStyle w:val="Bibliography"/>
        <w:rPr>
          <w:rFonts w:cs="Times New Roman"/>
          <w:lang w:val="en-US"/>
        </w:rPr>
      </w:pPr>
      <w:r w:rsidRPr="00CE7A00">
        <w:rPr>
          <w:rFonts w:cs="Times New Roman"/>
          <w:lang w:val="en-US"/>
        </w:rPr>
        <w:t>Venable D.L., Lawlor L. 1980. Delayed germination and dispersal in desert annuals: Escape in space and time. Oecologia. 46:272–282.</w:t>
      </w:r>
    </w:p>
    <w:p w14:paraId="17A82441" w14:textId="77777777" w:rsidR="00BE3773" w:rsidRPr="00CE7A00" w:rsidRDefault="00BE3773" w:rsidP="00BE3773">
      <w:pPr>
        <w:pStyle w:val="Bibliography"/>
        <w:rPr>
          <w:rFonts w:cs="Times New Roman"/>
          <w:lang w:val="en-US"/>
        </w:rPr>
      </w:pPr>
      <w:r w:rsidRPr="00CE7A00">
        <w:rPr>
          <w:rFonts w:cs="Times New Roman"/>
          <w:lang w:val="en-US"/>
        </w:rPr>
        <w:lastRenderedPageBreak/>
        <w:t>de Vos J.M., Hughes C.E., Schneeweiss G.M., Moore B.R., Conti E. 2014. Heterostyly accelerates diversification via reduced extinction in primroses. Proceedings of the Royal Society B: Biological Sciences. 281:20140075.</w:t>
      </w:r>
    </w:p>
    <w:p w14:paraId="28837D39" w14:textId="77777777" w:rsidR="00BE3773" w:rsidRPr="00CE7A00" w:rsidRDefault="00BE3773" w:rsidP="00BE3773">
      <w:pPr>
        <w:pStyle w:val="Bibliography"/>
        <w:rPr>
          <w:rFonts w:cs="Times New Roman"/>
          <w:lang w:val="en-US"/>
        </w:rPr>
      </w:pPr>
      <w:r w:rsidRPr="00CE7A00">
        <w:rPr>
          <w:rFonts w:cs="Times New Roman"/>
          <w:lang w:val="en-US"/>
        </w:rPr>
        <w:t>Wagner W.L., Hoch P.C., Raven P.H. 2007. Revised classification of the Onagraceae. Systematic Botany Monographs.</w:t>
      </w:r>
    </w:p>
    <w:p w14:paraId="5767C29B" w14:textId="77777777" w:rsidR="00BE3773" w:rsidRPr="00CE7A00" w:rsidRDefault="00BE3773" w:rsidP="00BE3773">
      <w:pPr>
        <w:pStyle w:val="Bibliography"/>
        <w:rPr>
          <w:rFonts w:cs="Times New Roman"/>
          <w:lang w:val="en-US"/>
        </w:rPr>
      </w:pPr>
      <w:r w:rsidRPr="00CE7A00">
        <w:rPr>
          <w:rFonts w:cs="Times New Roman"/>
          <w:lang w:val="en-US"/>
        </w:rPr>
        <w:t>Yan H.-F., Zhang C.-Y., Anderberg A.A., Hao G., Ge X.-J., Wiens J.J. 2018. What explains high plant richness in East Asia? Time and diversification in the tribe Lysimachieae (Primulaceae). New Phytologist. 219:436–448.</w:t>
      </w:r>
    </w:p>
    <w:p w14:paraId="6843733B" w14:textId="0DD9DAE1" w:rsidR="00DC165B" w:rsidRPr="00CE7A00" w:rsidRDefault="00E81204" w:rsidP="004C7D04">
      <w:pPr>
        <w:shd w:val="clear" w:color="auto" w:fill="FFFFFF"/>
        <w:spacing w:line="480" w:lineRule="auto"/>
        <w:rPr>
          <w:rFonts w:eastAsia="Times New Roman" w:cs="Times New Roman"/>
          <w:szCs w:val="24"/>
        </w:rPr>
      </w:pPr>
      <w:r w:rsidRPr="00CE7A00">
        <w:rPr>
          <w:rFonts w:eastAsia="Times New Roman" w:cs="Times New Roman"/>
          <w:szCs w:val="24"/>
        </w:rPr>
        <w:fldChar w:fldCharType="end"/>
      </w:r>
    </w:p>
    <w:p w14:paraId="453F9047" w14:textId="77777777" w:rsidR="001F5671" w:rsidRPr="00CE7A00" w:rsidRDefault="001F5671" w:rsidP="004C7D04">
      <w:pPr>
        <w:rPr>
          <w:rFonts w:eastAsia="Times New Roman" w:cs="Times New Roman"/>
          <w:b/>
          <w:bCs/>
          <w:szCs w:val="24"/>
        </w:rPr>
      </w:pPr>
      <w:r w:rsidRPr="00CE7A00">
        <w:rPr>
          <w:rFonts w:eastAsia="Times New Roman" w:cs="Times New Roman"/>
          <w:b/>
          <w:bCs/>
          <w:szCs w:val="24"/>
        </w:rPr>
        <w:br w:type="page"/>
      </w:r>
    </w:p>
    <w:p w14:paraId="7EA88D53" w14:textId="3CDBD6D9" w:rsidR="00DC165B" w:rsidRPr="00CE7A00" w:rsidRDefault="001F5671" w:rsidP="004C7D04">
      <w:pPr>
        <w:shd w:val="clear" w:color="auto" w:fill="FFFFFF"/>
        <w:spacing w:line="480" w:lineRule="auto"/>
        <w:rPr>
          <w:rFonts w:eastAsia="Times New Roman" w:cs="Times New Roman"/>
          <w:b/>
          <w:bCs/>
          <w:szCs w:val="24"/>
        </w:rPr>
      </w:pPr>
      <w:r w:rsidRPr="00CE7A00">
        <w:rPr>
          <w:rFonts w:eastAsia="Times New Roman" w:cs="Times New Roman"/>
          <w:b/>
          <w:bCs/>
          <w:szCs w:val="24"/>
        </w:rPr>
        <w:lastRenderedPageBreak/>
        <w:t>Appendix</w:t>
      </w:r>
    </w:p>
    <w:p w14:paraId="744EB9C0" w14:textId="77777777" w:rsidR="00B30164" w:rsidRPr="00CE7A00" w:rsidRDefault="00B30164" w:rsidP="004C7D04">
      <w:pPr>
        <w:shd w:val="clear" w:color="auto" w:fill="FFFFFF"/>
        <w:spacing w:line="240" w:lineRule="auto"/>
        <w:rPr>
          <w:rFonts w:eastAsia="Times New Roman" w:cs="Times New Roman"/>
          <w:szCs w:val="24"/>
        </w:rPr>
      </w:pPr>
    </w:p>
    <w:p w14:paraId="67B3F88E" w14:textId="5898E54A" w:rsidR="00115206" w:rsidRPr="00CE7A00" w:rsidRDefault="00115206" w:rsidP="00115206">
      <w:pPr>
        <w:shd w:val="clear" w:color="auto" w:fill="FFFFFF"/>
        <w:spacing w:line="240" w:lineRule="auto"/>
        <w:rPr>
          <w:rFonts w:eastAsia="Times New Roman" w:cs="Times New Roman"/>
          <w:szCs w:val="24"/>
        </w:rPr>
      </w:pPr>
      <w:r w:rsidRPr="00CE7A00">
        <w:rPr>
          <w:rFonts w:eastAsia="Times New Roman" w:cs="Times New Roman"/>
          <w:b/>
          <w:szCs w:val="24"/>
        </w:rPr>
        <w:t xml:space="preserve">Table 1. </w:t>
      </w:r>
      <w:r w:rsidRPr="00CE7A00">
        <w:rPr>
          <w:rFonts w:eastAsia="Times New Roman" w:cs="Times New Roman"/>
          <w:szCs w:val="24"/>
        </w:rPr>
        <w:t>Inequalities describing how expectations expected values and expected variances will differ for each climatic variable. When a &gt; p, we expect the climatic optima for that variable to be greater for annuals than perennials. When a &lt; p, we expect the climatic optima for that variable to be greater for perennials than annuals. For all variables, we expect annuals to present higher rates of climatic niche evolution (</w:t>
      </w:r>
      <w:proofErr w:type="gramStart"/>
      <w:r w:rsidRPr="00CE7A00">
        <w:rPr>
          <w:rFonts w:eastAsia="Times New Roman" w:cs="Times New Roman"/>
          <w:szCs w:val="24"/>
        </w:rPr>
        <w:t>i.e.</w:t>
      </w:r>
      <w:proofErr w:type="gramEnd"/>
      <w:r w:rsidRPr="00CE7A00">
        <w:rPr>
          <w:rFonts w:eastAsia="Times New Roman" w:cs="Times New Roman"/>
          <w:szCs w:val="24"/>
        </w:rPr>
        <w:t xml:space="preserve"> higher expected variance) for annuals than perennials. </w:t>
      </w:r>
    </w:p>
    <w:p w14:paraId="7E533B98" w14:textId="77777777" w:rsidR="00115206" w:rsidRPr="00CE7A00" w:rsidRDefault="00115206" w:rsidP="00115206">
      <w:pPr>
        <w:shd w:val="clear" w:color="auto" w:fill="FFFFFF"/>
        <w:spacing w:line="240" w:lineRule="auto"/>
        <w:rPr>
          <w:rFonts w:eastAsia="Times New Roman" w:cs="Times New Roman"/>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115206" w:rsidRPr="00CE7A00" w14:paraId="5A91CF25" w14:textId="77777777" w:rsidTr="00BA7ED9">
        <w:trPr>
          <w:trHeight w:val="20"/>
        </w:trPr>
        <w:tc>
          <w:tcPr>
            <w:tcW w:w="1500" w:type="dxa"/>
          </w:tcPr>
          <w:p w14:paraId="5A223885" w14:textId="77777777" w:rsidR="00115206" w:rsidRPr="00CE7A00" w:rsidRDefault="00115206" w:rsidP="00BA7ED9">
            <w:pPr>
              <w:pStyle w:val="NoSpacing"/>
              <w:jc w:val="center"/>
              <w:rPr>
                <w:rFonts w:ascii="Times New Roman" w:hAnsi="Times New Roman" w:cs="Times New Roman"/>
                <w:sz w:val="24"/>
                <w:szCs w:val="24"/>
              </w:rPr>
            </w:pPr>
          </w:p>
        </w:tc>
        <w:tc>
          <w:tcPr>
            <w:tcW w:w="2520" w:type="dxa"/>
            <w:gridSpan w:val="3"/>
          </w:tcPr>
          <w:p w14:paraId="6DDF1B5C"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Mean vars</w:t>
            </w:r>
          </w:p>
        </w:tc>
        <w:tc>
          <w:tcPr>
            <w:tcW w:w="2002" w:type="dxa"/>
            <w:gridSpan w:val="2"/>
          </w:tcPr>
          <w:p w14:paraId="2329787B"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Seasonality vars</w:t>
            </w:r>
          </w:p>
        </w:tc>
        <w:tc>
          <w:tcPr>
            <w:tcW w:w="3003" w:type="dxa"/>
            <w:gridSpan w:val="3"/>
          </w:tcPr>
          <w:p w14:paraId="08FFDB6E"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Extreme vars</w:t>
            </w:r>
          </w:p>
        </w:tc>
      </w:tr>
      <w:tr w:rsidR="00115206" w:rsidRPr="00CE7A00" w14:paraId="13CE8B37" w14:textId="77777777" w:rsidTr="00BA7ED9">
        <w:trPr>
          <w:trHeight w:val="20"/>
        </w:trPr>
        <w:tc>
          <w:tcPr>
            <w:tcW w:w="1500" w:type="dxa"/>
          </w:tcPr>
          <w:p w14:paraId="26C4A386" w14:textId="77777777" w:rsidR="00115206" w:rsidRPr="00CE7A00" w:rsidRDefault="00115206" w:rsidP="00BA7ED9">
            <w:pPr>
              <w:pStyle w:val="NoSpacing"/>
              <w:jc w:val="center"/>
              <w:rPr>
                <w:rFonts w:ascii="Times New Roman" w:hAnsi="Times New Roman" w:cs="Times New Roman"/>
                <w:sz w:val="24"/>
                <w:szCs w:val="24"/>
              </w:rPr>
            </w:pPr>
          </w:p>
        </w:tc>
        <w:tc>
          <w:tcPr>
            <w:tcW w:w="930" w:type="dxa"/>
          </w:tcPr>
          <w:p w14:paraId="60C2006D" w14:textId="77777777" w:rsidR="00115206" w:rsidRPr="00CE7A00" w:rsidRDefault="00115206" w:rsidP="00BA7ED9">
            <w:pPr>
              <w:pStyle w:val="NoSpacing"/>
              <w:jc w:val="center"/>
              <w:rPr>
                <w:rFonts w:ascii="Times New Roman" w:hAnsi="Times New Roman" w:cs="Times New Roman"/>
                <w:sz w:val="24"/>
                <w:szCs w:val="24"/>
              </w:rPr>
            </w:pPr>
            <w:commentRangeStart w:id="758"/>
            <w:r w:rsidRPr="00CE7A00">
              <w:rPr>
                <w:rFonts w:ascii="Times New Roman" w:hAnsi="Times New Roman" w:cs="Times New Roman"/>
                <w:sz w:val="24"/>
                <w:szCs w:val="24"/>
              </w:rPr>
              <w:t>BIO1</w:t>
            </w:r>
            <w:commentRangeEnd w:id="758"/>
            <w:r w:rsidR="00844FFB">
              <w:rPr>
                <w:rStyle w:val="CommentReference"/>
                <w:rFonts w:ascii="Times New Roman" w:hAnsi="Times New Roman"/>
              </w:rPr>
              <w:commentReference w:id="758"/>
            </w:r>
          </w:p>
        </w:tc>
        <w:tc>
          <w:tcPr>
            <w:tcW w:w="885" w:type="dxa"/>
          </w:tcPr>
          <w:p w14:paraId="0D975102"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BIO12</w:t>
            </w:r>
          </w:p>
        </w:tc>
        <w:tc>
          <w:tcPr>
            <w:tcW w:w="705" w:type="dxa"/>
          </w:tcPr>
          <w:p w14:paraId="010B736D"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AI</w:t>
            </w:r>
          </w:p>
        </w:tc>
        <w:tc>
          <w:tcPr>
            <w:tcW w:w="1001" w:type="dxa"/>
          </w:tcPr>
          <w:p w14:paraId="2F57CAD4"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BIO4</w:t>
            </w:r>
          </w:p>
        </w:tc>
        <w:tc>
          <w:tcPr>
            <w:tcW w:w="1001" w:type="dxa"/>
          </w:tcPr>
          <w:p w14:paraId="560D03A1"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BIO15</w:t>
            </w:r>
          </w:p>
        </w:tc>
        <w:tc>
          <w:tcPr>
            <w:tcW w:w="1001" w:type="dxa"/>
          </w:tcPr>
          <w:p w14:paraId="4C5109F2"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BIO5</w:t>
            </w:r>
          </w:p>
        </w:tc>
        <w:tc>
          <w:tcPr>
            <w:tcW w:w="1001" w:type="dxa"/>
          </w:tcPr>
          <w:p w14:paraId="5BF771F6"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BIO6</w:t>
            </w:r>
          </w:p>
        </w:tc>
        <w:tc>
          <w:tcPr>
            <w:tcW w:w="1001" w:type="dxa"/>
          </w:tcPr>
          <w:p w14:paraId="3EDBDD88"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BIO14</w:t>
            </w:r>
          </w:p>
        </w:tc>
      </w:tr>
      <w:tr w:rsidR="00115206" w:rsidRPr="00CE7A00" w14:paraId="3D23F829" w14:textId="77777777" w:rsidTr="00BA7ED9">
        <w:trPr>
          <w:trHeight w:val="20"/>
        </w:trPr>
        <w:tc>
          <w:tcPr>
            <w:tcW w:w="1500" w:type="dxa"/>
          </w:tcPr>
          <w:p w14:paraId="75BF8A87" w14:textId="1B0ABB34"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Estimated value</w:t>
            </w:r>
          </w:p>
        </w:tc>
        <w:tc>
          <w:tcPr>
            <w:tcW w:w="930" w:type="dxa"/>
          </w:tcPr>
          <w:p w14:paraId="50325D2B" w14:textId="49407A1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1590" w:type="dxa"/>
            <w:gridSpan w:val="2"/>
          </w:tcPr>
          <w:p w14:paraId="372D2BD7" w14:textId="73A2F726"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&lt; p</w:t>
            </w:r>
          </w:p>
        </w:tc>
        <w:tc>
          <w:tcPr>
            <w:tcW w:w="2002" w:type="dxa"/>
            <w:gridSpan w:val="2"/>
          </w:tcPr>
          <w:p w14:paraId="5AF79C30" w14:textId="23FC4505"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2002" w:type="dxa"/>
            <w:gridSpan w:val="2"/>
          </w:tcPr>
          <w:p w14:paraId="682FC968" w14:textId="3C0D12D0"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1001" w:type="dxa"/>
          </w:tcPr>
          <w:p w14:paraId="0C4E912C" w14:textId="2F505AB0"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&lt; p</w:t>
            </w:r>
          </w:p>
        </w:tc>
      </w:tr>
      <w:tr w:rsidR="00115206" w:rsidRPr="00CE7A00" w14:paraId="660E0517" w14:textId="77777777" w:rsidTr="00BA7ED9">
        <w:trPr>
          <w:trHeight w:val="20"/>
        </w:trPr>
        <w:tc>
          <w:tcPr>
            <w:tcW w:w="1500" w:type="dxa"/>
          </w:tcPr>
          <w:p w14:paraId="27F4190F" w14:textId="322CB34D"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Expected variance</w:t>
            </w:r>
          </w:p>
        </w:tc>
        <w:tc>
          <w:tcPr>
            <w:tcW w:w="7525" w:type="dxa"/>
            <w:gridSpan w:val="8"/>
          </w:tcPr>
          <w:p w14:paraId="5A7217F5" w14:textId="31AF07A9"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r>
    </w:tbl>
    <w:p w14:paraId="1D87289D" w14:textId="77777777" w:rsidR="00B30164" w:rsidRPr="00CE7A00" w:rsidRDefault="00B30164" w:rsidP="004C7D04">
      <w:pPr>
        <w:shd w:val="clear" w:color="auto" w:fill="FFFFFF"/>
        <w:spacing w:line="480" w:lineRule="auto"/>
        <w:rPr>
          <w:rFonts w:eastAsia="Times New Roman" w:cs="Times New Roman"/>
          <w:szCs w:val="24"/>
        </w:rPr>
      </w:pPr>
    </w:p>
    <w:p w14:paraId="58CE1028" w14:textId="77777777" w:rsidR="00B30164" w:rsidRPr="00CE7A00" w:rsidRDefault="00B30164" w:rsidP="004C7D04">
      <w:pPr>
        <w:shd w:val="clear" w:color="auto" w:fill="FFFFFF"/>
        <w:spacing w:line="480" w:lineRule="auto"/>
        <w:rPr>
          <w:rFonts w:eastAsia="Times New Roman" w:cs="Times New Roman"/>
          <w:b/>
          <w:bCs/>
          <w:szCs w:val="24"/>
        </w:rPr>
      </w:pPr>
    </w:p>
    <w:p w14:paraId="328EDC3F" w14:textId="77777777" w:rsidR="001F5671" w:rsidRPr="00CE7A00" w:rsidRDefault="001F5671" w:rsidP="004C7D04">
      <w:pPr>
        <w:shd w:val="clear" w:color="auto" w:fill="FFFFFF"/>
        <w:spacing w:line="480" w:lineRule="auto"/>
        <w:rPr>
          <w:rFonts w:eastAsia="Times New Roman" w:cs="Times New Roman"/>
          <w:b/>
          <w:szCs w:val="24"/>
        </w:rPr>
      </w:pPr>
      <w:r w:rsidRPr="00CE7A00">
        <w:rPr>
          <w:rFonts w:eastAsia="Times New Roman" w:cs="Times New Roman"/>
          <w:b/>
          <w:noProof/>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13"/>
                    <a:srcRect/>
                    <a:stretch>
                      <a:fillRect/>
                    </a:stretch>
                  </pic:blipFill>
                  <pic:spPr>
                    <a:xfrm>
                      <a:off x="0" y="0"/>
                      <a:ext cx="5731200" cy="4394200"/>
                    </a:xfrm>
                    <a:prstGeom prst="rect">
                      <a:avLst/>
                    </a:prstGeom>
                    <a:ln/>
                  </pic:spPr>
                </pic:pic>
              </a:graphicData>
            </a:graphic>
          </wp:inline>
        </w:drawing>
      </w:r>
    </w:p>
    <w:p w14:paraId="2DA4184E" w14:textId="6E276787" w:rsidR="001F5671" w:rsidRPr="00CE7A00" w:rsidRDefault="001F5671" w:rsidP="004C7D04">
      <w:pPr>
        <w:shd w:val="clear" w:color="auto" w:fill="FFFFFF"/>
        <w:spacing w:line="240" w:lineRule="auto"/>
        <w:rPr>
          <w:rFonts w:eastAsia="Times New Roman" w:cs="Times New Roman"/>
          <w:szCs w:val="24"/>
        </w:rPr>
      </w:pPr>
      <w:r w:rsidRPr="00CE7A00">
        <w:rPr>
          <w:rFonts w:eastAsia="Times New Roman" w:cs="Times New Roman"/>
          <w:b/>
          <w:szCs w:val="24"/>
        </w:rPr>
        <w:t>Figure 1.</w:t>
      </w:r>
      <w:r w:rsidRPr="00CE7A00">
        <w:rPr>
          <w:rFonts w:eastAsia="Times New Roman" w:cs="Times New Roman"/>
          <w:szCs w:val="24"/>
        </w:rPr>
        <w:t xml:space="preserve"> Global distribution of vascular plant diversity and proportion of annual plants. (a) Total species richness of vascular plants by botanical country according to the WCVP </w:t>
      </w:r>
      <w:r w:rsidRPr="00CE7A00">
        <w:rPr>
          <w:rFonts w:eastAsia="Times New Roman" w:cs="Times New Roman"/>
          <w:szCs w:val="24"/>
        </w:rPr>
        <w:lastRenderedPageBreak/>
        <w:t>database (WCVP, 2022), and (b) Proportion of annual plants in relation to total species richness. Y-axis: longitude; x-axis: latitude.</w:t>
      </w:r>
      <w:r w:rsidRPr="00CE7A00">
        <w:rPr>
          <w:rFonts w:eastAsia="Times New Roman" w:cs="Times New Roman"/>
          <w:color w:val="222222"/>
          <w:szCs w:val="24"/>
          <w:highlight w:val="white"/>
        </w:rPr>
        <w:t xml:space="preserve"> </w:t>
      </w:r>
    </w:p>
    <w:p w14:paraId="4E6AE52F" w14:textId="77777777" w:rsidR="00DC165B" w:rsidRPr="00CE7A00" w:rsidRDefault="00DC165B" w:rsidP="004C7D04">
      <w:pPr>
        <w:shd w:val="clear" w:color="auto" w:fill="FFFFFF"/>
        <w:spacing w:line="480" w:lineRule="auto"/>
        <w:rPr>
          <w:rFonts w:eastAsia="Times New Roman" w:cs="Times New Roman"/>
          <w:szCs w:val="24"/>
        </w:rPr>
      </w:pPr>
    </w:p>
    <w:p w14:paraId="284DE96E" w14:textId="2F57B98D" w:rsidR="00A354AD" w:rsidRPr="00CE7A00" w:rsidRDefault="00D01DFC" w:rsidP="004C7D04">
      <w:pPr>
        <w:shd w:val="clear" w:color="auto" w:fill="FFFFFF"/>
        <w:spacing w:line="480" w:lineRule="auto"/>
        <w:rPr>
          <w:rFonts w:eastAsia="Times New Roman" w:cs="Times New Roman"/>
          <w:szCs w:val="24"/>
        </w:rPr>
      </w:pPr>
      <w:r w:rsidRPr="00CE7A00">
        <w:rPr>
          <w:rFonts w:eastAsia="Times New Roman" w:cs="Times New Roman"/>
          <w:noProof/>
          <w:szCs w:val="24"/>
        </w:rPr>
        <w:drawing>
          <wp:inline distT="0" distB="0" distL="0" distR="0" wp14:anchorId="5376129D" wp14:editId="2E3D5BBF">
            <wp:extent cx="5733415" cy="382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5E72DD0" w14:textId="2C1B4513" w:rsidR="00DC165B" w:rsidRPr="00CE7A00" w:rsidRDefault="00A354AD" w:rsidP="00905716">
      <w:pPr>
        <w:shd w:val="clear" w:color="auto" w:fill="FFFFFF"/>
        <w:spacing w:line="240" w:lineRule="auto"/>
        <w:rPr>
          <w:rFonts w:eastAsia="Times New Roman" w:cs="Times New Roman"/>
          <w:szCs w:val="24"/>
        </w:rPr>
      </w:pPr>
      <w:r w:rsidRPr="00CE7A00">
        <w:rPr>
          <w:rFonts w:eastAsia="Times New Roman" w:cs="Times New Roman"/>
          <w:b/>
          <w:szCs w:val="24"/>
        </w:rPr>
        <w:t>Figure 2.</w:t>
      </w:r>
      <w:r w:rsidRPr="00CE7A00">
        <w:rPr>
          <w:rFonts w:eastAsia="Times New Roman" w:cs="Times New Roman"/>
          <w:b/>
          <w:i/>
          <w:szCs w:val="24"/>
        </w:rPr>
        <w:t xml:space="preserve"> </w:t>
      </w:r>
      <w:r w:rsidR="001B2C1B" w:rsidRPr="00CE7A00">
        <w:rPr>
          <w:rFonts w:eastAsia="Times New Roman" w:cs="Times New Roman"/>
          <w:szCs w:val="24"/>
        </w:rPr>
        <w:t>Heatmap indicating w</w:t>
      </w:r>
      <w:r w:rsidRPr="00CE7A00">
        <w:rPr>
          <w:rFonts w:eastAsia="Times New Roman" w:cs="Times New Roman"/>
          <w:szCs w:val="24"/>
        </w:rPr>
        <w:t xml:space="preserve">hich clades have support for </w:t>
      </w:r>
      <w:r w:rsidR="001B2C1B" w:rsidRPr="00CE7A00">
        <w:rPr>
          <w:rFonts w:eastAsia="Times New Roman" w:cs="Times New Roman"/>
          <w:szCs w:val="24"/>
        </w:rPr>
        <w:t>character dependence</w:t>
      </w:r>
      <w:r w:rsidRPr="00CE7A00">
        <w:rPr>
          <w:rFonts w:eastAsia="Times New Roman" w:cs="Times New Roman"/>
          <w:szCs w:val="24"/>
        </w:rPr>
        <w:t xml:space="preserve"> (</w:t>
      </w:r>
      <w:proofErr w:type="gramStart"/>
      <w:r w:rsidRPr="00CE7A00">
        <w:rPr>
          <w:rFonts w:eastAsia="Times New Roman" w:cs="Times New Roman"/>
          <w:szCs w:val="24"/>
        </w:rPr>
        <w:t>i.e.</w:t>
      </w:r>
      <w:proofErr w:type="gramEnd"/>
      <w:r w:rsidRPr="00CE7A00">
        <w:rPr>
          <w:rFonts w:eastAsia="Times New Roman" w:cs="Times New Roman"/>
          <w:szCs w:val="24"/>
        </w:rPr>
        <w:t xml:space="preserve"> CD &gt; CID)</w:t>
      </w:r>
      <w:r w:rsidR="001B2C1B" w:rsidRPr="00CE7A00">
        <w:rPr>
          <w:rFonts w:eastAsia="Times New Roman" w:cs="Times New Roman"/>
          <w:szCs w:val="24"/>
        </w:rPr>
        <w:t xml:space="preserve"> for each climatic variable</w:t>
      </w:r>
      <w:r w:rsidR="00412056" w:rsidRPr="00CE7A00">
        <w:rPr>
          <w:rFonts w:eastAsia="Times New Roman" w:cs="Times New Roman"/>
          <w:szCs w:val="24"/>
        </w:rPr>
        <w:t>. HYB models are counted as 50% support for character dependence in this graphic</w:t>
      </w:r>
      <w:r w:rsidR="001B2C1B" w:rsidRPr="00CE7A00">
        <w:rPr>
          <w:rFonts w:eastAsia="Times New Roman" w:cs="Times New Roman"/>
          <w:szCs w:val="24"/>
        </w:rPr>
        <w:t>,</w:t>
      </w:r>
      <w:r w:rsidR="00412056" w:rsidRPr="00CE7A00">
        <w:rPr>
          <w:rFonts w:eastAsia="Times New Roman" w:cs="Times New Roman"/>
          <w:szCs w:val="24"/>
        </w:rPr>
        <w:t xml:space="preserve"> although their actual interpretation can depend on specific results of the model.</w:t>
      </w:r>
    </w:p>
    <w:p w14:paraId="12C6C1AD" w14:textId="6C1FFD2B" w:rsidR="00905716" w:rsidRPr="00CE7A00" w:rsidRDefault="00905716" w:rsidP="00905716">
      <w:pPr>
        <w:shd w:val="clear" w:color="auto" w:fill="FFFFFF"/>
        <w:spacing w:line="240" w:lineRule="auto"/>
        <w:rPr>
          <w:rFonts w:eastAsia="Times New Roman" w:cs="Times New Roman"/>
          <w:szCs w:val="24"/>
        </w:rPr>
      </w:pPr>
    </w:p>
    <w:p w14:paraId="2824373E" w14:textId="282F6F37" w:rsidR="00A354AD" w:rsidRPr="00CE7A00" w:rsidRDefault="00A354AD" w:rsidP="004C7D04">
      <w:pPr>
        <w:shd w:val="clear" w:color="auto" w:fill="FFFFFF"/>
        <w:spacing w:line="240" w:lineRule="auto"/>
        <w:rPr>
          <w:rFonts w:eastAsia="Times New Roman" w:cs="Times New Roman"/>
          <w:b/>
          <w:szCs w:val="24"/>
        </w:rPr>
      </w:pPr>
    </w:p>
    <w:p w14:paraId="0ADF3188" w14:textId="73709F68" w:rsidR="00D01DFC" w:rsidRPr="00CE7A00" w:rsidRDefault="001D38F4" w:rsidP="004C7D04">
      <w:pPr>
        <w:shd w:val="clear" w:color="auto" w:fill="FFFFFF"/>
        <w:spacing w:line="240" w:lineRule="auto"/>
        <w:rPr>
          <w:rFonts w:eastAsia="Times New Roman" w:cs="Times New Roman"/>
          <w:b/>
          <w:szCs w:val="24"/>
        </w:rPr>
      </w:pPr>
      <w:r w:rsidRPr="00CE7A00">
        <w:rPr>
          <w:rFonts w:eastAsia="Times New Roman" w:cs="Times New Roman"/>
          <w:b/>
          <w:noProof/>
          <w:szCs w:val="24"/>
        </w:rPr>
        <w:lastRenderedPageBreak/>
        <w:drawing>
          <wp:inline distT="0" distB="0" distL="0" distR="0" wp14:anchorId="42A0541D" wp14:editId="16B44F20">
            <wp:extent cx="5733415" cy="441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5DB0285E" w14:textId="69D9DFE7" w:rsidR="000227C2" w:rsidRPr="00CE7A00" w:rsidRDefault="00A354AD" w:rsidP="000F50D1">
      <w:pPr>
        <w:shd w:val="clear" w:color="auto" w:fill="FFFFFF"/>
        <w:spacing w:line="240" w:lineRule="auto"/>
        <w:rPr>
          <w:rFonts w:eastAsia="Times New Roman" w:cs="Times New Roman"/>
          <w:szCs w:val="24"/>
        </w:rPr>
      </w:pPr>
      <w:r w:rsidRPr="00CE7A00">
        <w:rPr>
          <w:rFonts w:eastAsia="Times New Roman" w:cs="Times New Roman"/>
          <w:b/>
          <w:szCs w:val="24"/>
        </w:rPr>
        <w:t xml:space="preserve">Figure 3. </w:t>
      </w:r>
      <w:r w:rsidR="001B2C1B" w:rsidRPr="00CE7A00">
        <w:rPr>
          <w:rFonts w:eastAsia="Times New Roman" w:cs="Times New Roman"/>
          <w:bCs/>
          <w:szCs w:val="24"/>
        </w:rPr>
        <w:t>Comparison of averaged expected values in annuals and perennials for eight climatic variables</w:t>
      </w:r>
      <w:r w:rsidR="00B932B8" w:rsidRPr="00CE7A00">
        <w:rPr>
          <w:rFonts w:eastAsia="Times New Roman" w:cs="Times New Roman"/>
          <w:bCs/>
          <w:szCs w:val="24"/>
        </w:rPr>
        <w:t xml:space="preserve"> </w:t>
      </w:r>
      <w:r w:rsidR="001B2C1B" w:rsidRPr="00CE7A00">
        <w:rPr>
          <w:rFonts w:eastAsia="Times New Roman" w:cs="Times New Roman"/>
          <w:bCs/>
          <w:szCs w:val="24"/>
        </w:rPr>
        <w:t xml:space="preserve">and across 32 clades. </w:t>
      </w:r>
      <w:r w:rsidR="00B932B8" w:rsidRPr="00CE7A00">
        <w:rPr>
          <w:rFonts w:eastAsia="Times New Roman" w:cs="Times New Roman"/>
          <w:szCs w:val="24"/>
        </w:rPr>
        <w:t xml:space="preserve">Grey lines represent individual clade comparisons between estimates associated with each observed state. Foreground points are the mean values of each </w:t>
      </w:r>
      <w:r w:rsidR="001B2C1B" w:rsidRPr="00CE7A00">
        <w:rPr>
          <w:rFonts w:eastAsia="Times New Roman" w:cs="Times New Roman"/>
          <w:szCs w:val="24"/>
        </w:rPr>
        <w:t>expected value</w:t>
      </w:r>
      <w:r w:rsidR="00B932B8" w:rsidRPr="00CE7A00">
        <w:rPr>
          <w:rFonts w:eastAsia="Times New Roman" w:cs="Times New Roman"/>
          <w:szCs w:val="24"/>
        </w:rPr>
        <w:t>.</w:t>
      </w:r>
      <w:r w:rsidR="001B2C1B" w:rsidRPr="00CE7A00">
        <w:rPr>
          <w:rFonts w:eastAsia="Times New Roman" w:cs="Times New Roman"/>
          <w:szCs w:val="24"/>
        </w:rPr>
        <w:t xml:space="preserve"> p values result from </w:t>
      </w:r>
      <w:proofErr w:type="spellStart"/>
      <w:r w:rsidR="001B2C1B" w:rsidRPr="00CE7A00">
        <w:rPr>
          <w:rFonts w:eastAsia="Times New Roman" w:cs="Times New Roman"/>
          <w:szCs w:val="24"/>
        </w:rPr>
        <w:t>phylo</w:t>
      </w:r>
      <w:proofErr w:type="spellEnd"/>
      <w:r w:rsidR="001B2C1B" w:rsidRPr="00CE7A00">
        <w:rPr>
          <w:rFonts w:eastAsia="Times New Roman" w:cs="Times New Roman"/>
          <w:szCs w:val="24"/>
        </w:rPr>
        <w:t xml:space="preserve"> t-test analyses. </w:t>
      </w:r>
    </w:p>
    <w:p w14:paraId="159C22AA" w14:textId="77777777" w:rsidR="00905716" w:rsidRPr="00CE7A00" w:rsidRDefault="00905716" w:rsidP="000F50D1">
      <w:pPr>
        <w:shd w:val="clear" w:color="auto" w:fill="FFFFFF"/>
        <w:spacing w:line="240" w:lineRule="auto"/>
        <w:rPr>
          <w:rFonts w:eastAsia="Times New Roman" w:cs="Times New Roman"/>
          <w:szCs w:val="24"/>
        </w:rPr>
      </w:pPr>
    </w:p>
    <w:p w14:paraId="09C94E1D" w14:textId="2504934D" w:rsidR="00171585" w:rsidRPr="00CE7A00" w:rsidRDefault="00171585" w:rsidP="000F50D1">
      <w:pPr>
        <w:shd w:val="clear" w:color="auto" w:fill="FFFFFF"/>
        <w:spacing w:line="240" w:lineRule="auto"/>
        <w:rPr>
          <w:rFonts w:eastAsia="Times New Roman" w:cs="Times New Roman"/>
          <w:i/>
          <w:szCs w:val="24"/>
        </w:rPr>
      </w:pPr>
    </w:p>
    <w:p w14:paraId="3B93C50B" w14:textId="67BB1374" w:rsidR="00D01DFC" w:rsidRPr="00CE7A00" w:rsidRDefault="00B501C6" w:rsidP="000F50D1">
      <w:pPr>
        <w:shd w:val="clear" w:color="auto" w:fill="FFFFFF"/>
        <w:spacing w:line="240" w:lineRule="auto"/>
        <w:rPr>
          <w:rFonts w:eastAsia="Times New Roman" w:cs="Times New Roman"/>
          <w:i/>
          <w:szCs w:val="24"/>
        </w:rPr>
      </w:pPr>
      <w:r w:rsidRPr="00CE7A00">
        <w:rPr>
          <w:rFonts w:eastAsia="Times New Roman" w:cs="Times New Roman"/>
          <w:i/>
          <w:noProof/>
          <w:szCs w:val="24"/>
        </w:rPr>
        <w:lastRenderedPageBreak/>
        <w:drawing>
          <wp:inline distT="0" distB="0" distL="0" distR="0" wp14:anchorId="0EE624DB" wp14:editId="5754D792">
            <wp:extent cx="5733415"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4A284D0C" w14:textId="08D5BFD1" w:rsidR="00CF44D5" w:rsidRPr="00CE7A00" w:rsidRDefault="00171585" w:rsidP="0081761E">
      <w:pPr>
        <w:shd w:val="clear" w:color="auto" w:fill="FFFFFF"/>
        <w:spacing w:line="240" w:lineRule="auto"/>
        <w:rPr>
          <w:rFonts w:eastAsia="Times New Roman" w:cs="Times New Roman"/>
          <w:szCs w:val="24"/>
        </w:rPr>
      </w:pPr>
      <w:r w:rsidRPr="00CE7A00">
        <w:rPr>
          <w:rFonts w:eastAsia="Times New Roman" w:cs="Times New Roman"/>
          <w:b/>
          <w:szCs w:val="24"/>
        </w:rPr>
        <w:t>Figure 4</w:t>
      </w:r>
      <w:r w:rsidR="00553E33" w:rsidRPr="00CE7A00">
        <w:rPr>
          <w:rFonts w:eastAsia="Times New Roman" w:cs="Times New Roman"/>
          <w:b/>
          <w:szCs w:val="24"/>
        </w:rPr>
        <w:t xml:space="preserve">. </w:t>
      </w:r>
      <w:r w:rsidR="001B2C1B" w:rsidRPr="00CE7A00">
        <w:rPr>
          <w:rFonts w:eastAsia="Times New Roman" w:cs="Times New Roman"/>
          <w:bCs/>
          <w:szCs w:val="24"/>
        </w:rPr>
        <w:t xml:space="preserve">Comparison of averaged expected variance in annuals and perennials for eight climatic variables and across 32 clades. </w:t>
      </w:r>
      <w:r w:rsidR="001B2C1B" w:rsidRPr="00CE7A00">
        <w:rPr>
          <w:rFonts w:eastAsia="Times New Roman" w:cs="Times New Roman"/>
          <w:szCs w:val="24"/>
        </w:rPr>
        <w:t xml:space="preserve">Grey lines represent individual clade comparisons between estimates associated with each observed state. Foreground points are the mean values of each expected value. p values result from </w:t>
      </w:r>
      <w:proofErr w:type="spellStart"/>
      <w:r w:rsidR="001B2C1B" w:rsidRPr="00CE7A00">
        <w:rPr>
          <w:rFonts w:eastAsia="Times New Roman" w:cs="Times New Roman"/>
          <w:szCs w:val="24"/>
        </w:rPr>
        <w:t>phylo</w:t>
      </w:r>
      <w:proofErr w:type="spellEnd"/>
      <w:r w:rsidR="001B2C1B" w:rsidRPr="00CE7A00">
        <w:rPr>
          <w:rFonts w:eastAsia="Times New Roman" w:cs="Times New Roman"/>
          <w:szCs w:val="24"/>
        </w:rPr>
        <w:t xml:space="preserve"> t-test analyses.</w:t>
      </w:r>
    </w:p>
    <w:p w14:paraId="2B0F867E" w14:textId="49202241" w:rsidR="0081761E" w:rsidRPr="00CE7A00" w:rsidRDefault="0081761E" w:rsidP="0081761E">
      <w:pPr>
        <w:shd w:val="clear" w:color="auto" w:fill="FFFFFF"/>
        <w:spacing w:line="240" w:lineRule="auto"/>
        <w:rPr>
          <w:rFonts w:eastAsia="Times New Roman" w:cs="Times New Roman"/>
          <w:szCs w:val="24"/>
        </w:rPr>
      </w:pPr>
    </w:p>
    <w:p w14:paraId="70CEF7E5" w14:textId="409651C2" w:rsidR="0081761E" w:rsidRPr="00CE7A00" w:rsidRDefault="001D6A67" w:rsidP="0081761E">
      <w:pPr>
        <w:shd w:val="clear" w:color="auto" w:fill="FFFFFF"/>
        <w:spacing w:line="240" w:lineRule="auto"/>
        <w:rPr>
          <w:rFonts w:eastAsia="Times New Roman" w:cs="Times New Roman"/>
          <w:szCs w:val="24"/>
        </w:rPr>
      </w:pPr>
      <w:r w:rsidRPr="00CE7A00">
        <w:rPr>
          <w:rFonts w:eastAsia="Times New Roman" w:cs="Times New Roman"/>
          <w:noProof/>
          <w:szCs w:val="24"/>
        </w:rPr>
        <w:lastRenderedPageBreak/>
        <w:drawing>
          <wp:inline distT="0" distB="0" distL="0" distR="0" wp14:anchorId="61CB671A" wp14:editId="6589E77D">
            <wp:extent cx="5733415" cy="477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3415" cy="4777740"/>
                    </a:xfrm>
                    <a:prstGeom prst="rect">
                      <a:avLst/>
                    </a:prstGeom>
                  </pic:spPr>
                </pic:pic>
              </a:graphicData>
            </a:graphic>
          </wp:inline>
        </w:drawing>
      </w:r>
    </w:p>
    <w:p w14:paraId="0720B04A" w14:textId="6C0A5827" w:rsidR="00CF44D5" w:rsidRPr="00CE7A00" w:rsidRDefault="00CF44D5" w:rsidP="004C7D04">
      <w:pPr>
        <w:shd w:val="clear" w:color="auto" w:fill="FFFFFF"/>
        <w:spacing w:line="240" w:lineRule="auto"/>
        <w:rPr>
          <w:rFonts w:eastAsia="Times New Roman" w:cs="Times New Roman"/>
          <w:b/>
          <w:szCs w:val="24"/>
        </w:rPr>
      </w:pPr>
      <w:r w:rsidRPr="00CE7A00">
        <w:rPr>
          <w:rFonts w:eastAsia="Times New Roman" w:cs="Times New Roman"/>
          <w:b/>
          <w:szCs w:val="24"/>
        </w:rPr>
        <w:t xml:space="preserve">Figure </w:t>
      </w:r>
      <w:r w:rsidR="00723C82" w:rsidRPr="00CE7A00">
        <w:rPr>
          <w:rFonts w:eastAsia="Times New Roman" w:cs="Times New Roman"/>
          <w:b/>
          <w:szCs w:val="24"/>
        </w:rPr>
        <w:t>5</w:t>
      </w:r>
      <w:r w:rsidRPr="00CE7A00">
        <w:rPr>
          <w:rFonts w:eastAsia="Times New Roman" w:cs="Times New Roman"/>
          <w:b/>
          <w:szCs w:val="24"/>
        </w:rPr>
        <w:t>.</w:t>
      </w:r>
      <w:r w:rsidRPr="00CE7A00">
        <w:rPr>
          <w:rFonts w:eastAsia="Times New Roman" w:cs="Times New Roman"/>
          <w:i/>
          <w:szCs w:val="24"/>
        </w:rPr>
        <w:t xml:space="preserve"> </w:t>
      </w:r>
      <w:commentRangeStart w:id="759"/>
      <w:r w:rsidRPr="00CE7A00">
        <w:rPr>
          <w:rFonts w:eastAsia="Times New Roman" w:cs="Times New Roman"/>
          <w:szCs w:val="24"/>
        </w:rPr>
        <w:t xml:space="preserve">Error </w:t>
      </w:r>
      <w:commentRangeEnd w:id="759"/>
      <w:r w:rsidR="00844FFB">
        <w:rPr>
          <w:rStyle w:val="CommentReference"/>
        </w:rPr>
        <w:commentReference w:id="759"/>
      </w:r>
      <w:r w:rsidRPr="00CE7A00">
        <w:rPr>
          <w:rFonts w:eastAsia="Times New Roman" w:cs="Times New Roman"/>
          <w:szCs w:val="24"/>
        </w:rPr>
        <w:t xml:space="preserve">bars show the range of probabilities </w:t>
      </w:r>
      <w:r w:rsidR="00553E33" w:rsidRPr="00CE7A00">
        <w:rPr>
          <w:rFonts w:eastAsia="Times New Roman" w:cs="Times New Roman"/>
          <w:szCs w:val="24"/>
        </w:rPr>
        <w:t xml:space="preserve">for ancestral state reconstructed in the root of each phylogeny </w:t>
      </w:r>
      <w:r w:rsidRPr="00CE7A00">
        <w:rPr>
          <w:rFonts w:eastAsia="Times New Roman" w:cs="Times New Roman"/>
          <w:szCs w:val="24"/>
        </w:rPr>
        <w:t xml:space="preserve">depending on a given bioclimatic variable. </w:t>
      </w:r>
    </w:p>
    <w:p w14:paraId="02072CD0" w14:textId="1E95B3A8" w:rsidR="00A354AD" w:rsidRPr="00CE7A00" w:rsidRDefault="00A354AD" w:rsidP="004C7D04">
      <w:pPr>
        <w:spacing w:line="480" w:lineRule="auto"/>
        <w:rPr>
          <w:rFonts w:eastAsia="Times New Roman" w:cs="Times New Roman"/>
          <w:i/>
          <w:szCs w:val="24"/>
        </w:rPr>
      </w:pPr>
    </w:p>
    <w:p w14:paraId="4477003D" w14:textId="77777777" w:rsidR="00682E97" w:rsidRPr="00CE7A00" w:rsidRDefault="00682E97" w:rsidP="004C7D04">
      <w:pPr>
        <w:rPr>
          <w:rFonts w:cs="Times New Roman"/>
          <w:b/>
          <w:bCs/>
        </w:rPr>
      </w:pPr>
      <w:r w:rsidRPr="00CE7A00">
        <w:rPr>
          <w:rFonts w:cs="Times New Roman"/>
          <w:b/>
          <w:bCs/>
        </w:rPr>
        <w:br w:type="page"/>
      </w:r>
    </w:p>
    <w:p w14:paraId="5B42C084" w14:textId="548F5521" w:rsidR="00682E97" w:rsidRPr="00CE7A00" w:rsidRDefault="00682E97" w:rsidP="004C7D04">
      <w:pPr>
        <w:rPr>
          <w:rFonts w:cs="Times New Roman"/>
          <w:b/>
          <w:bCs/>
        </w:rPr>
      </w:pPr>
      <w:r w:rsidRPr="00CE7A00">
        <w:rPr>
          <w:rFonts w:cs="Times New Roman"/>
          <w:b/>
          <w:bCs/>
        </w:rPr>
        <w:lastRenderedPageBreak/>
        <w:t xml:space="preserve">Table S1. </w:t>
      </w:r>
      <w:r w:rsidR="0084643B" w:rsidRPr="00CE7A00">
        <w:rPr>
          <w:rFonts w:cs="Times New Roman"/>
        </w:rPr>
        <w:t>Estimates</w:t>
      </w:r>
      <w:r w:rsidR="00B86834" w:rsidRPr="00CE7A00">
        <w:rPr>
          <w:rFonts w:cs="Times New Roman"/>
        </w:rPr>
        <w:t xml:space="preserve"> from the model averaged hOUwie fits for</w:t>
      </w:r>
      <w:r w:rsidR="00B86834" w:rsidRPr="00CE7A00">
        <w:rPr>
          <w:rFonts w:cs="Times New Roman"/>
          <w:b/>
          <w:bCs/>
        </w:rPr>
        <w:t xml:space="preserve"> </w:t>
      </w:r>
      <w:r w:rsidRPr="00CE7A00">
        <w:rPr>
          <w:rFonts w:cs="Times New Roman"/>
        </w:rPr>
        <w:t xml:space="preserve">BIO1 </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64C42791" w14:textId="77777777" w:rsidTr="008B378D">
        <w:trPr>
          <w:trHeight w:val="20"/>
        </w:trPr>
        <w:tc>
          <w:tcPr>
            <w:tcW w:w="236" w:type="dxa"/>
            <w:noWrap/>
            <w:hideMark/>
          </w:tcPr>
          <w:p w14:paraId="47A15CF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147983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4A8FA7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319E2AE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1BE1DC08" w14:textId="77777777" w:rsidR="008B378D" w:rsidRPr="00CE7A00" w:rsidRDefault="008B378D" w:rsidP="008B378D">
            <w:pPr>
              <w:rPr>
                <w:rFonts w:eastAsia="Times New Roman" w:cs="Times New Roman"/>
                <w:color w:val="000000"/>
                <w:sz w:val="16"/>
                <w:szCs w:val="16"/>
                <w:lang w:val="en-CA"/>
              </w:rPr>
            </w:pPr>
            <w:proofErr w:type="spellStart"/>
            <w:proofErr w:type="gramStart"/>
            <w:r w:rsidRPr="00CE7A00">
              <w:rPr>
                <w:rFonts w:eastAsia="Times New Roman" w:cs="Times New Roman"/>
                <w:color w:val="000000"/>
                <w:sz w:val="16"/>
                <w:szCs w:val="16"/>
                <w:lang w:val="en-CA"/>
              </w:rPr>
              <w:t>sigma.sq</w:t>
            </w:r>
            <w:proofErr w:type="spellEnd"/>
            <w:proofErr w:type="gramEnd"/>
          </w:p>
        </w:tc>
        <w:tc>
          <w:tcPr>
            <w:tcW w:w="236" w:type="dxa"/>
            <w:noWrap/>
            <w:hideMark/>
          </w:tcPr>
          <w:p w14:paraId="42C2E42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49B70C9F"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expected_mean</w:t>
            </w:r>
            <w:proofErr w:type="spellEnd"/>
          </w:p>
        </w:tc>
        <w:tc>
          <w:tcPr>
            <w:tcW w:w="236" w:type="dxa"/>
            <w:noWrap/>
            <w:hideMark/>
          </w:tcPr>
          <w:p w14:paraId="0E6C1DE9"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expected_var</w:t>
            </w:r>
            <w:proofErr w:type="spellEnd"/>
          </w:p>
        </w:tc>
      </w:tr>
      <w:tr w:rsidR="008B378D" w:rsidRPr="00CE7A00" w14:paraId="1CDBA1BE" w14:textId="77777777" w:rsidTr="008B378D">
        <w:trPr>
          <w:trHeight w:val="20"/>
        </w:trPr>
        <w:tc>
          <w:tcPr>
            <w:tcW w:w="236" w:type="dxa"/>
            <w:noWrap/>
            <w:hideMark/>
          </w:tcPr>
          <w:p w14:paraId="542EE128"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2580A28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2E918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0.04222935</w:t>
            </w:r>
          </w:p>
        </w:tc>
        <w:tc>
          <w:tcPr>
            <w:tcW w:w="236" w:type="dxa"/>
            <w:noWrap/>
            <w:hideMark/>
          </w:tcPr>
          <w:p w14:paraId="535AC43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6.77642682</w:t>
            </w:r>
          </w:p>
        </w:tc>
        <w:tc>
          <w:tcPr>
            <w:tcW w:w="236" w:type="dxa"/>
            <w:noWrap/>
            <w:hideMark/>
          </w:tcPr>
          <w:p w14:paraId="5C2682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0.00120016</w:t>
            </w:r>
          </w:p>
        </w:tc>
        <w:tc>
          <w:tcPr>
            <w:tcW w:w="236" w:type="dxa"/>
            <w:noWrap/>
            <w:hideMark/>
          </w:tcPr>
          <w:p w14:paraId="4C5B8B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11.6358211</w:t>
            </w:r>
          </w:p>
        </w:tc>
        <w:tc>
          <w:tcPr>
            <w:tcW w:w="236" w:type="dxa"/>
            <w:noWrap/>
            <w:hideMark/>
          </w:tcPr>
          <w:p w14:paraId="6EF801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11.599203</w:t>
            </w:r>
          </w:p>
        </w:tc>
        <w:tc>
          <w:tcPr>
            <w:tcW w:w="236" w:type="dxa"/>
            <w:noWrap/>
            <w:hideMark/>
          </w:tcPr>
          <w:p w14:paraId="3B5DE9B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0.00010195</w:t>
            </w:r>
          </w:p>
        </w:tc>
      </w:tr>
      <w:tr w:rsidR="008B378D" w:rsidRPr="00CE7A00" w14:paraId="668D8D4B" w14:textId="77777777" w:rsidTr="008B378D">
        <w:trPr>
          <w:trHeight w:val="20"/>
        </w:trPr>
        <w:tc>
          <w:tcPr>
            <w:tcW w:w="236" w:type="dxa"/>
            <w:noWrap/>
            <w:hideMark/>
          </w:tcPr>
          <w:p w14:paraId="30D8B97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054FA9A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C2B3D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0.03352804</w:t>
            </w:r>
          </w:p>
        </w:tc>
        <w:tc>
          <w:tcPr>
            <w:tcW w:w="236" w:type="dxa"/>
            <w:noWrap/>
            <w:hideMark/>
          </w:tcPr>
          <w:p w14:paraId="01D346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0.05283134</w:t>
            </w:r>
          </w:p>
        </w:tc>
        <w:tc>
          <w:tcPr>
            <w:tcW w:w="236" w:type="dxa"/>
            <w:noWrap/>
            <w:hideMark/>
          </w:tcPr>
          <w:p w14:paraId="213C61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2.79E-05</w:t>
            </w:r>
          </w:p>
        </w:tc>
        <w:tc>
          <w:tcPr>
            <w:tcW w:w="236" w:type="dxa"/>
            <w:noWrap/>
            <w:hideMark/>
          </w:tcPr>
          <w:p w14:paraId="24808B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16.4969491</w:t>
            </w:r>
          </w:p>
        </w:tc>
        <w:tc>
          <w:tcPr>
            <w:tcW w:w="236" w:type="dxa"/>
            <w:noWrap/>
            <w:hideMark/>
          </w:tcPr>
          <w:p w14:paraId="72778D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16.474252</w:t>
            </w:r>
          </w:p>
        </w:tc>
        <w:tc>
          <w:tcPr>
            <w:tcW w:w="236" w:type="dxa"/>
            <w:noWrap/>
            <w:hideMark/>
          </w:tcPr>
          <w:p w14:paraId="6F81EDD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0.00026284</w:t>
            </w:r>
          </w:p>
        </w:tc>
      </w:tr>
      <w:tr w:rsidR="008B378D" w:rsidRPr="00CE7A00" w14:paraId="7CD35A5F" w14:textId="77777777" w:rsidTr="008B378D">
        <w:trPr>
          <w:trHeight w:val="20"/>
        </w:trPr>
        <w:tc>
          <w:tcPr>
            <w:tcW w:w="236" w:type="dxa"/>
            <w:noWrap/>
            <w:hideMark/>
          </w:tcPr>
          <w:p w14:paraId="5F7267C3"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430384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90A61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0.01257536</w:t>
            </w:r>
          </w:p>
        </w:tc>
        <w:tc>
          <w:tcPr>
            <w:tcW w:w="236" w:type="dxa"/>
            <w:noWrap/>
            <w:hideMark/>
          </w:tcPr>
          <w:p w14:paraId="1E4EFC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0.09463659</w:t>
            </w:r>
          </w:p>
        </w:tc>
        <w:tc>
          <w:tcPr>
            <w:tcW w:w="236" w:type="dxa"/>
            <w:noWrap/>
            <w:hideMark/>
          </w:tcPr>
          <w:p w14:paraId="572A63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2.60E-05</w:t>
            </w:r>
          </w:p>
        </w:tc>
        <w:tc>
          <w:tcPr>
            <w:tcW w:w="236" w:type="dxa"/>
            <w:noWrap/>
            <w:hideMark/>
          </w:tcPr>
          <w:p w14:paraId="102ED7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17.2854379</w:t>
            </w:r>
          </w:p>
        </w:tc>
        <w:tc>
          <w:tcPr>
            <w:tcW w:w="236" w:type="dxa"/>
            <w:noWrap/>
            <w:hideMark/>
          </w:tcPr>
          <w:p w14:paraId="7019EB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13.9009453</w:t>
            </w:r>
          </w:p>
        </w:tc>
        <w:tc>
          <w:tcPr>
            <w:tcW w:w="236" w:type="dxa"/>
            <w:noWrap/>
            <w:hideMark/>
          </w:tcPr>
          <w:p w14:paraId="2D60FCE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0.00020198</w:t>
            </w:r>
          </w:p>
        </w:tc>
      </w:tr>
      <w:tr w:rsidR="008B378D" w:rsidRPr="00CE7A00" w14:paraId="1ADF09D3" w14:textId="77777777" w:rsidTr="008B378D">
        <w:trPr>
          <w:trHeight w:val="20"/>
        </w:trPr>
        <w:tc>
          <w:tcPr>
            <w:tcW w:w="236" w:type="dxa"/>
            <w:noWrap/>
            <w:hideMark/>
          </w:tcPr>
          <w:p w14:paraId="533EE5A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2EFCE3F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6C1C8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0.27432857</w:t>
            </w:r>
          </w:p>
        </w:tc>
        <w:tc>
          <w:tcPr>
            <w:tcW w:w="236" w:type="dxa"/>
            <w:noWrap/>
            <w:hideMark/>
          </w:tcPr>
          <w:p w14:paraId="4336C8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1.43675206</w:t>
            </w:r>
          </w:p>
        </w:tc>
        <w:tc>
          <w:tcPr>
            <w:tcW w:w="236" w:type="dxa"/>
            <w:noWrap/>
            <w:hideMark/>
          </w:tcPr>
          <w:p w14:paraId="27B3A7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0.00151969</w:t>
            </w:r>
          </w:p>
        </w:tc>
        <w:tc>
          <w:tcPr>
            <w:tcW w:w="236" w:type="dxa"/>
            <w:noWrap/>
            <w:hideMark/>
          </w:tcPr>
          <w:p w14:paraId="323B67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6.86915524</w:t>
            </w:r>
          </w:p>
        </w:tc>
        <w:tc>
          <w:tcPr>
            <w:tcW w:w="236" w:type="dxa"/>
            <w:noWrap/>
            <w:hideMark/>
          </w:tcPr>
          <w:p w14:paraId="2BFDBB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5.9892773</w:t>
            </w:r>
          </w:p>
        </w:tc>
        <w:tc>
          <w:tcPr>
            <w:tcW w:w="236" w:type="dxa"/>
            <w:noWrap/>
            <w:hideMark/>
          </w:tcPr>
          <w:p w14:paraId="4005000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0.00052886</w:t>
            </w:r>
          </w:p>
        </w:tc>
      </w:tr>
      <w:tr w:rsidR="008B378D" w:rsidRPr="00CE7A00" w14:paraId="5EBB4FDB" w14:textId="77777777" w:rsidTr="008B378D">
        <w:trPr>
          <w:trHeight w:val="20"/>
        </w:trPr>
        <w:tc>
          <w:tcPr>
            <w:tcW w:w="236" w:type="dxa"/>
            <w:noWrap/>
            <w:hideMark/>
          </w:tcPr>
          <w:p w14:paraId="7988B219"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0C25701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34A7B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0.01477442</w:t>
            </w:r>
          </w:p>
        </w:tc>
        <w:tc>
          <w:tcPr>
            <w:tcW w:w="236" w:type="dxa"/>
            <w:noWrap/>
            <w:hideMark/>
          </w:tcPr>
          <w:p w14:paraId="2B737F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0.12344513</w:t>
            </w:r>
          </w:p>
        </w:tc>
        <w:tc>
          <w:tcPr>
            <w:tcW w:w="236" w:type="dxa"/>
            <w:noWrap/>
            <w:hideMark/>
          </w:tcPr>
          <w:p w14:paraId="0901A8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5.84E-05</w:t>
            </w:r>
          </w:p>
        </w:tc>
        <w:tc>
          <w:tcPr>
            <w:tcW w:w="236" w:type="dxa"/>
            <w:noWrap/>
            <w:hideMark/>
          </w:tcPr>
          <w:p w14:paraId="1FA0D14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13.0946964</w:t>
            </w:r>
          </w:p>
        </w:tc>
        <w:tc>
          <w:tcPr>
            <w:tcW w:w="236" w:type="dxa"/>
            <w:noWrap/>
            <w:hideMark/>
          </w:tcPr>
          <w:p w14:paraId="778980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13.4773253</w:t>
            </w:r>
          </w:p>
        </w:tc>
        <w:tc>
          <w:tcPr>
            <w:tcW w:w="236" w:type="dxa"/>
            <w:noWrap/>
            <w:hideMark/>
          </w:tcPr>
          <w:p w14:paraId="711F74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0.00023675</w:t>
            </w:r>
          </w:p>
        </w:tc>
      </w:tr>
      <w:tr w:rsidR="008B378D" w:rsidRPr="00CE7A00" w14:paraId="537FA76D" w14:textId="77777777" w:rsidTr="008B378D">
        <w:trPr>
          <w:trHeight w:val="20"/>
        </w:trPr>
        <w:tc>
          <w:tcPr>
            <w:tcW w:w="236" w:type="dxa"/>
            <w:noWrap/>
            <w:hideMark/>
          </w:tcPr>
          <w:p w14:paraId="52F35C99"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5D3443D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91B0B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0.05602161</w:t>
            </w:r>
          </w:p>
        </w:tc>
        <w:tc>
          <w:tcPr>
            <w:tcW w:w="236" w:type="dxa"/>
            <w:noWrap/>
            <w:hideMark/>
          </w:tcPr>
          <w:p w14:paraId="5D983E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7.38562273</w:t>
            </w:r>
          </w:p>
        </w:tc>
        <w:tc>
          <w:tcPr>
            <w:tcW w:w="236" w:type="dxa"/>
            <w:noWrap/>
            <w:hideMark/>
          </w:tcPr>
          <w:p w14:paraId="34AB39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0.0029488</w:t>
            </w:r>
          </w:p>
        </w:tc>
        <w:tc>
          <w:tcPr>
            <w:tcW w:w="236" w:type="dxa"/>
            <w:noWrap/>
            <w:hideMark/>
          </w:tcPr>
          <w:p w14:paraId="27BAFBA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15.075985</w:t>
            </w:r>
          </w:p>
        </w:tc>
        <w:tc>
          <w:tcPr>
            <w:tcW w:w="236" w:type="dxa"/>
            <w:noWrap/>
            <w:hideMark/>
          </w:tcPr>
          <w:p w14:paraId="4B561C8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15.0753257</w:t>
            </w:r>
          </w:p>
        </w:tc>
        <w:tc>
          <w:tcPr>
            <w:tcW w:w="236" w:type="dxa"/>
            <w:noWrap/>
            <w:hideMark/>
          </w:tcPr>
          <w:p w14:paraId="41902F9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0.00019591</w:t>
            </w:r>
          </w:p>
        </w:tc>
      </w:tr>
      <w:tr w:rsidR="008B378D" w:rsidRPr="00CE7A00" w14:paraId="2FC2DA06" w14:textId="77777777" w:rsidTr="008B378D">
        <w:trPr>
          <w:trHeight w:val="20"/>
        </w:trPr>
        <w:tc>
          <w:tcPr>
            <w:tcW w:w="236" w:type="dxa"/>
            <w:noWrap/>
            <w:hideMark/>
          </w:tcPr>
          <w:p w14:paraId="6346D11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2ECF7C8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8E90A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0.02703944</w:t>
            </w:r>
          </w:p>
        </w:tc>
        <w:tc>
          <w:tcPr>
            <w:tcW w:w="236" w:type="dxa"/>
            <w:noWrap/>
            <w:hideMark/>
          </w:tcPr>
          <w:p w14:paraId="4F43D6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1.56747447</w:t>
            </w:r>
          </w:p>
        </w:tc>
        <w:tc>
          <w:tcPr>
            <w:tcW w:w="236" w:type="dxa"/>
            <w:noWrap/>
            <w:hideMark/>
          </w:tcPr>
          <w:p w14:paraId="78868B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0.00061663</w:t>
            </w:r>
          </w:p>
        </w:tc>
        <w:tc>
          <w:tcPr>
            <w:tcW w:w="236" w:type="dxa"/>
            <w:noWrap/>
            <w:hideMark/>
          </w:tcPr>
          <w:p w14:paraId="5C8FC3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13.7721924</w:t>
            </w:r>
          </w:p>
        </w:tc>
        <w:tc>
          <w:tcPr>
            <w:tcW w:w="236" w:type="dxa"/>
            <w:noWrap/>
            <w:hideMark/>
          </w:tcPr>
          <w:p w14:paraId="124789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11.5653176</w:t>
            </w:r>
          </w:p>
        </w:tc>
        <w:tc>
          <w:tcPr>
            <w:tcW w:w="236" w:type="dxa"/>
            <w:noWrap/>
            <w:hideMark/>
          </w:tcPr>
          <w:p w14:paraId="5D84191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0.00042866</w:t>
            </w:r>
          </w:p>
        </w:tc>
      </w:tr>
      <w:tr w:rsidR="008B378D" w:rsidRPr="00CE7A00" w14:paraId="0C9430DC" w14:textId="77777777" w:rsidTr="008B378D">
        <w:trPr>
          <w:trHeight w:val="20"/>
        </w:trPr>
        <w:tc>
          <w:tcPr>
            <w:tcW w:w="236" w:type="dxa"/>
            <w:noWrap/>
            <w:hideMark/>
          </w:tcPr>
          <w:p w14:paraId="6132F623"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7B19945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F5E03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0.05775609</w:t>
            </w:r>
          </w:p>
        </w:tc>
        <w:tc>
          <w:tcPr>
            <w:tcW w:w="236" w:type="dxa"/>
            <w:noWrap/>
            <w:hideMark/>
          </w:tcPr>
          <w:p w14:paraId="74C418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0.04988559</w:t>
            </w:r>
          </w:p>
        </w:tc>
        <w:tc>
          <w:tcPr>
            <w:tcW w:w="236" w:type="dxa"/>
            <w:noWrap/>
            <w:hideMark/>
          </w:tcPr>
          <w:p w14:paraId="21FA2D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3.19E-05</w:t>
            </w:r>
          </w:p>
        </w:tc>
        <w:tc>
          <w:tcPr>
            <w:tcW w:w="236" w:type="dxa"/>
            <w:noWrap/>
            <w:hideMark/>
          </w:tcPr>
          <w:p w14:paraId="15A00F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59.6526461</w:t>
            </w:r>
          </w:p>
        </w:tc>
        <w:tc>
          <w:tcPr>
            <w:tcW w:w="236" w:type="dxa"/>
            <w:noWrap/>
            <w:hideMark/>
          </w:tcPr>
          <w:p w14:paraId="3884C2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12.6869729</w:t>
            </w:r>
          </w:p>
        </w:tc>
        <w:tc>
          <w:tcPr>
            <w:tcW w:w="236" w:type="dxa"/>
            <w:noWrap/>
            <w:hideMark/>
          </w:tcPr>
          <w:p w14:paraId="58388D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0.00032851</w:t>
            </w:r>
          </w:p>
        </w:tc>
      </w:tr>
      <w:tr w:rsidR="008B378D" w:rsidRPr="00CE7A00" w14:paraId="55926E21" w14:textId="77777777" w:rsidTr="008B378D">
        <w:trPr>
          <w:trHeight w:val="20"/>
        </w:trPr>
        <w:tc>
          <w:tcPr>
            <w:tcW w:w="236" w:type="dxa"/>
            <w:noWrap/>
            <w:hideMark/>
          </w:tcPr>
          <w:p w14:paraId="2C23160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590FF30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3EB95D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0.09746567</w:t>
            </w:r>
          </w:p>
        </w:tc>
        <w:tc>
          <w:tcPr>
            <w:tcW w:w="236" w:type="dxa"/>
            <w:noWrap/>
            <w:hideMark/>
          </w:tcPr>
          <w:p w14:paraId="0FDFE5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8.01E-05</w:t>
            </w:r>
          </w:p>
        </w:tc>
        <w:tc>
          <w:tcPr>
            <w:tcW w:w="236" w:type="dxa"/>
            <w:noWrap/>
            <w:hideMark/>
          </w:tcPr>
          <w:p w14:paraId="1B87246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2.26E-05</w:t>
            </w:r>
          </w:p>
        </w:tc>
        <w:tc>
          <w:tcPr>
            <w:tcW w:w="236" w:type="dxa"/>
            <w:noWrap/>
            <w:hideMark/>
          </w:tcPr>
          <w:p w14:paraId="2A8C69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1494.21649</w:t>
            </w:r>
          </w:p>
        </w:tc>
        <w:tc>
          <w:tcPr>
            <w:tcW w:w="236" w:type="dxa"/>
            <w:noWrap/>
            <w:hideMark/>
          </w:tcPr>
          <w:p w14:paraId="67AB8A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5.18294859</w:t>
            </w:r>
          </w:p>
        </w:tc>
        <w:tc>
          <w:tcPr>
            <w:tcW w:w="236" w:type="dxa"/>
            <w:noWrap/>
            <w:hideMark/>
          </w:tcPr>
          <w:p w14:paraId="3ADD44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0.00045133</w:t>
            </w:r>
          </w:p>
        </w:tc>
      </w:tr>
      <w:tr w:rsidR="008B378D" w:rsidRPr="00CE7A00" w14:paraId="071A9C0D" w14:textId="77777777" w:rsidTr="008B378D">
        <w:trPr>
          <w:trHeight w:val="20"/>
        </w:trPr>
        <w:tc>
          <w:tcPr>
            <w:tcW w:w="236" w:type="dxa"/>
            <w:noWrap/>
            <w:hideMark/>
          </w:tcPr>
          <w:p w14:paraId="6D97C34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722A513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C7B1C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0.0798664</w:t>
            </w:r>
          </w:p>
        </w:tc>
        <w:tc>
          <w:tcPr>
            <w:tcW w:w="236" w:type="dxa"/>
            <w:noWrap/>
            <w:hideMark/>
          </w:tcPr>
          <w:p w14:paraId="79FA78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0.19370296</w:t>
            </w:r>
          </w:p>
        </w:tc>
        <w:tc>
          <w:tcPr>
            <w:tcW w:w="236" w:type="dxa"/>
            <w:noWrap/>
            <w:hideMark/>
          </w:tcPr>
          <w:p w14:paraId="18EF1E8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1.06E-05</w:t>
            </w:r>
          </w:p>
        </w:tc>
        <w:tc>
          <w:tcPr>
            <w:tcW w:w="236" w:type="dxa"/>
            <w:noWrap/>
            <w:hideMark/>
          </w:tcPr>
          <w:p w14:paraId="2873C7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23.5948827</w:t>
            </w:r>
          </w:p>
        </w:tc>
        <w:tc>
          <w:tcPr>
            <w:tcW w:w="236" w:type="dxa"/>
            <w:noWrap/>
            <w:hideMark/>
          </w:tcPr>
          <w:p w14:paraId="7CBCA0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23.4885925</w:t>
            </w:r>
          </w:p>
        </w:tc>
        <w:tc>
          <w:tcPr>
            <w:tcW w:w="236" w:type="dxa"/>
            <w:noWrap/>
            <w:hideMark/>
          </w:tcPr>
          <w:p w14:paraId="6B646F9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2.89E-05</w:t>
            </w:r>
          </w:p>
        </w:tc>
      </w:tr>
      <w:tr w:rsidR="008B378D" w:rsidRPr="00CE7A00" w14:paraId="1E2BBE69" w14:textId="77777777" w:rsidTr="008B378D">
        <w:trPr>
          <w:trHeight w:val="20"/>
        </w:trPr>
        <w:tc>
          <w:tcPr>
            <w:tcW w:w="236" w:type="dxa"/>
            <w:noWrap/>
            <w:hideMark/>
          </w:tcPr>
          <w:p w14:paraId="22E1534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39437E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D5488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0.01352555</w:t>
            </w:r>
          </w:p>
        </w:tc>
        <w:tc>
          <w:tcPr>
            <w:tcW w:w="236" w:type="dxa"/>
            <w:noWrap/>
            <w:hideMark/>
          </w:tcPr>
          <w:p w14:paraId="5F0111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0.09443209</w:t>
            </w:r>
          </w:p>
        </w:tc>
        <w:tc>
          <w:tcPr>
            <w:tcW w:w="236" w:type="dxa"/>
            <w:noWrap/>
            <w:hideMark/>
          </w:tcPr>
          <w:p w14:paraId="4706B6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5.06E-05</w:t>
            </w:r>
          </w:p>
        </w:tc>
        <w:tc>
          <w:tcPr>
            <w:tcW w:w="236" w:type="dxa"/>
            <w:noWrap/>
            <w:hideMark/>
          </w:tcPr>
          <w:p w14:paraId="6799EA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22.2632167</w:t>
            </w:r>
          </w:p>
        </w:tc>
        <w:tc>
          <w:tcPr>
            <w:tcW w:w="236" w:type="dxa"/>
            <w:noWrap/>
            <w:hideMark/>
          </w:tcPr>
          <w:p w14:paraId="16CBD5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22.4232046</w:t>
            </w:r>
          </w:p>
        </w:tc>
        <w:tc>
          <w:tcPr>
            <w:tcW w:w="236" w:type="dxa"/>
            <w:noWrap/>
            <w:hideMark/>
          </w:tcPr>
          <w:p w14:paraId="24BDBD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0.0001998</w:t>
            </w:r>
          </w:p>
        </w:tc>
      </w:tr>
      <w:tr w:rsidR="008B378D" w:rsidRPr="00CE7A00" w14:paraId="66EF0BBD" w14:textId="77777777" w:rsidTr="008B378D">
        <w:trPr>
          <w:trHeight w:val="20"/>
        </w:trPr>
        <w:tc>
          <w:tcPr>
            <w:tcW w:w="236" w:type="dxa"/>
            <w:noWrap/>
            <w:hideMark/>
          </w:tcPr>
          <w:p w14:paraId="0F34740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6A54C9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1B59A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0.18350651</w:t>
            </w:r>
          </w:p>
        </w:tc>
        <w:tc>
          <w:tcPr>
            <w:tcW w:w="236" w:type="dxa"/>
            <w:noWrap/>
            <w:hideMark/>
          </w:tcPr>
          <w:p w14:paraId="3EE22B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0.57528604</w:t>
            </w:r>
          </w:p>
        </w:tc>
        <w:tc>
          <w:tcPr>
            <w:tcW w:w="236" w:type="dxa"/>
            <w:noWrap/>
            <w:hideMark/>
          </w:tcPr>
          <w:p w14:paraId="05A9A3C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0.00021464</w:t>
            </w:r>
          </w:p>
        </w:tc>
        <w:tc>
          <w:tcPr>
            <w:tcW w:w="236" w:type="dxa"/>
            <w:noWrap/>
            <w:hideMark/>
          </w:tcPr>
          <w:p w14:paraId="57FC202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9.48554426</w:t>
            </w:r>
          </w:p>
        </w:tc>
        <w:tc>
          <w:tcPr>
            <w:tcW w:w="236" w:type="dxa"/>
            <w:noWrap/>
            <w:hideMark/>
          </w:tcPr>
          <w:p w14:paraId="7E6AF1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9.55440502</w:t>
            </w:r>
          </w:p>
        </w:tc>
        <w:tc>
          <w:tcPr>
            <w:tcW w:w="236" w:type="dxa"/>
            <w:noWrap/>
            <w:hideMark/>
          </w:tcPr>
          <w:p w14:paraId="67C0B5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0.00023344</w:t>
            </w:r>
          </w:p>
        </w:tc>
      </w:tr>
      <w:tr w:rsidR="008B378D" w:rsidRPr="00CE7A00" w14:paraId="42CBA49B" w14:textId="77777777" w:rsidTr="008B378D">
        <w:trPr>
          <w:trHeight w:val="20"/>
        </w:trPr>
        <w:tc>
          <w:tcPr>
            <w:tcW w:w="236" w:type="dxa"/>
            <w:noWrap/>
            <w:hideMark/>
          </w:tcPr>
          <w:p w14:paraId="7BA2453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1B4592D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71E14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0.04170806</w:t>
            </w:r>
          </w:p>
        </w:tc>
        <w:tc>
          <w:tcPr>
            <w:tcW w:w="236" w:type="dxa"/>
            <w:noWrap/>
            <w:hideMark/>
          </w:tcPr>
          <w:p w14:paraId="38166A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1.44339278</w:t>
            </w:r>
          </w:p>
        </w:tc>
        <w:tc>
          <w:tcPr>
            <w:tcW w:w="236" w:type="dxa"/>
            <w:noWrap/>
            <w:hideMark/>
          </w:tcPr>
          <w:p w14:paraId="4F014BA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0.00194283</w:t>
            </w:r>
          </w:p>
        </w:tc>
        <w:tc>
          <w:tcPr>
            <w:tcW w:w="236" w:type="dxa"/>
            <w:noWrap/>
            <w:hideMark/>
          </w:tcPr>
          <w:p w14:paraId="7FC02F9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9.5400535</w:t>
            </w:r>
          </w:p>
        </w:tc>
        <w:tc>
          <w:tcPr>
            <w:tcW w:w="236" w:type="dxa"/>
            <w:noWrap/>
            <w:hideMark/>
          </w:tcPr>
          <w:p w14:paraId="0AEF94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9.31514576</w:t>
            </w:r>
          </w:p>
        </w:tc>
        <w:tc>
          <w:tcPr>
            <w:tcW w:w="236" w:type="dxa"/>
            <w:noWrap/>
            <w:hideMark/>
          </w:tcPr>
          <w:p w14:paraId="241132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0.00069451</w:t>
            </w:r>
          </w:p>
        </w:tc>
      </w:tr>
      <w:tr w:rsidR="008B378D" w:rsidRPr="00CE7A00" w14:paraId="1FF5E511" w14:textId="77777777" w:rsidTr="008B378D">
        <w:trPr>
          <w:trHeight w:val="20"/>
        </w:trPr>
        <w:tc>
          <w:tcPr>
            <w:tcW w:w="236" w:type="dxa"/>
            <w:noWrap/>
            <w:hideMark/>
          </w:tcPr>
          <w:p w14:paraId="1976A00F"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76E7197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AC7F4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0.04097997</w:t>
            </w:r>
          </w:p>
        </w:tc>
        <w:tc>
          <w:tcPr>
            <w:tcW w:w="236" w:type="dxa"/>
            <w:noWrap/>
            <w:hideMark/>
          </w:tcPr>
          <w:p w14:paraId="03FC5E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0.07407</w:t>
            </w:r>
          </w:p>
        </w:tc>
        <w:tc>
          <w:tcPr>
            <w:tcW w:w="236" w:type="dxa"/>
            <w:noWrap/>
            <w:hideMark/>
          </w:tcPr>
          <w:p w14:paraId="03C2E3B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4.08E-05</w:t>
            </w:r>
          </w:p>
        </w:tc>
        <w:tc>
          <w:tcPr>
            <w:tcW w:w="236" w:type="dxa"/>
            <w:noWrap/>
            <w:hideMark/>
          </w:tcPr>
          <w:p w14:paraId="66A7B82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19.3896529</w:t>
            </w:r>
          </w:p>
        </w:tc>
        <w:tc>
          <w:tcPr>
            <w:tcW w:w="236" w:type="dxa"/>
            <w:noWrap/>
            <w:hideMark/>
          </w:tcPr>
          <w:p w14:paraId="4B5193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19.3014422</w:t>
            </w:r>
          </w:p>
        </w:tc>
        <w:tc>
          <w:tcPr>
            <w:tcW w:w="236" w:type="dxa"/>
            <w:noWrap/>
            <w:hideMark/>
          </w:tcPr>
          <w:p w14:paraId="139396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0.00027518</w:t>
            </w:r>
          </w:p>
        </w:tc>
      </w:tr>
      <w:tr w:rsidR="008B378D" w:rsidRPr="00CE7A00" w14:paraId="5396F6B9" w14:textId="77777777" w:rsidTr="008B378D">
        <w:trPr>
          <w:trHeight w:val="20"/>
        </w:trPr>
        <w:tc>
          <w:tcPr>
            <w:tcW w:w="236" w:type="dxa"/>
            <w:noWrap/>
            <w:hideMark/>
          </w:tcPr>
          <w:p w14:paraId="37617C0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31E074A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E92A6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0.02339613</w:t>
            </w:r>
          </w:p>
        </w:tc>
        <w:tc>
          <w:tcPr>
            <w:tcW w:w="236" w:type="dxa"/>
            <w:noWrap/>
            <w:hideMark/>
          </w:tcPr>
          <w:p w14:paraId="2E0B85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0.01142421</w:t>
            </w:r>
          </w:p>
        </w:tc>
        <w:tc>
          <w:tcPr>
            <w:tcW w:w="236" w:type="dxa"/>
            <w:noWrap/>
            <w:hideMark/>
          </w:tcPr>
          <w:p w14:paraId="0B1458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5.37E-06</w:t>
            </w:r>
          </w:p>
        </w:tc>
        <w:tc>
          <w:tcPr>
            <w:tcW w:w="236" w:type="dxa"/>
            <w:noWrap/>
            <w:hideMark/>
          </w:tcPr>
          <w:p w14:paraId="26859D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293.347346</w:t>
            </w:r>
          </w:p>
        </w:tc>
        <w:tc>
          <w:tcPr>
            <w:tcW w:w="236" w:type="dxa"/>
            <w:noWrap/>
            <w:hideMark/>
          </w:tcPr>
          <w:p w14:paraId="6EF3D0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21.0624018</w:t>
            </w:r>
          </w:p>
        </w:tc>
        <w:tc>
          <w:tcPr>
            <w:tcW w:w="236" w:type="dxa"/>
            <w:noWrap/>
            <w:hideMark/>
          </w:tcPr>
          <w:p w14:paraId="1A80A0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0.00031562</w:t>
            </w:r>
          </w:p>
        </w:tc>
      </w:tr>
      <w:tr w:rsidR="008B378D" w:rsidRPr="00CE7A00" w14:paraId="59AF555E" w14:textId="77777777" w:rsidTr="008B378D">
        <w:trPr>
          <w:trHeight w:val="20"/>
        </w:trPr>
        <w:tc>
          <w:tcPr>
            <w:tcW w:w="236" w:type="dxa"/>
            <w:noWrap/>
            <w:hideMark/>
          </w:tcPr>
          <w:p w14:paraId="6183E67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1C2DDD4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68E58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0.0181161</w:t>
            </w:r>
          </w:p>
        </w:tc>
        <w:tc>
          <w:tcPr>
            <w:tcW w:w="236" w:type="dxa"/>
            <w:noWrap/>
            <w:hideMark/>
          </w:tcPr>
          <w:p w14:paraId="3DEE24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0.02400397</w:t>
            </w:r>
          </w:p>
        </w:tc>
        <w:tc>
          <w:tcPr>
            <w:tcW w:w="236" w:type="dxa"/>
            <w:noWrap/>
            <w:hideMark/>
          </w:tcPr>
          <w:p w14:paraId="73F14E7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4.95E-06</w:t>
            </w:r>
          </w:p>
        </w:tc>
        <w:tc>
          <w:tcPr>
            <w:tcW w:w="236" w:type="dxa"/>
            <w:noWrap/>
            <w:hideMark/>
          </w:tcPr>
          <w:p w14:paraId="0B5C13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22.8486457</w:t>
            </w:r>
          </w:p>
        </w:tc>
        <w:tc>
          <w:tcPr>
            <w:tcW w:w="236" w:type="dxa"/>
            <w:noWrap/>
            <w:hideMark/>
          </w:tcPr>
          <w:p w14:paraId="665D7CB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22.7632131</w:t>
            </w:r>
          </w:p>
        </w:tc>
        <w:tc>
          <w:tcPr>
            <w:tcW w:w="236" w:type="dxa"/>
            <w:noWrap/>
            <w:hideMark/>
          </w:tcPr>
          <w:p w14:paraId="2B8649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0.00010369</w:t>
            </w:r>
          </w:p>
        </w:tc>
      </w:tr>
      <w:tr w:rsidR="008B378D" w:rsidRPr="00CE7A00" w14:paraId="5FE320CA" w14:textId="77777777" w:rsidTr="008B378D">
        <w:trPr>
          <w:trHeight w:val="20"/>
        </w:trPr>
        <w:tc>
          <w:tcPr>
            <w:tcW w:w="236" w:type="dxa"/>
            <w:noWrap/>
            <w:hideMark/>
          </w:tcPr>
          <w:p w14:paraId="366AD8B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3C085E4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15074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0.03608735</w:t>
            </w:r>
          </w:p>
        </w:tc>
        <w:tc>
          <w:tcPr>
            <w:tcW w:w="236" w:type="dxa"/>
            <w:noWrap/>
            <w:hideMark/>
          </w:tcPr>
          <w:p w14:paraId="49C43D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5.34179125</w:t>
            </w:r>
          </w:p>
        </w:tc>
        <w:tc>
          <w:tcPr>
            <w:tcW w:w="236" w:type="dxa"/>
            <w:noWrap/>
            <w:hideMark/>
          </w:tcPr>
          <w:p w14:paraId="08755F4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0.00021168</w:t>
            </w:r>
          </w:p>
        </w:tc>
        <w:tc>
          <w:tcPr>
            <w:tcW w:w="236" w:type="dxa"/>
            <w:noWrap/>
            <w:hideMark/>
          </w:tcPr>
          <w:p w14:paraId="19D426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16.4494834</w:t>
            </w:r>
          </w:p>
        </w:tc>
        <w:tc>
          <w:tcPr>
            <w:tcW w:w="236" w:type="dxa"/>
            <w:noWrap/>
            <w:hideMark/>
          </w:tcPr>
          <w:p w14:paraId="7AD950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16.4494831</w:t>
            </w:r>
          </w:p>
        </w:tc>
        <w:tc>
          <w:tcPr>
            <w:tcW w:w="236" w:type="dxa"/>
            <w:noWrap/>
            <w:hideMark/>
          </w:tcPr>
          <w:p w14:paraId="7DFFF8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1.94E-05</w:t>
            </w:r>
          </w:p>
        </w:tc>
      </w:tr>
      <w:tr w:rsidR="008B378D" w:rsidRPr="00CE7A00" w14:paraId="0B12DCE2" w14:textId="77777777" w:rsidTr="008B378D">
        <w:trPr>
          <w:trHeight w:val="20"/>
        </w:trPr>
        <w:tc>
          <w:tcPr>
            <w:tcW w:w="236" w:type="dxa"/>
            <w:noWrap/>
            <w:hideMark/>
          </w:tcPr>
          <w:p w14:paraId="276DBD2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37FD430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0030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0.08462825</w:t>
            </w:r>
          </w:p>
        </w:tc>
        <w:tc>
          <w:tcPr>
            <w:tcW w:w="236" w:type="dxa"/>
            <w:noWrap/>
            <w:hideMark/>
          </w:tcPr>
          <w:p w14:paraId="4458BA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0.38829114</w:t>
            </w:r>
          </w:p>
        </w:tc>
        <w:tc>
          <w:tcPr>
            <w:tcW w:w="236" w:type="dxa"/>
            <w:noWrap/>
            <w:hideMark/>
          </w:tcPr>
          <w:p w14:paraId="1AE5CC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0.00015669</w:t>
            </w:r>
          </w:p>
        </w:tc>
        <w:tc>
          <w:tcPr>
            <w:tcW w:w="236" w:type="dxa"/>
            <w:noWrap/>
            <w:hideMark/>
          </w:tcPr>
          <w:p w14:paraId="7CF287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15.0683909</w:t>
            </w:r>
          </w:p>
        </w:tc>
        <w:tc>
          <w:tcPr>
            <w:tcW w:w="236" w:type="dxa"/>
            <w:noWrap/>
            <w:hideMark/>
          </w:tcPr>
          <w:p w14:paraId="7F410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15.0818612</w:t>
            </w:r>
          </w:p>
        </w:tc>
        <w:tc>
          <w:tcPr>
            <w:tcW w:w="236" w:type="dxa"/>
            <w:noWrap/>
            <w:hideMark/>
          </w:tcPr>
          <w:p w14:paraId="7BBC8A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0.00020344</w:t>
            </w:r>
          </w:p>
        </w:tc>
      </w:tr>
      <w:tr w:rsidR="008B378D" w:rsidRPr="00CE7A00" w14:paraId="6AD9E033" w14:textId="77777777" w:rsidTr="008B378D">
        <w:trPr>
          <w:trHeight w:val="20"/>
        </w:trPr>
        <w:tc>
          <w:tcPr>
            <w:tcW w:w="236" w:type="dxa"/>
            <w:noWrap/>
            <w:hideMark/>
          </w:tcPr>
          <w:p w14:paraId="6DB07808"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25F9B20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72ECE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0.28809948</w:t>
            </w:r>
          </w:p>
        </w:tc>
        <w:tc>
          <w:tcPr>
            <w:tcW w:w="236" w:type="dxa"/>
            <w:noWrap/>
            <w:hideMark/>
          </w:tcPr>
          <w:p w14:paraId="59A82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0.07966505</w:t>
            </w:r>
          </w:p>
        </w:tc>
        <w:tc>
          <w:tcPr>
            <w:tcW w:w="236" w:type="dxa"/>
            <w:noWrap/>
            <w:hideMark/>
          </w:tcPr>
          <w:p w14:paraId="21F31F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0.0006015</w:t>
            </w:r>
          </w:p>
        </w:tc>
        <w:tc>
          <w:tcPr>
            <w:tcW w:w="236" w:type="dxa"/>
            <w:noWrap/>
            <w:hideMark/>
          </w:tcPr>
          <w:p w14:paraId="07074FB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14.361843</w:t>
            </w:r>
          </w:p>
        </w:tc>
        <w:tc>
          <w:tcPr>
            <w:tcW w:w="236" w:type="dxa"/>
            <w:noWrap/>
            <w:hideMark/>
          </w:tcPr>
          <w:p w14:paraId="3E88D40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14.3617829</w:t>
            </w:r>
          </w:p>
        </w:tc>
        <w:tc>
          <w:tcPr>
            <w:tcW w:w="236" w:type="dxa"/>
            <w:noWrap/>
            <w:hideMark/>
          </w:tcPr>
          <w:p w14:paraId="223BCA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0.00222598</w:t>
            </w:r>
          </w:p>
        </w:tc>
      </w:tr>
      <w:tr w:rsidR="008B378D" w:rsidRPr="00CE7A00" w14:paraId="778C3FA0" w14:textId="77777777" w:rsidTr="008B378D">
        <w:trPr>
          <w:trHeight w:val="20"/>
        </w:trPr>
        <w:tc>
          <w:tcPr>
            <w:tcW w:w="236" w:type="dxa"/>
            <w:noWrap/>
            <w:hideMark/>
          </w:tcPr>
          <w:p w14:paraId="437AF09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5E6C0E8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276CD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0.08945093</w:t>
            </w:r>
          </w:p>
        </w:tc>
        <w:tc>
          <w:tcPr>
            <w:tcW w:w="236" w:type="dxa"/>
            <w:noWrap/>
            <w:hideMark/>
          </w:tcPr>
          <w:p w14:paraId="52C3F8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0.00771825</w:t>
            </w:r>
          </w:p>
        </w:tc>
        <w:tc>
          <w:tcPr>
            <w:tcW w:w="236" w:type="dxa"/>
            <w:noWrap/>
            <w:hideMark/>
          </w:tcPr>
          <w:p w14:paraId="4320BA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1.40E-05</w:t>
            </w:r>
          </w:p>
        </w:tc>
        <w:tc>
          <w:tcPr>
            <w:tcW w:w="236" w:type="dxa"/>
            <w:noWrap/>
            <w:hideMark/>
          </w:tcPr>
          <w:p w14:paraId="59A2EA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13.8705263</w:t>
            </w:r>
          </w:p>
        </w:tc>
        <w:tc>
          <w:tcPr>
            <w:tcW w:w="236" w:type="dxa"/>
            <w:noWrap/>
            <w:hideMark/>
          </w:tcPr>
          <w:p w14:paraId="5A1A74A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13.8615744</w:t>
            </w:r>
          </w:p>
        </w:tc>
        <w:tc>
          <w:tcPr>
            <w:tcW w:w="236" w:type="dxa"/>
            <w:noWrap/>
            <w:hideMark/>
          </w:tcPr>
          <w:p w14:paraId="43FA61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0.00019324</w:t>
            </w:r>
          </w:p>
        </w:tc>
      </w:tr>
      <w:tr w:rsidR="008B378D" w:rsidRPr="00CE7A00" w14:paraId="6FD61AD8" w14:textId="77777777" w:rsidTr="008B378D">
        <w:trPr>
          <w:trHeight w:val="20"/>
        </w:trPr>
        <w:tc>
          <w:tcPr>
            <w:tcW w:w="236" w:type="dxa"/>
            <w:noWrap/>
            <w:hideMark/>
          </w:tcPr>
          <w:p w14:paraId="5A71DE9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5D758EF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FB5F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0.031292</w:t>
            </w:r>
          </w:p>
        </w:tc>
        <w:tc>
          <w:tcPr>
            <w:tcW w:w="236" w:type="dxa"/>
            <w:noWrap/>
            <w:hideMark/>
          </w:tcPr>
          <w:p w14:paraId="239D81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0.07225652</w:t>
            </w:r>
          </w:p>
        </w:tc>
        <w:tc>
          <w:tcPr>
            <w:tcW w:w="236" w:type="dxa"/>
            <w:noWrap/>
            <w:hideMark/>
          </w:tcPr>
          <w:p w14:paraId="6C8519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6.49E-06</w:t>
            </w:r>
          </w:p>
        </w:tc>
        <w:tc>
          <w:tcPr>
            <w:tcW w:w="236" w:type="dxa"/>
            <w:noWrap/>
            <w:hideMark/>
          </w:tcPr>
          <w:p w14:paraId="493214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17.9111068</w:t>
            </w:r>
          </w:p>
        </w:tc>
        <w:tc>
          <w:tcPr>
            <w:tcW w:w="236" w:type="dxa"/>
            <w:noWrap/>
            <w:hideMark/>
          </w:tcPr>
          <w:p w14:paraId="213D20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13.8900604</w:t>
            </w:r>
          </w:p>
        </w:tc>
        <w:tc>
          <w:tcPr>
            <w:tcW w:w="236" w:type="dxa"/>
            <w:noWrap/>
            <w:hideMark/>
          </w:tcPr>
          <w:p w14:paraId="411579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0.00016277</w:t>
            </w:r>
          </w:p>
        </w:tc>
      </w:tr>
      <w:tr w:rsidR="008B378D" w:rsidRPr="00CE7A00" w14:paraId="29F60DDB" w14:textId="77777777" w:rsidTr="008B378D">
        <w:trPr>
          <w:trHeight w:val="20"/>
        </w:trPr>
        <w:tc>
          <w:tcPr>
            <w:tcW w:w="236" w:type="dxa"/>
            <w:noWrap/>
            <w:hideMark/>
          </w:tcPr>
          <w:p w14:paraId="03D0C17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7A9AA26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95568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0.08565747</w:t>
            </w:r>
          </w:p>
        </w:tc>
        <w:tc>
          <w:tcPr>
            <w:tcW w:w="236" w:type="dxa"/>
            <w:noWrap/>
            <w:hideMark/>
          </w:tcPr>
          <w:p w14:paraId="7C8815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0.33838161</w:t>
            </w:r>
          </w:p>
        </w:tc>
        <w:tc>
          <w:tcPr>
            <w:tcW w:w="236" w:type="dxa"/>
            <w:noWrap/>
            <w:hideMark/>
          </w:tcPr>
          <w:p w14:paraId="0BBED6F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0.00030812</w:t>
            </w:r>
          </w:p>
        </w:tc>
        <w:tc>
          <w:tcPr>
            <w:tcW w:w="236" w:type="dxa"/>
            <w:noWrap/>
            <w:hideMark/>
          </w:tcPr>
          <w:p w14:paraId="33493A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14.4855368</w:t>
            </w:r>
          </w:p>
        </w:tc>
        <w:tc>
          <w:tcPr>
            <w:tcW w:w="236" w:type="dxa"/>
            <w:noWrap/>
            <w:hideMark/>
          </w:tcPr>
          <w:p w14:paraId="1B4929D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14.4851097</w:t>
            </w:r>
          </w:p>
        </w:tc>
        <w:tc>
          <w:tcPr>
            <w:tcW w:w="236" w:type="dxa"/>
            <w:noWrap/>
            <w:hideMark/>
          </w:tcPr>
          <w:p w14:paraId="60D6C2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0.00047495</w:t>
            </w:r>
          </w:p>
        </w:tc>
      </w:tr>
      <w:tr w:rsidR="008B378D" w:rsidRPr="00CE7A00" w14:paraId="5CE59BCE" w14:textId="77777777" w:rsidTr="008B378D">
        <w:trPr>
          <w:trHeight w:val="20"/>
        </w:trPr>
        <w:tc>
          <w:tcPr>
            <w:tcW w:w="236" w:type="dxa"/>
            <w:noWrap/>
            <w:hideMark/>
          </w:tcPr>
          <w:p w14:paraId="5F7E633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EB070C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1E410B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0.05004705</w:t>
            </w:r>
          </w:p>
        </w:tc>
        <w:tc>
          <w:tcPr>
            <w:tcW w:w="236" w:type="dxa"/>
            <w:noWrap/>
            <w:hideMark/>
          </w:tcPr>
          <w:p w14:paraId="4561DE5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0.0930598</w:t>
            </w:r>
          </w:p>
        </w:tc>
        <w:tc>
          <w:tcPr>
            <w:tcW w:w="236" w:type="dxa"/>
            <w:noWrap/>
            <w:hideMark/>
          </w:tcPr>
          <w:p w14:paraId="569BDA1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7.61E-05</w:t>
            </w:r>
          </w:p>
        </w:tc>
        <w:tc>
          <w:tcPr>
            <w:tcW w:w="236" w:type="dxa"/>
            <w:noWrap/>
            <w:hideMark/>
          </w:tcPr>
          <w:p w14:paraId="3409A0E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13.1565371</w:t>
            </w:r>
          </w:p>
        </w:tc>
        <w:tc>
          <w:tcPr>
            <w:tcW w:w="236" w:type="dxa"/>
            <w:noWrap/>
            <w:hideMark/>
          </w:tcPr>
          <w:p w14:paraId="706FB3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13.1141786</w:t>
            </w:r>
          </w:p>
        </w:tc>
        <w:tc>
          <w:tcPr>
            <w:tcW w:w="236" w:type="dxa"/>
            <w:noWrap/>
            <w:hideMark/>
          </w:tcPr>
          <w:p w14:paraId="084F15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0.00045983</w:t>
            </w:r>
          </w:p>
        </w:tc>
      </w:tr>
      <w:tr w:rsidR="008B378D" w:rsidRPr="00CE7A00" w14:paraId="2F7428FE" w14:textId="77777777" w:rsidTr="008B378D">
        <w:trPr>
          <w:trHeight w:val="20"/>
        </w:trPr>
        <w:tc>
          <w:tcPr>
            <w:tcW w:w="236" w:type="dxa"/>
            <w:noWrap/>
            <w:hideMark/>
          </w:tcPr>
          <w:p w14:paraId="6F9722DF"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1421BA9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CFF731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0.02674436</w:t>
            </w:r>
          </w:p>
        </w:tc>
        <w:tc>
          <w:tcPr>
            <w:tcW w:w="236" w:type="dxa"/>
            <w:noWrap/>
            <w:hideMark/>
          </w:tcPr>
          <w:p w14:paraId="1EEF23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5.12319916</w:t>
            </w:r>
          </w:p>
        </w:tc>
        <w:tc>
          <w:tcPr>
            <w:tcW w:w="236" w:type="dxa"/>
            <w:noWrap/>
            <w:hideMark/>
          </w:tcPr>
          <w:p w14:paraId="572FFA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0.00143838</w:t>
            </w:r>
          </w:p>
        </w:tc>
        <w:tc>
          <w:tcPr>
            <w:tcW w:w="236" w:type="dxa"/>
            <w:noWrap/>
            <w:hideMark/>
          </w:tcPr>
          <w:p w14:paraId="66B44B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21.9289641</w:t>
            </w:r>
          </w:p>
        </w:tc>
        <w:tc>
          <w:tcPr>
            <w:tcW w:w="236" w:type="dxa"/>
            <w:noWrap/>
            <w:hideMark/>
          </w:tcPr>
          <w:p w14:paraId="2DBDA7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21.9190316</w:t>
            </w:r>
          </w:p>
        </w:tc>
        <w:tc>
          <w:tcPr>
            <w:tcW w:w="236" w:type="dxa"/>
            <w:noWrap/>
            <w:hideMark/>
          </w:tcPr>
          <w:p w14:paraId="5FD2A79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0.00014045</w:t>
            </w:r>
          </w:p>
        </w:tc>
      </w:tr>
      <w:tr w:rsidR="008B378D" w:rsidRPr="00CE7A00" w14:paraId="0A10B915" w14:textId="77777777" w:rsidTr="008B378D">
        <w:trPr>
          <w:trHeight w:val="20"/>
        </w:trPr>
        <w:tc>
          <w:tcPr>
            <w:tcW w:w="236" w:type="dxa"/>
            <w:noWrap/>
            <w:hideMark/>
          </w:tcPr>
          <w:p w14:paraId="165569A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65C2C2D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BB8D0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0.01113531</w:t>
            </w:r>
          </w:p>
        </w:tc>
        <w:tc>
          <w:tcPr>
            <w:tcW w:w="236" w:type="dxa"/>
            <w:noWrap/>
            <w:hideMark/>
          </w:tcPr>
          <w:p w14:paraId="7C36B7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0.0500847</w:t>
            </w:r>
          </w:p>
        </w:tc>
        <w:tc>
          <w:tcPr>
            <w:tcW w:w="236" w:type="dxa"/>
            <w:noWrap/>
            <w:hideMark/>
          </w:tcPr>
          <w:p w14:paraId="5A2112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2.15E-05</w:t>
            </w:r>
          </w:p>
        </w:tc>
        <w:tc>
          <w:tcPr>
            <w:tcW w:w="236" w:type="dxa"/>
            <w:noWrap/>
            <w:hideMark/>
          </w:tcPr>
          <w:p w14:paraId="41D93D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13.509091</w:t>
            </w:r>
          </w:p>
        </w:tc>
        <w:tc>
          <w:tcPr>
            <w:tcW w:w="236" w:type="dxa"/>
            <w:noWrap/>
            <w:hideMark/>
          </w:tcPr>
          <w:p w14:paraId="461435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13.5019742</w:t>
            </w:r>
          </w:p>
        </w:tc>
        <w:tc>
          <w:tcPr>
            <w:tcW w:w="236" w:type="dxa"/>
            <w:noWrap/>
            <w:hideMark/>
          </w:tcPr>
          <w:p w14:paraId="1050E2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0.00022586</w:t>
            </w:r>
          </w:p>
        </w:tc>
      </w:tr>
      <w:tr w:rsidR="008B378D" w:rsidRPr="00CE7A00" w14:paraId="632A5DF1" w14:textId="77777777" w:rsidTr="008B378D">
        <w:trPr>
          <w:trHeight w:val="20"/>
        </w:trPr>
        <w:tc>
          <w:tcPr>
            <w:tcW w:w="236" w:type="dxa"/>
            <w:noWrap/>
            <w:hideMark/>
          </w:tcPr>
          <w:p w14:paraId="3E991D6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1309591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8ABF0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0.01881985</w:t>
            </w:r>
          </w:p>
        </w:tc>
        <w:tc>
          <w:tcPr>
            <w:tcW w:w="236" w:type="dxa"/>
            <w:noWrap/>
            <w:hideMark/>
          </w:tcPr>
          <w:p w14:paraId="2740837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2.24398818</w:t>
            </w:r>
          </w:p>
        </w:tc>
        <w:tc>
          <w:tcPr>
            <w:tcW w:w="236" w:type="dxa"/>
            <w:noWrap/>
            <w:hideMark/>
          </w:tcPr>
          <w:p w14:paraId="71014F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0.00058969</w:t>
            </w:r>
          </w:p>
        </w:tc>
        <w:tc>
          <w:tcPr>
            <w:tcW w:w="236" w:type="dxa"/>
            <w:noWrap/>
            <w:hideMark/>
          </w:tcPr>
          <w:p w14:paraId="5A4128E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13.7395079</w:t>
            </w:r>
          </w:p>
        </w:tc>
        <w:tc>
          <w:tcPr>
            <w:tcW w:w="236" w:type="dxa"/>
            <w:noWrap/>
            <w:hideMark/>
          </w:tcPr>
          <w:p w14:paraId="10CB78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13.3865246</w:t>
            </w:r>
          </w:p>
        </w:tc>
        <w:tc>
          <w:tcPr>
            <w:tcW w:w="236" w:type="dxa"/>
            <w:noWrap/>
            <w:hideMark/>
          </w:tcPr>
          <w:p w14:paraId="68DC36A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0.00014158</w:t>
            </w:r>
          </w:p>
        </w:tc>
      </w:tr>
      <w:tr w:rsidR="008B378D" w:rsidRPr="00CE7A00" w14:paraId="3A3A8AB8" w14:textId="77777777" w:rsidTr="008B378D">
        <w:trPr>
          <w:trHeight w:val="20"/>
        </w:trPr>
        <w:tc>
          <w:tcPr>
            <w:tcW w:w="236" w:type="dxa"/>
            <w:noWrap/>
            <w:hideMark/>
          </w:tcPr>
          <w:p w14:paraId="6B62D13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490250E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8E680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0.02811619</w:t>
            </w:r>
          </w:p>
        </w:tc>
        <w:tc>
          <w:tcPr>
            <w:tcW w:w="236" w:type="dxa"/>
            <w:noWrap/>
            <w:hideMark/>
          </w:tcPr>
          <w:p w14:paraId="3DEA7B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0.1964767</w:t>
            </w:r>
          </w:p>
        </w:tc>
        <w:tc>
          <w:tcPr>
            <w:tcW w:w="236" w:type="dxa"/>
            <w:noWrap/>
            <w:hideMark/>
          </w:tcPr>
          <w:p w14:paraId="677F50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0.00015072</w:t>
            </w:r>
          </w:p>
        </w:tc>
        <w:tc>
          <w:tcPr>
            <w:tcW w:w="236" w:type="dxa"/>
            <w:noWrap/>
            <w:hideMark/>
          </w:tcPr>
          <w:p w14:paraId="1A3C5F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5.20605779</w:t>
            </w:r>
          </w:p>
        </w:tc>
        <w:tc>
          <w:tcPr>
            <w:tcW w:w="236" w:type="dxa"/>
            <w:noWrap/>
            <w:hideMark/>
          </w:tcPr>
          <w:p w14:paraId="19279FE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5.66541944</w:t>
            </w:r>
          </w:p>
        </w:tc>
        <w:tc>
          <w:tcPr>
            <w:tcW w:w="236" w:type="dxa"/>
            <w:noWrap/>
            <w:hideMark/>
          </w:tcPr>
          <w:p w14:paraId="202EB09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0.00038335</w:t>
            </w:r>
          </w:p>
        </w:tc>
      </w:tr>
      <w:tr w:rsidR="008B378D" w:rsidRPr="00CE7A00" w14:paraId="5C291117" w14:textId="77777777" w:rsidTr="008B378D">
        <w:trPr>
          <w:trHeight w:val="20"/>
        </w:trPr>
        <w:tc>
          <w:tcPr>
            <w:tcW w:w="236" w:type="dxa"/>
            <w:noWrap/>
            <w:hideMark/>
          </w:tcPr>
          <w:p w14:paraId="72E88F3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5ECAC05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41AC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0.20261902</w:t>
            </w:r>
          </w:p>
        </w:tc>
        <w:tc>
          <w:tcPr>
            <w:tcW w:w="236" w:type="dxa"/>
            <w:noWrap/>
            <w:hideMark/>
          </w:tcPr>
          <w:p w14:paraId="2986CE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14.7219208</w:t>
            </w:r>
          </w:p>
        </w:tc>
        <w:tc>
          <w:tcPr>
            <w:tcW w:w="236" w:type="dxa"/>
            <w:noWrap/>
            <w:hideMark/>
          </w:tcPr>
          <w:p w14:paraId="33A582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0.00248467</w:t>
            </w:r>
          </w:p>
        </w:tc>
        <w:tc>
          <w:tcPr>
            <w:tcW w:w="236" w:type="dxa"/>
            <w:noWrap/>
            <w:hideMark/>
          </w:tcPr>
          <w:p w14:paraId="6F7AB5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14.2412054</w:t>
            </w:r>
          </w:p>
        </w:tc>
        <w:tc>
          <w:tcPr>
            <w:tcW w:w="236" w:type="dxa"/>
            <w:noWrap/>
            <w:hideMark/>
          </w:tcPr>
          <w:p w14:paraId="51943F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14.2410898</w:t>
            </w:r>
          </w:p>
        </w:tc>
        <w:tc>
          <w:tcPr>
            <w:tcW w:w="236" w:type="dxa"/>
            <w:noWrap/>
            <w:hideMark/>
          </w:tcPr>
          <w:p w14:paraId="3F5FE0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8.60E-05</w:t>
            </w:r>
          </w:p>
        </w:tc>
      </w:tr>
      <w:tr w:rsidR="008B378D" w:rsidRPr="00CE7A00" w14:paraId="08E8766E" w14:textId="77777777" w:rsidTr="008B378D">
        <w:trPr>
          <w:trHeight w:val="20"/>
        </w:trPr>
        <w:tc>
          <w:tcPr>
            <w:tcW w:w="236" w:type="dxa"/>
            <w:noWrap/>
            <w:hideMark/>
          </w:tcPr>
          <w:p w14:paraId="2E81964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3C6E92A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8FD1CB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0.01835306</w:t>
            </w:r>
          </w:p>
        </w:tc>
        <w:tc>
          <w:tcPr>
            <w:tcW w:w="236" w:type="dxa"/>
            <w:noWrap/>
            <w:hideMark/>
          </w:tcPr>
          <w:p w14:paraId="2143384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0.09468796</w:t>
            </w:r>
          </w:p>
        </w:tc>
        <w:tc>
          <w:tcPr>
            <w:tcW w:w="236" w:type="dxa"/>
            <w:noWrap/>
            <w:hideMark/>
          </w:tcPr>
          <w:p w14:paraId="2AD1C9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2.79E-05</w:t>
            </w:r>
          </w:p>
        </w:tc>
        <w:tc>
          <w:tcPr>
            <w:tcW w:w="236" w:type="dxa"/>
            <w:noWrap/>
            <w:hideMark/>
          </w:tcPr>
          <w:p w14:paraId="4D3347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16.9541833</w:t>
            </w:r>
          </w:p>
        </w:tc>
        <w:tc>
          <w:tcPr>
            <w:tcW w:w="236" w:type="dxa"/>
            <w:noWrap/>
            <w:hideMark/>
          </w:tcPr>
          <w:p w14:paraId="435DBA0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15.9886691</w:t>
            </w:r>
          </w:p>
        </w:tc>
        <w:tc>
          <w:tcPr>
            <w:tcW w:w="236" w:type="dxa"/>
            <w:noWrap/>
            <w:hideMark/>
          </w:tcPr>
          <w:p w14:paraId="7DB7A2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0.00014706</w:t>
            </w:r>
          </w:p>
        </w:tc>
      </w:tr>
      <w:tr w:rsidR="008B378D" w:rsidRPr="00CE7A00" w14:paraId="2331F730" w14:textId="77777777" w:rsidTr="008B378D">
        <w:trPr>
          <w:trHeight w:val="20"/>
        </w:trPr>
        <w:tc>
          <w:tcPr>
            <w:tcW w:w="236" w:type="dxa"/>
            <w:noWrap/>
            <w:hideMark/>
          </w:tcPr>
          <w:p w14:paraId="59141A9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734E3C9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B7796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0.04090887</w:t>
            </w:r>
          </w:p>
        </w:tc>
        <w:tc>
          <w:tcPr>
            <w:tcW w:w="236" w:type="dxa"/>
            <w:noWrap/>
            <w:hideMark/>
          </w:tcPr>
          <w:p w14:paraId="55D822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0.11920195</w:t>
            </w:r>
          </w:p>
        </w:tc>
        <w:tc>
          <w:tcPr>
            <w:tcW w:w="236" w:type="dxa"/>
            <w:noWrap/>
            <w:hideMark/>
          </w:tcPr>
          <w:p w14:paraId="5FB247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7.30E-05</w:t>
            </w:r>
          </w:p>
        </w:tc>
        <w:tc>
          <w:tcPr>
            <w:tcW w:w="236" w:type="dxa"/>
            <w:noWrap/>
            <w:hideMark/>
          </w:tcPr>
          <w:p w14:paraId="557F0F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16.7514343</w:t>
            </w:r>
          </w:p>
        </w:tc>
        <w:tc>
          <w:tcPr>
            <w:tcW w:w="236" w:type="dxa"/>
            <w:noWrap/>
            <w:hideMark/>
          </w:tcPr>
          <w:p w14:paraId="0673C3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16.8145424</w:t>
            </w:r>
          </w:p>
        </w:tc>
        <w:tc>
          <w:tcPr>
            <w:tcW w:w="236" w:type="dxa"/>
            <w:noWrap/>
            <w:hideMark/>
          </w:tcPr>
          <w:p w14:paraId="222291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0.00030601</w:t>
            </w:r>
          </w:p>
        </w:tc>
      </w:tr>
      <w:tr w:rsidR="008B378D" w:rsidRPr="00CE7A00" w14:paraId="39F9ED5D" w14:textId="77777777" w:rsidTr="008B378D">
        <w:trPr>
          <w:trHeight w:val="20"/>
        </w:trPr>
        <w:tc>
          <w:tcPr>
            <w:tcW w:w="236" w:type="dxa"/>
            <w:noWrap/>
            <w:hideMark/>
          </w:tcPr>
          <w:p w14:paraId="4EE4B83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377AFBC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19E22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0.03367712</w:t>
            </w:r>
          </w:p>
        </w:tc>
        <w:tc>
          <w:tcPr>
            <w:tcW w:w="236" w:type="dxa"/>
            <w:noWrap/>
            <w:hideMark/>
          </w:tcPr>
          <w:p w14:paraId="7006ACD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0.10978934</w:t>
            </w:r>
          </w:p>
        </w:tc>
        <w:tc>
          <w:tcPr>
            <w:tcW w:w="236" w:type="dxa"/>
            <w:noWrap/>
            <w:hideMark/>
          </w:tcPr>
          <w:p w14:paraId="4B2296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3.28E-05</w:t>
            </w:r>
          </w:p>
        </w:tc>
        <w:tc>
          <w:tcPr>
            <w:tcW w:w="236" w:type="dxa"/>
            <w:noWrap/>
            <w:hideMark/>
          </w:tcPr>
          <w:p w14:paraId="08EC86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22.276896</w:t>
            </w:r>
          </w:p>
        </w:tc>
        <w:tc>
          <w:tcPr>
            <w:tcW w:w="236" w:type="dxa"/>
            <w:noWrap/>
            <w:hideMark/>
          </w:tcPr>
          <w:p w14:paraId="74ECD8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22.0518739</w:t>
            </w:r>
          </w:p>
        </w:tc>
        <w:tc>
          <w:tcPr>
            <w:tcW w:w="236" w:type="dxa"/>
            <w:noWrap/>
            <w:hideMark/>
          </w:tcPr>
          <w:p w14:paraId="3D27C6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0.00014929</w:t>
            </w:r>
          </w:p>
        </w:tc>
      </w:tr>
      <w:tr w:rsidR="008B378D" w:rsidRPr="00CE7A00" w14:paraId="43766D10" w14:textId="77777777" w:rsidTr="008B378D">
        <w:trPr>
          <w:trHeight w:val="20"/>
        </w:trPr>
        <w:tc>
          <w:tcPr>
            <w:tcW w:w="236" w:type="dxa"/>
            <w:noWrap/>
            <w:hideMark/>
          </w:tcPr>
          <w:p w14:paraId="4413DB3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48CD529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7E6A95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0.03081334</w:t>
            </w:r>
          </w:p>
        </w:tc>
        <w:tc>
          <w:tcPr>
            <w:tcW w:w="236" w:type="dxa"/>
            <w:noWrap/>
            <w:hideMark/>
          </w:tcPr>
          <w:p w14:paraId="36FAA4A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0.60214063</w:t>
            </w:r>
          </w:p>
        </w:tc>
        <w:tc>
          <w:tcPr>
            <w:tcW w:w="236" w:type="dxa"/>
            <w:noWrap/>
            <w:hideMark/>
          </w:tcPr>
          <w:p w14:paraId="488B69C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0.00018454</w:t>
            </w:r>
          </w:p>
        </w:tc>
        <w:tc>
          <w:tcPr>
            <w:tcW w:w="236" w:type="dxa"/>
            <w:noWrap/>
            <w:hideMark/>
          </w:tcPr>
          <w:p w14:paraId="276663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16.0302033</w:t>
            </w:r>
          </w:p>
        </w:tc>
        <w:tc>
          <w:tcPr>
            <w:tcW w:w="236" w:type="dxa"/>
            <w:noWrap/>
            <w:hideMark/>
          </w:tcPr>
          <w:p w14:paraId="1DFFDA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15.1078576</w:t>
            </w:r>
          </w:p>
        </w:tc>
        <w:tc>
          <w:tcPr>
            <w:tcW w:w="236" w:type="dxa"/>
            <w:noWrap/>
            <w:hideMark/>
          </w:tcPr>
          <w:p w14:paraId="7B7145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0.00014456</w:t>
            </w:r>
          </w:p>
        </w:tc>
      </w:tr>
      <w:tr w:rsidR="008B378D" w:rsidRPr="00CE7A00" w14:paraId="5CB4B1C8" w14:textId="77777777" w:rsidTr="008B378D">
        <w:trPr>
          <w:trHeight w:val="20"/>
        </w:trPr>
        <w:tc>
          <w:tcPr>
            <w:tcW w:w="236" w:type="dxa"/>
            <w:noWrap/>
            <w:hideMark/>
          </w:tcPr>
          <w:p w14:paraId="3142E9B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6F0DB2D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B9342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0.02199708</w:t>
            </w:r>
          </w:p>
        </w:tc>
        <w:tc>
          <w:tcPr>
            <w:tcW w:w="236" w:type="dxa"/>
            <w:noWrap/>
            <w:hideMark/>
          </w:tcPr>
          <w:p w14:paraId="5B5A5D2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6.77642682</w:t>
            </w:r>
          </w:p>
        </w:tc>
        <w:tc>
          <w:tcPr>
            <w:tcW w:w="236" w:type="dxa"/>
            <w:noWrap/>
            <w:hideMark/>
          </w:tcPr>
          <w:p w14:paraId="34B510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0.00172702</w:t>
            </w:r>
          </w:p>
        </w:tc>
        <w:tc>
          <w:tcPr>
            <w:tcW w:w="236" w:type="dxa"/>
            <w:noWrap/>
            <w:hideMark/>
          </w:tcPr>
          <w:p w14:paraId="21380C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10.5103978</w:t>
            </w:r>
          </w:p>
        </w:tc>
        <w:tc>
          <w:tcPr>
            <w:tcW w:w="236" w:type="dxa"/>
            <w:noWrap/>
            <w:hideMark/>
          </w:tcPr>
          <w:p w14:paraId="7E32BD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10.5140164</w:t>
            </w:r>
          </w:p>
        </w:tc>
        <w:tc>
          <w:tcPr>
            <w:tcW w:w="236" w:type="dxa"/>
            <w:noWrap/>
            <w:hideMark/>
          </w:tcPr>
          <w:p w14:paraId="7BAAA6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0.00011952</w:t>
            </w:r>
          </w:p>
        </w:tc>
      </w:tr>
      <w:tr w:rsidR="008B378D" w:rsidRPr="00CE7A00" w14:paraId="3A158B20" w14:textId="77777777" w:rsidTr="008B378D">
        <w:trPr>
          <w:trHeight w:val="20"/>
        </w:trPr>
        <w:tc>
          <w:tcPr>
            <w:tcW w:w="236" w:type="dxa"/>
            <w:noWrap/>
            <w:hideMark/>
          </w:tcPr>
          <w:p w14:paraId="1B15257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154C127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26D21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0.0120018</w:t>
            </w:r>
          </w:p>
        </w:tc>
        <w:tc>
          <w:tcPr>
            <w:tcW w:w="236" w:type="dxa"/>
            <w:noWrap/>
            <w:hideMark/>
          </w:tcPr>
          <w:p w14:paraId="4FB821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0.05283134</w:t>
            </w:r>
          </w:p>
        </w:tc>
        <w:tc>
          <w:tcPr>
            <w:tcW w:w="236" w:type="dxa"/>
            <w:noWrap/>
            <w:hideMark/>
          </w:tcPr>
          <w:p w14:paraId="65E26B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2.51E-05</w:t>
            </w:r>
          </w:p>
        </w:tc>
        <w:tc>
          <w:tcPr>
            <w:tcW w:w="236" w:type="dxa"/>
            <w:noWrap/>
            <w:hideMark/>
          </w:tcPr>
          <w:p w14:paraId="3A524A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15.7493571</w:t>
            </w:r>
          </w:p>
        </w:tc>
        <w:tc>
          <w:tcPr>
            <w:tcW w:w="236" w:type="dxa"/>
            <w:noWrap/>
            <w:hideMark/>
          </w:tcPr>
          <w:p w14:paraId="01F158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16.1769452</w:t>
            </w:r>
          </w:p>
        </w:tc>
        <w:tc>
          <w:tcPr>
            <w:tcW w:w="236" w:type="dxa"/>
            <w:noWrap/>
            <w:hideMark/>
          </w:tcPr>
          <w:p w14:paraId="22C9FD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0.00024855</w:t>
            </w:r>
          </w:p>
        </w:tc>
      </w:tr>
      <w:tr w:rsidR="008B378D" w:rsidRPr="00CE7A00" w14:paraId="55411849" w14:textId="77777777" w:rsidTr="008B378D">
        <w:trPr>
          <w:trHeight w:val="20"/>
        </w:trPr>
        <w:tc>
          <w:tcPr>
            <w:tcW w:w="236" w:type="dxa"/>
            <w:noWrap/>
            <w:hideMark/>
          </w:tcPr>
          <w:p w14:paraId="67871AB9"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45190BB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E343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0.01301074</w:t>
            </w:r>
          </w:p>
        </w:tc>
        <w:tc>
          <w:tcPr>
            <w:tcW w:w="236" w:type="dxa"/>
            <w:noWrap/>
            <w:hideMark/>
          </w:tcPr>
          <w:p w14:paraId="65A22F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0.09463659</w:t>
            </w:r>
          </w:p>
        </w:tc>
        <w:tc>
          <w:tcPr>
            <w:tcW w:w="236" w:type="dxa"/>
            <w:noWrap/>
            <w:hideMark/>
          </w:tcPr>
          <w:p w14:paraId="1A0797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6.74E-05</w:t>
            </w:r>
          </w:p>
        </w:tc>
        <w:tc>
          <w:tcPr>
            <w:tcW w:w="236" w:type="dxa"/>
            <w:noWrap/>
            <w:hideMark/>
          </w:tcPr>
          <w:p w14:paraId="3039E1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10.437412</w:t>
            </w:r>
          </w:p>
        </w:tc>
        <w:tc>
          <w:tcPr>
            <w:tcW w:w="236" w:type="dxa"/>
            <w:noWrap/>
            <w:hideMark/>
          </w:tcPr>
          <w:p w14:paraId="377C87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10.4937058</w:t>
            </w:r>
          </w:p>
        </w:tc>
        <w:tc>
          <w:tcPr>
            <w:tcW w:w="236" w:type="dxa"/>
            <w:noWrap/>
            <w:hideMark/>
          </w:tcPr>
          <w:p w14:paraId="3F69B4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0.00035442</w:t>
            </w:r>
          </w:p>
        </w:tc>
      </w:tr>
      <w:tr w:rsidR="008B378D" w:rsidRPr="00CE7A00" w14:paraId="3B1CB6B4" w14:textId="77777777" w:rsidTr="008B378D">
        <w:trPr>
          <w:trHeight w:val="20"/>
        </w:trPr>
        <w:tc>
          <w:tcPr>
            <w:tcW w:w="236" w:type="dxa"/>
            <w:noWrap/>
            <w:hideMark/>
          </w:tcPr>
          <w:p w14:paraId="3D4D7AC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606C822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DCA0C2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0.07987928</w:t>
            </w:r>
          </w:p>
        </w:tc>
        <w:tc>
          <w:tcPr>
            <w:tcW w:w="236" w:type="dxa"/>
            <w:noWrap/>
            <w:hideMark/>
          </w:tcPr>
          <w:p w14:paraId="0B4102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1.43675206</w:t>
            </w:r>
          </w:p>
        </w:tc>
        <w:tc>
          <w:tcPr>
            <w:tcW w:w="236" w:type="dxa"/>
            <w:noWrap/>
            <w:hideMark/>
          </w:tcPr>
          <w:p w14:paraId="5819C7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0.00151978</w:t>
            </w:r>
          </w:p>
        </w:tc>
        <w:tc>
          <w:tcPr>
            <w:tcW w:w="236" w:type="dxa"/>
            <w:noWrap/>
            <w:hideMark/>
          </w:tcPr>
          <w:p w14:paraId="7008CEA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3.9353687</w:t>
            </w:r>
          </w:p>
        </w:tc>
        <w:tc>
          <w:tcPr>
            <w:tcW w:w="236" w:type="dxa"/>
            <w:noWrap/>
            <w:hideMark/>
          </w:tcPr>
          <w:p w14:paraId="1CEBB3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3.94547408</w:t>
            </w:r>
          </w:p>
        </w:tc>
        <w:tc>
          <w:tcPr>
            <w:tcW w:w="236" w:type="dxa"/>
            <w:noWrap/>
            <w:hideMark/>
          </w:tcPr>
          <w:p w14:paraId="195709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0.0005289</w:t>
            </w:r>
          </w:p>
        </w:tc>
      </w:tr>
      <w:tr w:rsidR="008B378D" w:rsidRPr="00CE7A00" w14:paraId="612E31B7" w14:textId="77777777" w:rsidTr="008B378D">
        <w:trPr>
          <w:trHeight w:val="20"/>
        </w:trPr>
        <w:tc>
          <w:tcPr>
            <w:tcW w:w="236" w:type="dxa"/>
            <w:noWrap/>
            <w:hideMark/>
          </w:tcPr>
          <w:p w14:paraId="5799EF9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4788F8F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C369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0.01437154</w:t>
            </w:r>
          </w:p>
        </w:tc>
        <w:tc>
          <w:tcPr>
            <w:tcW w:w="236" w:type="dxa"/>
            <w:noWrap/>
            <w:hideMark/>
          </w:tcPr>
          <w:p w14:paraId="1FB725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0.12344513</w:t>
            </w:r>
          </w:p>
        </w:tc>
        <w:tc>
          <w:tcPr>
            <w:tcW w:w="236" w:type="dxa"/>
            <w:noWrap/>
            <w:hideMark/>
          </w:tcPr>
          <w:p w14:paraId="501E7A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5.84E-05</w:t>
            </w:r>
          </w:p>
        </w:tc>
        <w:tc>
          <w:tcPr>
            <w:tcW w:w="236" w:type="dxa"/>
            <w:noWrap/>
            <w:hideMark/>
          </w:tcPr>
          <w:p w14:paraId="3C5D9C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19.2453076</w:t>
            </w:r>
          </w:p>
        </w:tc>
        <w:tc>
          <w:tcPr>
            <w:tcW w:w="236" w:type="dxa"/>
            <w:noWrap/>
            <w:hideMark/>
          </w:tcPr>
          <w:p w14:paraId="6E46D7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18.2078246</w:t>
            </w:r>
          </w:p>
        </w:tc>
        <w:tc>
          <w:tcPr>
            <w:tcW w:w="236" w:type="dxa"/>
            <w:noWrap/>
            <w:hideMark/>
          </w:tcPr>
          <w:p w14:paraId="2EC1F0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0.00023695</w:t>
            </w:r>
          </w:p>
        </w:tc>
      </w:tr>
      <w:tr w:rsidR="008B378D" w:rsidRPr="00CE7A00" w14:paraId="616E337B" w14:textId="77777777" w:rsidTr="008B378D">
        <w:trPr>
          <w:trHeight w:val="20"/>
        </w:trPr>
        <w:tc>
          <w:tcPr>
            <w:tcW w:w="236" w:type="dxa"/>
            <w:noWrap/>
            <w:hideMark/>
          </w:tcPr>
          <w:p w14:paraId="443619D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6A8A173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EA93E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0.01854014</w:t>
            </w:r>
          </w:p>
        </w:tc>
        <w:tc>
          <w:tcPr>
            <w:tcW w:w="236" w:type="dxa"/>
            <w:noWrap/>
            <w:hideMark/>
          </w:tcPr>
          <w:p w14:paraId="4DD8ED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7.38562273</w:t>
            </w:r>
          </w:p>
        </w:tc>
        <w:tc>
          <w:tcPr>
            <w:tcW w:w="236" w:type="dxa"/>
            <w:noWrap/>
            <w:hideMark/>
          </w:tcPr>
          <w:p w14:paraId="162943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0.0027768</w:t>
            </w:r>
          </w:p>
        </w:tc>
        <w:tc>
          <w:tcPr>
            <w:tcW w:w="236" w:type="dxa"/>
            <w:noWrap/>
            <w:hideMark/>
          </w:tcPr>
          <w:p w14:paraId="4818CC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13.9219199</w:t>
            </w:r>
          </w:p>
        </w:tc>
        <w:tc>
          <w:tcPr>
            <w:tcW w:w="236" w:type="dxa"/>
            <w:noWrap/>
            <w:hideMark/>
          </w:tcPr>
          <w:p w14:paraId="7A74D8B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13.9410979</w:t>
            </w:r>
          </w:p>
        </w:tc>
        <w:tc>
          <w:tcPr>
            <w:tcW w:w="236" w:type="dxa"/>
            <w:noWrap/>
            <w:hideMark/>
          </w:tcPr>
          <w:p w14:paraId="6FA9D5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0.00019018</w:t>
            </w:r>
          </w:p>
        </w:tc>
      </w:tr>
      <w:tr w:rsidR="008B378D" w:rsidRPr="00CE7A00" w14:paraId="1EB991F0" w14:textId="77777777" w:rsidTr="008B378D">
        <w:trPr>
          <w:trHeight w:val="20"/>
        </w:trPr>
        <w:tc>
          <w:tcPr>
            <w:tcW w:w="236" w:type="dxa"/>
            <w:noWrap/>
            <w:hideMark/>
          </w:tcPr>
          <w:p w14:paraId="5BB9D10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029496C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68B0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0.03890428</w:t>
            </w:r>
          </w:p>
        </w:tc>
        <w:tc>
          <w:tcPr>
            <w:tcW w:w="236" w:type="dxa"/>
            <w:noWrap/>
            <w:hideMark/>
          </w:tcPr>
          <w:p w14:paraId="60573D4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1.56747447</w:t>
            </w:r>
          </w:p>
        </w:tc>
        <w:tc>
          <w:tcPr>
            <w:tcW w:w="236" w:type="dxa"/>
            <w:noWrap/>
            <w:hideMark/>
          </w:tcPr>
          <w:p w14:paraId="0DD68F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0.00159958</w:t>
            </w:r>
          </w:p>
        </w:tc>
        <w:tc>
          <w:tcPr>
            <w:tcW w:w="236" w:type="dxa"/>
            <w:noWrap/>
            <w:hideMark/>
          </w:tcPr>
          <w:p w14:paraId="7B4B2E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7.4862357</w:t>
            </w:r>
          </w:p>
        </w:tc>
        <w:tc>
          <w:tcPr>
            <w:tcW w:w="236" w:type="dxa"/>
            <w:noWrap/>
            <w:hideMark/>
          </w:tcPr>
          <w:p w14:paraId="0E432B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7.55988708</w:t>
            </w:r>
          </w:p>
        </w:tc>
        <w:tc>
          <w:tcPr>
            <w:tcW w:w="236" w:type="dxa"/>
            <w:noWrap/>
            <w:hideMark/>
          </w:tcPr>
          <w:p w14:paraId="41F63E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0.00046145</w:t>
            </w:r>
          </w:p>
        </w:tc>
      </w:tr>
      <w:tr w:rsidR="008B378D" w:rsidRPr="00CE7A00" w14:paraId="2CF19BAB" w14:textId="77777777" w:rsidTr="008B378D">
        <w:trPr>
          <w:trHeight w:val="20"/>
        </w:trPr>
        <w:tc>
          <w:tcPr>
            <w:tcW w:w="236" w:type="dxa"/>
            <w:noWrap/>
            <w:hideMark/>
          </w:tcPr>
          <w:p w14:paraId="50206EE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074AFE5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30C1D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0.02756332</w:t>
            </w:r>
          </w:p>
        </w:tc>
        <w:tc>
          <w:tcPr>
            <w:tcW w:w="236" w:type="dxa"/>
            <w:noWrap/>
            <w:hideMark/>
          </w:tcPr>
          <w:p w14:paraId="62D2E0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0.04988559</w:t>
            </w:r>
          </w:p>
        </w:tc>
        <w:tc>
          <w:tcPr>
            <w:tcW w:w="236" w:type="dxa"/>
            <w:noWrap/>
            <w:hideMark/>
          </w:tcPr>
          <w:p w14:paraId="4F0612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3.24E-05</w:t>
            </w:r>
          </w:p>
        </w:tc>
        <w:tc>
          <w:tcPr>
            <w:tcW w:w="236" w:type="dxa"/>
            <w:noWrap/>
            <w:hideMark/>
          </w:tcPr>
          <w:p w14:paraId="370EFA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12.2762565</w:t>
            </w:r>
          </w:p>
        </w:tc>
        <w:tc>
          <w:tcPr>
            <w:tcW w:w="236" w:type="dxa"/>
            <w:noWrap/>
            <w:hideMark/>
          </w:tcPr>
          <w:p w14:paraId="54A867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12.347128</w:t>
            </w:r>
          </w:p>
        </w:tc>
        <w:tc>
          <w:tcPr>
            <w:tcW w:w="236" w:type="dxa"/>
            <w:noWrap/>
            <w:hideMark/>
          </w:tcPr>
          <w:p w14:paraId="5BA03A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0.00033127</w:t>
            </w:r>
          </w:p>
        </w:tc>
      </w:tr>
      <w:tr w:rsidR="008B378D" w:rsidRPr="00CE7A00" w14:paraId="5E31FB87" w14:textId="77777777" w:rsidTr="008B378D">
        <w:trPr>
          <w:trHeight w:val="20"/>
        </w:trPr>
        <w:tc>
          <w:tcPr>
            <w:tcW w:w="236" w:type="dxa"/>
            <w:noWrap/>
            <w:hideMark/>
          </w:tcPr>
          <w:p w14:paraId="4BEDAE0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783B657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B0754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0.02950397</w:t>
            </w:r>
          </w:p>
        </w:tc>
        <w:tc>
          <w:tcPr>
            <w:tcW w:w="236" w:type="dxa"/>
            <w:noWrap/>
            <w:hideMark/>
          </w:tcPr>
          <w:p w14:paraId="218FDF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8.01E-05</w:t>
            </w:r>
          </w:p>
        </w:tc>
        <w:tc>
          <w:tcPr>
            <w:tcW w:w="236" w:type="dxa"/>
            <w:noWrap/>
            <w:hideMark/>
          </w:tcPr>
          <w:p w14:paraId="278813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1.17E-05</w:t>
            </w:r>
          </w:p>
        </w:tc>
        <w:tc>
          <w:tcPr>
            <w:tcW w:w="236" w:type="dxa"/>
            <w:noWrap/>
            <w:hideMark/>
          </w:tcPr>
          <w:p w14:paraId="2A6CA9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5.05167277</w:t>
            </w:r>
          </w:p>
        </w:tc>
        <w:tc>
          <w:tcPr>
            <w:tcW w:w="236" w:type="dxa"/>
            <w:noWrap/>
            <w:hideMark/>
          </w:tcPr>
          <w:p w14:paraId="25A0B1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5.06660478</w:t>
            </w:r>
          </w:p>
        </w:tc>
        <w:tc>
          <w:tcPr>
            <w:tcW w:w="236" w:type="dxa"/>
            <w:noWrap/>
            <w:hideMark/>
          </w:tcPr>
          <w:p w14:paraId="20BBC2E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0.00037914</w:t>
            </w:r>
          </w:p>
        </w:tc>
      </w:tr>
      <w:tr w:rsidR="008B378D" w:rsidRPr="00CE7A00" w14:paraId="3C6A7694" w14:textId="77777777" w:rsidTr="008B378D">
        <w:trPr>
          <w:trHeight w:val="20"/>
        </w:trPr>
        <w:tc>
          <w:tcPr>
            <w:tcW w:w="236" w:type="dxa"/>
            <w:noWrap/>
            <w:hideMark/>
          </w:tcPr>
          <w:p w14:paraId="3E8B466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0019C26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742C39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0.01107084</w:t>
            </w:r>
          </w:p>
        </w:tc>
        <w:tc>
          <w:tcPr>
            <w:tcW w:w="236" w:type="dxa"/>
            <w:noWrap/>
            <w:hideMark/>
          </w:tcPr>
          <w:p w14:paraId="5756C5E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0.19370296</w:t>
            </w:r>
          </w:p>
        </w:tc>
        <w:tc>
          <w:tcPr>
            <w:tcW w:w="236" w:type="dxa"/>
            <w:noWrap/>
            <w:hideMark/>
          </w:tcPr>
          <w:p w14:paraId="36F350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1.11E-05</w:t>
            </w:r>
          </w:p>
        </w:tc>
        <w:tc>
          <w:tcPr>
            <w:tcW w:w="236" w:type="dxa"/>
            <w:noWrap/>
            <w:hideMark/>
          </w:tcPr>
          <w:p w14:paraId="2F65904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23.3225387</w:t>
            </w:r>
          </w:p>
        </w:tc>
        <w:tc>
          <w:tcPr>
            <w:tcW w:w="236" w:type="dxa"/>
            <w:noWrap/>
            <w:hideMark/>
          </w:tcPr>
          <w:p w14:paraId="665BEA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23.327161</w:t>
            </w:r>
          </w:p>
        </w:tc>
        <w:tc>
          <w:tcPr>
            <w:tcW w:w="236" w:type="dxa"/>
            <w:noWrap/>
            <w:hideMark/>
          </w:tcPr>
          <w:p w14:paraId="6F3E19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2.90E-05</w:t>
            </w:r>
          </w:p>
        </w:tc>
      </w:tr>
      <w:tr w:rsidR="008B378D" w:rsidRPr="00CE7A00" w14:paraId="20201D7A" w14:textId="77777777" w:rsidTr="008B378D">
        <w:trPr>
          <w:trHeight w:val="20"/>
        </w:trPr>
        <w:tc>
          <w:tcPr>
            <w:tcW w:w="236" w:type="dxa"/>
            <w:noWrap/>
            <w:hideMark/>
          </w:tcPr>
          <w:p w14:paraId="5B53E90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3D2077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8349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0.00522272</w:t>
            </w:r>
          </w:p>
        </w:tc>
        <w:tc>
          <w:tcPr>
            <w:tcW w:w="236" w:type="dxa"/>
            <w:noWrap/>
            <w:hideMark/>
          </w:tcPr>
          <w:p w14:paraId="44A938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0.09443209</w:t>
            </w:r>
          </w:p>
        </w:tc>
        <w:tc>
          <w:tcPr>
            <w:tcW w:w="236" w:type="dxa"/>
            <w:noWrap/>
            <w:hideMark/>
          </w:tcPr>
          <w:p w14:paraId="2AFAD2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1.77E-05</w:t>
            </w:r>
          </w:p>
        </w:tc>
        <w:tc>
          <w:tcPr>
            <w:tcW w:w="236" w:type="dxa"/>
            <w:noWrap/>
            <w:hideMark/>
          </w:tcPr>
          <w:p w14:paraId="735F5F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22.5238456</w:t>
            </w:r>
          </w:p>
        </w:tc>
        <w:tc>
          <w:tcPr>
            <w:tcW w:w="236" w:type="dxa"/>
            <w:noWrap/>
            <w:hideMark/>
          </w:tcPr>
          <w:p w14:paraId="2CD3EB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22.5227251</w:t>
            </w:r>
          </w:p>
        </w:tc>
        <w:tc>
          <w:tcPr>
            <w:tcW w:w="236" w:type="dxa"/>
            <w:noWrap/>
            <w:hideMark/>
          </w:tcPr>
          <w:p w14:paraId="58FDEAA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9.53E-05</w:t>
            </w:r>
          </w:p>
        </w:tc>
      </w:tr>
      <w:tr w:rsidR="008B378D" w:rsidRPr="00CE7A00" w14:paraId="17F8B84E" w14:textId="77777777" w:rsidTr="008B378D">
        <w:trPr>
          <w:trHeight w:val="20"/>
        </w:trPr>
        <w:tc>
          <w:tcPr>
            <w:tcW w:w="236" w:type="dxa"/>
            <w:noWrap/>
            <w:hideMark/>
          </w:tcPr>
          <w:p w14:paraId="0B17A11F"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248CE6E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C82C7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0.02713203</w:t>
            </w:r>
          </w:p>
        </w:tc>
        <w:tc>
          <w:tcPr>
            <w:tcW w:w="236" w:type="dxa"/>
            <w:noWrap/>
            <w:hideMark/>
          </w:tcPr>
          <w:p w14:paraId="5034A0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0.57528604</w:t>
            </w:r>
          </w:p>
        </w:tc>
        <w:tc>
          <w:tcPr>
            <w:tcW w:w="236" w:type="dxa"/>
            <w:noWrap/>
            <w:hideMark/>
          </w:tcPr>
          <w:p w14:paraId="0DF3CE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0.00021566</w:t>
            </w:r>
          </w:p>
        </w:tc>
        <w:tc>
          <w:tcPr>
            <w:tcW w:w="236" w:type="dxa"/>
            <w:noWrap/>
            <w:hideMark/>
          </w:tcPr>
          <w:p w14:paraId="5D4E80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9.59452891</w:t>
            </w:r>
          </w:p>
        </w:tc>
        <w:tc>
          <w:tcPr>
            <w:tcW w:w="236" w:type="dxa"/>
            <w:noWrap/>
            <w:hideMark/>
          </w:tcPr>
          <w:p w14:paraId="27A47A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9.5930655</w:t>
            </w:r>
          </w:p>
        </w:tc>
        <w:tc>
          <w:tcPr>
            <w:tcW w:w="236" w:type="dxa"/>
            <w:noWrap/>
            <w:hideMark/>
          </w:tcPr>
          <w:p w14:paraId="6BFE5B1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0.00023058</w:t>
            </w:r>
          </w:p>
        </w:tc>
      </w:tr>
      <w:tr w:rsidR="008B378D" w:rsidRPr="00CE7A00" w14:paraId="7AC2509F" w14:textId="77777777" w:rsidTr="008B378D">
        <w:trPr>
          <w:trHeight w:val="20"/>
        </w:trPr>
        <w:tc>
          <w:tcPr>
            <w:tcW w:w="236" w:type="dxa"/>
            <w:noWrap/>
            <w:hideMark/>
          </w:tcPr>
          <w:p w14:paraId="3BC33811"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4B4AB2B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BB664A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0.0541651</w:t>
            </w:r>
          </w:p>
        </w:tc>
        <w:tc>
          <w:tcPr>
            <w:tcW w:w="236" w:type="dxa"/>
            <w:noWrap/>
            <w:hideMark/>
          </w:tcPr>
          <w:p w14:paraId="6F403C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1.44339278</w:t>
            </w:r>
          </w:p>
        </w:tc>
        <w:tc>
          <w:tcPr>
            <w:tcW w:w="236" w:type="dxa"/>
            <w:noWrap/>
            <w:hideMark/>
          </w:tcPr>
          <w:p w14:paraId="0E5EC3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0.00119481</w:t>
            </w:r>
          </w:p>
        </w:tc>
        <w:tc>
          <w:tcPr>
            <w:tcW w:w="236" w:type="dxa"/>
            <w:noWrap/>
            <w:hideMark/>
          </w:tcPr>
          <w:p w14:paraId="646E03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-1.2958894</w:t>
            </w:r>
          </w:p>
        </w:tc>
        <w:tc>
          <w:tcPr>
            <w:tcW w:w="236" w:type="dxa"/>
            <w:noWrap/>
            <w:hideMark/>
          </w:tcPr>
          <w:p w14:paraId="6B8237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-0.7259879</w:t>
            </w:r>
          </w:p>
        </w:tc>
        <w:tc>
          <w:tcPr>
            <w:tcW w:w="236" w:type="dxa"/>
            <w:noWrap/>
            <w:hideMark/>
          </w:tcPr>
          <w:p w14:paraId="7D9FE9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0.00066824</w:t>
            </w:r>
          </w:p>
        </w:tc>
      </w:tr>
      <w:tr w:rsidR="008B378D" w:rsidRPr="00CE7A00" w14:paraId="72DB91BC" w14:textId="77777777" w:rsidTr="008B378D">
        <w:trPr>
          <w:trHeight w:val="20"/>
        </w:trPr>
        <w:tc>
          <w:tcPr>
            <w:tcW w:w="236" w:type="dxa"/>
            <w:noWrap/>
            <w:hideMark/>
          </w:tcPr>
          <w:p w14:paraId="0B9BD0C9"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73A56D9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C69E0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0.01231403</w:t>
            </w:r>
          </w:p>
        </w:tc>
        <w:tc>
          <w:tcPr>
            <w:tcW w:w="236" w:type="dxa"/>
            <w:noWrap/>
            <w:hideMark/>
          </w:tcPr>
          <w:p w14:paraId="74DCDD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0.07407</w:t>
            </w:r>
          </w:p>
        </w:tc>
        <w:tc>
          <w:tcPr>
            <w:tcW w:w="236" w:type="dxa"/>
            <w:noWrap/>
            <w:hideMark/>
          </w:tcPr>
          <w:p w14:paraId="582C7DD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4.02E-05</w:t>
            </w:r>
          </w:p>
        </w:tc>
        <w:tc>
          <w:tcPr>
            <w:tcW w:w="236" w:type="dxa"/>
            <w:noWrap/>
            <w:hideMark/>
          </w:tcPr>
          <w:p w14:paraId="3DE427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19.3179258</w:t>
            </w:r>
          </w:p>
        </w:tc>
        <w:tc>
          <w:tcPr>
            <w:tcW w:w="236" w:type="dxa"/>
            <w:noWrap/>
            <w:hideMark/>
          </w:tcPr>
          <w:p w14:paraId="74DC76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19.3162748</w:t>
            </w:r>
          </w:p>
        </w:tc>
        <w:tc>
          <w:tcPr>
            <w:tcW w:w="236" w:type="dxa"/>
            <w:noWrap/>
            <w:hideMark/>
          </w:tcPr>
          <w:p w14:paraId="48C970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0.00027108</w:t>
            </w:r>
          </w:p>
        </w:tc>
      </w:tr>
      <w:tr w:rsidR="008B378D" w:rsidRPr="00CE7A00" w14:paraId="02302D36" w14:textId="77777777" w:rsidTr="008B378D">
        <w:trPr>
          <w:trHeight w:val="20"/>
        </w:trPr>
        <w:tc>
          <w:tcPr>
            <w:tcW w:w="236" w:type="dxa"/>
            <w:noWrap/>
            <w:hideMark/>
          </w:tcPr>
          <w:p w14:paraId="6C72C74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0A54549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03E4F0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0.00224955</w:t>
            </w:r>
          </w:p>
        </w:tc>
        <w:tc>
          <w:tcPr>
            <w:tcW w:w="236" w:type="dxa"/>
            <w:noWrap/>
            <w:hideMark/>
          </w:tcPr>
          <w:p w14:paraId="516A39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0.01142421</w:t>
            </w:r>
          </w:p>
        </w:tc>
        <w:tc>
          <w:tcPr>
            <w:tcW w:w="236" w:type="dxa"/>
            <w:noWrap/>
            <w:hideMark/>
          </w:tcPr>
          <w:p w14:paraId="73345B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8.21E-06</w:t>
            </w:r>
          </w:p>
        </w:tc>
        <w:tc>
          <w:tcPr>
            <w:tcW w:w="236" w:type="dxa"/>
            <w:noWrap/>
            <w:hideMark/>
          </w:tcPr>
          <w:p w14:paraId="3AA41E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35.6042325</w:t>
            </w:r>
          </w:p>
        </w:tc>
        <w:tc>
          <w:tcPr>
            <w:tcW w:w="236" w:type="dxa"/>
            <w:noWrap/>
            <w:hideMark/>
          </w:tcPr>
          <w:p w14:paraId="4530B7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19.204447</w:t>
            </w:r>
          </w:p>
        </w:tc>
        <w:tc>
          <w:tcPr>
            <w:tcW w:w="236" w:type="dxa"/>
            <w:noWrap/>
            <w:hideMark/>
          </w:tcPr>
          <w:p w14:paraId="78FFA3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0.00034181</w:t>
            </w:r>
          </w:p>
        </w:tc>
      </w:tr>
      <w:tr w:rsidR="008B378D" w:rsidRPr="00CE7A00" w14:paraId="00350338" w14:textId="77777777" w:rsidTr="008B378D">
        <w:trPr>
          <w:trHeight w:val="20"/>
        </w:trPr>
        <w:tc>
          <w:tcPr>
            <w:tcW w:w="236" w:type="dxa"/>
            <w:noWrap/>
            <w:hideMark/>
          </w:tcPr>
          <w:p w14:paraId="0D431DA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62D5498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B7220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0.00193145</w:t>
            </w:r>
          </w:p>
        </w:tc>
        <w:tc>
          <w:tcPr>
            <w:tcW w:w="236" w:type="dxa"/>
            <w:noWrap/>
            <w:hideMark/>
          </w:tcPr>
          <w:p w14:paraId="5446DAE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0.02400397</w:t>
            </w:r>
          </w:p>
        </w:tc>
        <w:tc>
          <w:tcPr>
            <w:tcW w:w="236" w:type="dxa"/>
            <w:noWrap/>
            <w:hideMark/>
          </w:tcPr>
          <w:p w14:paraId="3D492F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5.42E-06</w:t>
            </w:r>
          </w:p>
        </w:tc>
        <w:tc>
          <w:tcPr>
            <w:tcW w:w="236" w:type="dxa"/>
            <w:noWrap/>
            <w:hideMark/>
          </w:tcPr>
          <w:p w14:paraId="3BBBC1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22.5575966</w:t>
            </w:r>
          </w:p>
        </w:tc>
        <w:tc>
          <w:tcPr>
            <w:tcW w:w="236" w:type="dxa"/>
            <w:noWrap/>
            <w:hideMark/>
          </w:tcPr>
          <w:p w14:paraId="2D060E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22.576185</w:t>
            </w:r>
          </w:p>
        </w:tc>
        <w:tc>
          <w:tcPr>
            <w:tcW w:w="236" w:type="dxa"/>
            <w:noWrap/>
            <w:hideMark/>
          </w:tcPr>
          <w:p w14:paraId="5C6A972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0.00011109</w:t>
            </w:r>
          </w:p>
        </w:tc>
      </w:tr>
      <w:tr w:rsidR="008B378D" w:rsidRPr="00CE7A00" w14:paraId="6B2C3A0E" w14:textId="77777777" w:rsidTr="008B378D">
        <w:trPr>
          <w:trHeight w:val="20"/>
        </w:trPr>
        <w:tc>
          <w:tcPr>
            <w:tcW w:w="236" w:type="dxa"/>
            <w:noWrap/>
            <w:hideMark/>
          </w:tcPr>
          <w:p w14:paraId="0CC9253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1BA6108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CD476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0.02447892</w:t>
            </w:r>
          </w:p>
        </w:tc>
        <w:tc>
          <w:tcPr>
            <w:tcW w:w="236" w:type="dxa"/>
            <w:noWrap/>
            <w:hideMark/>
          </w:tcPr>
          <w:p w14:paraId="0DC4A6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5.34179125</w:t>
            </w:r>
          </w:p>
        </w:tc>
        <w:tc>
          <w:tcPr>
            <w:tcW w:w="236" w:type="dxa"/>
            <w:noWrap/>
            <w:hideMark/>
          </w:tcPr>
          <w:p w14:paraId="4C4550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0.00021505</w:t>
            </w:r>
          </w:p>
        </w:tc>
        <w:tc>
          <w:tcPr>
            <w:tcW w:w="236" w:type="dxa"/>
            <w:noWrap/>
            <w:hideMark/>
          </w:tcPr>
          <w:p w14:paraId="1A35EB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15.7401801</w:t>
            </w:r>
          </w:p>
        </w:tc>
        <w:tc>
          <w:tcPr>
            <w:tcW w:w="236" w:type="dxa"/>
            <w:noWrap/>
            <w:hideMark/>
          </w:tcPr>
          <w:p w14:paraId="219751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15.7456377</w:t>
            </w:r>
          </w:p>
        </w:tc>
        <w:tc>
          <w:tcPr>
            <w:tcW w:w="236" w:type="dxa"/>
            <w:noWrap/>
            <w:hideMark/>
          </w:tcPr>
          <w:p w14:paraId="452D05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1.97E-05</w:t>
            </w:r>
          </w:p>
        </w:tc>
      </w:tr>
      <w:tr w:rsidR="008B378D" w:rsidRPr="00CE7A00" w14:paraId="32AD1A96" w14:textId="77777777" w:rsidTr="008B378D">
        <w:trPr>
          <w:trHeight w:val="20"/>
        </w:trPr>
        <w:tc>
          <w:tcPr>
            <w:tcW w:w="236" w:type="dxa"/>
            <w:noWrap/>
            <w:hideMark/>
          </w:tcPr>
          <w:p w14:paraId="1ABC197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3D29666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84A99D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0.01696327</w:t>
            </w:r>
          </w:p>
        </w:tc>
        <w:tc>
          <w:tcPr>
            <w:tcW w:w="236" w:type="dxa"/>
            <w:noWrap/>
            <w:hideMark/>
          </w:tcPr>
          <w:p w14:paraId="60FDBD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0.38829114</w:t>
            </w:r>
          </w:p>
        </w:tc>
        <w:tc>
          <w:tcPr>
            <w:tcW w:w="236" w:type="dxa"/>
            <w:noWrap/>
            <w:hideMark/>
          </w:tcPr>
          <w:p w14:paraId="016282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0.00015788</w:t>
            </w:r>
          </w:p>
        </w:tc>
        <w:tc>
          <w:tcPr>
            <w:tcW w:w="236" w:type="dxa"/>
            <w:noWrap/>
            <w:hideMark/>
          </w:tcPr>
          <w:p w14:paraId="3B37E4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15.1333481</w:t>
            </w:r>
          </w:p>
        </w:tc>
        <w:tc>
          <w:tcPr>
            <w:tcW w:w="236" w:type="dxa"/>
            <w:noWrap/>
            <w:hideMark/>
          </w:tcPr>
          <w:p w14:paraId="6A336A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15.1298741</w:t>
            </w:r>
          </w:p>
        </w:tc>
        <w:tc>
          <w:tcPr>
            <w:tcW w:w="236" w:type="dxa"/>
            <w:noWrap/>
            <w:hideMark/>
          </w:tcPr>
          <w:p w14:paraId="5189E89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0.00020352</w:t>
            </w:r>
          </w:p>
        </w:tc>
      </w:tr>
      <w:tr w:rsidR="008B378D" w:rsidRPr="00CE7A00" w14:paraId="535BDF1E" w14:textId="77777777" w:rsidTr="008B378D">
        <w:trPr>
          <w:trHeight w:val="20"/>
        </w:trPr>
        <w:tc>
          <w:tcPr>
            <w:tcW w:w="236" w:type="dxa"/>
            <w:noWrap/>
            <w:hideMark/>
          </w:tcPr>
          <w:p w14:paraId="35E1C0A3"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30A8066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90996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0.24003825</w:t>
            </w:r>
          </w:p>
        </w:tc>
        <w:tc>
          <w:tcPr>
            <w:tcW w:w="236" w:type="dxa"/>
            <w:noWrap/>
            <w:hideMark/>
          </w:tcPr>
          <w:p w14:paraId="3FEFB3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0.07966505</w:t>
            </w:r>
          </w:p>
        </w:tc>
        <w:tc>
          <w:tcPr>
            <w:tcW w:w="236" w:type="dxa"/>
            <w:noWrap/>
            <w:hideMark/>
          </w:tcPr>
          <w:p w14:paraId="69D37D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8.02E-05</w:t>
            </w:r>
          </w:p>
        </w:tc>
        <w:tc>
          <w:tcPr>
            <w:tcW w:w="236" w:type="dxa"/>
            <w:noWrap/>
            <w:hideMark/>
          </w:tcPr>
          <w:p w14:paraId="717120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14.3604909</w:t>
            </w:r>
          </w:p>
        </w:tc>
        <w:tc>
          <w:tcPr>
            <w:tcW w:w="236" w:type="dxa"/>
            <w:noWrap/>
            <w:hideMark/>
          </w:tcPr>
          <w:p w14:paraId="1C046A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14.3605583</w:t>
            </w:r>
          </w:p>
        </w:tc>
        <w:tc>
          <w:tcPr>
            <w:tcW w:w="236" w:type="dxa"/>
            <w:noWrap/>
            <w:hideMark/>
          </w:tcPr>
          <w:p w14:paraId="708257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0.00105854</w:t>
            </w:r>
          </w:p>
        </w:tc>
      </w:tr>
      <w:tr w:rsidR="008B378D" w:rsidRPr="00CE7A00" w14:paraId="54E5CE25" w14:textId="77777777" w:rsidTr="008B378D">
        <w:trPr>
          <w:trHeight w:val="20"/>
        </w:trPr>
        <w:tc>
          <w:tcPr>
            <w:tcW w:w="236" w:type="dxa"/>
            <w:noWrap/>
            <w:hideMark/>
          </w:tcPr>
          <w:p w14:paraId="068B59F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2B06367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8632FE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0.17200849</w:t>
            </w:r>
          </w:p>
        </w:tc>
        <w:tc>
          <w:tcPr>
            <w:tcW w:w="236" w:type="dxa"/>
            <w:noWrap/>
            <w:hideMark/>
          </w:tcPr>
          <w:p w14:paraId="003129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0.00771825</w:t>
            </w:r>
          </w:p>
        </w:tc>
        <w:tc>
          <w:tcPr>
            <w:tcW w:w="236" w:type="dxa"/>
            <w:noWrap/>
            <w:hideMark/>
          </w:tcPr>
          <w:p w14:paraId="790F0E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9.51E-05</w:t>
            </w:r>
          </w:p>
        </w:tc>
        <w:tc>
          <w:tcPr>
            <w:tcW w:w="236" w:type="dxa"/>
            <w:noWrap/>
            <w:hideMark/>
          </w:tcPr>
          <w:p w14:paraId="519E69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13.7664455</w:t>
            </w:r>
          </w:p>
        </w:tc>
        <w:tc>
          <w:tcPr>
            <w:tcW w:w="236" w:type="dxa"/>
            <w:noWrap/>
            <w:hideMark/>
          </w:tcPr>
          <w:p w14:paraId="453798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13.7887147</w:t>
            </w:r>
          </w:p>
        </w:tc>
        <w:tc>
          <w:tcPr>
            <w:tcW w:w="236" w:type="dxa"/>
            <w:noWrap/>
            <w:hideMark/>
          </w:tcPr>
          <w:p w14:paraId="00DDB7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0.00051338</w:t>
            </w:r>
          </w:p>
        </w:tc>
      </w:tr>
      <w:tr w:rsidR="008B378D" w:rsidRPr="00CE7A00" w14:paraId="423316A4" w14:textId="77777777" w:rsidTr="008B378D">
        <w:trPr>
          <w:trHeight w:val="20"/>
        </w:trPr>
        <w:tc>
          <w:tcPr>
            <w:tcW w:w="236" w:type="dxa"/>
            <w:noWrap/>
            <w:hideMark/>
          </w:tcPr>
          <w:p w14:paraId="0F22537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32E98C8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C0A7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0.02562137</w:t>
            </w:r>
          </w:p>
        </w:tc>
        <w:tc>
          <w:tcPr>
            <w:tcW w:w="236" w:type="dxa"/>
            <w:noWrap/>
            <w:hideMark/>
          </w:tcPr>
          <w:p w14:paraId="2DDF1E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0.07225652</w:t>
            </w:r>
          </w:p>
        </w:tc>
        <w:tc>
          <w:tcPr>
            <w:tcW w:w="236" w:type="dxa"/>
            <w:noWrap/>
            <w:hideMark/>
          </w:tcPr>
          <w:p w14:paraId="63AC57B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4.35E-05</w:t>
            </w:r>
          </w:p>
        </w:tc>
        <w:tc>
          <w:tcPr>
            <w:tcW w:w="236" w:type="dxa"/>
            <w:noWrap/>
            <w:hideMark/>
          </w:tcPr>
          <w:p w14:paraId="65ACD8E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12.0365717</w:t>
            </w:r>
          </w:p>
        </w:tc>
        <w:tc>
          <w:tcPr>
            <w:tcW w:w="236" w:type="dxa"/>
            <w:noWrap/>
            <w:hideMark/>
          </w:tcPr>
          <w:p w14:paraId="3309C0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12.1366828</w:t>
            </w:r>
          </w:p>
        </w:tc>
        <w:tc>
          <w:tcPr>
            <w:tcW w:w="236" w:type="dxa"/>
            <w:noWrap/>
            <w:hideMark/>
          </w:tcPr>
          <w:p w14:paraId="183848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0.00029724</w:t>
            </w:r>
          </w:p>
        </w:tc>
      </w:tr>
      <w:tr w:rsidR="008B378D" w:rsidRPr="00CE7A00" w14:paraId="6A89A3ED" w14:textId="77777777" w:rsidTr="008B378D">
        <w:trPr>
          <w:trHeight w:val="20"/>
        </w:trPr>
        <w:tc>
          <w:tcPr>
            <w:tcW w:w="236" w:type="dxa"/>
            <w:noWrap/>
            <w:hideMark/>
          </w:tcPr>
          <w:p w14:paraId="3CF85B7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1ED9751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76DC82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0.01231289</w:t>
            </w:r>
          </w:p>
        </w:tc>
        <w:tc>
          <w:tcPr>
            <w:tcW w:w="236" w:type="dxa"/>
            <w:noWrap/>
            <w:hideMark/>
          </w:tcPr>
          <w:p w14:paraId="69A5318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0.33838161</w:t>
            </w:r>
          </w:p>
        </w:tc>
        <w:tc>
          <w:tcPr>
            <w:tcW w:w="236" w:type="dxa"/>
            <w:noWrap/>
            <w:hideMark/>
          </w:tcPr>
          <w:p w14:paraId="0168DC7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0.00035963</w:t>
            </w:r>
          </w:p>
        </w:tc>
        <w:tc>
          <w:tcPr>
            <w:tcW w:w="236" w:type="dxa"/>
            <w:noWrap/>
            <w:hideMark/>
          </w:tcPr>
          <w:p w14:paraId="2EDE4F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14.5595015</w:t>
            </w:r>
          </w:p>
        </w:tc>
        <w:tc>
          <w:tcPr>
            <w:tcW w:w="236" w:type="dxa"/>
            <w:noWrap/>
            <w:hideMark/>
          </w:tcPr>
          <w:p w14:paraId="21AF94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14.5592252</w:t>
            </w:r>
          </w:p>
        </w:tc>
        <w:tc>
          <w:tcPr>
            <w:tcW w:w="236" w:type="dxa"/>
            <w:noWrap/>
            <w:hideMark/>
          </w:tcPr>
          <w:p w14:paraId="67EC2D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0.00052732</w:t>
            </w:r>
          </w:p>
        </w:tc>
      </w:tr>
      <w:tr w:rsidR="008B378D" w:rsidRPr="00CE7A00" w14:paraId="69E748DE" w14:textId="77777777" w:rsidTr="008B378D">
        <w:trPr>
          <w:trHeight w:val="20"/>
        </w:trPr>
        <w:tc>
          <w:tcPr>
            <w:tcW w:w="236" w:type="dxa"/>
            <w:noWrap/>
            <w:hideMark/>
          </w:tcPr>
          <w:p w14:paraId="3D62ACD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D8D839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8FEA0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0.04045963</w:t>
            </w:r>
          </w:p>
        </w:tc>
        <w:tc>
          <w:tcPr>
            <w:tcW w:w="236" w:type="dxa"/>
            <w:noWrap/>
            <w:hideMark/>
          </w:tcPr>
          <w:p w14:paraId="2B5D94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0.0930598</w:t>
            </w:r>
          </w:p>
        </w:tc>
        <w:tc>
          <w:tcPr>
            <w:tcW w:w="236" w:type="dxa"/>
            <w:noWrap/>
            <w:hideMark/>
          </w:tcPr>
          <w:p w14:paraId="4028D5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0.00013524</w:t>
            </w:r>
          </w:p>
        </w:tc>
        <w:tc>
          <w:tcPr>
            <w:tcW w:w="236" w:type="dxa"/>
            <w:noWrap/>
            <w:hideMark/>
          </w:tcPr>
          <w:p w14:paraId="798D76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12.8453955</w:t>
            </w:r>
          </w:p>
        </w:tc>
        <w:tc>
          <w:tcPr>
            <w:tcW w:w="236" w:type="dxa"/>
            <w:noWrap/>
            <w:hideMark/>
          </w:tcPr>
          <w:p w14:paraId="430204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12.9271392</w:t>
            </w:r>
          </w:p>
        </w:tc>
        <w:tc>
          <w:tcPr>
            <w:tcW w:w="236" w:type="dxa"/>
            <w:noWrap/>
            <w:hideMark/>
          </w:tcPr>
          <w:p w14:paraId="3F84EF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0.00070211</w:t>
            </w:r>
          </w:p>
        </w:tc>
      </w:tr>
      <w:tr w:rsidR="008B378D" w:rsidRPr="00CE7A00" w14:paraId="481BABF6" w14:textId="77777777" w:rsidTr="008B378D">
        <w:trPr>
          <w:trHeight w:val="20"/>
        </w:trPr>
        <w:tc>
          <w:tcPr>
            <w:tcW w:w="236" w:type="dxa"/>
            <w:noWrap/>
            <w:hideMark/>
          </w:tcPr>
          <w:p w14:paraId="68E3598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74EE1A3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D713E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0.04224172</w:t>
            </w:r>
          </w:p>
        </w:tc>
        <w:tc>
          <w:tcPr>
            <w:tcW w:w="236" w:type="dxa"/>
            <w:noWrap/>
            <w:hideMark/>
          </w:tcPr>
          <w:p w14:paraId="2C6DD79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5.12319916</w:t>
            </w:r>
          </w:p>
        </w:tc>
        <w:tc>
          <w:tcPr>
            <w:tcW w:w="236" w:type="dxa"/>
            <w:noWrap/>
            <w:hideMark/>
          </w:tcPr>
          <w:p w14:paraId="0CF5B5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0.00143819</w:t>
            </w:r>
          </w:p>
        </w:tc>
        <w:tc>
          <w:tcPr>
            <w:tcW w:w="236" w:type="dxa"/>
            <w:noWrap/>
            <w:hideMark/>
          </w:tcPr>
          <w:p w14:paraId="493DAE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20.9175867</w:t>
            </w:r>
          </w:p>
        </w:tc>
        <w:tc>
          <w:tcPr>
            <w:tcW w:w="236" w:type="dxa"/>
            <w:noWrap/>
            <w:hideMark/>
          </w:tcPr>
          <w:p w14:paraId="5E64DB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20.9224078</w:t>
            </w:r>
          </w:p>
        </w:tc>
        <w:tc>
          <w:tcPr>
            <w:tcW w:w="236" w:type="dxa"/>
            <w:noWrap/>
            <w:hideMark/>
          </w:tcPr>
          <w:p w14:paraId="5E5042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0.00014036</w:t>
            </w:r>
          </w:p>
        </w:tc>
      </w:tr>
      <w:tr w:rsidR="008B378D" w:rsidRPr="00CE7A00" w14:paraId="0A00D993" w14:textId="77777777" w:rsidTr="008B378D">
        <w:trPr>
          <w:trHeight w:val="20"/>
        </w:trPr>
        <w:tc>
          <w:tcPr>
            <w:tcW w:w="236" w:type="dxa"/>
            <w:noWrap/>
            <w:hideMark/>
          </w:tcPr>
          <w:p w14:paraId="68A0DB8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7E1297B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A543B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0.01061253</w:t>
            </w:r>
          </w:p>
        </w:tc>
        <w:tc>
          <w:tcPr>
            <w:tcW w:w="236" w:type="dxa"/>
            <w:noWrap/>
            <w:hideMark/>
          </w:tcPr>
          <w:p w14:paraId="7C8411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0.0500847</w:t>
            </w:r>
          </w:p>
        </w:tc>
        <w:tc>
          <w:tcPr>
            <w:tcW w:w="236" w:type="dxa"/>
            <w:noWrap/>
            <w:hideMark/>
          </w:tcPr>
          <w:p w14:paraId="718E3E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6.56E-05</w:t>
            </w:r>
          </w:p>
        </w:tc>
        <w:tc>
          <w:tcPr>
            <w:tcW w:w="236" w:type="dxa"/>
            <w:noWrap/>
            <w:hideMark/>
          </w:tcPr>
          <w:p w14:paraId="78F3BE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13.3968991</w:t>
            </w:r>
          </w:p>
        </w:tc>
        <w:tc>
          <w:tcPr>
            <w:tcW w:w="236" w:type="dxa"/>
            <w:noWrap/>
            <w:hideMark/>
          </w:tcPr>
          <w:p w14:paraId="39E30E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13.4439605</w:t>
            </w:r>
          </w:p>
        </w:tc>
        <w:tc>
          <w:tcPr>
            <w:tcW w:w="236" w:type="dxa"/>
            <w:noWrap/>
            <w:hideMark/>
          </w:tcPr>
          <w:p w14:paraId="56A4C4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0.00053359</w:t>
            </w:r>
          </w:p>
        </w:tc>
      </w:tr>
      <w:tr w:rsidR="008B378D" w:rsidRPr="00CE7A00" w14:paraId="14C0C235" w14:textId="77777777" w:rsidTr="008B378D">
        <w:trPr>
          <w:trHeight w:val="20"/>
        </w:trPr>
        <w:tc>
          <w:tcPr>
            <w:tcW w:w="236" w:type="dxa"/>
            <w:noWrap/>
            <w:hideMark/>
          </w:tcPr>
          <w:p w14:paraId="5DA7832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7E5ED2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6BA50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0.0305447</w:t>
            </w:r>
          </w:p>
        </w:tc>
        <w:tc>
          <w:tcPr>
            <w:tcW w:w="236" w:type="dxa"/>
            <w:noWrap/>
            <w:hideMark/>
          </w:tcPr>
          <w:p w14:paraId="04A090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2.24398818</w:t>
            </w:r>
          </w:p>
        </w:tc>
        <w:tc>
          <w:tcPr>
            <w:tcW w:w="236" w:type="dxa"/>
            <w:noWrap/>
            <w:hideMark/>
          </w:tcPr>
          <w:p w14:paraId="1ED827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0.00230108</w:t>
            </w:r>
          </w:p>
        </w:tc>
        <w:tc>
          <w:tcPr>
            <w:tcW w:w="236" w:type="dxa"/>
            <w:noWrap/>
            <w:hideMark/>
          </w:tcPr>
          <w:p w14:paraId="657160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7.20217553</w:t>
            </w:r>
          </w:p>
        </w:tc>
        <w:tc>
          <w:tcPr>
            <w:tcW w:w="236" w:type="dxa"/>
            <w:noWrap/>
            <w:hideMark/>
          </w:tcPr>
          <w:p w14:paraId="49809B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7.22005428</w:t>
            </w:r>
          </w:p>
        </w:tc>
        <w:tc>
          <w:tcPr>
            <w:tcW w:w="236" w:type="dxa"/>
            <w:noWrap/>
            <w:hideMark/>
          </w:tcPr>
          <w:p w14:paraId="65CD6C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0.00051208</w:t>
            </w:r>
          </w:p>
        </w:tc>
      </w:tr>
      <w:tr w:rsidR="008B378D" w:rsidRPr="00CE7A00" w14:paraId="04177B75" w14:textId="77777777" w:rsidTr="008B378D">
        <w:trPr>
          <w:trHeight w:val="20"/>
        </w:trPr>
        <w:tc>
          <w:tcPr>
            <w:tcW w:w="236" w:type="dxa"/>
            <w:noWrap/>
            <w:hideMark/>
          </w:tcPr>
          <w:p w14:paraId="41E724E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5B7E730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D0EA7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0.01059084</w:t>
            </w:r>
          </w:p>
        </w:tc>
        <w:tc>
          <w:tcPr>
            <w:tcW w:w="236" w:type="dxa"/>
            <w:noWrap/>
            <w:hideMark/>
          </w:tcPr>
          <w:p w14:paraId="56459DE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0.1964767</w:t>
            </w:r>
          </w:p>
        </w:tc>
        <w:tc>
          <w:tcPr>
            <w:tcW w:w="236" w:type="dxa"/>
            <w:noWrap/>
            <w:hideMark/>
          </w:tcPr>
          <w:p w14:paraId="47C69EA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0.00015072</w:t>
            </w:r>
          </w:p>
        </w:tc>
        <w:tc>
          <w:tcPr>
            <w:tcW w:w="236" w:type="dxa"/>
            <w:noWrap/>
            <w:hideMark/>
          </w:tcPr>
          <w:p w14:paraId="29C02A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6.8216377</w:t>
            </w:r>
          </w:p>
        </w:tc>
        <w:tc>
          <w:tcPr>
            <w:tcW w:w="236" w:type="dxa"/>
            <w:noWrap/>
            <w:hideMark/>
          </w:tcPr>
          <w:p w14:paraId="4C2985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6.78214719</w:t>
            </w:r>
          </w:p>
        </w:tc>
        <w:tc>
          <w:tcPr>
            <w:tcW w:w="236" w:type="dxa"/>
            <w:noWrap/>
            <w:hideMark/>
          </w:tcPr>
          <w:p w14:paraId="6FE6CB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0.00038336</w:t>
            </w:r>
          </w:p>
        </w:tc>
      </w:tr>
      <w:tr w:rsidR="008B378D" w:rsidRPr="00CE7A00" w14:paraId="0739AE17" w14:textId="77777777" w:rsidTr="008B378D">
        <w:trPr>
          <w:trHeight w:val="20"/>
        </w:trPr>
        <w:tc>
          <w:tcPr>
            <w:tcW w:w="236" w:type="dxa"/>
            <w:noWrap/>
            <w:hideMark/>
          </w:tcPr>
          <w:p w14:paraId="13E7DD0C"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4117C8E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8836B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0.07609358</w:t>
            </w:r>
          </w:p>
        </w:tc>
        <w:tc>
          <w:tcPr>
            <w:tcW w:w="236" w:type="dxa"/>
            <w:noWrap/>
            <w:hideMark/>
          </w:tcPr>
          <w:p w14:paraId="74B7A4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14.7219208</w:t>
            </w:r>
          </w:p>
        </w:tc>
        <w:tc>
          <w:tcPr>
            <w:tcW w:w="236" w:type="dxa"/>
            <w:noWrap/>
            <w:hideMark/>
          </w:tcPr>
          <w:p w14:paraId="4439A7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0.00645165</w:t>
            </w:r>
          </w:p>
        </w:tc>
        <w:tc>
          <w:tcPr>
            <w:tcW w:w="236" w:type="dxa"/>
            <w:noWrap/>
            <w:hideMark/>
          </w:tcPr>
          <w:p w14:paraId="72EE36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10.7557004</w:t>
            </w:r>
          </w:p>
        </w:tc>
        <w:tc>
          <w:tcPr>
            <w:tcW w:w="236" w:type="dxa"/>
            <w:noWrap/>
            <w:hideMark/>
          </w:tcPr>
          <w:p w14:paraId="37BB2D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10.7626708</w:t>
            </w:r>
          </w:p>
        </w:tc>
        <w:tc>
          <w:tcPr>
            <w:tcW w:w="236" w:type="dxa"/>
            <w:noWrap/>
            <w:hideMark/>
          </w:tcPr>
          <w:p w14:paraId="22DCAF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0.00021825</w:t>
            </w:r>
          </w:p>
        </w:tc>
      </w:tr>
      <w:tr w:rsidR="008B378D" w:rsidRPr="00CE7A00" w14:paraId="57F5DC56" w14:textId="77777777" w:rsidTr="008B378D">
        <w:trPr>
          <w:trHeight w:val="20"/>
        </w:trPr>
        <w:tc>
          <w:tcPr>
            <w:tcW w:w="236" w:type="dxa"/>
            <w:noWrap/>
            <w:hideMark/>
          </w:tcPr>
          <w:p w14:paraId="4AD8602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69EE848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E5FE5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0.01337889</w:t>
            </w:r>
          </w:p>
        </w:tc>
        <w:tc>
          <w:tcPr>
            <w:tcW w:w="236" w:type="dxa"/>
            <w:noWrap/>
            <w:hideMark/>
          </w:tcPr>
          <w:p w14:paraId="3FFE9A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0.09468796</w:t>
            </w:r>
          </w:p>
        </w:tc>
        <w:tc>
          <w:tcPr>
            <w:tcW w:w="236" w:type="dxa"/>
            <w:noWrap/>
            <w:hideMark/>
          </w:tcPr>
          <w:p w14:paraId="257AC62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2.79E-05</w:t>
            </w:r>
          </w:p>
        </w:tc>
        <w:tc>
          <w:tcPr>
            <w:tcW w:w="236" w:type="dxa"/>
            <w:noWrap/>
            <w:hideMark/>
          </w:tcPr>
          <w:p w14:paraId="72104D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15.5519714</w:t>
            </w:r>
          </w:p>
        </w:tc>
        <w:tc>
          <w:tcPr>
            <w:tcW w:w="236" w:type="dxa"/>
            <w:noWrap/>
            <w:hideMark/>
          </w:tcPr>
          <w:p w14:paraId="767A6CC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15.5541254</w:t>
            </w:r>
          </w:p>
        </w:tc>
        <w:tc>
          <w:tcPr>
            <w:tcW w:w="236" w:type="dxa"/>
            <w:noWrap/>
            <w:hideMark/>
          </w:tcPr>
          <w:p w14:paraId="51AC3E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0.00014708</w:t>
            </w:r>
          </w:p>
        </w:tc>
      </w:tr>
      <w:tr w:rsidR="008B378D" w:rsidRPr="00CE7A00" w14:paraId="17EEE7D4" w14:textId="77777777" w:rsidTr="008B378D">
        <w:trPr>
          <w:trHeight w:val="20"/>
        </w:trPr>
        <w:tc>
          <w:tcPr>
            <w:tcW w:w="236" w:type="dxa"/>
            <w:noWrap/>
            <w:hideMark/>
          </w:tcPr>
          <w:p w14:paraId="0E12C6D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16288F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C2D05F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0.01390362</w:t>
            </w:r>
          </w:p>
        </w:tc>
        <w:tc>
          <w:tcPr>
            <w:tcW w:w="236" w:type="dxa"/>
            <w:noWrap/>
            <w:hideMark/>
          </w:tcPr>
          <w:p w14:paraId="264A51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0.11920195</w:t>
            </w:r>
          </w:p>
        </w:tc>
        <w:tc>
          <w:tcPr>
            <w:tcW w:w="236" w:type="dxa"/>
            <w:noWrap/>
            <w:hideMark/>
          </w:tcPr>
          <w:p w14:paraId="0C25D4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7.30E-05</w:t>
            </w:r>
          </w:p>
        </w:tc>
        <w:tc>
          <w:tcPr>
            <w:tcW w:w="236" w:type="dxa"/>
            <w:noWrap/>
            <w:hideMark/>
          </w:tcPr>
          <w:p w14:paraId="226177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16.8991125</w:t>
            </w:r>
          </w:p>
        </w:tc>
        <w:tc>
          <w:tcPr>
            <w:tcW w:w="236" w:type="dxa"/>
            <w:noWrap/>
            <w:hideMark/>
          </w:tcPr>
          <w:p w14:paraId="1032E1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16.8973386</w:t>
            </w:r>
          </w:p>
        </w:tc>
        <w:tc>
          <w:tcPr>
            <w:tcW w:w="236" w:type="dxa"/>
            <w:noWrap/>
            <w:hideMark/>
          </w:tcPr>
          <w:p w14:paraId="0B10A0A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0.00030601</w:t>
            </w:r>
          </w:p>
        </w:tc>
      </w:tr>
      <w:tr w:rsidR="008B378D" w:rsidRPr="00CE7A00" w14:paraId="016BB745" w14:textId="77777777" w:rsidTr="008B378D">
        <w:trPr>
          <w:trHeight w:val="20"/>
        </w:trPr>
        <w:tc>
          <w:tcPr>
            <w:tcW w:w="236" w:type="dxa"/>
            <w:noWrap/>
            <w:hideMark/>
          </w:tcPr>
          <w:p w14:paraId="4340715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1A4972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EBB36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0.01348743</w:t>
            </w:r>
          </w:p>
        </w:tc>
        <w:tc>
          <w:tcPr>
            <w:tcW w:w="236" w:type="dxa"/>
            <w:noWrap/>
            <w:hideMark/>
          </w:tcPr>
          <w:p w14:paraId="3F2992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0.10978934</w:t>
            </w:r>
          </w:p>
        </w:tc>
        <w:tc>
          <w:tcPr>
            <w:tcW w:w="236" w:type="dxa"/>
            <w:noWrap/>
            <w:hideMark/>
          </w:tcPr>
          <w:p w14:paraId="38E8DDD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3.28E-05</w:t>
            </w:r>
          </w:p>
        </w:tc>
        <w:tc>
          <w:tcPr>
            <w:tcW w:w="236" w:type="dxa"/>
            <w:noWrap/>
            <w:hideMark/>
          </w:tcPr>
          <w:p w14:paraId="5892F2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18.8112359</w:t>
            </w:r>
          </w:p>
        </w:tc>
        <w:tc>
          <w:tcPr>
            <w:tcW w:w="236" w:type="dxa"/>
            <w:noWrap/>
            <w:hideMark/>
          </w:tcPr>
          <w:p w14:paraId="1867FC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19.747762</w:t>
            </w:r>
          </w:p>
        </w:tc>
        <w:tc>
          <w:tcPr>
            <w:tcW w:w="236" w:type="dxa"/>
            <w:noWrap/>
            <w:hideMark/>
          </w:tcPr>
          <w:p w14:paraId="68402F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0.00014929</w:t>
            </w:r>
          </w:p>
        </w:tc>
      </w:tr>
      <w:tr w:rsidR="008B378D" w:rsidRPr="00CE7A00" w14:paraId="110F1F64" w14:textId="77777777" w:rsidTr="008B378D">
        <w:trPr>
          <w:trHeight w:val="20"/>
        </w:trPr>
        <w:tc>
          <w:tcPr>
            <w:tcW w:w="236" w:type="dxa"/>
            <w:noWrap/>
            <w:hideMark/>
          </w:tcPr>
          <w:p w14:paraId="1C627D2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096805A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6ADBD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0.07954879</w:t>
            </w:r>
          </w:p>
        </w:tc>
        <w:tc>
          <w:tcPr>
            <w:tcW w:w="236" w:type="dxa"/>
            <w:noWrap/>
            <w:hideMark/>
          </w:tcPr>
          <w:p w14:paraId="025594C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0.60214063</w:t>
            </w:r>
          </w:p>
        </w:tc>
        <w:tc>
          <w:tcPr>
            <w:tcW w:w="236" w:type="dxa"/>
            <w:noWrap/>
            <w:hideMark/>
          </w:tcPr>
          <w:p w14:paraId="283887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0.00017023</w:t>
            </w:r>
          </w:p>
        </w:tc>
        <w:tc>
          <w:tcPr>
            <w:tcW w:w="236" w:type="dxa"/>
            <w:noWrap/>
            <w:hideMark/>
          </w:tcPr>
          <w:p w14:paraId="1BA3EC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9.30177869</w:t>
            </w:r>
          </w:p>
        </w:tc>
        <w:tc>
          <w:tcPr>
            <w:tcW w:w="236" w:type="dxa"/>
            <w:noWrap/>
            <w:hideMark/>
          </w:tcPr>
          <w:p w14:paraId="7AAA60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9.40325401</w:t>
            </w:r>
          </w:p>
        </w:tc>
        <w:tc>
          <w:tcPr>
            <w:tcW w:w="236" w:type="dxa"/>
            <w:noWrap/>
            <w:hideMark/>
          </w:tcPr>
          <w:p w14:paraId="75491D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0.00014408</w:t>
            </w:r>
          </w:p>
        </w:tc>
      </w:tr>
    </w:tbl>
    <w:p w14:paraId="21570CD6" w14:textId="77777777" w:rsidR="00682E97" w:rsidRPr="00CE7A00" w:rsidRDefault="00682E97" w:rsidP="004C7D04">
      <w:pPr>
        <w:rPr>
          <w:rFonts w:cs="Times New Roman"/>
        </w:rPr>
      </w:pPr>
    </w:p>
    <w:p w14:paraId="23944449" w14:textId="77777777" w:rsidR="00682E97" w:rsidRPr="00CE7A00" w:rsidRDefault="00682E97" w:rsidP="004C7D04">
      <w:pPr>
        <w:rPr>
          <w:rFonts w:cs="Times New Roman"/>
        </w:rPr>
      </w:pPr>
      <w:r w:rsidRPr="00CE7A00">
        <w:rPr>
          <w:rFonts w:cs="Times New Roman"/>
        </w:rPr>
        <w:br w:type="page"/>
      </w:r>
    </w:p>
    <w:p w14:paraId="0A0C767F" w14:textId="5D5D9992" w:rsidR="00682E97" w:rsidRPr="00CE7A00" w:rsidRDefault="00682E97" w:rsidP="004C7D04">
      <w:pPr>
        <w:rPr>
          <w:rFonts w:cs="Times New Roman"/>
          <w:b/>
          <w:bCs/>
        </w:rPr>
      </w:pPr>
      <w:r w:rsidRPr="00CE7A00">
        <w:rPr>
          <w:rFonts w:cs="Times New Roman"/>
          <w:b/>
          <w:bCs/>
        </w:rPr>
        <w:lastRenderedPageBreak/>
        <w:t xml:space="preserve">Table S2.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BIO4</w:t>
      </w:r>
    </w:p>
    <w:p w14:paraId="7CDED863" w14:textId="77777777" w:rsidR="00682E97" w:rsidRPr="00CE7A00" w:rsidRDefault="00682E97" w:rsidP="004C7D04">
      <w:pPr>
        <w:rPr>
          <w:rFonts w:cs="Times New Roman"/>
        </w:rPr>
      </w:pPr>
    </w:p>
    <w:tbl>
      <w:tblPr>
        <w:tblStyle w:val="TableGrid"/>
        <w:tblW w:w="160"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5B7FE277" w14:textId="77777777" w:rsidTr="008B378D">
        <w:trPr>
          <w:trHeight w:val="20"/>
        </w:trPr>
        <w:tc>
          <w:tcPr>
            <w:tcW w:w="20" w:type="dxa"/>
            <w:noWrap/>
            <w:hideMark/>
          </w:tcPr>
          <w:p w14:paraId="502AC881" w14:textId="77777777" w:rsidR="008B378D" w:rsidRPr="00CE7A00" w:rsidRDefault="008B378D">
            <w:pPr>
              <w:rPr>
                <w:rFonts w:cs="Times New Roman"/>
                <w:color w:val="000000"/>
                <w:sz w:val="16"/>
                <w:szCs w:val="16"/>
              </w:rPr>
            </w:pPr>
            <w:r w:rsidRPr="00CE7A00">
              <w:rPr>
                <w:rFonts w:cs="Times New Roman"/>
                <w:color w:val="000000"/>
                <w:sz w:val="16"/>
                <w:szCs w:val="16"/>
              </w:rPr>
              <w:t>Group.1</w:t>
            </w:r>
          </w:p>
        </w:tc>
        <w:tc>
          <w:tcPr>
            <w:tcW w:w="20" w:type="dxa"/>
            <w:noWrap/>
            <w:hideMark/>
          </w:tcPr>
          <w:p w14:paraId="145ADF8C" w14:textId="77777777" w:rsidR="008B378D" w:rsidRPr="00CE7A00" w:rsidRDefault="008B378D">
            <w:pPr>
              <w:rPr>
                <w:rFonts w:cs="Times New Roman"/>
                <w:color w:val="000000"/>
                <w:sz w:val="16"/>
                <w:szCs w:val="16"/>
              </w:rPr>
            </w:pPr>
            <w:r w:rsidRPr="00CE7A00">
              <w:rPr>
                <w:rFonts w:cs="Times New Roman"/>
                <w:color w:val="000000"/>
                <w:sz w:val="16"/>
                <w:szCs w:val="16"/>
              </w:rPr>
              <w:t>Group.2</w:t>
            </w:r>
          </w:p>
        </w:tc>
        <w:tc>
          <w:tcPr>
            <w:tcW w:w="20" w:type="dxa"/>
            <w:noWrap/>
            <w:hideMark/>
          </w:tcPr>
          <w:p w14:paraId="7D3EB9CC" w14:textId="77777777" w:rsidR="008B378D" w:rsidRPr="00CE7A00" w:rsidRDefault="008B378D">
            <w:pPr>
              <w:rPr>
                <w:rFonts w:cs="Times New Roman"/>
                <w:color w:val="000000"/>
                <w:sz w:val="16"/>
                <w:szCs w:val="16"/>
              </w:rPr>
            </w:pPr>
            <w:r w:rsidRPr="00CE7A00">
              <w:rPr>
                <w:rFonts w:cs="Times New Roman"/>
                <w:color w:val="000000"/>
                <w:sz w:val="16"/>
                <w:szCs w:val="16"/>
              </w:rPr>
              <w:t>rates</w:t>
            </w:r>
          </w:p>
        </w:tc>
        <w:tc>
          <w:tcPr>
            <w:tcW w:w="20" w:type="dxa"/>
            <w:noWrap/>
            <w:hideMark/>
          </w:tcPr>
          <w:p w14:paraId="6A6AD34C" w14:textId="77777777" w:rsidR="008B378D" w:rsidRPr="00CE7A00" w:rsidRDefault="008B378D">
            <w:pPr>
              <w:rPr>
                <w:rFonts w:cs="Times New Roman"/>
                <w:color w:val="000000"/>
                <w:sz w:val="16"/>
                <w:szCs w:val="16"/>
              </w:rPr>
            </w:pPr>
            <w:r w:rsidRPr="00CE7A00">
              <w:rPr>
                <w:rFonts w:cs="Times New Roman"/>
                <w:color w:val="000000"/>
                <w:sz w:val="16"/>
                <w:szCs w:val="16"/>
              </w:rPr>
              <w:t>alpha</w:t>
            </w:r>
          </w:p>
        </w:tc>
        <w:tc>
          <w:tcPr>
            <w:tcW w:w="20" w:type="dxa"/>
            <w:noWrap/>
            <w:hideMark/>
          </w:tcPr>
          <w:p w14:paraId="1F39051F" w14:textId="77777777" w:rsidR="008B378D" w:rsidRPr="00CE7A00" w:rsidRDefault="008B378D">
            <w:pPr>
              <w:rPr>
                <w:rFonts w:cs="Times New Roman"/>
                <w:color w:val="000000"/>
                <w:sz w:val="16"/>
                <w:szCs w:val="16"/>
              </w:rPr>
            </w:pPr>
            <w:proofErr w:type="spellStart"/>
            <w:proofErr w:type="gramStart"/>
            <w:r w:rsidRPr="00CE7A00">
              <w:rPr>
                <w:rFonts w:cs="Times New Roman"/>
                <w:color w:val="000000"/>
                <w:sz w:val="16"/>
                <w:szCs w:val="16"/>
              </w:rPr>
              <w:t>sigma.sq</w:t>
            </w:r>
            <w:proofErr w:type="spellEnd"/>
            <w:proofErr w:type="gramEnd"/>
          </w:p>
        </w:tc>
        <w:tc>
          <w:tcPr>
            <w:tcW w:w="20" w:type="dxa"/>
            <w:noWrap/>
            <w:hideMark/>
          </w:tcPr>
          <w:p w14:paraId="69862910" w14:textId="77777777" w:rsidR="008B378D" w:rsidRPr="00CE7A00" w:rsidRDefault="008B378D">
            <w:pPr>
              <w:rPr>
                <w:rFonts w:cs="Times New Roman"/>
                <w:color w:val="000000"/>
                <w:sz w:val="16"/>
                <w:szCs w:val="16"/>
              </w:rPr>
            </w:pPr>
            <w:r w:rsidRPr="00CE7A00">
              <w:rPr>
                <w:rFonts w:cs="Times New Roman"/>
                <w:color w:val="000000"/>
                <w:sz w:val="16"/>
                <w:szCs w:val="16"/>
              </w:rPr>
              <w:t>theta</w:t>
            </w:r>
          </w:p>
        </w:tc>
        <w:tc>
          <w:tcPr>
            <w:tcW w:w="20" w:type="dxa"/>
            <w:noWrap/>
            <w:hideMark/>
          </w:tcPr>
          <w:p w14:paraId="5AE22A7F"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expected_mean</w:t>
            </w:r>
            <w:proofErr w:type="spellEnd"/>
          </w:p>
        </w:tc>
        <w:tc>
          <w:tcPr>
            <w:tcW w:w="20" w:type="dxa"/>
            <w:noWrap/>
            <w:hideMark/>
          </w:tcPr>
          <w:p w14:paraId="31852241"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expected_var</w:t>
            </w:r>
            <w:proofErr w:type="spellEnd"/>
          </w:p>
        </w:tc>
      </w:tr>
      <w:tr w:rsidR="008B378D" w:rsidRPr="00CE7A00" w14:paraId="20D9329B" w14:textId="77777777" w:rsidTr="008B378D">
        <w:trPr>
          <w:trHeight w:val="20"/>
        </w:trPr>
        <w:tc>
          <w:tcPr>
            <w:tcW w:w="20" w:type="dxa"/>
            <w:noWrap/>
            <w:hideMark/>
          </w:tcPr>
          <w:p w14:paraId="541FDAAD"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Alysseae</w:t>
            </w:r>
            <w:proofErr w:type="spellEnd"/>
          </w:p>
        </w:tc>
        <w:tc>
          <w:tcPr>
            <w:tcW w:w="20" w:type="dxa"/>
            <w:noWrap/>
            <w:hideMark/>
          </w:tcPr>
          <w:p w14:paraId="65150AD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734CEA4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0.04623064</w:t>
            </w:r>
          </w:p>
        </w:tc>
        <w:tc>
          <w:tcPr>
            <w:tcW w:w="20" w:type="dxa"/>
            <w:noWrap/>
            <w:hideMark/>
          </w:tcPr>
          <w:p w14:paraId="68C5D89A" w14:textId="77777777" w:rsidR="008B378D" w:rsidRPr="00CE7A00" w:rsidRDefault="008B378D">
            <w:pPr>
              <w:jc w:val="right"/>
              <w:rPr>
                <w:rFonts w:cs="Times New Roman"/>
                <w:color w:val="000000"/>
                <w:sz w:val="16"/>
                <w:szCs w:val="16"/>
              </w:rPr>
            </w:pPr>
            <w:r w:rsidRPr="00CE7A00">
              <w:rPr>
                <w:rFonts w:cs="Times New Roman"/>
                <w:color w:val="000000"/>
                <w:sz w:val="16"/>
                <w:szCs w:val="16"/>
              </w:rPr>
              <w:t>0.29525668</w:t>
            </w:r>
          </w:p>
        </w:tc>
        <w:tc>
          <w:tcPr>
            <w:tcW w:w="20" w:type="dxa"/>
            <w:noWrap/>
            <w:hideMark/>
          </w:tcPr>
          <w:p w14:paraId="0913683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0.01411517</w:t>
            </w:r>
          </w:p>
        </w:tc>
        <w:tc>
          <w:tcPr>
            <w:tcW w:w="20" w:type="dxa"/>
            <w:noWrap/>
            <w:hideMark/>
          </w:tcPr>
          <w:p w14:paraId="48909D8E"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1001.04014</w:t>
            </w:r>
          </w:p>
        </w:tc>
        <w:tc>
          <w:tcPr>
            <w:tcW w:w="20" w:type="dxa"/>
            <w:noWrap/>
            <w:hideMark/>
          </w:tcPr>
          <w:p w14:paraId="6EF91930"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1000.51526</w:t>
            </w:r>
          </w:p>
        </w:tc>
        <w:tc>
          <w:tcPr>
            <w:tcW w:w="20" w:type="dxa"/>
            <w:noWrap/>
            <w:hideMark/>
          </w:tcPr>
          <w:p w14:paraId="6548470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0.02446976</w:t>
            </w:r>
          </w:p>
        </w:tc>
      </w:tr>
      <w:tr w:rsidR="008B378D" w:rsidRPr="00CE7A00" w14:paraId="73B6AD22" w14:textId="77777777" w:rsidTr="008B378D">
        <w:trPr>
          <w:trHeight w:val="20"/>
        </w:trPr>
        <w:tc>
          <w:tcPr>
            <w:tcW w:w="20" w:type="dxa"/>
            <w:noWrap/>
            <w:hideMark/>
          </w:tcPr>
          <w:p w14:paraId="47772918"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Antirrhineae</w:t>
            </w:r>
            <w:proofErr w:type="spellEnd"/>
          </w:p>
        </w:tc>
        <w:tc>
          <w:tcPr>
            <w:tcW w:w="20" w:type="dxa"/>
            <w:noWrap/>
            <w:hideMark/>
          </w:tcPr>
          <w:p w14:paraId="41704DD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C662B7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0.03545918</w:t>
            </w:r>
          </w:p>
        </w:tc>
        <w:tc>
          <w:tcPr>
            <w:tcW w:w="20" w:type="dxa"/>
            <w:noWrap/>
            <w:hideMark/>
          </w:tcPr>
          <w:p w14:paraId="469D19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0.03345322</w:t>
            </w:r>
          </w:p>
        </w:tc>
        <w:tc>
          <w:tcPr>
            <w:tcW w:w="20" w:type="dxa"/>
            <w:noWrap/>
            <w:hideMark/>
          </w:tcPr>
          <w:p w14:paraId="13E2EF0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0.00156237</w:t>
            </w:r>
          </w:p>
        </w:tc>
        <w:tc>
          <w:tcPr>
            <w:tcW w:w="20" w:type="dxa"/>
            <w:noWrap/>
            <w:hideMark/>
          </w:tcPr>
          <w:p w14:paraId="03F8F57A" w14:textId="77777777" w:rsidR="008B378D" w:rsidRPr="00CE7A00" w:rsidRDefault="008B378D">
            <w:pPr>
              <w:jc w:val="right"/>
              <w:rPr>
                <w:rFonts w:cs="Times New Roman"/>
                <w:color w:val="000000"/>
                <w:sz w:val="16"/>
                <w:szCs w:val="16"/>
              </w:rPr>
            </w:pPr>
            <w:r w:rsidRPr="00CE7A00">
              <w:rPr>
                <w:rFonts w:cs="Times New Roman"/>
                <w:color w:val="000000"/>
                <w:sz w:val="16"/>
                <w:szCs w:val="16"/>
              </w:rPr>
              <w:t>838.583326</w:t>
            </w:r>
          </w:p>
        </w:tc>
        <w:tc>
          <w:tcPr>
            <w:tcW w:w="20" w:type="dxa"/>
            <w:noWrap/>
            <w:hideMark/>
          </w:tcPr>
          <w:p w14:paraId="00EE0E8F" w14:textId="77777777" w:rsidR="008B378D" w:rsidRPr="00CE7A00" w:rsidRDefault="008B378D">
            <w:pPr>
              <w:jc w:val="right"/>
              <w:rPr>
                <w:rFonts w:cs="Times New Roman"/>
                <w:color w:val="000000"/>
                <w:sz w:val="16"/>
                <w:szCs w:val="16"/>
              </w:rPr>
            </w:pPr>
            <w:r w:rsidRPr="00CE7A00">
              <w:rPr>
                <w:rFonts w:cs="Times New Roman"/>
                <w:color w:val="000000"/>
                <w:sz w:val="16"/>
                <w:szCs w:val="16"/>
              </w:rPr>
              <w:t>839.489812</w:t>
            </w:r>
          </w:p>
        </w:tc>
        <w:tc>
          <w:tcPr>
            <w:tcW w:w="20" w:type="dxa"/>
            <w:noWrap/>
            <w:hideMark/>
          </w:tcPr>
          <w:p w14:paraId="47B1312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0.02628025</w:t>
            </w:r>
          </w:p>
        </w:tc>
      </w:tr>
      <w:tr w:rsidR="008B378D" w:rsidRPr="00CE7A00" w14:paraId="1872F9F2" w14:textId="77777777" w:rsidTr="008B378D">
        <w:trPr>
          <w:trHeight w:val="20"/>
        </w:trPr>
        <w:tc>
          <w:tcPr>
            <w:tcW w:w="20" w:type="dxa"/>
            <w:noWrap/>
            <w:hideMark/>
          </w:tcPr>
          <w:p w14:paraId="421CD71B"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Apioideae</w:t>
            </w:r>
            <w:proofErr w:type="spellEnd"/>
          </w:p>
        </w:tc>
        <w:tc>
          <w:tcPr>
            <w:tcW w:w="20" w:type="dxa"/>
            <w:noWrap/>
            <w:hideMark/>
          </w:tcPr>
          <w:p w14:paraId="6774F40F"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CC3C7B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0.02391669</w:t>
            </w:r>
          </w:p>
        </w:tc>
        <w:tc>
          <w:tcPr>
            <w:tcW w:w="20" w:type="dxa"/>
            <w:noWrap/>
            <w:hideMark/>
          </w:tcPr>
          <w:p w14:paraId="4DD11F9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0.07987379</w:t>
            </w:r>
          </w:p>
        </w:tc>
        <w:tc>
          <w:tcPr>
            <w:tcW w:w="20" w:type="dxa"/>
            <w:noWrap/>
            <w:hideMark/>
          </w:tcPr>
          <w:p w14:paraId="6AB54CC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0.01081229</w:t>
            </w:r>
          </w:p>
        </w:tc>
        <w:tc>
          <w:tcPr>
            <w:tcW w:w="20" w:type="dxa"/>
            <w:noWrap/>
            <w:hideMark/>
          </w:tcPr>
          <w:p w14:paraId="484F4A3B" w14:textId="77777777" w:rsidR="008B378D" w:rsidRPr="00CE7A00" w:rsidRDefault="008B378D">
            <w:pPr>
              <w:jc w:val="right"/>
              <w:rPr>
                <w:rFonts w:cs="Times New Roman"/>
                <w:color w:val="000000"/>
                <w:sz w:val="16"/>
                <w:szCs w:val="16"/>
              </w:rPr>
            </w:pPr>
            <w:r w:rsidRPr="00CE7A00">
              <w:rPr>
                <w:rFonts w:cs="Times New Roman"/>
                <w:color w:val="000000"/>
                <w:sz w:val="16"/>
                <w:szCs w:val="16"/>
              </w:rPr>
              <w:t>943.663154</w:t>
            </w:r>
          </w:p>
        </w:tc>
        <w:tc>
          <w:tcPr>
            <w:tcW w:w="20" w:type="dxa"/>
            <w:noWrap/>
            <w:hideMark/>
          </w:tcPr>
          <w:p w14:paraId="24DF8E67" w14:textId="77777777" w:rsidR="008B378D" w:rsidRPr="00CE7A00" w:rsidRDefault="008B378D">
            <w:pPr>
              <w:jc w:val="right"/>
              <w:rPr>
                <w:rFonts w:cs="Times New Roman"/>
                <w:color w:val="000000"/>
                <w:sz w:val="16"/>
                <w:szCs w:val="16"/>
              </w:rPr>
            </w:pPr>
            <w:r w:rsidRPr="00CE7A00">
              <w:rPr>
                <w:rFonts w:cs="Times New Roman"/>
                <w:color w:val="000000"/>
                <w:sz w:val="16"/>
                <w:szCs w:val="16"/>
              </w:rPr>
              <w:t>933.266706</w:t>
            </w:r>
          </w:p>
        </w:tc>
        <w:tc>
          <w:tcPr>
            <w:tcW w:w="20" w:type="dxa"/>
            <w:noWrap/>
            <w:hideMark/>
          </w:tcPr>
          <w:p w14:paraId="2F66DE8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0.07501499</w:t>
            </w:r>
          </w:p>
        </w:tc>
      </w:tr>
      <w:tr w:rsidR="008B378D" w:rsidRPr="00CE7A00" w14:paraId="2C3B590D" w14:textId="77777777" w:rsidTr="008B378D">
        <w:trPr>
          <w:trHeight w:val="20"/>
        </w:trPr>
        <w:tc>
          <w:tcPr>
            <w:tcW w:w="20" w:type="dxa"/>
            <w:noWrap/>
            <w:hideMark/>
          </w:tcPr>
          <w:p w14:paraId="0DEB6ECA"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Arabideae</w:t>
            </w:r>
            <w:proofErr w:type="spellEnd"/>
          </w:p>
        </w:tc>
        <w:tc>
          <w:tcPr>
            <w:tcW w:w="20" w:type="dxa"/>
            <w:noWrap/>
            <w:hideMark/>
          </w:tcPr>
          <w:p w14:paraId="1C0605DD"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2E1BB7E4" w14:textId="77777777" w:rsidR="008B378D" w:rsidRPr="00CE7A00" w:rsidRDefault="008B378D">
            <w:pPr>
              <w:jc w:val="right"/>
              <w:rPr>
                <w:rFonts w:cs="Times New Roman"/>
                <w:color w:val="000000"/>
                <w:sz w:val="16"/>
                <w:szCs w:val="16"/>
              </w:rPr>
            </w:pPr>
            <w:r w:rsidRPr="00CE7A00">
              <w:rPr>
                <w:rFonts w:cs="Times New Roman"/>
                <w:color w:val="000000"/>
                <w:sz w:val="16"/>
                <w:szCs w:val="16"/>
              </w:rPr>
              <w:t>1.1513118</w:t>
            </w:r>
          </w:p>
        </w:tc>
        <w:tc>
          <w:tcPr>
            <w:tcW w:w="20" w:type="dxa"/>
            <w:noWrap/>
            <w:hideMark/>
          </w:tcPr>
          <w:p w14:paraId="786A800A" w14:textId="77777777" w:rsidR="008B378D" w:rsidRPr="00CE7A00" w:rsidRDefault="008B378D">
            <w:pPr>
              <w:jc w:val="right"/>
              <w:rPr>
                <w:rFonts w:cs="Times New Roman"/>
                <w:color w:val="000000"/>
                <w:sz w:val="16"/>
                <w:szCs w:val="16"/>
              </w:rPr>
            </w:pPr>
            <w:r w:rsidRPr="00CE7A00">
              <w:rPr>
                <w:rFonts w:cs="Times New Roman"/>
                <w:color w:val="000000"/>
                <w:sz w:val="16"/>
                <w:szCs w:val="16"/>
              </w:rPr>
              <w:t>0.68015068</w:t>
            </w:r>
          </w:p>
        </w:tc>
        <w:tc>
          <w:tcPr>
            <w:tcW w:w="20" w:type="dxa"/>
            <w:noWrap/>
            <w:hideMark/>
          </w:tcPr>
          <w:p w14:paraId="28BEF42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0.02881815</w:t>
            </w:r>
          </w:p>
        </w:tc>
        <w:tc>
          <w:tcPr>
            <w:tcW w:w="20" w:type="dxa"/>
            <w:noWrap/>
            <w:hideMark/>
          </w:tcPr>
          <w:p w14:paraId="40A91AAA" w14:textId="77777777" w:rsidR="008B378D" w:rsidRPr="00CE7A00" w:rsidRDefault="008B378D">
            <w:pPr>
              <w:jc w:val="right"/>
              <w:rPr>
                <w:rFonts w:cs="Times New Roman"/>
                <w:color w:val="000000"/>
                <w:sz w:val="16"/>
                <w:szCs w:val="16"/>
              </w:rPr>
            </w:pPr>
            <w:r w:rsidRPr="00CE7A00">
              <w:rPr>
                <w:rFonts w:cs="Times New Roman"/>
                <w:color w:val="000000"/>
                <w:sz w:val="16"/>
                <w:szCs w:val="16"/>
              </w:rPr>
              <w:t>993.317362</w:t>
            </w:r>
          </w:p>
        </w:tc>
        <w:tc>
          <w:tcPr>
            <w:tcW w:w="20" w:type="dxa"/>
            <w:noWrap/>
            <w:hideMark/>
          </w:tcPr>
          <w:p w14:paraId="3270C2D3" w14:textId="77777777" w:rsidR="008B378D" w:rsidRPr="00CE7A00" w:rsidRDefault="008B378D">
            <w:pPr>
              <w:jc w:val="right"/>
              <w:rPr>
                <w:rFonts w:cs="Times New Roman"/>
                <w:color w:val="000000"/>
                <w:sz w:val="16"/>
                <w:szCs w:val="16"/>
              </w:rPr>
            </w:pPr>
            <w:r w:rsidRPr="00CE7A00">
              <w:rPr>
                <w:rFonts w:cs="Times New Roman"/>
                <w:color w:val="000000"/>
                <w:sz w:val="16"/>
                <w:szCs w:val="16"/>
              </w:rPr>
              <w:t>992.392174</w:t>
            </w:r>
          </w:p>
        </w:tc>
        <w:tc>
          <w:tcPr>
            <w:tcW w:w="20" w:type="dxa"/>
            <w:noWrap/>
            <w:hideMark/>
          </w:tcPr>
          <w:p w14:paraId="2AEEF50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0.04742367</w:t>
            </w:r>
          </w:p>
        </w:tc>
      </w:tr>
      <w:tr w:rsidR="008B378D" w:rsidRPr="00CE7A00" w14:paraId="009DAD0A" w14:textId="77777777" w:rsidTr="008B378D">
        <w:trPr>
          <w:trHeight w:val="20"/>
        </w:trPr>
        <w:tc>
          <w:tcPr>
            <w:tcW w:w="20" w:type="dxa"/>
            <w:noWrap/>
            <w:hideMark/>
          </w:tcPr>
          <w:p w14:paraId="7BD40815"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Balsamiaceae</w:t>
            </w:r>
            <w:proofErr w:type="spellEnd"/>
          </w:p>
        </w:tc>
        <w:tc>
          <w:tcPr>
            <w:tcW w:w="20" w:type="dxa"/>
            <w:noWrap/>
            <w:hideMark/>
          </w:tcPr>
          <w:p w14:paraId="10470EF5"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115944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0.0145933</w:t>
            </w:r>
          </w:p>
        </w:tc>
        <w:tc>
          <w:tcPr>
            <w:tcW w:w="20" w:type="dxa"/>
            <w:noWrap/>
            <w:hideMark/>
          </w:tcPr>
          <w:p w14:paraId="03E59E3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0.00380646</w:t>
            </w:r>
          </w:p>
        </w:tc>
        <w:tc>
          <w:tcPr>
            <w:tcW w:w="20" w:type="dxa"/>
            <w:noWrap/>
            <w:hideMark/>
          </w:tcPr>
          <w:p w14:paraId="1AF36F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0.00582319</w:t>
            </w:r>
          </w:p>
        </w:tc>
        <w:tc>
          <w:tcPr>
            <w:tcW w:w="20" w:type="dxa"/>
            <w:noWrap/>
            <w:hideMark/>
          </w:tcPr>
          <w:p w14:paraId="080C8B89" w14:textId="77777777" w:rsidR="008B378D" w:rsidRPr="00CE7A00" w:rsidRDefault="008B378D">
            <w:pPr>
              <w:jc w:val="right"/>
              <w:rPr>
                <w:rFonts w:cs="Times New Roman"/>
                <w:color w:val="000000"/>
                <w:sz w:val="16"/>
                <w:szCs w:val="16"/>
              </w:rPr>
            </w:pPr>
            <w:r w:rsidRPr="00CE7A00">
              <w:rPr>
                <w:rFonts w:cs="Times New Roman"/>
                <w:color w:val="000000"/>
                <w:sz w:val="16"/>
                <w:szCs w:val="16"/>
              </w:rPr>
              <w:t>346378.375</w:t>
            </w:r>
          </w:p>
        </w:tc>
        <w:tc>
          <w:tcPr>
            <w:tcW w:w="20" w:type="dxa"/>
            <w:noWrap/>
            <w:hideMark/>
          </w:tcPr>
          <w:p w14:paraId="6451C987" w14:textId="77777777" w:rsidR="008B378D" w:rsidRPr="00CE7A00" w:rsidRDefault="008B378D">
            <w:pPr>
              <w:jc w:val="right"/>
              <w:rPr>
                <w:rFonts w:cs="Times New Roman"/>
                <w:color w:val="000000"/>
                <w:sz w:val="16"/>
                <w:szCs w:val="16"/>
              </w:rPr>
            </w:pPr>
            <w:r w:rsidRPr="00CE7A00">
              <w:rPr>
                <w:rFonts w:cs="Times New Roman"/>
                <w:color w:val="000000"/>
                <w:sz w:val="16"/>
                <w:szCs w:val="16"/>
              </w:rPr>
              <w:t>849.973796</w:t>
            </w:r>
          </w:p>
        </w:tc>
        <w:tc>
          <w:tcPr>
            <w:tcW w:w="20" w:type="dxa"/>
            <w:noWrap/>
            <w:hideMark/>
          </w:tcPr>
          <w:p w14:paraId="30AD3A2D" w14:textId="77777777" w:rsidR="008B378D" w:rsidRPr="00CE7A00" w:rsidRDefault="008B378D">
            <w:pPr>
              <w:jc w:val="right"/>
              <w:rPr>
                <w:rFonts w:cs="Times New Roman"/>
                <w:color w:val="000000"/>
                <w:sz w:val="16"/>
                <w:szCs w:val="16"/>
              </w:rPr>
            </w:pPr>
            <w:r w:rsidRPr="00CE7A00">
              <w:rPr>
                <w:rFonts w:cs="Times New Roman"/>
                <w:color w:val="000000"/>
                <w:sz w:val="16"/>
                <w:szCs w:val="16"/>
              </w:rPr>
              <w:t>0.22211988</w:t>
            </w:r>
          </w:p>
        </w:tc>
      </w:tr>
      <w:tr w:rsidR="008B378D" w:rsidRPr="00CE7A00" w14:paraId="5CA1BB41" w14:textId="77777777" w:rsidTr="008B378D">
        <w:trPr>
          <w:trHeight w:val="20"/>
        </w:trPr>
        <w:tc>
          <w:tcPr>
            <w:tcW w:w="20" w:type="dxa"/>
            <w:noWrap/>
            <w:hideMark/>
          </w:tcPr>
          <w:p w14:paraId="3C040032"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Brassiceae</w:t>
            </w:r>
            <w:proofErr w:type="spellEnd"/>
          </w:p>
        </w:tc>
        <w:tc>
          <w:tcPr>
            <w:tcW w:w="20" w:type="dxa"/>
            <w:noWrap/>
            <w:hideMark/>
          </w:tcPr>
          <w:p w14:paraId="0088546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91B01B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0.05688646</w:t>
            </w:r>
          </w:p>
        </w:tc>
        <w:tc>
          <w:tcPr>
            <w:tcW w:w="20" w:type="dxa"/>
            <w:noWrap/>
            <w:hideMark/>
          </w:tcPr>
          <w:p w14:paraId="6C1D541E" w14:textId="77777777" w:rsidR="008B378D" w:rsidRPr="00CE7A00" w:rsidRDefault="008B378D">
            <w:pPr>
              <w:jc w:val="right"/>
              <w:rPr>
                <w:rFonts w:cs="Times New Roman"/>
                <w:color w:val="000000"/>
                <w:sz w:val="16"/>
                <w:szCs w:val="16"/>
              </w:rPr>
            </w:pPr>
            <w:r w:rsidRPr="00CE7A00">
              <w:rPr>
                <w:rFonts w:cs="Times New Roman"/>
                <w:color w:val="000000"/>
                <w:sz w:val="16"/>
                <w:szCs w:val="16"/>
              </w:rPr>
              <w:t>5.02214681</w:t>
            </w:r>
          </w:p>
        </w:tc>
        <w:tc>
          <w:tcPr>
            <w:tcW w:w="20" w:type="dxa"/>
            <w:noWrap/>
            <w:hideMark/>
          </w:tcPr>
          <w:p w14:paraId="3C3106A9" w14:textId="77777777" w:rsidR="008B378D" w:rsidRPr="00CE7A00" w:rsidRDefault="008B378D">
            <w:pPr>
              <w:jc w:val="right"/>
              <w:rPr>
                <w:rFonts w:cs="Times New Roman"/>
                <w:color w:val="000000"/>
                <w:sz w:val="16"/>
                <w:szCs w:val="16"/>
              </w:rPr>
            </w:pPr>
            <w:r w:rsidRPr="00CE7A00">
              <w:rPr>
                <w:rFonts w:cs="Times New Roman"/>
                <w:color w:val="000000"/>
                <w:sz w:val="16"/>
                <w:szCs w:val="16"/>
              </w:rPr>
              <w:t>0.35297626</w:t>
            </w:r>
          </w:p>
        </w:tc>
        <w:tc>
          <w:tcPr>
            <w:tcW w:w="20" w:type="dxa"/>
            <w:noWrap/>
            <w:hideMark/>
          </w:tcPr>
          <w:p w14:paraId="3FD95816" w14:textId="77777777" w:rsidR="008B378D" w:rsidRPr="00CE7A00" w:rsidRDefault="008B378D">
            <w:pPr>
              <w:jc w:val="right"/>
              <w:rPr>
                <w:rFonts w:cs="Times New Roman"/>
                <w:color w:val="000000"/>
                <w:sz w:val="16"/>
                <w:szCs w:val="16"/>
              </w:rPr>
            </w:pPr>
            <w:r w:rsidRPr="00CE7A00">
              <w:rPr>
                <w:rFonts w:cs="Times New Roman"/>
                <w:color w:val="000000"/>
                <w:sz w:val="16"/>
                <w:szCs w:val="16"/>
              </w:rPr>
              <w:t>865.438844</w:t>
            </w:r>
          </w:p>
        </w:tc>
        <w:tc>
          <w:tcPr>
            <w:tcW w:w="20" w:type="dxa"/>
            <w:noWrap/>
            <w:hideMark/>
          </w:tcPr>
          <w:p w14:paraId="101523E7" w14:textId="77777777" w:rsidR="008B378D" w:rsidRPr="00CE7A00" w:rsidRDefault="008B378D">
            <w:pPr>
              <w:jc w:val="right"/>
              <w:rPr>
                <w:rFonts w:cs="Times New Roman"/>
                <w:color w:val="000000"/>
                <w:sz w:val="16"/>
                <w:szCs w:val="16"/>
              </w:rPr>
            </w:pPr>
            <w:r w:rsidRPr="00CE7A00">
              <w:rPr>
                <w:rFonts w:cs="Times New Roman"/>
                <w:color w:val="000000"/>
                <w:sz w:val="16"/>
                <w:szCs w:val="16"/>
              </w:rPr>
              <w:t>865.480434</w:t>
            </w:r>
          </w:p>
        </w:tc>
        <w:tc>
          <w:tcPr>
            <w:tcW w:w="20" w:type="dxa"/>
            <w:noWrap/>
            <w:hideMark/>
          </w:tcPr>
          <w:p w14:paraId="160F1B9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0.03502791</w:t>
            </w:r>
          </w:p>
        </w:tc>
      </w:tr>
      <w:tr w:rsidR="008B378D" w:rsidRPr="00CE7A00" w14:paraId="46C349A2" w14:textId="77777777" w:rsidTr="008B378D">
        <w:trPr>
          <w:trHeight w:val="20"/>
        </w:trPr>
        <w:tc>
          <w:tcPr>
            <w:tcW w:w="20" w:type="dxa"/>
            <w:noWrap/>
            <w:hideMark/>
          </w:tcPr>
          <w:p w14:paraId="4399992F"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Cardamineae</w:t>
            </w:r>
            <w:proofErr w:type="spellEnd"/>
          </w:p>
        </w:tc>
        <w:tc>
          <w:tcPr>
            <w:tcW w:w="20" w:type="dxa"/>
            <w:noWrap/>
            <w:hideMark/>
          </w:tcPr>
          <w:p w14:paraId="7696817A"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6F22A9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0.03194164</w:t>
            </w:r>
          </w:p>
        </w:tc>
        <w:tc>
          <w:tcPr>
            <w:tcW w:w="20" w:type="dxa"/>
            <w:noWrap/>
            <w:hideMark/>
          </w:tcPr>
          <w:p w14:paraId="1359CEA3" w14:textId="77777777" w:rsidR="008B378D" w:rsidRPr="00CE7A00" w:rsidRDefault="008B378D">
            <w:pPr>
              <w:jc w:val="right"/>
              <w:rPr>
                <w:rFonts w:cs="Times New Roman"/>
                <w:color w:val="000000"/>
                <w:sz w:val="16"/>
                <w:szCs w:val="16"/>
              </w:rPr>
            </w:pPr>
            <w:r w:rsidRPr="00CE7A00">
              <w:rPr>
                <w:rFonts w:cs="Times New Roman"/>
                <w:color w:val="000000"/>
                <w:sz w:val="16"/>
                <w:szCs w:val="16"/>
              </w:rPr>
              <w:t>0.3267593</w:t>
            </w:r>
          </w:p>
        </w:tc>
        <w:tc>
          <w:tcPr>
            <w:tcW w:w="20" w:type="dxa"/>
            <w:noWrap/>
            <w:hideMark/>
          </w:tcPr>
          <w:p w14:paraId="7758F18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0.09297251</w:t>
            </w:r>
          </w:p>
        </w:tc>
        <w:tc>
          <w:tcPr>
            <w:tcW w:w="20" w:type="dxa"/>
            <w:noWrap/>
            <w:hideMark/>
          </w:tcPr>
          <w:p w14:paraId="2A365EE6" w14:textId="77777777" w:rsidR="008B378D" w:rsidRPr="00CE7A00" w:rsidRDefault="008B378D">
            <w:pPr>
              <w:jc w:val="right"/>
              <w:rPr>
                <w:rFonts w:cs="Times New Roman"/>
                <w:color w:val="000000"/>
                <w:sz w:val="16"/>
                <w:szCs w:val="16"/>
              </w:rPr>
            </w:pPr>
            <w:r w:rsidRPr="00CE7A00">
              <w:rPr>
                <w:rFonts w:cs="Times New Roman"/>
                <w:color w:val="000000"/>
                <w:sz w:val="16"/>
                <w:szCs w:val="16"/>
              </w:rPr>
              <w:t>910.867313</w:t>
            </w:r>
          </w:p>
        </w:tc>
        <w:tc>
          <w:tcPr>
            <w:tcW w:w="20" w:type="dxa"/>
            <w:noWrap/>
            <w:hideMark/>
          </w:tcPr>
          <w:p w14:paraId="02E36078" w14:textId="77777777" w:rsidR="008B378D" w:rsidRPr="00CE7A00" w:rsidRDefault="008B378D">
            <w:pPr>
              <w:jc w:val="right"/>
              <w:rPr>
                <w:rFonts w:cs="Times New Roman"/>
                <w:color w:val="000000"/>
                <w:sz w:val="16"/>
                <w:szCs w:val="16"/>
              </w:rPr>
            </w:pPr>
            <w:r w:rsidRPr="00CE7A00">
              <w:rPr>
                <w:rFonts w:cs="Times New Roman"/>
                <w:color w:val="000000"/>
                <w:sz w:val="16"/>
                <w:szCs w:val="16"/>
              </w:rPr>
              <w:t>908.066406</w:t>
            </w:r>
          </w:p>
        </w:tc>
        <w:tc>
          <w:tcPr>
            <w:tcW w:w="20" w:type="dxa"/>
            <w:noWrap/>
            <w:hideMark/>
          </w:tcPr>
          <w:p w14:paraId="67F896E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0.14241586</w:t>
            </w:r>
          </w:p>
        </w:tc>
      </w:tr>
      <w:tr w:rsidR="008B378D" w:rsidRPr="00CE7A00" w14:paraId="0D8B24CD" w14:textId="77777777" w:rsidTr="008B378D">
        <w:trPr>
          <w:trHeight w:val="20"/>
        </w:trPr>
        <w:tc>
          <w:tcPr>
            <w:tcW w:w="20" w:type="dxa"/>
            <w:noWrap/>
            <w:hideMark/>
          </w:tcPr>
          <w:p w14:paraId="4CECB187"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Cardueae</w:t>
            </w:r>
            <w:proofErr w:type="spellEnd"/>
          </w:p>
        </w:tc>
        <w:tc>
          <w:tcPr>
            <w:tcW w:w="20" w:type="dxa"/>
            <w:noWrap/>
            <w:hideMark/>
          </w:tcPr>
          <w:p w14:paraId="2F63748A"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57AAC9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0.07035134</w:t>
            </w:r>
          </w:p>
        </w:tc>
        <w:tc>
          <w:tcPr>
            <w:tcW w:w="20" w:type="dxa"/>
            <w:noWrap/>
            <w:hideMark/>
          </w:tcPr>
          <w:p w14:paraId="1E3B401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0.09020761</w:t>
            </w:r>
          </w:p>
        </w:tc>
        <w:tc>
          <w:tcPr>
            <w:tcW w:w="20" w:type="dxa"/>
            <w:noWrap/>
            <w:hideMark/>
          </w:tcPr>
          <w:p w14:paraId="6216B78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0.00787459</w:t>
            </w:r>
          </w:p>
        </w:tc>
        <w:tc>
          <w:tcPr>
            <w:tcW w:w="20" w:type="dxa"/>
            <w:noWrap/>
            <w:hideMark/>
          </w:tcPr>
          <w:p w14:paraId="1C8AA117" w14:textId="77777777" w:rsidR="008B378D" w:rsidRPr="00CE7A00" w:rsidRDefault="008B378D">
            <w:pPr>
              <w:jc w:val="right"/>
              <w:rPr>
                <w:rFonts w:cs="Times New Roman"/>
                <w:color w:val="000000"/>
                <w:sz w:val="16"/>
                <w:szCs w:val="16"/>
              </w:rPr>
            </w:pPr>
            <w:r w:rsidRPr="00CE7A00">
              <w:rPr>
                <w:rFonts w:cs="Times New Roman"/>
                <w:color w:val="000000"/>
                <w:sz w:val="16"/>
                <w:szCs w:val="16"/>
              </w:rPr>
              <w:t>938.278821</w:t>
            </w:r>
          </w:p>
        </w:tc>
        <w:tc>
          <w:tcPr>
            <w:tcW w:w="20" w:type="dxa"/>
            <w:noWrap/>
            <w:hideMark/>
          </w:tcPr>
          <w:p w14:paraId="0D529EF0" w14:textId="77777777" w:rsidR="008B378D" w:rsidRPr="00CE7A00" w:rsidRDefault="008B378D">
            <w:pPr>
              <w:jc w:val="right"/>
              <w:rPr>
                <w:rFonts w:cs="Times New Roman"/>
                <w:color w:val="000000"/>
                <w:sz w:val="16"/>
                <w:szCs w:val="16"/>
              </w:rPr>
            </w:pPr>
            <w:r w:rsidRPr="00CE7A00">
              <w:rPr>
                <w:rFonts w:cs="Times New Roman"/>
                <w:color w:val="000000"/>
                <w:sz w:val="16"/>
                <w:szCs w:val="16"/>
              </w:rPr>
              <w:t>930.337622</w:t>
            </w:r>
          </w:p>
        </w:tc>
        <w:tc>
          <w:tcPr>
            <w:tcW w:w="20" w:type="dxa"/>
            <w:noWrap/>
            <w:hideMark/>
          </w:tcPr>
          <w:p w14:paraId="35A81DC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0.04564716</w:t>
            </w:r>
          </w:p>
        </w:tc>
      </w:tr>
      <w:tr w:rsidR="008B378D" w:rsidRPr="00CE7A00" w14:paraId="275A7E49" w14:textId="77777777" w:rsidTr="008B378D">
        <w:trPr>
          <w:trHeight w:val="20"/>
        </w:trPr>
        <w:tc>
          <w:tcPr>
            <w:tcW w:w="20" w:type="dxa"/>
            <w:noWrap/>
            <w:hideMark/>
          </w:tcPr>
          <w:p w14:paraId="2E0F8738" w14:textId="77777777" w:rsidR="008B378D" w:rsidRPr="00CE7A00" w:rsidRDefault="008B378D">
            <w:pPr>
              <w:rPr>
                <w:rFonts w:cs="Times New Roman"/>
                <w:color w:val="000000"/>
                <w:sz w:val="16"/>
                <w:szCs w:val="16"/>
              </w:rPr>
            </w:pPr>
            <w:r w:rsidRPr="00CE7A00">
              <w:rPr>
                <w:rFonts w:cs="Times New Roman"/>
                <w:color w:val="000000"/>
                <w:sz w:val="16"/>
                <w:szCs w:val="16"/>
              </w:rPr>
              <w:t>CES</w:t>
            </w:r>
          </w:p>
        </w:tc>
        <w:tc>
          <w:tcPr>
            <w:tcW w:w="20" w:type="dxa"/>
            <w:noWrap/>
            <w:hideMark/>
          </w:tcPr>
          <w:p w14:paraId="24C33268"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F71890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0.10411611</w:t>
            </w:r>
          </w:p>
        </w:tc>
        <w:tc>
          <w:tcPr>
            <w:tcW w:w="20" w:type="dxa"/>
            <w:noWrap/>
            <w:hideMark/>
          </w:tcPr>
          <w:p w14:paraId="71A3F70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0.00666191</w:t>
            </w:r>
          </w:p>
        </w:tc>
        <w:tc>
          <w:tcPr>
            <w:tcW w:w="20" w:type="dxa"/>
            <w:noWrap/>
            <w:hideMark/>
          </w:tcPr>
          <w:p w14:paraId="3A4823F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0.00365852</w:t>
            </w:r>
          </w:p>
        </w:tc>
        <w:tc>
          <w:tcPr>
            <w:tcW w:w="20" w:type="dxa"/>
            <w:noWrap/>
            <w:hideMark/>
          </w:tcPr>
          <w:p w14:paraId="7C9816D6" w14:textId="77777777" w:rsidR="008B378D" w:rsidRPr="00CE7A00" w:rsidRDefault="008B378D">
            <w:pPr>
              <w:jc w:val="right"/>
              <w:rPr>
                <w:rFonts w:cs="Times New Roman"/>
                <w:color w:val="000000"/>
                <w:sz w:val="16"/>
                <w:szCs w:val="16"/>
              </w:rPr>
            </w:pPr>
            <w:r w:rsidRPr="00CE7A00">
              <w:rPr>
                <w:rFonts w:cs="Times New Roman"/>
                <w:color w:val="000000"/>
                <w:sz w:val="16"/>
                <w:szCs w:val="16"/>
              </w:rPr>
              <w:t>1613.95006</w:t>
            </w:r>
          </w:p>
        </w:tc>
        <w:tc>
          <w:tcPr>
            <w:tcW w:w="20" w:type="dxa"/>
            <w:noWrap/>
            <w:hideMark/>
          </w:tcPr>
          <w:p w14:paraId="71B10FB8" w14:textId="77777777" w:rsidR="008B378D" w:rsidRPr="00CE7A00" w:rsidRDefault="008B378D">
            <w:pPr>
              <w:jc w:val="right"/>
              <w:rPr>
                <w:rFonts w:cs="Times New Roman"/>
                <w:color w:val="000000"/>
                <w:sz w:val="16"/>
                <w:szCs w:val="16"/>
              </w:rPr>
            </w:pPr>
            <w:r w:rsidRPr="00CE7A00">
              <w:rPr>
                <w:rFonts w:cs="Times New Roman"/>
                <w:color w:val="000000"/>
                <w:sz w:val="16"/>
                <w:szCs w:val="16"/>
              </w:rPr>
              <w:t>832.713664</w:t>
            </w:r>
          </w:p>
        </w:tc>
        <w:tc>
          <w:tcPr>
            <w:tcW w:w="20" w:type="dxa"/>
            <w:noWrap/>
            <w:hideMark/>
          </w:tcPr>
          <w:p w14:paraId="30B4E8F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0.14640274</w:t>
            </w:r>
          </w:p>
        </w:tc>
      </w:tr>
      <w:tr w:rsidR="008B378D" w:rsidRPr="00CE7A00" w14:paraId="7F0F79BD" w14:textId="77777777" w:rsidTr="008B378D">
        <w:trPr>
          <w:trHeight w:val="20"/>
        </w:trPr>
        <w:tc>
          <w:tcPr>
            <w:tcW w:w="20" w:type="dxa"/>
            <w:noWrap/>
            <w:hideMark/>
          </w:tcPr>
          <w:p w14:paraId="55AB8A97"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Chamaecrista</w:t>
            </w:r>
            <w:proofErr w:type="spellEnd"/>
          </w:p>
        </w:tc>
        <w:tc>
          <w:tcPr>
            <w:tcW w:w="20" w:type="dxa"/>
            <w:noWrap/>
            <w:hideMark/>
          </w:tcPr>
          <w:p w14:paraId="30F0950E"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892F78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0.06874797</w:t>
            </w:r>
          </w:p>
        </w:tc>
        <w:tc>
          <w:tcPr>
            <w:tcW w:w="20" w:type="dxa"/>
            <w:noWrap/>
            <w:hideMark/>
          </w:tcPr>
          <w:p w14:paraId="592ECDC8"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0.13331923</w:t>
            </w:r>
          </w:p>
        </w:tc>
        <w:tc>
          <w:tcPr>
            <w:tcW w:w="20" w:type="dxa"/>
            <w:noWrap/>
            <w:hideMark/>
          </w:tcPr>
          <w:p w14:paraId="7399666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0.00168011</w:t>
            </w:r>
          </w:p>
        </w:tc>
        <w:tc>
          <w:tcPr>
            <w:tcW w:w="20" w:type="dxa"/>
            <w:noWrap/>
            <w:hideMark/>
          </w:tcPr>
          <w:p w14:paraId="5EFA0A61" w14:textId="77777777" w:rsidR="008B378D" w:rsidRPr="00CE7A00" w:rsidRDefault="008B378D">
            <w:pPr>
              <w:jc w:val="right"/>
              <w:rPr>
                <w:rFonts w:cs="Times New Roman"/>
                <w:color w:val="000000"/>
                <w:sz w:val="16"/>
                <w:szCs w:val="16"/>
              </w:rPr>
            </w:pPr>
            <w:r w:rsidRPr="00CE7A00">
              <w:rPr>
                <w:rFonts w:cs="Times New Roman"/>
                <w:color w:val="000000"/>
                <w:sz w:val="16"/>
                <w:szCs w:val="16"/>
              </w:rPr>
              <w:t>421.584619</w:t>
            </w:r>
          </w:p>
        </w:tc>
        <w:tc>
          <w:tcPr>
            <w:tcW w:w="20" w:type="dxa"/>
            <w:noWrap/>
            <w:hideMark/>
          </w:tcPr>
          <w:p w14:paraId="396D156A" w14:textId="77777777" w:rsidR="008B378D" w:rsidRPr="00CE7A00" w:rsidRDefault="008B378D">
            <w:pPr>
              <w:jc w:val="right"/>
              <w:rPr>
                <w:rFonts w:cs="Times New Roman"/>
                <w:color w:val="000000"/>
                <w:sz w:val="16"/>
                <w:szCs w:val="16"/>
              </w:rPr>
            </w:pPr>
            <w:r w:rsidRPr="00CE7A00">
              <w:rPr>
                <w:rFonts w:cs="Times New Roman"/>
                <w:color w:val="000000"/>
                <w:sz w:val="16"/>
                <w:szCs w:val="16"/>
              </w:rPr>
              <w:t>419.653079</w:t>
            </w:r>
          </w:p>
        </w:tc>
        <w:tc>
          <w:tcPr>
            <w:tcW w:w="20" w:type="dxa"/>
            <w:noWrap/>
            <w:hideMark/>
          </w:tcPr>
          <w:p w14:paraId="28DB45B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0.00632869</w:t>
            </w:r>
          </w:p>
        </w:tc>
      </w:tr>
      <w:tr w:rsidR="008B378D" w:rsidRPr="00CE7A00" w14:paraId="3E00E441" w14:textId="77777777" w:rsidTr="008B378D">
        <w:trPr>
          <w:trHeight w:val="20"/>
        </w:trPr>
        <w:tc>
          <w:tcPr>
            <w:tcW w:w="20" w:type="dxa"/>
            <w:noWrap/>
            <w:hideMark/>
          </w:tcPr>
          <w:p w14:paraId="0FBE4132" w14:textId="77777777" w:rsidR="008B378D" w:rsidRPr="00CE7A00" w:rsidRDefault="008B378D">
            <w:pPr>
              <w:rPr>
                <w:rFonts w:cs="Times New Roman"/>
                <w:color w:val="000000"/>
                <w:sz w:val="16"/>
                <w:szCs w:val="16"/>
              </w:rPr>
            </w:pPr>
            <w:r w:rsidRPr="00CE7A00">
              <w:rPr>
                <w:rFonts w:cs="Times New Roman"/>
                <w:color w:val="000000"/>
                <w:sz w:val="16"/>
                <w:szCs w:val="16"/>
              </w:rPr>
              <w:t>Croton</w:t>
            </w:r>
          </w:p>
        </w:tc>
        <w:tc>
          <w:tcPr>
            <w:tcW w:w="20" w:type="dxa"/>
            <w:noWrap/>
            <w:hideMark/>
          </w:tcPr>
          <w:p w14:paraId="10D7E69F"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5B711D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0.03179358</w:t>
            </w:r>
          </w:p>
        </w:tc>
        <w:tc>
          <w:tcPr>
            <w:tcW w:w="20" w:type="dxa"/>
            <w:noWrap/>
            <w:hideMark/>
          </w:tcPr>
          <w:p w14:paraId="1B353C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0.13380144</w:t>
            </w:r>
          </w:p>
        </w:tc>
        <w:tc>
          <w:tcPr>
            <w:tcW w:w="20" w:type="dxa"/>
            <w:noWrap/>
            <w:hideMark/>
          </w:tcPr>
          <w:p w14:paraId="6464A5B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0.02210604</w:t>
            </w:r>
          </w:p>
        </w:tc>
        <w:tc>
          <w:tcPr>
            <w:tcW w:w="20" w:type="dxa"/>
            <w:noWrap/>
            <w:hideMark/>
          </w:tcPr>
          <w:p w14:paraId="043534AC" w14:textId="77777777" w:rsidR="008B378D" w:rsidRPr="00CE7A00" w:rsidRDefault="008B378D">
            <w:pPr>
              <w:jc w:val="right"/>
              <w:rPr>
                <w:rFonts w:cs="Times New Roman"/>
                <w:color w:val="000000"/>
                <w:sz w:val="16"/>
                <w:szCs w:val="16"/>
              </w:rPr>
            </w:pPr>
            <w:r w:rsidRPr="00CE7A00">
              <w:rPr>
                <w:rFonts w:cs="Times New Roman"/>
                <w:color w:val="000000"/>
                <w:sz w:val="16"/>
                <w:szCs w:val="16"/>
              </w:rPr>
              <w:t>944.867343</w:t>
            </w:r>
          </w:p>
        </w:tc>
        <w:tc>
          <w:tcPr>
            <w:tcW w:w="20" w:type="dxa"/>
            <w:noWrap/>
            <w:hideMark/>
          </w:tcPr>
          <w:p w14:paraId="083254E6" w14:textId="77777777" w:rsidR="008B378D" w:rsidRPr="00CE7A00" w:rsidRDefault="008B378D">
            <w:pPr>
              <w:jc w:val="right"/>
              <w:rPr>
                <w:rFonts w:cs="Times New Roman"/>
                <w:color w:val="000000"/>
                <w:sz w:val="16"/>
                <w:szCs w:val="16"/>
              </w:rPr>
            </w:pPr>
            <w:r w:rsidRPr="00CE7A00">
              <w:rPr>
                <w:rFonts w:cs="Times New Roman"/>
                <w:color w:val="000000"/>
                <w:sz w:val="16"/>
                <w:szCs w:val="16"/>
              </w:rPr>
              <w:t>786.431857</w:t>
            </w:r>
          </w:p>
        </w:tc>
        <w:tc>
          <w:tcPr>
            <w:tcW w:w="20" w:type="dxa"/>
            <w:noWrap/>
            <w:hideMark/>
          </w:tcPr>
          <w:p w14:paraId="0DEFA7B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0.07999859</w:t>
            </w:r>
          </w:p>
        </w:tc>
      </w:tr>
      <w:tr w:rsidR="008B378D" w:rsidRPr="00CE7A00" w14:paraId="16BB6E73" w14:textId="77777777" w:rsidTr="008B378D">
        <w:trPr>
          <w:trHeight w:val="20"/>
        </w:trPr>
        <w:tc>
          <w:tcPr>
            <w:tcW w:w="20" w:type="dxa"/>
            <w:noWrap/>
            <w:hideMark/>
          </w:tcPr>
          <w:p w14:paraId="434158DF"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Erysimeae</w:t>
            </w:r>
            <w:proofErr w:type="spellEnd"/>
          </w:p>
        </w:tc>
        <w:tc>
          <w:tcPr>
            <w:tcW w:w="20" w:type="dxa"/>
            <w:noWrap/>
            <w:hideMark/>
          </w:tcPr>
          <w:p w14:paraId="3CFB32E3"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BDBFA1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0.1982503</w:t>
            </w:r>
          </w:p>
        </w:tc>
        <w:tc>
          <w:tcPr>
            <w:tcW w:w="20" w:type="dxa"/>
            <w:noWrap/>
            <w:hideMark/>
          </w:tcPr>
          <w:p w14:paraId="1115429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0.05325203</w:t>
            </w:r>
          </w:p>
        </w:tc>
        <w:tc>
          <w:tcPr>
            <w:tcW w:w="20" w:type="dxa"/>
            <w:noWrap/>
            <w:hideMark/>
          </w:tcPr>
          <w:p w14:paraId="77A810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0.01549671</w:t>
            </w:r>
          </w:p>
        </w:tc>
        <w:tc>
          <w:tcPr>
            <w:tcW w:w="20" w:type="dxa"/>
            <w:noWrap/>
            <w:hideMark/>
          </w:tcPr>
          <w:p w14:paraId="059CCE9A"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1008.16369</w:t>
            </w:r>
          </w:p>
        </w:tc>
        <w:tc>
          <w:tcPr>
            <w:tcW w:w="20" w:type="dxa"/>
            <w:noWrap/>
            <w:hideMark/>
          </w:tcPr>
          <w:p w14:paraId="6BAEA06A"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1007.71817</w:t>
            </w:r>
          </w:p>
        </w:tc>
        <w:tc>
          <w:tcPr>
            <w:tcW w:w="20" w:type="dxa"/>
            <w:noWrap/>
            <w:hideMark/>
          </w:tcPr>
          <w:p w14:paraId="254D04BC"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0.12207182</w:t>
            </w:r>
          </w:p>
        </w:tc>
      </w:tr>
      <w:tr w:rsidR="008B378D" w:rsidRPr="00CE7A00" w14:paraId="62FE259A" w14:textId="77777777" w:rsidTr="008B378D">
        <w:trPr>
          <w:trHeight w:val="20"/>
        </w:trPr>
        <w:tc>
          <w:tcPr>
            <w:tcW w:w="20" w:type="dxa"/>
            <w:noWrap/>
            <w:hideMark/>
          </w:tcPr>
          <w:p w14:paraId="2F88F690"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Euclidieae</w:t>
            </w:r>
            <w:proofErr w:type="spellEnd"/>
          </w:p>
        </w:tc>
        <w:tc>
          <w:tcPr>
            <w:tcW w:w="20" w:type="dxa"/>
            <w:noWrap/>
            <w:hideMark/>
          </w:tcPr>
          <w:p w14:paraId="3467C26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B9A16A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0.04590691</w:t>
            </w:r>
          </w:p>
        </w:tc>
        <w:tc>
          <w:tcPr>
            <w:tcW w:w="20" w:type="dxa"/>
            <w:noWrap/>
            <w:hideMark/>
          </w:tcPr>
          <w:p w14:paraId="3163DCB6" w14:textId="77777777" w:rsidR="008B378D" w:rsidRPr="00CE7A00" w:rsidRDefault="008B378D">
            <w:pPr>
              <w:jc w:val="right"/>
              <w:rPr>
                <w:rFonts w:cs="Times New Roman"/>
                <w:color w:val="000000"/>
                <w:sz w:val="16"/>
                <w:szCs w:val="16"/>
              </w:rPr>
            </w:pPr>
            <w:r w:rsidRPr="00CE7A00">
              <w:rPr>
                <w:rFonts w:cs="Times New Roman"/>
                <w:color w:val="000000"/>
                <w:sz w:val="16"/>
                <w:szCs w:val="16"/>
              </w:rPr>
              <w:t>0.57957188</w:t>
            </w:r>
          </w:p>
        </w:tc>
        <w:tc>
          <w:tcPr>
            <w:tcW w:w="20" w:type="dxa"/>
            <w:noWrap/>
            <w:hideMark/>
          </w:tcPr>
          <w:p w14:paraId="5F16F60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0.00504498</w:t>
            </w:r>
          </w:p>
        </w:tc>
        <w:tc>
          <w:tcPr>
            <w:tcW w:w="20" w:type="dxa"/>
            <w:noWrap/>
            <w:hideMark/>
          </w:tcPr>
          <w:p w14:paraId="0EE84D92" w14:textId="77777777" w:rsidR="008B378D" w:rsidRPr="00CE7A00" w:rsidRDefault="008B378D">
            <w:pPr>
              <w:jc w:val="right"/>
              <w:rPr>
                <w:rFonts w:cs="Times New Roman"/>
                <w:color w:val="000000"/>
                <w:sz w:val="16"/>
                <w:szCs w:val="16"/>
              </w:rPr>
            </w:pPr>
            <w:r w:rsidRPr="00CE7A00">
              <w:rPr>
                <w:rFonts w:cs="Times New Roman"/>
                <w:color w:val="000000"/>
                <w:sz w:val="16"/>
                <w:szCs w:val="16"/>
              </w:rPr>
              <w:t>1159.92731</w:t>
            </w:r>
          </w:p>
        </w:tc>
        <w:tc>
          <w:tcPr>
            <w:tcW w:w="20" w:type="dxa"/>
            <w:noWrap/>
            <w:hideMark/>
          </w:tcPr>
          <w:p w14:paraId="00F49F47" w14:textId="77777777" w:rsidR="008B378D" w:rsidRPr="00CE7A00" w:rsidRDefault="008B378D">
            <w:pPr>
              <w:jc w:val="right"/>
              <w:rPr>
                <w:rFonts w:cs="Times New Roman"/>
                <w:color w:val="000000"/>
                <w:sz w:val="16"/>
                <w:szCs w:val="16"/>
              </w:rPr>
            </w:pPr>
            <w:r w:rsidRPr="00CE7A00">
              <w:rPr>
                <w:rFonts w:cs="Times New Roman"/>
                <w:color w:val="000000"/>
                <w:sz w:val="16"/>
                <w:szCs w:val="16"/>
              </w:rPr>
              <w:t>1159.7501</w:t>
            </w:r>
          </w:p>
        </w:tc>
        <w:tc>
          <w:tcPr>
            <w:tcW w:w="20" w:type="dxa"/>
            <w:noWrap/>
            <w:hideMark/>
          </w:tcPr>
          <w:p w14:paraId="438F13F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0.00417278</w:t>
            </w:r>
          </w:p>
        </w:tc>
      </w:tr>
      <w:tr w:rsidR="008B378D" w:rsidRPr="00CE7A00" w14:paraId="0D898A10" w14:textId="77777777" w:rsidTr="008B378D">
        <w:trPr>
          <w:trHeight w:val="20"/>
        </w:trPr>
        <w:tc>
          <w:tcPr>
            <w:tcW w:w="20" w:type="dxa"/>
            <w:noWrap/>
            <w:hideMark/>
          </w:tcPr>
          <w:p w14:paraId="4AF56AB3"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Eumalvoideae</w:t>
            </w:r>
            <w:proofErr w:type="spellEnd"/>
          </w:p>
        </w:tc>
        <w:tc>
          <w:tcPr>
            <w:tcW w:w="20" w:type="dxa"/>
            <w:noWrap/>
            <w:hideMark/>
          </w:tcPr>
          <w:p w14:paraId="440B222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7A29224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0.04196715</w:t>
            </w:r>
          </w:p>
        </w:tc>
        <w:tc>
          <w:tcPr>
            <w:tcW w:w="20" w:type="dxa"/>
            <w:noWrap/>
            <w:hideMark/>
          </w:tcPr>
          <w:p w14:paraId="1715EDC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0.07993348</w:t>
            </w:r>
          </w:p>
        </w:tc>
        <w:tc>
          <w:tcPr>
            <w:tcW w:w="20" w:type="dxa"/>
            <w:noWrap/>
            <w:hideMark/>
          </w:tcPr>
          <w:p w14:paraId="3F4F538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0.02366537</w:t>
            </w:r>
          </w:p>
        </w:tc>
        <w:tc>
          <w:tcPr>
            <w:tcW w:w="20" w:type="dxa"/>
            <w:noWrap/>
            <w:hideMark/>
          </w:tcPr>
          <w:p w14:paraId="6144BF14" w14:textId="77777777" w:rsidR="008B378D" w:rsidRPr="00CE7A00" w:rsidRDefault="008B378D">
            <w:pPr>
              <w:jc w:val="right"/>
              <w:rPr>
                <w:rFonts w:cs="Times New Roman"/>
                <w:color w:val="000000"/>
                <w:sz w:val="16"/>
                <w:szCs w:val="16"/>
              </w:rPr>
            </w:pPr>
            <w:r w:rsidRPr="00CE7A00">
              <w:rPr>
                <w:rFonts w:cs="Times New Roman"/>
                <w:color w:val="000000"/>
                <w:sz w:val="16"/>
                <w:szCs w:val="16"/>
              </w:rPr>
              <w:t>573.698439</w:t>
            </w:r>
          </w:p>
        </w:tc>
        <w:tc>
          <w:tcPr>
            <w:tcW w:w="20" w:type="dxa"/>
            <w:noWrap/>
            <w:hideMark/>
          </w:tcPr>
          <w:p w14:paraId="25635C53" w14:textId="77777777" w:rsidR="008B378D" w:rsidRPr="00CE7A00" w:rsidRDefault="008B378D">
            <w:pPr>
              <w:jc w:val="right"/>
              <w:rPr>
                <w:rFonts w:cs="Times New Roman"/>
                <w:color w:val="000000"/>
                <w:sz w:val="16"/>
                <w:szCs w:val="16"/>
              </w:rPr>
            </w:pPr>
            <w:r w:rsidRPr="00CE7A00">
              <w:rPr>
                <w:rFonts w:cs="Times New Roman"/>
                <w:color w:val="000000"/>
                <w:sz w:val="16"/>
                <w:szCs w:val="16"/>
              </w:rPr>
              <w:t>564.939218</w:t>
            </w:r>
          </w:p>
        </w:tc>
        <w:tc>
          <w:tcPr>
            <w:tcW w:w="20" w:type="dxa"/>
            <w:noWrap/>
            <w:hideMark/>
          </w:tcPr>
          <w:p w14:paraId="6FD9B1DE"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0.13420067</w:t>
            </w:r>
          </w:p>
        </w:tc>
      </w:tr>
      <w:tr w:rsidR="008B378D" w:rsidRPr="00CE7A00" w14:paraId="2B49A0FD" w14:textId="77777777" w:rsidTr="008B378D">
        <w:trPr>
          <w:trHeight w:val="20"/>
        </w:trPr>
        <w:tc>
          <w:tcPr>
            <w:tcW w:w="20" w:type="dxa"/>
            <w:noWrap/>
            <w:hideMark/>
          </w:tcPr>
          <w:p w14:paraId="70823764"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Gesneriaceae</w:t>
            </w:r>
            <w:proofErr w:type="spellEnd"/>
          </w:p>
        </w:tc>
        <w:tc>
          <w:tcPr>
            <w:tcW w:w="20" w:type="dxa"/>
            <w:noWrap/>
            <w:hideMark/>
          </w:tcPr>
          <w:p w14:paraId="4E93DE4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9C339D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0.01034297</w:t>
            </w:r>
          </w:p>
        </w:tc>
        <w:tc>
          <w:tcPr>
            <w:tcW w:w="20" w:type="dxa"/>
            <w:noWrap/>
            <w:hideMark/>
          </w:tcPr>
          <w:p w14:paraId="718DA93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0.00011715</w:t>
            </w:r>
          </w:p>
        </w:tc>
        <w:tc>
          <w:tcPr>
            <w:tcW w:w="20" w:type="dxa"/>
            <w:noWrap/>
            <w:hideMark/>
          </w:tcPr>
          <w:p w14:paraId="62A290B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0.00273603</w:t>
            </w:r>
          </w:p>
        </w:tc>
        <w:tc>
          <w:tcPr>
            <w:tcW w:w="20" w:type="dxa"/>
            <w:noWrap/>
            <w:hideMark/>
          </w:tcPr>
          <w:p w14:paraId="119639DC"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479.559184</w:t>
            </w:r>
          </w:p>
        </w:tc>
        <w:tc>
          <w:tcPr>
            <w:tcW w:w="20" w:type="dxa"/>
            <w:noWrap/>
            <w:hideMark/>
          </w:tcPr>
          <w:p w14:paraId="4B36790C"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479.624543</w:t>
            </w:r>
          </w:p>
        </w:tc>
        <w:tc>
          <w:tcPr>
            <w:tcW w:w="20" w:type="dxa"/>
            <w:noWrap/>
            <w:hideMark/>
          </w:tcPr>
          <w:p w14:paraId="03CEB02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0.19744503</w:t>
            </w:r>
          </w:p>
        </w:tc>
      </w:tr>
      <w:tr w:rsidR="008B378D" w:rsidRPr="00CE7A00" w14:paraId="0523B5A1" w14:textId="77777777" w:rsidTr="008B378D">
        <w:trPr>
          <w:trHeight w:val="20"/>
        </w:trPr>
        <w:tc>
          <w:tcPr>
            <w:tcW w:w="20" w:type="dxa"/>
            <w:noWrap/>
            <w:hideMark/>
          </w:tcPr>
          <w:p w14:paraId="42B1E04D"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Grewioideae</w:t>
            </w:r>
            <w:proofErr w:type="spellEnd"/>
          </w:p>
        </w:tc>
        <w:tc>
          <w:tcPr>
            <w:tcW w:w="20" w:type="dxa"/>
            <w:noWrap/>
            <w:hideMark/>
          </w:tcPr>
          <w:p w14:paraId="3CF6D45F"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43E17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0.01839739</w:t>
            </w:r>
          </w:p>
        </w:tc>
        <w:tc>
          <w:tcPr>
            <w:tcW w:w="20" w:type="dxa"/>
            <w:noWrap/>
            <w:hideMark/>
          </w:tcPr>
          <w:p w14:paraId="3D1E450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0.05615118</w:t>
            </w:r>
          </w:p>
        </w:tc>
        <w:tc>
          <w:tcPr>
            <w:tcW w:w="20" w:type="dxa"/>
            <w:noWrap/>
            <w:hideMark/>
          </w:tcPr>
          <w:p w14:paraId="4D4ACB7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0.00826692</w:t>
            </w:r>
          </w:p>
        </w:tc>
        <w:tc>
          <w:tcPr>
            <w:tcW w:w="20" w:type="dxa"/>
            <w:noWrap/>
            <w:hideMark/>
          </w:tcPr>
          <w:p w14:paraId="496CC80F" w14:textId="77777777" w:rsidR="008B378D" w:rsidRPr="00CE7A00" w:rsidRDefault="008B378D">
            <w:pPr>
              <w:jc w:val="right"/>
              <w:rPr>
                <w:rFonts w:cs="Times New Roman"/>
                <w:color w:val="000000"/>
                <w:sz w:val="16"/>
                <w:szCs w:val="16"/>
              </w:rPr>
            </w:pPr>
            <w:r w:rsidRPr="00CE7A00">
              <w:rPr>
                <w:rFonts w:cs="Times New Roman"/>
                <w:color w:val="000000"/>
                <w:sz w:val="16"/>
                <w:szCs w:val="16"/>
              </w:rPr>
              <w:t>531.339029</w:t>
            </w:r>
          </w:p>
        </w:tc>
        <w:tc>
          <w:tcPr>
            <w:tcW w:w="20" w:type="dxa"/>
            <w:noWrap/>
            <w:hideMark/>
          </w:tcPr>
          <w:p w14:paraId="6D43BEE3" w14:textId="77777777" w:rsidR="008B378D" w:rsidRPr="00CE7A00" w:rsidRDefault="008B378D">
            <w:pPr>
              <w:jc w:val="right"/>
              <w:rPr>
                <w:rFonts w:cs="Times New Roman"/>
                <w:color w:val="000000"/>
                <w:sz w:val="16"/>
                <w:szCs w:val="16"/>
              </w:rPr>
            </w:pPr>
            <w:r w:rsidRPr="00CE7A00">
              <w:rPr>
                <w:rFonts w:cs="Times New Roman"/>
                <w:color w:val="000000"/>
                <w:sz w:val="16"/>
                <w:szCs w:val="16"/>
              </w:rPr>
              <w:t>521.780875</w:t>
            </w:r>
          </w:p>
        </w:tc>
        <w:tc>
          <w:tcPr>
            <w:tcW w:w="20" w:type="dxa"/>
            <w:noWrap/>
            <w:hideMark/>
          </w:tcPr>
          <w:p w14:paraId="5AFF09B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0.07368693</w:t>
            </w:r>
          </w:p>
        </w:tc>
      </w:tr>
      <w:tr w:rsidR="008B378D" w:rsidRPr="00CE7A00" w14:paraId="2CF0376B" w14:textId="77777777" w:rsidTr="008B378D">
        <w:trPr>
          <w:trHeight w:val="20"/>
        </w:trPr>
        <w:tc>
          <w:tcPr>
            <w:tcW w:w="20" w:type="dxa"/>
            <w:noWrap/>
            <w:hideMark/>
          </w:tcPr>
          <w:p w14:paraId="45FB8B4C"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Heliophileae</w:t>
            </w:r>
            <w:proofErr w:type="spellEnd"/>
          </w:p>
        </w:tc>
        <w:tc>
          <w:tcPr>
            <w:tcW w:w="20" w:type="dxa"/>
            <w:noWrap/>
            <w:hideMark/>
          </w:tcPr>
          <w:p w14:paraId="5E1BCA15"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B2481E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0.03394285</w:t>
            </w:r>
          </w:p>
        </w:tc>
        <w:tc>
          <w:tcPr>
            <w:tcW w:w="20" w:type="dxa"/>
            <w:noWrap/>
            <w:hideMark/>
          </w:tcPr>
          <w:p w14:paraId="7298B244" w14:textId="77777777" w:rsidR="008B378D" w:rsidRPr="00CE7A00" w:rsidRDefault="008B378D">
            <w:pPr>
              <w:jc w:val="right"/>
              <w:rPr>
                <w:rFonts w:cs="Times New Roman"/>
                <w:color w:val="000000"/>
                <w:sz w:val="16"/>
                <w:szCs w:val="16"/>
              </w:rPr>
            </w:pPr>
            <w:r w:rsidRPr="00CE7A00">
              <w:rPr>
                <w:rFonts w:cs="Times New Roman"/>
                <w:color w:val="000000"/>
                <w:sz w:val="16"/>
                <w:szCs w:val="16"/>
              </w:rPr>
              <w:t>0.22994972</w:t>
            </w:r>
          </w:p>
        </w:tc>
        <w:tc>
          <w:tcPr>
            <w:tcW w:w="20" w:type="dxa"/>
            <w:noWrap/>
            <w:hideMark/>
          </w:tcPr>
          <w:p w14:paraId="66FBC6D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0.00241149</w:t>
            </w:r>
          </w:p>
        </w:tc>
        <w:tc>
          <w:tcPr>
            <w:tcW w:w="20" w:type="dxa"/>
            <w:noWrap/>
            <w:hideMark/>
          </w:tcPr>
          <w:p w14:paraId="64076AAF" w14:textId="77777777" w:rsidR="008B378D" w:rsidRPr="00CE7A00" w:rsidRDefault="008B378D">
            <w:pPr>
              <w:jc w:val="right"/>
              <w:rPr>
                <w:rFonts w:cs="Times New Roman"/>
                <w:color w:val="000000"/>
                <w:sz w:val="16"/>
                <w:szCs w:val="16"/>
              </w:rPr>
            </w:pPr>
            <w:r w:rsidRPr="00CE7A00">
              <w:rPr>
                <w:rFonts w:cs="Times New Roman"/>
                <w:color w:val="000000"/>
                <w:sz w:val="16"/>
                <w:szCs w:val="16"/>
              </w:rPr>
              <w:t>680.822714</w:t>
            </w:r>
          </w:p>
        </w:tc>
        <w:tc>
          <w:tcPr>
            <w:tcW w:w="20" w:type="dxa"/>
            <w:noWrap/>
            <w:hideMark/>
          </w:tcPr>
          <w:p w14:paraId="0B94BA35" w14:textId="77777777" w:rsidR="008B378D" w:rsidRPr="00CE7A00" w:rsidRDefault="008B378D">
            <w:pPr>
              <w:jc w:val="right"/>
              <w:rPr>
                <w:rFonts w:cs="Times New Roman"/>
                <w:color w:val="000000"/>
                <w:sz w:val="16"/>
                <w:szCs w:val="16"/>
              </w:rPr>
            </w:pPr>
            <w:r w:rsidRPr="00CE7A00">
              <w:rPr>
                <w:rFonts w:cs="Times New Roman"/>
                <w:color w:val="000000"/>
                <w:sz w:val="16"/>
                <w:szCs w:val="16"/>
              </w:rPr>
              <w:t>680.805003</w:t>
            </w:r>
          </w:p>
        </w:tc>
        <w:tc>
          <w:tcPr>
            <w:tcW w:w="20" w:type="dxa"/>
            <w:noWrap/>
            <w:hideMark/>
          </w:tcPr>
          <w:p w14:paraId="63B835A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0.0066169</w:t>
            </w:r>
          </w:p>
        </w:tc>
      </w:tr>
      <w:tr w:rsidR="008B378D" w:rsidRPr="00CE7A00" w14:paraId="265E6074" w14:textId="77777777" w:rsidTr="008B378D">
        <w:trPr>
          <w:trHeight w:val="20"/>
        </w:trPr>
        <w:tc>
          <w:tcPr>
            <w:tcW w:w="20" w:type="dxa"/>
            <w:noWrap/>
            <w:hideMark/>
          </w:tcPr>
          <w:p w14:paraId="168ACA3B" w14:textId="77777777" w:rsidR="008B378D" w:rsidRPr="00CE7A00" w:rsidRDefault="008B378D">
            <w:pPr>
              <w:rPr>
                <w:rFonts w:cs="Times New Roman"/>
                <w:color w:val="000000"/>
                <w:sz w:val="16"/>
                <w:szCs w:val="16"/>
              </w:rPr>
            </w:pPr>
            <w:r w:rsidRPr="00CE7A00">
              <w:rPr>
                <w:rFonts w:cs="Times New Roman"/>
                <w:color w:val="000000"/>
                <w:sz w:val="16"/>
                <w:szCs w:val="16"/>
              </w:rPr>
              <w:t>Hypericum</w:t>
            </w:r>
          </w:p>
        </w:tc>
        <w:tc>
          <w:tcPr>
            <w:tcW w:w="20" w:type="dxa"/>
            <w:noWrap/>
            <w:hideMark/>
          </w:tcPr>
          <w:p w14:paraId="657D026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7D2733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0.10949778</w:t>
            </w:r>
          </w:p>
        </w:tc>
        <w:tc>
          <w:tcPr>
            <w:tcW w:w="20" w:type="dxa"/>
            <w:noWrap/>
            <w:hideMark/>
          </w:tcPr>
          <w:p w14:paraId="2F9A4B7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0.02634112</w:t>
            </w:r>
          </w:p>
        </w:tc>
        <w:tc>
          <w:tcPr>
            <w:tcW w:w="20" w:type="dxa"/>
            <w:noWrap/>
            <w:hideMark/>
          </w:tcPr>
          <w:p w14:paraId="4D4CCE5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0.0587529</w:t>
            </w:r>
          </w:p>
        </w:tc>
        <w:tc>
          <w:tcPr>
            <w:tcW w:w="20" w:type="dxa"/>
            <w:noWrap/>
            <w:hideMark/>
          </w:tcPr>
          <w:p w14:paraId="1694EAD3" w14:textId="77777777" w:rsidR="008B378D" w:rsidRPr="00CE7A00" w:rsidRDefault="008B378D">
            <w:pPr>
              <w:jc w:val="right"/>
              <w:rPr>
                <w:rFonts w:cs="Times New Roman"/>
                <w:color w:val="000000"/>
                <w:sz w:val="16"/>
                <w:szCs w:val="16"/>
              </w:rPr>
            </w:pPr>
            <w:r w:rsidRPr="00CE7A00">
              <w:rPr>
                <w:rFonts w:cs="Times New Roman"/>
                <w:color w:val="000000"/>
                <w:sz w:val="16"/>
                <w:szCs w:val="16"/>
              </w:rPr>
              <w:t>1059.13797</w:t>
            </w:r>
          </w:p>
        </w:tc>
        <w:tc>
          <w:tcPr>
            <w:tcW w:w="20" w:type="dxa"/>
            <w:noWrap/>
            <w:hideMark/>
          </w:tcPr>
          <w:p w14:paraId="6A0166DC" w14:textId="77777777" w:rsidR="008B378D" w:rsidRPr="00CE7A00" w:rsidRDefault="008B378D">
            <w:pPr>
              <w:jc w:val="right"/>
              <w:rPr>
                <w:rFonts w:cs="Times New Roman"/>
                <w:color w:val="000000"/>
                <w:sz w:val="16"/>
                <w:szCs w:val="16"/>
              </w:rPr>
            </w:pPr>
            <w:r w:rsidRPr="00CE7A00">
              <w:rPr>
                <w:rFonts w:cs="Times New Roman"/>
                <w:color w:val="000000"/>
                <w:sz w:val="16"/>
                <w:szCs w:val="16"/>
              </w:rPr>
              <w:t>892.645913</w:t>
            </w:r>
          </w:p>
        </w:tc>
        <w:tc>
          <w:tcPr>
            <w:tcW w:w="20" w:type="dxa"/>
            <w:noWrap/>
            <w:hideMark/>
          </w:tcPr>
          <w:p w14:paraId="52D3E754" w14:textId="77777777" w:rsidR="008B378D" w:rsidRPr="00CE7A00" w:rsidRDefault="008B378D">
            <w:pPr>
              <w:jc w:val="right"/>
              <w:rPr>
                <w:rFonts w:cs="Times New Roman"/>
                <w:color w:val="000000"/>
                <w:sz w:val="16"/>
                <w:szCs w:val="16"/>
              </w:rPr>
            </w:pPr>
            <w:r w:rsidRPr="00CE7A00">
              <w:rPr>
                <w:rFonts w:cs="Times New Roman"/>
                <w:color w:val="000000"/>
                <w:sz w:val="16"/>
                <w:szCs w:val="16"/>
              </w:rPr>
              <w:t>0.61556299</w:t>
            </w:r>
          </w:p>
        </w:tc>
      </w:tr>
      <w:tr w:rsidR="008B378D" w:rsidRPr="00CE7A00" w14:paraId="2AFA4870" w14:textId="77777777" w:rsidTr="008B378D">
        <w:trPr>
          <w:trHeight w:val="20"/>
        </w:trPr>
        <w:tc>
          <w:tcPr>
            <w:tcW w:w="20" w:type="dxa"/>
            <w:noWrap/>
            <w:hideMark/>
          </w:tcPr>
          <w:p w14:paraId="0DA6FAF1"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Lepidieae</w:t>
            </w:r>
            <w:proofErr w:type="spellEnd"/>
          </w:p>
        </w:tc>
        <w:tc>
          <w:tcPr>
            <w:tcW w:w="20" w:type="dxa"/>
            <w:noWrap/>
            <w:hideMark/>
          </w:tcPr>
          <w:p w14:paraId="59F596E3"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3DAA6A2B" w14:textId="77777777" w:rsidR="008B378D" w:rsidRPr="00CE7A00" w:rsidRDefault="008B378D">
            <w:pPr>
              <w:jc w:val="right"/>
              <w:rPr>
                <w:rFonts w:cs="Times New Roman"/>
                <w:color w:val="000000"/>
                <w:sz w:val="16"/>
                <w:szCs w:val="16"/>
              </w:rPr>
            </w:pPr>
            <w:r w:rsidRPr="00CE7A00">
              <w:rPr>
                <w:rFonts w:cs="Times New Roman"/>
                <w:color w:val="000000"/>
                <w:sz w:val="16"/>
                <w:szCs w:val="16"/>
              </w:rPr>
              <w:t>0.26785015</w:t>
            </w:r>
          </w:p>
        </w:tc>
        <w:tc>
          <w:tcPr>
            <w:tcW w:w="20" w:type="dxa"/>
            <w:noWrap/>
            <w:hideMark/>
          </w:tcPr>
          <w:p w14:paraId="4DB7B615" w14:textId="77777777" w:rsidR="008B378D" w:rsidRPr="00CE7A00" w:rsidRDefault="008B378D">
            <w:pPr>
              <w:jc w:val="right"/>
              <w:rPr>
                <w:rFonts w:cs="Times New Roman"/>
                <w:color w:val="000000"/>
                <w:sz w:val="16"/>
                <w:szCs w:val="16"/>
              </w:rPr>
            </w:pPr>
            <w:r w:rsidRPr="00CE7A00">
              <w:rPr>
                <w:rFonts w:cs="Times New Roman"/>
                <w:color w:val="000000"/>
                <w:sz w:val="16"/>
                <w:szCs w:val="16"/>
              </w:rPr>
              <w:t>1.20419534</w:t>
            </w:r>
          </w:p>
        </w:tc>
        <w:tc>
          <w:tcPr>
            <w:tcW w:w="20" w:type="dxa"/>
            <w:noWrap/>
            <w:hideMark/>
          </w:tcPr>
          <w:p w14:paraId="1BD121E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0.18476812</w:t>
            </w:r>
          </w:p>
        </w:tc>
        <w:tc>
          <w:tcPr>
            <w:tcW w:w="20" w:type="dxa"/>
            <w:noWrap/>
            <w:hideMark/>
          </w:tcPr>
          <w:p w14:paraId="410DEEA3" w14:textId="77777777" w:rsidR="008B378D" w:rsidRPr="00CE7A00" w:rsidRDefault="008B378D">
            <w:pPr>
              <w:jc w:val="right"/>
              <w:rPr>
                <w:rFonts w:cs="Times New Roman"/>
                <w:color w:val="000000"/>
                <w:sz w:val="16"/>
                <w:szCs w:val="16"/>
              </w:rPr>
            </w:pPr>
            <w:r w:rsidRPr="00CE7A00">
              <w:rPr>
                <w:rFonts w:cs="Times New Roman"/>
                <w:color w:val="000000"/>
                <w:sz w:val="16"/>
                <w:szCs w:val="16"/>
              </w:rPr>
              <w:t>867.865367</w:t>
            </w:r>
          </w:p>
        </w:tc>
        <w:tc>
          <w:tcPr>
            <w:tcW w:w="20" w:type="dxa"/>
            <w:noWrap/>
            <w:hideMark/>
          </w:tcPr>
          <w:p w14:paraId="4E88AFA4" w14:textId="77777777" w:rsidR="008B378D" w:rsidRPr="00CE7A00" w:rsidRDefault="008B378D">
            <w:pPr>
              <w:jc w:val="right"/>
              <w:rPr>
                <w:rFonts w:cs="Times New Roman"/>
                <w:color w:val="000000"/>
                <w:sz w:val="16"/>
                <w:szCs w:val="16"/>
              </w:rPr>
            </w:pPr>
            <w:r w:rsidRPr="00CE7A00">
              <w:rPr>
                <w:rFonts w:cs="Times New Roman"/>
                <w:color w:val="000000"/>
                <w:sz w:val="16"/>
                <w:szCs w:val="16"/>
              </w:rPr>
              <w:t>860.580185</w:t>
            </w:r>
          </w:p>
        </w:tc>
        <w:tc>
          <w:tcPr>
            <w:tcW w:w="20" w:type="dxa"/>
            <w:noWrap/>
            <w:hideMark/>
          </w:tcPr>
          <w:p w14:paraId="6CC70AE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0.07780927</w:t>
            </w:r>
          </w:p>
        </w:tc>
      </w:tr>
      <w:tr w:rsidR="008B378D" w:rsidRPr="00CE7A00" w14:paraId="3CFE802E" w14:textId="77777777" w:rsidTr="008B378D">
        <w:trPr>
          <w:trHeight w:val="20"/>
        </w:trPr>
        <w:tc>
          <w:tcPr>
            <w:tcW w:w="20" w:type="dxa"/>
            <w:noWrap/>
            <w:hideMark/>
          </w:tcPr>
          <w:p w14:paraId="5EB9C8BA" w14:textId="77777777" w:rsidR="008B378D" w:rsidRPr="00CE7A00" w:rsidRDefault="008B378D">
            <w:pPr>
              <w:rPr>
                <w:rFonts w:cs="Times New Roman"/>
                <w:color w:val="000000"/>
                <w:sz w:val="16"/>
                <w:szCs w:val="16"/>
              </w:rPr>
            </w:pPr>
            <w:r w:rsidRPr="00CE7A00">
              <w:rPr>
                <w:rFonts w:cs="Times New Roman"/>
                <w:color w:val="000000"/>
                <w:sz w:val="16"/>
                <w:szCs w:val="16"/>
              </w:rPr>
              <w:t>Lupinus</w:t>
            </w:r>
          </w:p>
        </w:tc>
        <w:tc>
          <w:tcPr>
            <w:tcW w:w="20" w:type="dxa"/>
            <w:noWrap/>
            <w:hideMark/>
          </w:tcPr>
          <w:p w14:paraId="185671D2"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7594E7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0.03317324</w:t>
            </w:r>
          </w:p>
        </w:tc>
        <w:tc>
          <w:tcPr>
            <w:tcW w:w="20" w:type="dxa"/>
            <w:noWrap/>
            <w:hideMark/>
          </w:tcPr>
          <w:p w14:paraId="4825235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0.00150559</w:t>
            </w:r>
          </w:p>
        </w:tc>
        <w:tc>
          <w:tcPr>
            <w:tcW w:w="20" w:type="dxa"/>
            <w:noWrap/>
            <w:hideMark/>
          </w:tcPr>
          <w:p w14:paraId="53CAC70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0.00411432</w:t>
            </w:r>
          </w:p>
        </w:tc>
        <w:tc>
          <w:tcPr>
            <w:tcW w:w="20" w:type="dxa"/>
            <w:noWrap/>
            <w:hideMark/>
          </w:tcPr>
          <w:p w14:paraId="2543523C" w14:textId="77777777" w:rsidR="008B378D" w:rsidRPr="00CE7A00" w:rsidRDefault="008B378D">
            <w:pPr>
              <w:jc w:val="right"/>
              <w:rPr>
                <w:rFonts w:cs="Times New Roman"/>
                <w:color w:val="000000"/>
                <w:sz w:val="16"/>
                <w:szCs w:val="16"/>
              </w:rPr>
            </w:pPr>
            <w:r w:rsidRPr="00CE7A00">
              <w:rPr>
                <w:rFonts w:cs="Times New Roman"/>
                <w:color w:val="000000"/>
                <w:sz w:val="16"/>
                <w:szCs w:val="16"/>
              </w:rPr>
              <w:t>767.461383</w:t>
            </w:r>
          </w:p>
        </w:tc>
        <w:tc>
          <w:tcPr>
            <w:tcW w:w="20" w:type="dxa"/>
            <w:noWrap/>
            <w:hideMark/>
          </w:tcPr>
          <w:p w14:paraId="22B67BB9" w14:textId="77777777" w:rsidR="008B378D" w:rsidRPr="00CE7A00" w:rsidRDefault="008B378D">
            <w:pPr>
              <w:jc w:val="right"/>
              <w:rPr>
                <w:rFonts w:cs="Times New Roman"/>
                <w:color w:val="000000"/>
                <w:sz w:val="16"/>
                <w:szCs w:val="16"/>
              </w:rPr>
            </w:pPr>
            <w:r w:rsidRPr="00CE7A00">
              <w:rPr>
                <w:rFonts w:cs="Times New Roman"/>
                <w:color w:val="000000"/>
                <w:sz w:val="16"/>
                <w:szCs w:val="16"/>
              </w:rPr>
              <w:t>766.211687</w:t>
            </w:r>
          </w:p>
        </w:tc>
        <w:tc>
          <w:tcPr>
            <w:tcW w:w="20" w:type="dxa"/>
            <w:noWrap/>
            <w:hideMark/>
          </w:tcPr>
          <w:p w14:paraId="4DB53D5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0.07422281</w:t>
            </w:r>
          </w:p>
        </w:tc>
      </w:tr>
      <w:tr w:rsidR="008B378D" w:rsidRPr="00CE7A00" w14:paraId="6F29DE5E" w14:textId="77777777" w:rsidTr="008B378D">
        <w:trPr>
          <w:trHeight w:val="20"/>
        </w:trPr>
        <w:tc>
          <w:tcPr>
            <w:tcW w:w="20" w:type="dxa"/>
            <w:noWrap/>
            <w:hideMark/>
          </w:tcPr>
          <w:p w14:paraId="0A883530"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Lysimachieae</w:t>
            </w:r>
            <w:proofErr w:type="spellEnd"/>
          </w:p>
        </w:tc>
        <w:tc>
          <w:tcPr>
            <w:tcW w:w="20" w:type="dxa"/>
            <w:noWrap/>
            <w:hideMark/>
          </w:tcPr>
          <w:p w14:paraId="266D2910"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4CD0E3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0.0339976</w:t>
            </w:r>
          </w:p>
        </w:tc>
        <w:tc>
          <w:tcPr>
            <w:tcW w:w="20" w:type="dxa"/>
            <w:noWrap/>
            <w:hideMark/>
          </w:tcPr>
          <w:p w14:paraId="09A8730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0.00206873</w:t>
            </w:r>
          </w:p>
        </w:tc>
        <w:tc>
          <w:tcPr>
            <w:tcW w:w="20" w:type="dxa"/>
            <w:noWrap/>
            <w:hideMark/>
          </w:tcPr>
          <w:p w14:paraId="1E50F1B0" w14:textId="77777777" w:rsidR="008B378D" w:rsidRPr="00CE7A00" w:rsidRDefault="008B378D">
            <w:pPr>
              <w:jc w:val="right"/>
              <w:rPr>
                <w:rFonts w:cs="Times New Roman"/>
                <w:color w:val="000000"/>
                <w:sz w:val="16"/>
                <w:szCs w:val="16"/>
              </w:rPr>
            </w:pPr>
            <w:r w:rsidRPr="00CE7A00">
              <w:rPr>
                <w:rFonts w:cs="Times New Roman"/>
                <w:color w:val="000000"/>
                <w:sz w:val="16"/>
                <w:szCs w:val="16"/>
              </w:rPr>
              <w:t>6.37E-05</w:t>
            </w:r>
          </w:p>
        </w:tc>
        <w:tc>
          <w:tcPr>
            <w:tcW w:w="20" w:type="dxa"/>
            <w:noWrap/>
            <w:hideMark/>
          </w:tcPr>
          <w:p w14:paraId="2254BE3D" w14:textId="77777777" w:rsidR="008B378D" w:rsidRPr="00CE7A00" w:rsidRDefault="008B378D">
            <w:pPr>
              <w:jc w:val="right"/>
              <w:rPr>
                <w:rFonts w:cs="Times New Roman"/>
                <w:color w:val="000000"/>
                <w:sz w:val="16"/>
                <w:szCs w:val="16"/>
              </w:rPr>
            </w:pPr>
            <w:r w:rsidRPr="00CE7A00">
              <w:rPr>
                <w:rFonts w:cs="Times New Roman"/>
                <w:color w:val="000000"/>
                <w:sz w:val="16"/>
                <w:szCs w:val="16"/>
              </w:rPr>
              <w:t>815.378812</w:t>
            </w:r>
          </w:p>
        </w:tc>
        <w:tc>
          <w:tcPr>
            <w:tcW w:w="20" w:type="dxa"/>
            <w:noWrap/>
            <w:hideMark/>
          </w:tcPr>
          <w:p w14:paraId="2812E0B6" w14:textId="77777777" w:rsidR="008B378D" w:rsidRPr="00CE7A00" w:rsidRDefault="008B378D">
            <w:pPr>
              <w:jc w:val="right"/>
              <w:rPr>
                <w:rFonts w:cs="Times New Roman"/>
                <w:color w:val="000000"/>
                <w:sz w:val="16"/>
                <w:szCs w:val="16"/>
              </w:rPr>
            </w:pPr>
            <w:r w:rsidRPr="00CE7A00">
              <w:rPr>
                <w:rFonts w:cs="Times New Roman"/>
                <w:color w:val="000000"/>
                <w:sz w:val="16"/>
                <w:szCs w:val="16"/>
              </w:rPr>
              <w:t>825.214515</w:t>
            </w:r>
          </w:p>
        </w:tc>
        <w:tc>
          <w:tcPr>
            <w:tcW w:w="20" w:type="dxa"/>
            <w:noWrap/>
            <w:hideMark/>
          </w:tcPr>
          <w:p w14:paraId="77436295"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0.19087424</w:t>
            </w:r>
          </w:p>
        </w:tc>
      </w:tr>
      <w:tr w:rsidR="008B378D" w:rsidRPr="00CE7A00" w14:paraId="59AFED7A" w14:textId="77777777" w:rsidTr="008B378D">
        <w:trPr>
          <w:trHeight w:val="20"/>
        </w:trPr>
        <w:tc>
          <w:tcPr>
            <w:tcW w:w="20" w:type="dxa"/>
            <w:noWrap/>
            <w:hideMark/>
          </w:tcPr>
          <w:p w14:paraId="3444C040"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Onagraceae</w:t>
            </w:r>
            <w:proofErr w:type="spellEnd"/>
          </w:p>
        </w:tc>
        <w:tc>
          <w:tcPr>
            <w:tcW w:w="20" w:type="dxa"/>
            <w:noWrap/>
            <w:hideMark/>
          </w:tcPr>
          <w:p w14:paraId="4C9013B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E5143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0.07402165</w:t>
            </w:r>
          </w:p>
        </w:tc>
        <w:tc>
          <w:tcPr>
            <w:tcW w:w="20" w:type="dxa"/>
            <w:noWrap/>
            <w:hideMark/>
          </w:tcPr>
          <w:p w14:paraId="1E9FEDC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0.05566329</w:t>
            </w:r>
          </w:p>
        </w:tc>
        <w:tc>
          <w:tcPr>
            <w:tcW w:w="20" w:type="dxa"/>
            <w:noWrap/>
            <w:hideMark/>
          </w:tcPr>
          <w:p w14:paraId="7872599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0.0367747</w:t>
            </w:r>
          </w:p>
        </w:tc>
        <w:tc>
          <w:tcPr>
            <w:tcW w:w="20" w:type="dxa"/>
            <w:noWrap/>
            <w:hideMark/>
          </w:tcPr>
          <w:p w14:paraId="55E2DAD4" w14:textId="77777777" w:rsidR="008B378D" w:rsidRPr="00CE7A00" w:rsidRDefault="008B378D">
            <w:pPr>
              <w:jc w:val="right"/>
              <w:rPr>
                <w:rFonts w:cs="Times New Roman"/>
                <w:color w:val="000000"/>
                <w:sz w:val="16"/>
                <w:szCs w:val="16"/>
              </w:rPr>
            </w:pPr>
            <w:r w:rsidRPr="00CE7A00">
              <w:rPr>
                <w:rFonts w:cs="Times New Roman"/>
                <w:color w:val="000000"/>
                <w:sz w:val="16"/>
                <w:szCs w:val="16"/>
              </w:rPr>
              <w:t>716.509791</w:t>
            </w:r>
          </w:p>
        </w:tc>
        <w:tc>
          <w:tcPr>
            <w:tcW w:w="20" w:type="dxa"/>
            <w:noWrap/>
            <w:hideMark/>
          </w:tcPr>
          <w:p w14:paraId="7AF1D80B" w14:textId="77777777" w:rsidR="008B378D" w:rsidRPr="00CE7A00" w:rsidRDefault="008B378D">
            <w:pPr>
              <w:jc w:val="right"/>
              <w:rPr>
                <w:rFonts w:cs="Times New Roman"/>
                <w:color w:val="000000"/>
                <w:sz w:val="16"/>
                <w:szCs w:val="16"/>
              </w:rPr>
            </w:pPr>
            <w:r w:rsidRPr="00CE7A00">
              <w:rPr>
                <w:rFonts w:cs="Times New Roman"/>
                <w:color w:val="000000"/>
                <w:sz w:val="16"/>
                <w:szCs w:val="16"/>
              </w:rPr>
              <w:t>717.691354</w:t>
            </w:r>
          </w:p>
        </w:tc>
        <w:tc>
          <w:tcPr>
            <w:tcW w:w="20" w:type="dxa"/>
            <w:noWrap/>
            <w:hideMark/>
          </w:tcPr>
          <w:p w14:paraId="2AFA26D1" w14:textId="77777777" w:rsidR="008B378D" w:rsidRPr="00CE7A00" w:rsidRDefault="008B378D">
            <w:pPr>
              <w:jc w:val="right"/>
              <w:rPr>
                <w:rFonts w:cs="Times New Roman"/>
                <w:color w:val="000000"/>
                <w:sz w:val="16"/>
                <w:szCs w:val="16"/>
              </w:rPr>
            </w:pPr>
            <w:r w:rsidRPr="00CE7A00">
              <w:rPr>
                <w:rFonts w:cs="Times New Roman"/>
                <w:color w:val="000000"/>
                <w:sz w:val="16"/>
                <w:szCs w:val="16"/>
              </w:rPr>
              <w:t>0.2833446</w:t>
            </w:r>
          </w:p>
        </w:tc>
      </w:tr>
      <w:tr w:rsidR="008B378D" w:rsidRPr="00CE7A00" w14:paraId="2790B171" w14:textId="77777777" w:rsidTr="008B378D">
        <w:trPr>
          <w:trHeight w:val="20"/>
        </w:trPr>
        <w:tc>
          <w:tcPr>
            <w:tcW w:w="20" w:type="dxa"/>
            <w:noWrap/>
            <w:hideMark/>
          </w:tcPr>
          <w:p w14:paraId="4D363B15" w14:textId="77777777" w:rsidR="008B378D" w:rsidRPr="00CE7A00" w:rsidRDefault="008B378D">
            <w:pPr>
              <w:rPr>
                <w:rFonts w:cs="Times New Roman"/>
                <w:color w:val="000000"/>
                <w:sz w:val="16"/>
                <w:szCs w:val="16"/>
              </w:rPr>
            </w:pPr>
            <w:r w:rsidRPr="00CE7A00">
              <w:rPr>
                <w:rFonts w:cs="Times New Roman"/>
                <w:color w:val="000000"/>
                <w:sz w:val="16"/>
                <w:szCs w:val="16"/>
              </w:rPr>
              <w:t>Orobanchaceae</w:t>
            </w:r>
          </w:p>
        </w:tc>
        <w:tc>
          <w:tcPr>
            <w:tcW w:w="20" w:type="dxa"/>
            <w:noWrap/>
            <w:hideMark/>
          </w:tcPr>
          <w:p w14:paraId="348585B2"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166DB2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0.04951053</w:t>
            </w:r>
          </w:p>
        </w:tc>
        <w:tc>
          <w:tcPr>
            <w:tcW w:w="20" w:type="dxa"/>
            <w:noWrap/>
            <w:hideMark/>
          </w:tcPr>
          <w:p w14:paraId="61F31B3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0.10805047</w:t>
            </w:r>
          </w:p>
        </w:tc>
        <w:tc>
          <w:tcPr>
            <w:tcW w:w="20" w:type="dxa"/>
            <w:noWrap/>
            <w:hideMark/>
          </w:tcPr>
          <w:p w14:paraId="466742C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0.01816022</w:t>
            </w:r>
          </w:p>
        </w:tc>
        <w:tc>
          <w:tcPr>
            <w:tcW w:w="20" w:type="dxa"/>
            <w:noWrap/>
            <w:hideMark/>
          </w:tcPr>
          <w:p w14:paraId="027A9E86" w14:textId="77777777" w:rsidR="008B378D" w:rsidRPr="00CE7A00" w:rsidRDefault="008B378D">
            <w:pPr>
              <w:jc w:val="right"/>
              <w:rPr>
                <w:rFonts w:cs="Times New Roman"/>
                <w:color w:val="000000"/>
                <w:sz w:val="16"/>
                <w:szCs w:val="16"/>
              </w:rPr>
            </w:pPr>
            <w:r w:rsidRPr="00CE7A00">
              <w:rPr>
                <w:rFonts w:cs="Times New Roman"/>
                <w:color w:val="000000"/>
                <w:sz w:val="16"/>
                <w:szCs w:val="16"/>
              </w:rPr>
              <w:t>864.614561</w:t>
            </w:r>
          </w:p>
        </w:tc>
        <w:tc>
          <w:tcPr>
            <w:tcW w:w="20" w:type="dxa"/>
            <w:noWrap/>
            <w:hideMark/>
          </w:tcPr>
          <w:p w14:paraId="35202B4F" w14:textId="77777777" w:rsidR="008B378D" w:rsidRPr="00CE7A00" w:rsidRDefault="008B378D">
            <w:pPr>
              <w:jc w:val="right"/>
              <w:rPr>
                <w:rFonts w:cs="Times New Roman"/>
                <w:color w:val="000000"/>
                <w:sz w:val="16"/>
                <w:szCs w:val="16"/>
              </w:rPr>
            </w:pPr>
            <w:r w:rsidRPr="00CE7A00">
              <w:rPr>
                <w:rFonts w:cs="Times New Roman"/>
                <w:color w:val="000000"/>
                <w:sz w:val="16"/>
                <w:szCs w:val="16"/>
              </w:rPr>
              <w:t>867.539143</w:t>
            </w:r>
          </w:p>
        </w:tc>
        <w:tc>
          <w:tcPr>
            <w:tcW w:w="20" w:type="dxa"/>
            <w:noWrap/>
            <w:hideMark/>
          </w:tcPr>
          <w:p w14:paraId="2E2A4B1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0.08662163</w:t>
            </w:r>
          </w:p>
        </w:tc>
      </w:tr>
      <w:tr w:rsidR="008B378D" w:rsidRPr="00CE7A00" w14:paraId="4D2E9B2D" w14:textId="77777777" w:rsidTr="008B378D">
        <w:trPr>
          <w:trHeight w:val="20"/>
        </w:trPr>
        <w:tc>
          <w:tcPr>
            <w:tcW w:w="20" w:type="dxa"/>
            <w:noWrap/>
            <w:hideMark/>
          </w:tcPr>
          <w:p w14:paraId="74F3F2F8"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Panicoideae</w:t>
            </w:r>
            <w:proofErr w:type="spellEnd"/>
          </w:p>
        </w:tc>
        <w:tc>
          <w:tcPr>
            <w:tcW w:w="20" w:type="dxa"/>
            <w:noWrap/>
            <w:hideMark/>
          </w:tcPr>
          <w:p w14:paraId="4DBD19C4"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A924FD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0.04060338</w:t>
            </w:r>
          </w:p>
        </w:tc>
        <w:tc>
          <w:tcPr>
            <w:tcW w:w="20" w:type="dxa"/>
            <w:noWrap/>
            <w:hideMark/>
          </w:tcPr>
          <w:p w14:paraId="0A0DCA91" w14:textId="77777777" w:rsidR="008B378D" w:rsidRPr="00CE7A00" w:rsidRDefault="008B378D">
            <w:pPr>
              <w:jc w:val="right"/>
              <w:rPr>
                <w:rFonts w:cs="Times New Roman"/>
                <w:color w:val="000000"/>
                <w:sz w:val="16"/>
                <w:szCs w:val="16"/>
              </w:rPr>
            </w:pPr>
            <w:r w:rsidRPr="00CE7A00">
              <w:rPr>
                <w:rFonts w:cs="Times New Roman"/>
                <w:color w:val="000000"/>
                <w:sz w:val="16"/>
                <w:szCs w:val="16"/>
              </w:rPr>
              <w:t>5.82108862</w:t>
            </w:r>
          </w:p>
        </w:tc>
        <w:tc>
          <w:tcPr>
            <w:tcW w:w="20" w:type="dxa"/>
            <w:noWrap/>
            <w:hideMark/>
          </w:tcPr>
          <w:p w14:paraId="4E20DF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0.98246451</w:t>
            </w:r>
          </w:p>
        </w:tc>
        <w:tc>
          <w:tcPr>
            <w:tcW w:w="20" w:type="dxa"/>
            <w:noWrap/>
            <w:hideMark/>
          </w:tcPr>
          <w:p w14:paraId="5E39DEAE" w14:textId="77777777" w:rsidR="008B378D" w:rsidRPr="00CE7A00" w:rsidRDefault="008B378D">
            <w:pPr>
              <w:jc w:val="right"/>
              <w:rPr>
                <w:rFonts w:cs="Times New Roman"/>
                <w:color w:val="000000"/>
                <w:sz w:val="16"/>
                <w:szCs w:val="16"/>
              </w:rPr>
            </w:pPr>
            <w:r w:rsidRPr="00CE7A00">
              <w:rPr>
                <w:rFonts w:cs="Times New Roman"/>
                <w:color w:val="000000"/>
                <w:sz w:val="16"/>
                <w:szCs w:val="16"/>
              </w:rPr>
              <w:t>549.640242</w:t>
            </w:r>
          </w:p>
        </w:tc>
        <w:tc>
          <w:tcPr>
            <w:tcW w:w="20" w:type="dxa"/>
            <w:noWrap/>
            <w:hideMark/>
          </w:tcPr>
          <w:p w14:paraId="6D20A388" w14:textId="77777777" w:rsidR="008B378D" w:rsidRPr="00CE7A00" w:rsidRDefault="008B378D">
            <w:pPr>
              <w:jc w:val="right"/>
              <w:rPr>
                <w:rFonts w:cs="Times New Roman"/>
                <w:color w:val="000000"/>
                <w:sz w:val="16"/>
                <w:szCs w:val="16"/>
              </w:rPr>
            </w:pPr>
            <w:r w:rsidRPr="00CE7A00">
              <w:rPr>
                <w:rFonts w:cs="Times New Roman"/>
                <w:color w:val="000000"/>
                <w:sz w:val="16"/>
                <w:szCs w:val="16"/>
              </w:rPr>
              <w:t>549.634825</w:t>
            </w:r>
          </w:p>
        </w:tc>
        <w:tc>
          <w:tcPr>
            <w:tcW w:w="20" w:type="dxa"/>
            <w:noWrap/>
            <w:hideMark/>
          </w:tcPr>
          <w:p w14:paraId="182E8EF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0.08443686</w:t>
            </w:r>
          </w:p>
        </w:tc>
      </w:tr>
      <w:tr w:rsidR="008B378D" w:rsidRPr="00CE7A00" w14:paraId="1CF5FC6A" w14:textId="77777777" w:rsidTr="008B378D">
        <w:trPr>
          <w:trHeight w:val="20"/>
        </w:trPr>
        <w:tc>
          <w:tcPr>
            <w:tcW w:w="20" w:type="dxa"/>
            <w:noWrap/>
            <w:hideMark/>
          </w:tcPr>
          <w:p w14:paraId="1003EF35"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Polemoniaceae</w:t>
            </w:r>
            <w:proofErr w:type="spellEnd"/>
          </w:p>
        </w:tc>
        <w:tc>
          <w:tcPr>
            <w:tcW w:w="20" w:type="dxa"/>
            <w:noWrap/>
            <w:hideMark/>
          </w:tcPr>
          <w:p w14:paraId="01FC804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ED1C3D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0.01199421</w:t>
            </w:r>
          </w:p>
        </w:tc>
        <w:tc>
          <w:tcPr>
            <w:tcW w:w="20" w:type="dxa"/>
            <w:noWrap/>
            <w:hideMark/>
          </w:tcPr>
          <w:p w14:paraId="6053C53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0.03094406</w:t>
            </w:r>
          </w:p>
        </w:tc>
        <w:tc>
          <w:tcPr>
            <w:tcW w:w="20" w:type="dxa"/>
            <w:noWrap/>
            <w:hideMark/>
          </w:tcPr>
          <w:p w14:paraId="08C2786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0.00421092</w:t>
            </w:r>
          </w:p>
        </w:tc>
        <w:tc>
          <w:tcPr>
            <w:tcW w:w="20" w:type="dxa"/>
            <w:noWrap/>
            <w:hideMark/>
          </w:tcPr>
          <w:p w14:paraId="2790ABBB" w14:textId="77777777" w:rsidR="008B378D" w:rsidRPr="00CE7A00" w:rsidRDefault="008B378D">
            <w:pPr>
              <w:jc w:val="right"/>
              <w:rPr>
                <w:rFonts w:cs="Times New Roman"/>
                <w:color w:val="000000"/>
                <w:sz w:val="16"/>
                <w:szCs w:val="16"/>
              </w:rPr>
            </w:pPr>
            <w:r w:rsidRPr="00CE7A00">
              <w:rPr>
                <w:rFonts w:cs="Times New Roman"/>
                <w:color w:val="000000"/>
                <w:sz w:val="16"/>
                <w:szCs w:val="16"/>
              </w:rPr>
              <w:t>936.138183</w:t>
            </w:r>
          </w:p>
        </w:tc>
        <w:tc>
          <w:tcPr>
            <w:tcW w:w="20" w:type="dxa"/>
            <w:noWrap/>
            <w:hideMark/>
          </w:tcPr>
          <w:p w14:paraId="7418E8E4" w14:textId="77777777" w:rsidR="008B378D" w:rsidRPr="00CE7A00" w:rsidRDefault="008B378D">
            <w:pPr>
              <w:jc w:val="right"/>
              <w:rPr>
                <w:rFonts w:cs="Times New Roman"/>
                <w:color w:val="000000"/>
                <w:sz w:val="16"/>
                <w:szCs w:val="16"/>
              </w:rPr>
            </w:pPr>
            <w:r w:rsidRPr="00CE7A00">
              <w:rPr>
                <w:rFonts w:cs="Times New Roman"/>
                <w:color w:val="000000"/>
                <w:sz w:val="16"/>
                <w:szCs w:val="16"/>
              </w:rPr>
              <w:t>924.871046</w:t>
            </w:r>
          </w:p>
        </w:tc>
        <w:tc>
          <w:tcPr>
            <w:tcW w:w="20" w:type="dxa"/>
            <w:noWrap/>
            <w:hideMark/>
          </w:tcPr>
          <w:p w14:paraId="7AAB69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0.06812361</w:t>
            </w:r>
          </w:p>
        </w:tc>
      </w:tr>
      <w:tr w:rsidR="008B378D" w:rsidRPr="00CE7A00" w14:paraId="0F1AB614" w14:textId="77777777" w:rsidTr="008B378D">
        <w:trPr>
          <w:trHeight w:val="20"/>
        </w:trPr>
        <w:tc>
          <w:tcPr>
            <w:tcW w:w="20" w:type="dxa"/>
            <w:noWrap/>
            <w:hideMark/>
          </w:tcPr>
          <w:p w14:paraId="23E12A14"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Pooideae</w:t>
            </w:r>
            <w:proofErr w:type="spellEnd"/>
          </w:p>
        </w:tc>
        <w:tc>
          <w:tcPr>
            <w:tcW w:w="20" w:type="dxa"/>
            <w:noWrap/>
            <w:hideMark/>
          </w:tcPr>
          <w:p w14:paraId="1018044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467F3E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0.02256814</w:t>
            </w:r>
          </w:p>
        </w:tc>
        <w:tc>
          <w:tcPr>
            <w:tcW w:w="20" w:type="dxa"/>
            <w:noWrap/>
            <w:hideMark/>
          </w:tcPr>
          <w:p w14:paraId="23059B6C" w14:textId="77777777" w:rsidR="008B378D" w:rsidRPr="00CE7A00" w:rsidRDefault="008B378D">
            <w:pPr>
              <w:jc w:val="right"/>
              <w:rPr>
                <w:rFonts w:cs="Times New Roman"/>
                <w:color w:val="000000"/>
                <w:sz w:val="16"/>
                <w:szCs w:val="16"/>
              </w:rPr>
            </w:pPr>
            <w:r w:rsidRPr="00CE7A00">
              <w:rPr>
                <w:rFonts w:cs="Times New Roman"/>
                <w:color w:val="000000"/>
                <w:sz w:val="16"/>
                <w:szCs w:val="16"/>
              </w:rPr>
              <w:t>0.59969435</w:t>
            </w:r>
          </w:p>
        </w:tc>
        <w:tc>
          <w:tcPr>
            <w:tcW w:w="20" w:type="dxa"/>
            <w:noWrap/>
            <w:hideMark/>
          </w:tcPr>
          <w:p w14:paraId="29284D4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0.05025966</w:t>
            </w:r>
          </w:p>
        </w:tc>
        <w:tc>
          <w:tcPr>
            <w:tcW w:w="20" w:type="dxa"/>
            <w:noWrap/>
            <w:hideMark/>
          </w:tcPr>
          <w:p w14:paraId="0A29B533" w14:textId="77777777" w:rsidR="008B378D" w:rsidRPr="00CE7A00" w:rsidRDefault="008B378D">
            <w:pPr>
              <w:jc w:val="right"/>
              <w:rPr>
                <w:rFonts w:cs="Times New Roman"/>
                <w:color w:val="000000"/>
                <w:sz w:val="16"/>
                <w:szCs w:val="16"/>
              </w:rPr>
            </w:pPr>
            <w:r w:rsidRPr="00CE7A00">
              <w:rPr>
                <w:rFonts w:cs="Times New Roman"/>
                <w:color w:val="000000"/>
                <w:sz w:val="16"/>
                <w:szCs w:val="16"/>
              </w:rPr>
              <w:t>925.96754</w:t>
            </w:r>
          </w:p>
        </w:tc>
        <w:tc>
          <w:tcPr>
            <w:tcW w:w="20" w:type="dxa"/>
            <w:noWrap/>
            <w:hideMark/>
          </w:tcPr>
          <w:p w14:paraId="7D192A88" w14:textId="77777777" w:rsidR="008B378D" w:rsidRPr="00CE7A00" w:rsidRDefault="008B378D">
            <w:pPr>
              <w:jc w:val="right"/>
              <w:rPr>
                <w:rFonts w:cs="Times New Roman"/>
                <w:color w:val="000000"/>
                <w:sz w:val="16"/>
                <w:szCs w:val="16"/>
              </w:rPr>
            </w:pPr>
            <w:r w:rsidRPr="00CE7A00">
              <w:rPr>
                <w:rFonts w:cs="Times New Roman"/>
                <w:color w:val="000000"/>
                <w:sz w:val="16"/>
                <w:szCs w:val="16"/>
              </w:rPr>
              <w:t>916.432884</w:t>
            </w:r>
          </w:p>
        </w:tc>
        <w:tc>
          <w:tcPr>
            <w:tcW w:w="20" w:type="dxa"/>
            <w:noWrap/>
            <w:hideMark/>
          </w:tcPr>
          <w:p w14:paraId="4981AEC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0.05014514</w:t>
            </w:r>
          </w:p>
        </w:tc>
      </w:tr>
      <w:tr w:rsidR="008B378D" w:rsidRPr="00CE7A00" w14:paraId="0A9F47D1" w14:textId="77777777" w:rsidTr="008B378D">
        <w:trPr>
          <w:trHeight w:val="20"/>
        </w:trPr>
        <w:tc>
          <w:tcPr>
            <w:tcW w:w="20" w:type="dxa"/>
            <w:noWrap/>
            <w:hideMark/>
          </w:tcPr>
          <w:p w14:paraId="0EC7D012" w14:textId="77777777" w:rsidR="008B378D" w:rsidRPr="00CE7A00" w:rsidRDefault="008B378D">
            <w:pPr>
              <w:rPr>
                <w:rFonts w:cs="Times New Roman"/>
                <w:color w:val="000000"/>
                <w:sz w:val="16"/>
                <w:szCs w:val="16"/>
              </w:rPr>
            </w:pPr>
            <w:r w:rsidRPr="00CE7A00">
              <w:rPr>
                <w:rFonts w:cs="Times New Roman"/>
                <w:color w:val="000000"/>
                <w:sz w:val="16"/>
                <w:szCs w:val="16"/>
              </w:rPr>
              <w:t>Primulaceae</w:t>
            </w:r>
          </w:p>
        </w:tc>
        <w:tc>
          <w:tcPr>
            <w:tcW w:w="20" w:type="dxa"/>
            <w:noWrap/>
            <w:hideMark/>
          </w:tcPr>
          <w:p w14:paraId="2285FBDD"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91BFF0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0.03228184</w:t>
            </w:r>
          </w:p>
        </w:tc>
        <w:tc>
          <w:tcPr>
            <w:tcW w:w="20" w:type="dxa"/>
            <w:noWrap/>
            <w:hideMark/>
          </w:tcPr>
          <w:p w14:paraId="1213ED7D" w14:textId="77777777" w:rsidR="008B378D" w:rsidRPr="00CE7A00" w:rsidRDefault="008B378D">
            <w:pPr>
              <w:jc w:val="right"/>
              <w:rPr>
                <w:rFonts w:cs="Times New Roman"/>
                <w:color w:val="000000"/>
                <w:sz w:val="16"/>
                <w:szCs w:val="16"/>
              </w:rPr>
            </w:pPr>
            <w:r w:rsidRPr="00CE7A00">
              <w:rPr>
                <w:rFonts w:cs="Times New Roman"/>
                <w:color w:val="000000"/>
                <w:sz w:val="16"/>
                <w:szCs w:val="16"/>
              </w:rPr>
              <w:t>2.55118575</w:t>
            </w:r>
          </w:p>
        </w:tc>
        <w:tc>
          <w:tcPr>
            <w:tcW w:w="20" w:type="dxa"/>
            <w:noWrap/>
            <w:hideMark/>
          </w:tcPr>
          <w:p w14:paraId="218A997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0.19729472</w:t>
            </w:r>
          </w:p>
        </w:tc>
        <w:tc>
          <w:tcPr>
            <w:tcW w:w="20" w:type="dxa"/>
            <w:noWrap/>
            <w:hideMark/>
          </w:tcPr>
          <w:p w14:paraId="5D2F62BE" w14:textId="77777777" w:rsidR="008B378D" w:rsidRPr="00CE7A00" w:rsidRDefault="008B378D">
            <w:pPr>
              <w:jc w:val="right"/>
              <w:rPr>
                <w:rFonts w:cs="Times New Roman"/>
                <w:color w:val="000000"/>
                <w:sz w:val="16"/>
                <w:szCs w:val="16"/>
              </w:rPr>
            </w:pPr>
            <w:r w:rsidRPr="00CE7A00">
              <w:rPr>
                <w:rFonts w:cs="Times New Roman"/>
                <w:color w:val="000000"/>
                <w:sz w:val="16"/>
                <w:szCs w:val="16"/>
              </w:rPr>
              <w:t>1067.51702</w:t>
            </w:r>
          </w:p>
        </w:tc>
        <w:tc>
          <w:tcPr>
            <w:tcW w:w="20" w:type="dxa"/>
            <w:noWrap/>
            <w:hideMark/>
          </w:tcPr>
          <w:p w14:paraId="7DEC0968" w14:textId="77777777" w:rsidR="008B378D" w:rsidRPr="00CE7A00" w:rsidRDefault="008B378D">
            <w:pPr>
              <w:jc w:val="right"/>
              <w:rPr>
                <w:rFonts w:cs="Times New Roman"/>
                <w:color w:val="000000"/>
                <w:sz w:val="16"/>
                <w:szCs w:val="16"/>
              </w:rPr>
            </w:pPr>
            <w:r w:rsidRPr="00CE7A00">
              <w:rPr>
                <w:rFonts w:cs="Times New Roman"/>
                <w:color w:val="000000"/>
                <w:sz w:val="16"/>
                <w:szCs w:val="16"/>
              </w:rPr>
              <w:t>1065.14705</w:t>
            </w:r>
          </w:p>
        </w:tc>
        <w:tc>
          <w:tcPr>
            <w:tcW w:w="20" w:type="dxa"/>
            <w:noWrap/>
            <w:hideMark/>
          </w:tcPr>
          <w:p w14:paraId="6331DAA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0.03996562</w:t>
            </w:r>
          </w:p>
        </w:tc>
      </w:tr>
      <w:tr w:rsidR="008B378D" w:rsidRPr="00CE7A00" w14:paraId="0FA1B8BA" w14:textId="77777777" w:rsidTr="008B378D">
        <w:trPr>
          <w:trHeight w:val="20"/>
        </w:trPr>
        <w:tc>
          <w:tcPr>
            <w:tcW w:w="20" w:type="dxa"/>
            <w:noWrap/>
            <w:hideMark/>
          </w:tcPr>
          <w:p w14:paraId="1B92C10B"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Rubieae</w:t>
            </w:r>
            <w:proofErr w:type="spellEnd"/>
          </w:p>
        </w:tc>
        <w:tc>
          <w:tcPr>
            <w:tcW w:w="20" w:type="dxa"/>
            <w:noWrap/>
            <w:hideMark/>
          </w:tcPr>
          <w:p w14:paraId="68048B9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16C6D2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0.13120271</w:t>
            </w:r>
          </w:p>
        </w:tc>
        <w:tc>
          <w:tcPr>
            <w:tcW w:w="20" w:type="dxa"/>
            <w:noWrap/>
            <w:hideMark/>
          </w:tcPr>
          <w:p w14:paraId="07A48C0C" w14:textId="77777777" w:rsidR="008B378D" w:rsidRPr="00CE7A00" w:rsidRDefault="008B378D">
            <w:pPr>
              <w:jc w:val="right"/>
              <w:rPr>
                <w:rFonts w:cs="Times New Roman"/>
                <w:color w:val="000000"/>
                <w:sz w:val="16"/>
                <w:szCs w:val="16"/>
              </w:rPr>
            </w:pPr>
            <w:r w:rsidRPr="00CE7A00">
              <w:rPr>
                <w:rFonts w:cs="Times New Roman"/>
                <w:color w:val="000000"/>
                <w:sz w:val="16"/>
                <w:szCs w:val="16"/>
              </w:rPr>
              <w:t>0.95176001</w:t>
            </w:r>
          </w:p>
        </w:tc>
        <w:tc>
          <w:tcPr>
            <w:tcW w:w="20" w:type="dxa"/>
            <w:noWrap/>
            <w:hideMark/>
          </w:tcPr>
          <w:p w14:paraId="4E9D6D2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0.01740108</w:t>
            </w:r>
          </w:p>
        </w:tc>
        <w:tc>
          <w:tcPr>
            <w:tcW w:w="20" w:type="dxa"/>
            <w:noWrap/>
            <w:hideMark/>
          </w:tcPr>
          <w:p w14:paraId="0870F48B" w14:textId="77777777" w:rsidR="008B378D" w:rsidRPr="00CE7A00" w:rsidRDefault="008B378D">
            <w:pPr>
              <w:jc w:val="right"/>
              <w:rPr>
                <w:rFonts w:cs="Times New Roman"/>
                <w:color w:val="000000"/>
                <w:sz w:val="16"/>
                <w:szCs w:val="16"/>
              </w:rPr>
            </w:pPr>
            <w:r w:rsidRPr="00CE7A00">
              <w:rPr>
                <w:rFonts w:cs="Times New Roman"/>
                <w:color w:val="000000"/>
                <w:sz w:val="16"/>
                <w:szCs w:val="16"/>
              </w:rPr>
              <w:t>885.231527</w:t>
            </w:r>
          </w:p>
        </w:tc>
        <w:tc>
          <w:tcPr>
            <w:tcW w:w="20" w:type="dxa"/>
            <w:noWrap/>
            <w:hideMark/>
          </w:tcPr>
          <w:p w14:paraId="706232A3" w14:textId="77777777" w:rsidR="008B378D" w:rsidRPr="00CE7A00" w:rsidRDefault="008B378D">
            <w:pPr>
              <w:jc w:val="right"/>
              <w:rPr>
                <w:rFonts w:cs="Times New Roman"/>
                <w:color w:val="000000"/>
                <w:sz w:val="16"/>
                <w:szCs w:val="16"/>
              </w:rPr>
            </w:pPr>
            <w:r w:rsidRPr="00CE7A00">
              <w:rPr>
                <w:rFonts w:cs="Times New Roman"/>
                <w:color w:val="000000"/>
                <w:sz w:val="16"/>
                <w:szCs w:val="16"/>
              </w:rPr>
              <w:t>885.289456</w:t>
            </w:r>
          </w:p>
        </w:tc>
        <w:tc>
          <w:tcPr>
            <w:tcW w:w="20" w:type="dxa"/>
            <w:noWrap/>
            <w:hideMark/>
          </w:tcPr>
          <w:p w14:paraId="023D959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0.00988396</w:t>
            </w:r>
          </w:p>
        </w:tc>
      </w:tr>
      <w:tr w:rsidR="008B378D" w:rsidRPr="00CE7A00" w14:paraId="66670D59" w14:textId="77777777" w:rsidTr="008B378D">
        <w:trPr>
          <w:trHeight w:val="20"/>
        </w:trPr>
        <w:tc>
          <w:tcPr>
            <w:tcW w:w="20" w:type="dxa"/>
            <w:noWrap/>
            <w:hideMark/>
          </w:tcPr>
          <w:p w14:paraId="4A386162" w14:textId="77777777" w:rsidR="008B378D" w:rsidRPr="00CE7A00" w:rsidRDefault="008B378D">
            <w:pPr>
              <w:rPr>
                <w:rFonts w:cs="Times New Roman"/>
                <w:color w:val="000000"/>
                <w:sz w:val="16"/>
                <w:szCs w:val="16"/>
              </w:rPr>
            </w:pPr>
            <w:r w:rsidRPr="00CE7A00">
              <w:rPr>
                <w:rFonts w:cs="Times New Roman"/>
                <w:color w:val="000000"/>
                <w:sz w:val="16"/>
                <w:szCs w:val="16"/>
              </w:rPr>
              <w:t>Salvia</w:t>
            </w:r>
          </w:p>
        </w:tc>
        <w:tc>
          <w:tcPr>
            <w:tcW w:w="20" w:type="dxa"/>
            <w:noWrap/>
            <w:hideMark/>
          </w:tcPr>
          <w:p w14:paraId="6FFCC4B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F1391B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0.03575222</w:t>
            </w:r>
          </w:p>
        </w:tc>
        <w:tc>
          <w:tcPr>
            <w:tcW w:w="20" w:type="dxa"/>
            <w:noWrap/>
            <w:hideMark/>
          </w:tcPr>
          <w:p w14:paraId="3CC9453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0.04632607</w:t>
            </w:r>
          </w:p>
        </w:tc>
        <w:tc>
          <w:tcPr>
            <w:tcW w:w="20" w:type="dxa"/>
            <w:noWrap/>
            <w:hideMark/>
          </w:tcPr>
          <w:p w14:paraId="10700F0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0.01112849</w:t>
            </w:r>
          </w:p>
        </w:tc>
        <w:tc>
          <w:tcPr>
            <w:tcW w:w="20" w:type="dxa"/>
            <w:noWrap/>
            <w:hideMark/>
          </w:tcPr>
          <w:p w14:paraId="35FCD85B" w14:textId="77777777" w:rsidR="008B378D" w:rsidRPr="00CE7A00" w:rsidRDefault="008B378D">
            <w:pPr>
              <w:jc w:val="right"/>
              <w:rPr>
                <w:rFonts w:cs="Times New Roman"/>
                <w:color w:val="000000"/>
                <w:sz w:val="16"/>
                <w:szCs w:val="16"/>
              </w:rPr>
            </w:pPr>
            <w:r w:rsidRPr="00CE7A00">
              <w:rPr>
                <w:rFonts w:cs="Times New Roman"/>
                <w:color w:val="000000"/>
                <w:sz w:val="16"/>
                <w:szCs w:val="16"/>
              </w:rPr>
              <w:t>889.904718</w:t>
            </w:r>
          </w:p>
        </w:tc>
        <w:tc>
          <w:tcPr>
            <w:tcW w:w="20" w:type="dxa"/>
            <w:noWrap/>
            <w:hideMark/>
          </w:tcPr>
          <w:p w14:paraId="4004F4F9" w14:textId="77777777" w:rsidR="008B378D" w:rsidRPr="00CE7A00" w:rsidRDefault="008B378D">
            <w:pPr>
              <w:jc w:val="right"/>
              <w:rPr>
                <w:rFonts w:cs="Times New Roman"/>
                <w:color w:val="000000"/>
                <w:sz w:val="16"/>
                <w:szCs w:val="16"/>
              </w:rPr>
            </w:pPr>
            <w:r w:rsidRPr="00CE7A00">
              <w:rPr>
                <w:rFonts w:cs="Times New Roman"/>
                <w:color w:val="000000"/>
                <w:sz w:val="16"/>
                <w:szCs w:val="16"/>
              </w:rPr>
              <w:t>756.566801</w:t>
            </w:r>
          </w:p>
        </w:tc>
        <w:tc>
          <w:tcPr>
            <w:tcW w:w="20" w:type="dxa"/>
            <w:noWrap/>
            <w:hideMark/>
          </w:tcPr>
          <w:p w14:paraId="1936CD1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0.12203424</w:t>
            </w:r>
          </w:p>
        </w:tc>
      </w:tr>
      <w:tr w:rsidR="008B378D" w:rsidRPr="00CE7A00" w14:paraId="1B26CC31" w14:textId="77777777" w:rsidTr="008B378D">
        <w:trPr>
          <w:trHeight w:val="20"/>
        </w:trPr>
        <w:tc>
          <w:tcPr>
            <w:tcW w:w="20" w:type="dxa"/>
            <w:noWrap/>
            <w:hideMark/>
          </w:tcPr>
          <w:p w14:paraId="1A78044C" w14:textId="77777777" w:rsidR="008B378D" w:rsidRPr="00CE7A00" w:rsidRDefault="008B378D">
            <w:pPr>
              <w:rPr>
                <w:rFonts w:cs="Times New Roman"/>
                <w:color w:val="000000"/>
                <w:sz w:val="16"/>
                <w:szCs w:val="16"/>
              </w:rPr>
            </w:pPr>
            <w:r w:rsidRPr="00CE7A00">
              <w:rPr>
                <w:rFonts w:cs="Times New Roman"/>
                <w:color w:val="000000"/>
                <w:sz w:val="16"/>
                <w:szCs w:val="16"/>
              </w:rPr>
              <w:t>Solanaceae</w:t>
            </w:r>
          </w:p>
        </w:tc>
        <w:tc>
          <w:tcPr>
            <w:tcW w:w="20" w:type="dxa"/>
            <w:noWrap/>
            <w:hideMark/>
          </w:tcPr>
          <w:p w14:paraId="09499FD8"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885D8D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0.03324896</w:t>
            </w:r>
          </w:p>
        </w:tc>
        <w:tc>
          <w:tcPr>
            <w:tcW w:w="20" w:type="dxa"/>
            <w:noWrap/>
            <w:hideMark/>
          </w:tcPr>
          <w:p w14:paraId="71DC92DC"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0.10759233</w:t>
            </w:r>
          </w:p>
        </w:tc>
        <w:tc>
          <w:tcPr>
            <w:tcW w:w="20" w:type="dxa"/>
            <w:noWrap/>
            <w:hideMark/>
          </w:tcPr>
          <w:p w14:paraId="35FAEB3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0.0275607</w:t>
            </w:r>
          </w:p>
        </w:tc>
        <w:tc>
          <w:tcPr>
            <w:tcW w:w="20" w:type="dxa"/>
            <w:noWrap/>
            <w:hideMark/>
          </w:tcPr>
          <w:p w14:paraId="761DBEF1" w14:textId="77777777" w:rsidR="008B378D" w:rsidRPr="00CE7A00" w:rsidRDefault="008B378D">
            <w:pPr>
              <w:jc w:val="right"/>
              <w:rPr>
                <w:rFonts w:cs="Times New Roman"/>
                <w:color w:val="000000"/>
                <w:sz w:val="16"/>
                <w:szCs w:val="16"/>
              </w:rPr>
            </w:pPr>
            <w:r w:rsidRPr="00CE7A00">
              <w:rPr>
                <w:rFonts w:cs="Times New Roman"/>
                <w:color w:val="000000"/>
                <w:sz w:val="16"/>
                <w:szCs w:val="16"/>
              </w:rPr>
              <w:t>565.977753</w:t>
            </w:r>
          </w:p>
        </w:tc>
        <w:tc>
          <w:tcPr>
            <w:tcW w:w="20" w:type="dxa"/>
            <w:noWrap/>
            <w:hideMark/>
          </w:tcPr>
          <w:p w14:paraId="6E332553" w14:textId="77777777" w:rsidR="008B378D" w:rsidRPr="00CE7A00" w:rsidRDefault="008B378D">
            <w:pPr>
              <w:jc w:val="right"/>
              <w:rPr>
                <w:rFonts w:cs="Times New Roman"/>
                <w:color w:val="000000"/>
                <w:sz w:val="16"/>
                <w:szCs w:val="16"/>
              </w:rPr>
            </w:pPr>
            <w:r w:rsidRPr="00CE7A00">
              <w:rPr>
                <w:rFonts w:cs="Times New Roman"/>
                <w:color w:val="000000"/>
                <w:sz w:val="16"/>
                <w:szCs w:val="16"/>
              </w:rPr>
              <w:t>547.629476</w:t>
            </w:r>
          </w:p>
        </w:tc>
        <w:tc>
          <w:tcPr>
            <w:tcW w:w="20" w:type="dxa"/>
            <w:noWrap/>
            <w:hideMark/>
          </w:tcPr>
          <w:p w14:paraId="3B2BD21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0.12826102</w:t>
            </w:r>
          </w:p>
        </w:tc>
      </w:tr>
      <w:tr w:rsidR="008B378D" w:rsidRPr="00CE7A00" w14:paraId="111D99CB" w14:textId="77777777" w:rsidTr="008B378D">
        <w:trPr>
          <w:trHeight w:val="20"/>
        </w:trPr>
        <w:tc>
          <w:tcPr>
            <w:tcW w:w="20" w:type="dxa"/>
            <w:noWrap/>
            <w:hideMark/>
          </w:tcPr>
          <w:p w14:paraId="3A742A80"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Spermacoceae</w:t>
            </w:r>
            <w:proofErr w:type="spellEnd"/>
          </w:p>
        </w:tc>
        <w:tc>
          <w:tcPr>
            <w:tcW w:w="20" w:type="dxa"/>
            <w:noWrap/>
            <w:hideMark/>
          </w:tcPr>
          <w:p w14:paraId="158F3AE8"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32D397E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0.05419206</w:t>
            </w:r>
          </w:p>
        </w:tc>
        <w:tc>
          <w:tcPr>
            <w:tcW w:w="20" w:type="dxa"/>
            <w:noWrap/>
            <w:hideMark/>
          </w:tcPr>
          <w:p w14:paraId="7A77F0B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0.0574132</w:t>
            </w:r>
          </w:p>
        </w:tc>
        <w:tc>
          <w:tcPr>
            <w:tcW w:w="20" w:type="dxa"/>
            <w:noWrap/>
            <w:hideMark/>
          </w:tcPr>
          <w:p w14:paraId="665A1D8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0.04481367</w:t>
            </w:r>
          </w:p>
        </w:tc>
        <w:tc>
          <w:tcPr>
            <w:tcW w:w="20" w:type="dxa"/>
            <w:noWrap/>
            <w:hideMark/>
          </w:tcPr>
          <w:p w14:paraId="2A2BB2DD" w14:textId="77777777" w:rsidR="008B378D" w:rsidRPr="00CE7A00" w:rsidRDefault="008B378D">
            <w:pPr>
              <w:jc w:val="right"/>
              <w:rPr>
                <w:rFonts w:cs="Times New Roman"/>
                <w:color w:val="000000"/>
                <w:sz w:val="16"/>
                <w:szCs w:val="16"/>
              </w:rPr>
            </w:pPr>
            <w:r w:rsidRPr="00CE7A00">
              <w:rPr>
                <w:rFonts w:cs="Times New Roman"/>
                <w:color w:val="000000"/>
                <w:sz w:val="16"/>
                <w:szCs w:val="16"/>
              </w:rPr>
              <w:t>426.02468</w:t>
            </w:r>
          </w:p>
        </w:tc>
        <w:tc>
          <w:tcPr>
            <w:tcW w:w="20" w:type="dxa"/>
            <w:noWrap/>
            <w:hideMark/>
          </w:tcPr>
          <w:p w14:paraId="6979948F" w14:textId="77777777" w:rsidR="008B378D" w:rsidRPr="00CE7A00" w:rsidRDefault="008B378D">
            <w:pPr>
              <w:jc w:val="right"/>
              <w:rPr>
                <w:rFonts w:cs="Times New Roman"/>
                <w:color w:val="000000"/>
                <w:sz w:val="16"/>
                <w:szCs w:val="16"/>
              </w:rPr>
            </w:pPr>
            <w:r w:rsidRPr="00CE7A00">
              <w:rPr>
                <w:rFonts w:cs="Times New Roman"/>
                <w:color w:val="000000"/>
                <w:sz w:val="16"/>
                <w:szCs w:val="16"/>
              </w:rPr>
              <w:t>451.752564</w:t>
            </w:r>
          </w:p>
        </w:tc>
        <w:tc>
          <w:tcPr>
            <w:tcW w:w="20" w:type="dxa"/>
            <w:noWrap/>
            <w:hideMark/>
          </w:tcPr>
          <w:p w14:paraId="78452EB4" w14:textId="77777777" w:rsidR="008B378D" w:rsidRPr="00CE7A00" w:rsidRDefault="008B378D">
            <w:pPr>
              <w:jc w:val="right"/>
              <w:rPr>
                <w:rFonts w:cs="Times New Roman"/>
                <w:color w:val="000000"/>
                <w:sz w:val="16"/>
                <w:szCs w:val="16"/>
              </w:rPr>
            </w:pPr>
            <w:r w:rsidRPr="00CE7A00">
              <w:rPr>
                <w:rFonts w:cs="Times New Roman"/>
                <w:color w:val="000000"/>
                <w:sz w:val="16"/>
                <w:szCs w:val="16"/>
              </w:rPr>
              <w:t>0.20473137</w:t>
            </w:r>
          </w:p>
        </w:tc>
      </w:tr>
      <w:tr w:rsidR="008B378D" w:rsidRPr="00CE7A00" w14:paraId="1BC7D1B4" w14:textId="77777777" w:rsidTr="008B378D">
        <w:trPr>
          <w:trHeight w:val="20"/>
        </w:trPr>
        <w:tc>
          <w:tcPr>
            <w:tcW w:w="20" w:type="dxa"/>
            <w:noWrap/>
            <w:hideMark/>
          </w:tcPr>
          <w:p w14:paraId="37A1B186"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Thelypodieae</w:t>
            </w:r>
            <w:proofErr w:type="spellEnd"/>
          </w:p>
        </w:tc>
        <w:tc>
          <w:tcPr>
            <w:tcW w:w="20" w:type="dxa"/>
            <w:noWrap/>
            <w:hideMark/>
          </w:tcPr>
          <w:p w14:paraId="5124450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77793E9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0.03099634</w:t>
            </w:r>
          </w:p>
        </w:tc>
        <w:tc>
          <w:tcPr>
            <w:tcW w:w="20" w:type="dxa"/>
            <w:noWrap/>
            <w:hideMark/>
          </w:tcPr>
          <w:p w14:paraId="0162016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0.00627389</w:t>
            </w:r>
          </w:p>
        </w:tc>
        <w:tc>
          <w:tcPr>
            <w:tcW w:w="20" w:type="dxa"/>
            <w:noWrap/>
            <w:hideMark/>
          </w:tcPr>
          <w:p w14:paraId="27DD16F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0.00654888</w:t>
            </w:r>
          </w:p>
        </w:tc>
        <w:tc>
          <w:tcPr>
            <w:tcW w:w="20" w:type="dxa"/>
            <w:noWrap/>
            <w:hideMark/>
          </w:tcPr>
          <w:p w14:paraId="67C64124" w14:textId="77777777" w:rsidR="008B378D" w:rsidRPr="00CE7A00" w:rsidRDefault="008B378D">
            <w:pPr>
              <w:jc w:val="right"/>
              <w:rPr>
                <w:rFonts w:cs="Times New Roman"/>
                <w:color w:val="000000"/>
                <w:sz w:val="16"/>
                <w:szCs w:val="16"/>
              </w:rPr>
            </w:pPr>
            <w:r w:rsidRPr="00CE7A00">
              <w:rPr>
                <w:rFonts w:cs="Times New Roman"/>
                <w:color w:val="000000"/>
                <w:sz w:val="16"/>
                <w:szCs w:val="16"/>
              </w:rPr>
              <w:t>841.947965</w:t>
            </w:r>
          </w:p>
        </w:tc>
        <w:tc>
          <w:tcPr>
            <w:tcW w:w="20" w:type="dxa"/>
            <w:noWrap/>
            <w:hideMark/>
          </w:tcPr>
          <w:p w14:paraId="3BBDF7C1" w14:textId="77777777" w:rsidR="008B378D" w:rsidRPr="00CE7A00" w:rsidRDefault="008B378D">
            <w:pPr>
              <w:jc w:val="right"/>
              <w:rPr>
                <w:rFonts w:cs="Times New Roman"/>
                <w:color w:val="000000"/>
                <w:sz w:val="16"/>
                <w:szCs w:val="16"/>
              </w:rPr>
            </w:pPr>
            <w:r w:rsidRPr="00CE7A00">
              <w:rPr>
                <w:rFonts w:cs="Times New Roman"/>
                <w:color w:val="000000"/>
                <w:sz w:val="16"/>
                <w:szCs w:val="16"/>
              </w:rPr>
              <w:t>840.304406</w:t>
            </w:r>
          </w:p>
        </w:tc>
        <w:tc>
          <w:tcPr>
            <w:tcW w:w="20" w:type="dxa"/>
            <w:noWrap/>
            <w:hideMark/>
          </w:tcPr>
          <w:p w14:paraId="01D6780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0.09617648</w:t>
            </w:r>
          </w:p>
        </w:tc>
      </w:tr>
      <w:tr w:rsidR="008B378D" w:rsidRPr="00CE7A00" w14:paraId="01D3CABB" w14:textId="77777777" w:rsidTr="008B378D">
        <w:trPr>
          <w:trHeight w:val="20"/>
        </w:trPr>
        <w:tc>
          <w:tcPr>
            <w:tcW w:w="20" w:type="dxa"/>
            <w:noWrap/>
            <w:hideMark/>
          </w:tcPr>
          <w:p w14:paraId="5BC4B777"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Alysseae</w:t>
            </w:r>
            <w:proofErr w:type="spellEnd"/>
          </w:p>
        </w:tc>
        <w:tc>
          <w:tcPr>
            <w:tcW w:w="20" w:type="dxa"/>
            <w:noWrap/>
            <w:hideMark/>
          </w:tcPr>
          <w:p w14:paraId="24BF2F3E"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5841D4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0.02644351</w:t>
            </w:r>
          </w:p>
        </w:tc>
        <w:tc>
          <w:tcPr>
            <w:tcW w:w="20" w:type="dxa"/>
            <w:noWrap/>
            <w:hideMark/>
          </w:tcPr>
          <w:p w14:paraId="48646976" w14:textId="77777777" w:rsidR="008B378D" w:rsidRPr="00CE7A00" w:rsidRDefault="008B378D">
            <w:pPr>
              <w:jc w:val="right"/>
              <w:rPr>
                <w:rFonts w:cs="Times New Roman"/>
                <w:color w:val="000000"/>
                <w:sz w:val="16"/>
                <w:szCs w:val="16"/>
              </w:rPr>
            </w:pPr>
            <w:r w:rsidRPr="00CE7A00">
              <w:rPr>
                <w:rFonts w:cs="Times New Roman"/>
                <w:color w:val="000000"/>
                <w:sz w:val="16"/>
                <w:szCs w:val="16"/>
              </w:rPr>
              <w:t>0.29525668</w:t>
            </w:r>
          </w:p>
        </w:tc>
        <w:tc>
          <w:tcPr>
            <w:tcW w:w="20" w:type="dxa"/>
            <w:noWrap/>
            <w:hideMark/>
          </w:tcPr>
          <w:p w14:paraId="4F2EBBF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0.01317552</w:t>
            </w:r>
          </w:p>
        </w:tc>
        <w:tc>
          <w:tcPr>
            <w:tcW w:w="20" w:type="dxa"/>
            <w:noWrap/>
            <w:hideMark/>
          </w:tcPr>
          <w:p w14:paraId="4EECF1DA" w14:textId="77777777" w:rsidR="008B378D" w:rsidRPr="00CE7A00" w:rsidRDefault="008B378D">
            <w:pPr>
              <w:jc w:val="right"/>
              <w:rPr>
                <w:rFonts w:cs="Times New Roman"/>
                <w:color w:val="000000"/>
                <w:sz w:val="16"/>
                <w:szCs w:val="16"/>
              </w:rPr>
            </w:pPr>
            <w:r w:rsidRPr="00CE7A00">
              <w:rPr>
                <w:rFonts w:cs="Times New Roman"/>
                <w:color w:val="000000"/>
                <w:sz w:val="16"/>
                <w:szCs w:val="16"/>
              </w:rPr>
              <w:t>996.015901</w:t>
            </w:r>
          </w:p>
        </w:tc>
        <w:tc>
          <w:tcPr>
            <w:tcW w:w="20" w:type="dxa"/>
            <w:noWrap/>
            <w:hideMark/>
          </w:tcPr>
          <w:p w14:paraId="73072836" w14:textId="77777777" w:rsidR="008B378D" w:rsidRPr="00CE7A00" w:rsidRDefault="008B378D">
            <w:pPr>
              <w:jc w:val="right"/>
              <w:rPr>
                <w:rFonts w:cs="Times New Roman"/>
                <w:color w:val="000000"/>
                <w:sz w:val="16"/>
                <w:szCs w:val="16"/>
              </w:rPr>
            </w:pPr>
            <w:r w:rsidRPr="00CE7A00">
              <w:rPr>
                <w:rFonts w:cs="Times New Roman"/>
                <w:color w:val="000000"/>
                <w:sz w:val="16"/>
                <w:szCs w:val="16"/>
              </w:rPr>
              <w:t>996.561161</w:t>
            </w:r>
          </w:p>
        </w:tc>
        <w:tc>
          <w:tcPr>
            <w:tcW w:w="20" w:type="dxa"/>
            <w:noWrap/>
            <w:hideMark/>
          </w:tcPr>
          <w:p w14:paraId="749E8EA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0.02389206</w:t>
            </w:r>
          </w:p>
        </w:tc>
      </w:tr>
      <w:tr w:rsidR="008B378D" w:rsidRPr="00CE7A00" w14:paraId="2F1F7DBB" w14:textId="77777777" w:rsidTr="008B378D">
        <w:trPr>
          <w:trHeight w:val="20"/>
        </w:trPr>
        <w:tc>
          <w:tcPr>
            <w:tcW w:w="20" w:type="dxa"/>
            <w:noWrap/>
            <w:hideMark/>
          </w:tcPr>
          <w:p w14:paraId="3515199D"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Antirrhineae</w:t>
            </w:r>
            <w:proofErr w:type="spellEnd"/>
          </w:p>
        </w:tc>
        <w:tc>
          <w:tcPr>
            <w:tcW w:w="20" w:type="dxa"/>
            <w:noWrap/>
            <w:hideMark/>
          </w:tcPr>
          <w:p w14:paraId="05845FE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260C0F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0.01566215</w:t>
            </w:r>
          </w:p>
        </w:tc>
        <w:tc>
          <w:tcPr>
            <w:tcW w:w="20" w:type="dxa"/>
            <w:noWrap/>
            <w:hideMark/>
          </w:tcPr>
          <w:p w14:paraId="14D6C01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0.03345322</w:t>
            </w:r>
          </w:p>
        </w:tc>
        <w:tc>
          <w:tcPr>
            <w:tcW w:w="20" w:type="dxa"/>
            <w:noWrap/>
            <w:hideMark/>
          </w:tcPr>
          <w:p w14:paraId="0D93BA0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0.00567421</w:t>
            </w:r>
          </w:p>
        </w:tc>
        <w:tc>
          <w:tcPr>
            <w:tcW w:w="20" w:type="dxa"/>
            <w:noWrap/>
            <w:hideMark/>
          </w:tcPr>
          <w:p w14:paraId="775359B4" w14:textId="77777777" w:rsidR="008B378D" w:rsidRPr="00CE7A00" w:rsidRDefault="008B378D">
            <w:pPr>
              <w:jc w:val="right"/>
              <w:rPr>
                <w:rFonts w:cs="Times New Roman"/>
                <w:color w:val="000000"/>
                <w:sz w:val="16"/>
                <w:szCs w:val="16"/>
              </w:rPr>
            </w:pPr>
            <w:r w:rsidRPr="00CE7A00">
              <w:rPr>
                <w:rFonts w:cs="Times New Roman"/>
                <w:color w:val="000000"/>
                <w:sz w:val="16"/>
                <w:szCs w:val="16"/>
              </w:rPr>
              <w:t>837.302126</w:t>
            </w:r>
          </w:p>
        </w:tc>
        <w:tc>
          <w:tcPr>
            <w:tcW w:w="20" w:type="dxa"/>
            <w:noWrap/>
            <w:hideMark/>
          </w:tcPr>
          <w:p w14:paraId="53A54813" w14:textId="77777777" w:rsidR="008B378D" w:rsidRPr="00CE7A00" w:rsidRDefault="008B378D">
            <w:pPr>
              <w:jc w:val="right"/>
              <w:rPr>
                <w:rFonts w:cs="Times New Roman"/>
                <w:color w:val="000000"/>
                <w:sz w:val="16"/>
                <w:szCs w:val="16"/>
              </w:rPr>
            </w:pPr>
            <w:r w:rsidRPr="00CE7A00">
              <w:rPr>
                <w:rFonts w:cs="Times New Roman"/>
                <w:color w:val="000000"/>
                <w:sz w:val="16"/>
                <w:szCs w:val="16"/>
              </w:rPr>
              <w:t>838.907877</w:t>
            </w:r>
          </w:p>
        </w:tc>
        <w:tc>
          <w:tcPr>
            <w:tcW w:w="20" w:type="dxa"/>
            <w:noWrap/>
            <w:hideMark/>
          </w:tcPr>
          <w:p w14:paraId="06CADA2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0.0552575</w:t>
            </w:r>
          </w:p>
        </w:tc>
      </w:tr>
      <w:tr w:rsidR="008B378D" w:rsidRPr="00CE7A00" w14:paraId="2CB17497" w14:textId="77777777" w:rsidTr="008B378D">
        <w:trPr>
          <w:trHeight w:val="20"/>
        </w:trPr>
        <w:tc>
          <w:tcPr>
            <w:tcW w:w="20" w:type="dxa"/>
            <w:noWrap/>
            <w:hideMark/>
          </w:tcPr>
          <w:p w14:paraId="662742ED"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Apioideae</w:t>
            </w:r>
            <w:proofErr w:type="spellEnd"/>
          </w:p>
        </w:tc>
        <w:tc>
          <w:tcPr>
            <w:tcW w:w="20" w:type="dxa"/>
            <w:noWrap/>
            <w:hideMark/>
          </w:tcPr>
          <w:p w14:paraId="0B3F6FB1"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BAC9AD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0.01284296</w:t>
            </w:r>
          </w:p>
        </w:tc>
        <w:tc>
          <w:tcPr>
            <w:tcW w:w="20" w:type="dxa"/>
            <w:noWrap/>
            <w:hideMark/>
          </w:tcPr>
          <w:p w14:paraId="47BDE7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0.07987379</w:t>
            </w:r>
          </w:p>
        </w:tc>
        <w:tc>
          <w:tcPr>
            <w:tcW w:w="20" w:type="dxa"/>
            <w:noWrap/>
            <w:hideMark/>
          </w:tcPr>
          <w:p w14:paraId="5B6CC39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0.01407058</w:t>
            </w:r>
          </w:p>
        </w:tc>
        <w:tc>
          <w:tcPr>
            <w:tcW w:w="20" w:type="dxa"/>
            <w:noWrap/>
            <w:hideMark/>
          </w:tcPr>
          <w:p w14:paraId="7697599B" w14:textId="77777777" w:rsidR="008B378D" w:rsidRPr="00CE7A00" w:rsidRDefault="008B378D">
            <w:pPr>
              <w:jc w:val="right"/>
              <w:rPr>
                <w:rFonts w:cs="Times New Roman"/>
                <w:color w:val="000000"/>
                <w:sz w:val="16"/>
                <w:szCs w:val="16"/>
              </w:rPr>
            </w:pPr>
            <w:r w:rsidRPr="00CE7A00">
              <w:rPr>
                <w:rFonts w:cs="Times New Roman"/>
                <w:color w:val="000000"/>
                <w:sz w:val="16"/>
                <w:szCs w:val="16"/>
              </w:rPr>
              <w:t>923.416731</w:t>
            </w:r>
          </w:p>
        </w:tc>
        <w:tc>
          <w:tcPr>
            <w:tcW w:w="20" w:type="dxa"/>
            <w:noWrap/>
            <w:hideMark/>
          </w:tcPr>
          <w:p w14:paraId="27557789" w14:textId="77777777" w:rsidR="008B378D" w:rsidRPr="00CE7A00" w:rsidRDefault="008B378D">
            <w:pPr>
              <w:jc w:val="right"/>
              <w:rPr>
                <w:rFonts w:cs="Times New Roman"/>
                <w:color w:val="000000"/>
                <w:sz w:val="16"/>
                <w:szCs w:val="16"/>
              </w:rPr>
            </w:pPr>
            <w:r w:rsidRPr="00CE7A00">
              <w:rPr>
                <w:rFonts w:cs="Times New Roman"/>
                <w:color w:val="000000"/>
                <w:sz w:val="16"/>
                <w:szCs w:val="16"/>
              </w:rPr>
              <w:t>923.560248</w:t>
            </w:r>
          </w:p>
        </w:tc>
        <w:tc>
          <w:tcPr>
            <w:tcW w:w="20" w:type="dxa"/>
            <w:noWrap/>
            <w:hideMark/>
          </w:tcPr>
          <w:p w14:paraId="14D78F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0.09002476</w:t>
            </w:r>
          </w:p>
        </w:tc>
      </w:tr>
      <w:tr w:rsidR="008B378D" w:rsidRPr="00CE7A00" w14:paraId="4A1F5C5F" w14:textId="77777777" w:rsidTr="008B378D">
        <w:trPr>
          <w:trHeight w:val="20"/>
        </w:trPr>
        <w:tc>
          <w:tcPr>
            <w:tcW w:w="20" w:type="dxa"/>
            <w:noWrap/>
            <w:hideMark/>
          </w:tcPr>
          <w:p w14:paraId="2ED28A2A"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Arabideae</w:t>
            </w:r>
            <w:proofErr w:type="spellEnd"/>
          </w:p>
        </w:tc>
        <w:tc>
          <w:tcPr>
            <w:tcW w:w="20" w:type="dxa"/>
            <w:noWrap/>
            <w:hideMark/>
          </w:tcPr>
          <w:p w14:paraId="5E0B47C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71CD3A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0.25307988</w:t>
            </w:r>
          </w:p>
        </w:tc>
        <w:tc>
          <w:tcPr>
            <w:tcW w:w="20" w:type="dxa"/>
            <w:noWrap/>
            <w:hideMark/>
          </w:tcPr>
          <w:p w14:paraId="694D8D84" w14:textId="77777777" w:rsidR="008B378D" w:rsidRPr="00CE7A00" w:rsidRDefault="008B378D">
            <w:pPr>
              <w:jc w:val="right"/>
              <w:rPr>
                <w:rFonts w:cs="Times New Roman"/>
                <w:color w:val="000000"/>
                <w:sz w:val="16"/>
                <w:szCs w:val="16"/>
              </w:rPr>
            </w:pPr>
            <w:r w:rsidRPr="00CE7A00">
              <w:rPr>
                <w:rFonts w:cs="Times New Roman"/>
                <w:color w:val="000000"/>
                <w:sz w:val="16"/>
                <w:szCs w:val="16"/>
              </w:rPr>
              <w:t>0.68015068</w:t>
            </w:r>
          </w:p>
        </w:tc>
        <w:tc>
          <w:tcPr>
            <w:tcW w:w="20" w:type="dxa"/>
            <w:noWrap/>
            <w:hideMark/>
          </w:tcPr>
          <w:p w14:paraId="5F3AF910"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0.14579052</w:t>
            </w:r>
          </w:p>
        </w:tc>
        <w:tc>
          <w:tcPr>
            <w:tcW w:w="20" w:type="dxa"/>
            <w:noWrap/>
            <w:hideMark/>
          </w:tcPr>
          <w:p w14:paraId="7471BB2B" w14:textId="77777777" w:rsidR="008B378D" w:rsidRPr="00CE7A00" w:rsidRDefault="008B378D">
            <w:pPr>
              <w:jc w:val="right"/>
              <w:rPr>
                <w:rFonts w:cs="Times New Roman"/>
                <w:color w:val="000000"/>
                <w:sz w:val="16"/>
                <w:szCs w:val="16"/>
              </w:rPr>
            </w:pPr>
            <w:r w:rsidRPr="00CE7A00">
              <w:rPr>
                <w:rFonts w:cs="Times New Roman"/>
                <w:color w:val="000000"/>
                <w:sz w:val="16"/>
                <w:szCs w:val="16"/>
              </w:rPr>
              <w:t>991.071352</w:t>
            </w:r>
          </w:p>
        </w:tc>
        <w:tc>
          <w:tcPr>
            <w:tcW w:w="20" w:type="dxa"/>
            <w:noWrap/>
            <w:hideMark/>
          </w:tcPr>
          <w:p w14:paraId="4A265117" w14:textId="77777777" w:rsidR="008B378D" w:rsidRPr="00CE7A00" w:rsidRDefault="008B378D">
            <w:pPr>
              <w:jc w:val="right"/>
              <w:rPr>
                <w:rFonts w:cs="Times New Roman"/>
                <w:color w:val="000000"/>
                <w:sz w:val="16"/>
                <w:szCs w:val="16"/>
              </w:rPr>
            </w:pPr>
            <w:r w:rsidRPr="00CE7A00">
              <w:rPr>
                <w:rFonts w:cs="Times New Roman"/>
                <w:color w:val="000000"/>
                <w:sz w:val="16"/>
                <w:szCs w:val="16"/>
              </w:rPr>
              <w:t>991.113327</w:t>
            </w:r>
          </w:p>
        </w:tc>
        <w:tc>
          <w:tcPr>
            <w:tcW w:w="20" w:type="dxa"/>
            <w:noWrap/>
            <w:hideMark/>
          </w:tcPr>
          <w:p w14:paraId="3B01AB8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0.10693386</w:t>
            </w:r>
          </w:p>
        </w:tc>
      </w:tr>
      <w:tr w:rsidR="008B378D" w:rsidRPr="00CE7A00" w14:paraId="50B7B222" w14:textId="77777777" w:rsidTr="008B378D">
        <w:trPr>
          <w:trHeight w:val="20"/>
        </w:trPr>
        <w:tc>
          <w:tcPr>
            <w:tcW w:w="20" w:type="dxa"/>
            <w:noWrap/>
            <w:hideMark/>
          </w:tcPr>
          <w:p w14:paraId="30279708"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Balsamiaceae</w:t>
            </w:r>
            <w:proofErr w:type="spellEnd"/>
          </w:p>
        </w:tc>
        <w:tc>
          <w:tcPr>
            <w:tcW w:w="20" w:type="dxa"/>
            <w:noWrap/>
            <w:hideMark/>
          </w:tcPr>
          <w:p w14:paraId="79D9E4AC"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372681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0.01369379</w:t>
            </w:r>
          </w:p>
        </w:tc>
        <w:tc>
          <w:tcPr>
            <w:tcW w:w="20" w:type="dxa"/>
            <w:noWrap/>
            <w:hideMark/>
          </w:tcPr>
          <w:p w14:paraId="5B3D8F6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0.00380646</w:t>
            </w:r>
          </w:p>
        </w:tc>
        <w:tc>
          <w:tcPr>
            <w:tcW w:w="20" w:type="dxa"/>
            <w:noWrap/>
            <w:hideMark/>
          </w:tcPr>
          <w:p w14:paraId="63B301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0.00053683</w:t>
            </w:r>
          </w:p>
        </w:tc>
        <w:tc>
          <w:tcPr>
            <w:tcW w:w="20" w:type="dxa"/>
            <w:noWrap/>
            <w:hideMark/>
          </w:tcPr>
          <w:p w14:paraId="655C4664" w14:textId="77777777" w:rsidR="008B378D" w:rsidRPr="00CE7A00" w:rsidRDefault="008B378D">
            <w:pPr>
              <w:jc w:val="right"/>
              <w:rPr>
                <w:rFonts w:cs="Times New Roman"/>
                <w:color w:val="000000"/>
                <w:sz w:val="16"/>
                <w:szCs w:val="16"/>
              </w:rPr>
            </w:pPr>
            <w:r w:rsidRPr="00CE7A00">
              <w:rPr>
                <w:rFonts w:cs="Times New Roman"/>
                <w:color w:val="000000"/>
                <w:sz w:val="16"/>
                <w:szCs w:val="16"/>
              </w:rPr>
              <w:t>294.505224</w:t>
            </w:r>
          </w:p>
        </w:tc>
        <w:tc>
          <w:tcPr>
            <w:tcW w:w="20" w:type="dxa"/>
            <w:noWrap/>
            <w:hideMark/>
          </w:tcPr>
          <w:p w14:paraId="20055DDF" w14:textId="77777777" w:rsidR="008B378D" w:rsidRPr="00CE7A00" w:rsidRDefault="008B378D">
            <w:pPr>
              <w:jc w:val="right"/>
              <w:rPr>
                <w:rFonts w:cs="Times New Roman"/>
                <w:color w:val="000000"/>
                <w:sz w:val="16"/>
                <w:szCs w:val="16"/>
              </w:rPr>
            </w:pPr>
            <w:r w:rsidRPr="00CE7A00">
              <w:rPr>
                <w:rFonts w:cs="Times New Roman"/>
                <w:color w:val="000000"/>
                <w:sz w:val="16"/>
                <w:szCs w:val="16"/>
              </w:rPr>
              <w:t>418.545005</w:t>
            </w:r>
          </w:p>
        </w:tc>
        <w:tc>
          <w:tcPr>
            <w:tcW w:w="20" w:type="dxa"/>
            <w:noWrap/>
            <w:hideMark/>
          </w:tcPr>
          <w:p w14:paraId="08EEEAF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0.09613556</w:t>
            </w:r>
          </w:p>
        </w:tc>
      </w:tr>
      <w:tr w:rsidR="008B378D" w:rsidRPr="00CE7A00" w14:paraId="24CDE264" w14:textId="77777777" w:rsidTr="008B378D">
        <w:trPr>
          <w:trHeight w:val="20"/>
        </w:trPr>
        <w:tc>
          <w:tcPr>
            <w:tcW w:w="20" w:type="dxa"/>
            <w:noWrap/>
            <w:hideMark/>
          </w:tcPr>
          <w:p w14:paraId="32399DFD"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Brassiceae</w:t>
            </w:r>
            <w:proofErr w:type="spellEnd"/>
          </w:p>
        </w:tc>
        <w:tc>
          <w:tcPr>
            <w:tcW w:w="20" w:type="dxa"/>
            <w:noWrap/>
            <w:hideMark/>
          </w:tcPr>
          <w:p w14:paraId="676ED25E"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18949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0.0212001</w:t>
            </w:r>
          </w:p>
        </w:tc>
        <w:tc>
          <w:tcPr>
            <w:tcW w:w="20" w:type="dxa"/>
            <w:noWrap/>
            <w:hideMark/>
          </w:tcPr>
          <w:p w14:paraId="2ADE156D" w14:textId="77777777" w:rsidR="008B378D" w:rsidRPr="00CE7A00" w:rsidRDefault="008B378D">
            <w:pPr>
              <w:jc w:val="right"/>
              <w:rPr>
                <w:rFonts w:cs="Times New Roman"/>
                <w:color w:val="000000"/>
                <w:sz w:val="16"/>
                <w:szCs w:val="16"/>
              </w:rPr>
            </w:pPr>
            <w:r w:rsidRPr="00CE7A00">
              <w:rPr>
                <w:rFonts w:cs="Times New Roman"/>
                <w:color w:val="000000"/>
                <w:sz w:val="16"/>
                <w:szCs w:val="16"/>
              </w:rPr>
              <w:t>5.02214681</w:t>
            </w:r>
          </w:p>
        </w:tc>
        <w:tc>
          <w:tcPr>
            <w:tcW w:w="20" w:type="dxa"/>
            <w:noWrap/>
            <w:hideMark/>
          </w:tcPr>
          <w:p w14:paraId="24E8BA8F" w14:textId="77777777" w:rsidR="008B378D" w:rsidRPr="00CE7A00" w:rsidRDefault="008B378D">
            <w:pPr>
              <w:jc w:val="right"/>
              <w:rPr>
                <w:rFonts w:cs="Times New Roman"/>
                <w:color w:val="000000"/>
                <w:sz w:val="16"/>
                <w:szCs w:val="16"/>
              </w:rPr>
            </w:pPr>
            <w:r w:rsidRPr="00CE7A00">
              <w:rPr>
                <w:rFonts w:cs="Times New Roman"/>
                <w:color w:val="000000"/>
                <w:sz w:val="16"/>
                <w:szCs w:val="16"/>
              </w:rPr>
              <w:t>0.35268411</w:t>
            </w:r>
          </w:p>
        </w:tc>
        <w:tc>
          <w:tcPr>
            <w:tcW w:w="20" w:type="dxa"/>
            <w:noWrap/>
            <w:hideMark/>
          </w:tcPr>
          <w:p w14:paraId="0F49D020" w14:textId="77777777" w:rsidR="008B378D" w:rsidRPr="00CE7A00" w:rsidRDefault="008B378D">
            <w:pPr>
              <w:jc w:val="right"/>
              <w:rPr>
                <w:rFonts w:cs="Times New Roman"/>
                <w:color w:val="000000"/>
                <w:sz w:val="16"/>
                <w:szCs w:val="16"/>
              </w:rPr>
            </w:pPr>
            <w:r w:rsidRPr="00CE7A00">
              <w:rPr>
                <w:rFonts w:cs="Times New Roman"/>
                <w:color w:val="000000"/>
                <w:sz w:val="16"/>
                <w:szCs w:val="16"/>
              </w:rPr>
              <w:t>904.628579</w:t>
            </w:r>
          </w:p>
        </w:tc>
        <w:tc>
          <w:tcPr>
            <w:tcW w:w="20" w:type="dxa"/>
            <w:noWrap/>
            <w:hideMark/>
          </w:tcPr>
          <w:p w14:paraId="1DC21CBD" w14:textId="77777777" w:rsidR="008B378D" w:rsidRPr="00CE7A00" w:rsidRDefault="008B378D">
            <w:pPr>
              <w:jc w:val="right"/>
              <w:rPr>
                <w:rFonts w:cs="Times New Roman"/>
                <w:color w:val="000000"/>
                <w:sz w:val="16"/>
                <w:szCs w:val="16"/>
              </w:rPr>
            </w:pPr>
            <w:r w:rsidRPr="00CE7A00">
              <w:rPr>
                <w:rFonts w:cs="Times New Roman"/>
                <w:color w:val="000000"/>
                <w:sz w:val="16"/>
                <w:szCs w:val="16"/>
              </w:rPr>
              <w:t>903.539404</w:t>
            </w:r>
          </w:p>
        </w:tc>
        <w:tc>
          <w:tcPr>
            <w:tcW w:w="20" w:type="dxa"/>
            <w:noWrap/>
            <w:hideMark/>
          </w:tcPr>
          <w:p w14:paraId="3AD5529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0.03489985</w:t>
            </w:r>
          </w:p>
        </w:tc>
      </w:tr>
      <w:tr w:rsidR="008B378D" w:rsidRPr="00CE7A00" w14:paraId="744D9FD9" w14:textId="77777777" w:rsidTr="008B378D">
        <w:trPr>
          <w:trHeight w:val="20"/>
        </w:trPr>
        <w:tc>
          <w:tcPr>
            <w:tcW w:w="20" w:type="dxa"/>
            <w:noWrap/>
            <w:hideMark/>
          </w:tcPr>
          <w:p w14:paraId="0972DC04"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Cardamineae</w:t>
            </w:r>
            <w:proofErr w:type="spellEnd"/>
          </w:p>
        </w:tc>
        <w:tc>
          <w:tcPr>
            <w:tcW w:w="20" w:type="dxa"/>
            <w:noWrap/>
            <w:hideMark/>
          </w:tcPr>
          <w:p w14:paraId="166F3616"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37A990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0.03668898</w:t>
            </w:r>
          </w:p>
        </w:tc>
        <w:tc>
          <w:tcPr>
            <w:tcW w:w="20" w:type="dxa"/>
            <w:noWrap/>
            <w:hideMark/>
          </w:tcPr>
          <w:p w14:paraId="514E3DE5" w14:textId="77777777" w:rsidR="008B378D" w:rsidRPr="00CE7A00" w:rsidRDefault="008B378D">
            <w:pPr>
              <w:jc w:val="right"/>
              <w:rPr>
                <w:rFonts w:cs="Times New Roman"/>
                <w:color w:val="000000"/>
                <w:sz w:val="16"/>
                <w:szCs w:val="16"/>
              </w:rPr>
            </w:pPr>
            <w:r w:rsidRPr="00CE7A00">
              <w:rPr>
                <w:rFonts w:cs="Times New Roman"/>
                <w:color w:val="000000"/>
                <w:sz w:val="16"/>
                <w:szCs w:val="16"/>
              </w:rPr>
              <w:t>0.3267593</w:t>
            </w:r>
          </w:p>
        </w:tc>
        <w:tc>
          <w:tcPr>
            <w:tcW w:w="20" w:type="dxa"/>
            <w:noWrap/>
            <w:hideMark/>
          </w:tcPr>
          <w:p w14:paraId="41A9608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0.09180805</w:t>
            </w:r>
          </w:p>
        </w:tc>
        <w:tc>
          <w:tcPr>
            <w:tcW w:w="20" w:type="dxa"/>
            <w:noWrap/>
            <w:hideMark/>
          </w:tcPr>
          <w:p w14:paraId="19E992FC" w14:textId="77777777" w:rsidR="008B378D" w:rsidRPr="00CE7A00" w:rsidRDefault="008B378D">
            <w:pPr>
              <w:jc w:val="right"/>
              <w:rPr>
                <w:rFonts w:cs="Times New Roman"/>
                <w:color w:val="000000"/>
                <w:sz w:val="16"/>
                <w:szCs w:val="16"/>
              </w:rPr>
            </w:pPr>
            <w:r w:rsidRPr="00CE7A00">
              <w:rPr>
                <w:rFonts w:cs="Times New Roman"/>
                <w:color w:val="000000"/>
                <w:sz w:val="16"/>
                <w:szCs w:val="16"/>
              </w:rPr>
              <w:t>903.092943</w:t>
            </w:r>
          </w:p>
        </w:tc>
        <w:tc>
          <w:tcPr>
            <w:tcW w:w="20" w:type="dxa"/>
            <w:noWrap/>
            <w:hideMark/>
          </w:tcPr>
          <w:p w14:paraId="30B882E6" w14:textId="77777777" w:rsidR="008B378D" w:rsidRPr="00CE7A00" w:rsidRDefault="008B378D">
            <w:pPr>
              <w:jc w:val="right"/>
              <w:rPr>
                <w:rFonts w:cs="Times New Roman"/>
                <w:color w:val="000000"/>
                <w:sz w:val="16"/>
                <w:szCs w:val="16"/>
              </w:rPr>
            </w:pPr>
            <w:r w:rsidRPr="00CE7A00">
              <w:rPr>
                <w:rFonts w:cs="Times New Roman"/>
                <w:color w:val="000000"/>
                <w:sz w:val="16"/>
                <w:szCs w:val="16"/>
              </w:rPr>
              <w:t>903.216508</w:t>
            </w:r>
          </w:p>
        </w:tc>
        <w:tc>
          <w:tcPr>
            <w:tcW w:w="20" w:type="dxa"/>
            <w:noWrap/>
            <w:hideMark/>
          </w:tcPr>
          <w:p w14:paraId="3182719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0.1406005</w:t>
            </w:r>
          </w:p>
        </w:tc>
      </w:tr>
      <w:tr w:rsidR="008B378D" w:rsidRPr="00CE7A00" w14:paraId="2A876926" w14:textId="77777777" w:rsidTr="008B378D">
        <w:trPr>
          <w:trHeight w:val="20"/>
        </w:trPr>
        <w:tc>
          <w:tcPr>
            <w:tcW w:w="20" w:type="dxa"/>
            <w:noWrap/>
            <w:hideMark/>
          </w:tcPr>
          <w:p w14:paraId="60FA45C9"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Cardueae</w:t>
            </w:r>
            <w:proofErr w:type="spellEnd"/>
          </w:p>
        </w:tc>
        <w:tc>
          <w:tcPr>
            <w:tcW w:w="20" w:type="dxa"/>
            <w:noWrap/>
            <w:hideMark/>
          </w:tcPr>
          <w:p w14:paraId="7C5416E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0FF381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0.01723469</w:t>
            </w:r>
          </w:p>
        </w:tc>
        <w:tc>
          <w:tcPr>
            <w:tcW w:w="20" w:type="dxa"/>
            <w:noWrap/>
            <w:hideMark/>
          </w:tcPr>
          <w:p w14:paraId="1A17AF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0.09020761</w:t>
            </w:r>
          </w:p>
        </w:tc>
        <w:tc>
          <w:tcPr>
            <w:tcW w:w="20" w:type="dxa"/>
            <w:noWrap/>
            <w:hideMark/>
          </w:tcPr>
          <w:p w14:paraId="19B7D02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0.01433502</w:t>
            </w:r>
          </w:p>
        </w:tc>
        <w:tc>
          <w:tcPr>
            <w:tcW w:w="20" w:type="dxa"/>
            <w:noWrap/>
            <w:hideMark/>
          </w:tcPr>
          <w:p w14:paraId="3BBA4183" w14:textId="77777777" w:rsidR="008B378D" w:rsidRPr="00CE7A00" w:rsidRDefault="008B378D">
            <w:pPr>
              <w:jc w:val="right"/>
              <w:rPr>
                <w:rFonts w:cs="Times New Roman"/>
                <w:color w:val="000000"/>
                <w:sz w:val="16"/>
                <w:szCs w:val="16"/>
              </w:rPr>
            </w:pPr>
            <w:r w:rsidRPr="00CE7A00">
              <w:rPr>
                <w:rFonts w:cs="Times New Roman"/>
                <w:color w:val="000000"/>
                <w:sz w:val="16"/>
                <w:szCs w:val="16"/>
              </w:rPr>
              <w:t>926.199939</w:t>
            </w:r>
          </w:p>
        </w:tc>
        <w:tc>
          <w:tcPr>
            <w:tcW w:w="20" w:type="dxa"/>
            <w:noWrap/>
            <w:hideMark/>
          </w:tcPr>
          <w:p w14:paraId="73701F65" w14:textId="77777777" w:rsidR="008B378D" w:rsidRPr="00CE7A00" w:rsidRDefault="008B378D">
            <w:pPr>
              <w:jc w:val="right"/>
              <w:rPr>
                <w:rFonts w:cs="Times New Roman"/>
                <w:color w:val="000000"/>
                <w:sz w:val="16"/>
                <w:szCs w:val="16"/>
              </w:rPr>
            </w:pPr>
            <w:r w:rsidRPr="00CE7A00">
              <w:rPr>
                <w:rFonts w:cs="Times New Roman"/>
                <w:color w:val="000000"/>
                <w:sz w:val="16"/>
                <w:szCs w:val="16"/>
              </w:rPr>
              <w:t>926.071184</w:t>
            </w:r>
          </w:p>
        </w:tc>
        <w:tc>
          <w:tcPr>
            <w:tcW w:w="20" w:type="dxa"/>
            <w:noWrap/>
            <w:hideMark/>
          </w:tcPr>
          <w:p w14:paraId="2F71599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0.06900279</w:t>
            </w:r>
          </w:p>
        </w:tc>
      </w:tr>
      <w:tr w:rsidR="008B378D" w:rsidRPr="00CE7A00" w14:paraId="2FCD3C3B" w14:textId="77777777" w:rsidTr="008B378D">
        <w:trPr>
          <w:trHeight w:val="20"/>
        </w:trPr>
        <w:tc>
          <w:tcPr>
            <w:tcW w:w="20" w:type="dxa"/>
            <w:noWrap/>
            <w:hideMark/>
          </w:tcPr>
          <w:p w14:paraId="27D9A87A" w14:textId="77777777" w:rsidR="008B378D" w:rsidRPr="00CE7A00" w:rsidRDefault="008B378D">
            <w:pPr>
              <w:rPr>
                <w:rFonts w:cs="Times New Roman"/>
                <w:color w:val="000000"/>
                <w:sz w:val="16"/>
                <w:szCs w:val="16"/>
              </w:rPr>
            </w:pPr>
            <w:r w:rsidRPr="00CE7A00">
              <w:rPr>
                <w:rFonts w:cs="Times New Roman"/>
                <w:color w:val="000000"/>
                <w:sz w:val="16"/>
                <w:szCs w:val="16"/>
              </w:rPr>
              <w:t>CES</w:t>
            </w:r>
          </w:p>
        </w:tc>
        <w:tc>
          <w:tcPr>
            <w:tcW w:w="20" w:type="dxa"/>
            <w:noWrap/>
            <w:hideMark/>
          </w:tcPr>
          <w:p w14:paraId="642129B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6749F95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0.03064458</w:t>
            </w:r>
          </w:p>
        </w:tc>
        <w:tc>
          <w:tcPr>
            <w:tcW w:w="20" w:type="dxa"/>
            <w:noWrap/>
            <w:hideMark/>
          </w:tcPr>
          <w:p w14:paraId="1BEF70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0.00666191</w:t>
            </w:r>
          </w:p>
        </w:tc>
        <w:tc>
          <w:tcPr>
            <w:tcW w:w="20" w:type="dxa"/>
            <w:noWrap/>
            <w:hideMark/>
          </w:tcPr>
          <w:p w14:paraId="4BC4352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0.00627936</w:t>
            </w:r>
          </w:p>
        </w:tc>
        <w:tc>
          <w:tcPr>
            <w:tcW w:w="20" w:type="dxa"/>
            <w:noWrap/>
            <w:hideMark/>
          </w:tcPr>
          <w:p w14:paraId="41392CF5" w14:textId="77777777" w:rsidR="008B378D" w:rsidRPr="00CE7A00" w:rsidRDefault="008B378D">
            <w:pPr>
              <w:jc w:val="right"/>
              <w:rPr>
                <w:rFonts w:cs="Times New Roman"/>
                <w:color w:val="000000"/>
                <w:sz w:val="16"/>
                <w:szCs w:val="16"/>
              </w:rPr>
            </w:pPr>
            <w:r w:rsidRPr="00CE7A00">
              <w:rPr>
                <w:rFonts w:cs="Times New Roman"/>
                <w:color w:val="000000"/>
                <w:sz w:val="16"/>
                <w:szCs w:val="16"/>
              </w:rPr>
              <w:t>790.30862</w:t>
            </w:r>
          </w:p>
        </w:tc>
        <w:tc>
          <w:tcPr>
            <w:tcW w:w="20" w:type="dxa"/>
            <w:noWrap/>
            <w:hideMark/>
          </w:tcPr>
          <w:p w14:paraId="497E8786" w14:textId="77777777" w:rsidR="008B378D" w:rsidRPr="00CE7A00" w:rsidRDefault="008B378D">
            <w:pPr>
              <w:jc w:val="right"/>
              <w:rPr>
                <w:rFonts w:cs="Times New Roman"/>
                <w:color w:val="000000"/>
                <w:sz w:val="16"/>
                <w:szCs w:val="16"/>
              </w:rPr>
            </w:pPr>
            <w:r w:rsidRPr="00CE7A00">
              <w:rPr>
                <w:rFonts w:cs="Times New Roman"/>
                <w:color w:val="000000"/>
                <w:sz w:val="16"/>
                <w:szCs w:val="16"/>
              </w:rPr>
              <w:t>812.204552</w:t>
            </w:r>
          </w:p>
        </w:tc>
        <w:tc>
          <w:tcPr>
            <w:tcW w:w="20" w:type="dxa"/>
            <w:noWrap/>
            <w:hideMark/>
          </w:tcPr>
          <w:p w14:paraId="1621F55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0.15948445</w:t>
            </w:r>
          </w:p>
        </w:tc>
      </w:tr>
      <w:tr w:rsidR="008B378D" w:rsidRPr="00CE7A00" w14:paraId="1F8EABF4" w14:textId="77777777" w:rsidTr="008B378D">
        <w:trPr>
          <w:trHeight w:val="20"/>
        </w:trPr>
        <w:tc>
          <w:tcPr>
            <w:tcW w:w="20" w:type="dxa"/>
            <w:noWrap/>
            <w:hideMark/>
          </w:tcPr>
          <w:p w14:paraId="6F8C7D6B"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Chamaecrista</w:t>
            </w:r>
            <w:proofErr w:type="spellEnd"/>
          </w:p>
        </w:tc>
        <w:tc>
          <w:tcPr>
            <w:tcW w:w="20" w:type="dxa"/>
            <w:noWrap/>
            <w:hideMark/>
          </w:tcPr>
          <w:p w14:paraId="7BB477D7"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5666A9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0.01191969</w:t>
            </w:r>
          </w:p>
        </w:tc>
        <w:tc>
          <w:tcPr>
            <w:tcW w:w="20" w:type="dxa"/>
            <w:noWrap/>
            <w:hideMark/>
          </w:tcPr>
          <w:p w14:paraId="5514FE7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0.13331923</w:t>
            </w:r>
          </w:p>
        </w:tc>
        <w:tc>
          <w:tcPr>
            <w:tcW w:w="20" w:type="dxa"/>
            <w:noWrap/>
            <w:hideMark/>
          </w:tcPr>
          <w:p w14:paraId="21724D7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0.00166961</w:t>
            </w:r>
          </w:p>
        </w:tc>
        <w:tc>
          <w:tcPr>
            <w:tcW w:w="20" w:type="dxa"/>
            <w:noWrap/>
            <w:hideMark/>
          </w:tcPr>
          <w:p w14:paraId="39124683" w14:textId="77777777" w:rsidR="008B378D" w:rsidRPr="00CE7A00" w:rsidRDefault="008B378D">
            <w:pPr>
              <w:jc w:val="right"/>
              <w:rPr>
                <w:rFonts w:cs="Times New Roman"/>
                <w:color w:val="000000"/>
                <w:sz w:val="16"/>
                <w:szCs w:val="16"/>
              </w:rPr>
            </w:pPr>
            <w:r w:rsidRPr="00CE7A00">
              <w:rPr>
                <w:rFonts w:cs="Times New Roman"/>
                <w:color w:val="000000"/>
                <w:sz w:val="16"/>
                <w:szCs w:val="16"/>
              </w:rPr>
              <w:t>417.479165</w:t>
            </w:r>
          </w:p>
        </w:tc>
        <w:tc>
          <w:tcPr>
            <w:tcW w:w="20" w:type="dxa"/>
            <w:noWrap/>
            <w:hideMark/>
          </w:tcPr>
          <w:p w14:paraId="0D27F499" w14:textId="77777777" w:rsidR="008B378D" w:rsidRPr="00CE7A00" w:rsidRDefault="008B378D">
            <w:pPr>
              <w:jc w:val="right"/>
              <w:rPr>
                <w:rFonts w:cs="Times New Roman"/>
                <w:color w:val="000000"/>
                <w:sz w:val="16"/>
                <w:szCs w:val="16"/>
              </w:rPr>
            </w:pPr>
            <w:r w:rsidRPr="00CE7A00">
              <w:rPr>
                <w:rFonts w:cs="Times New Roman"/>
                <w:color w:val="000000"/>
                <w:sz w:val="16"/>
                <w:szCs w:val="16"/>
              </w:rPr>
              <w:t>417.536707</w:t>
            </w:r>
          </w:p>
        </w:tc>
        <w:tc>
          <w:tcPr>
            <w:tcW w:w="20" w:type="dxa"/>
            <w:noWrap/>
            <w:hideMark/>
          </w:tcPr>
          <w:p w14:paraId="50DF3F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0.0063186</w:t>
            </w:r>
          </w:p>
        </w:tc>
      </w:tr>
      <w:tr w:rsidR="008B378D" w:rsidRPr="00CE7A00" w14:paraId="5C721193" w14:textId="77777777" w:rsidTr="008B378D">
        <w:trPr>
          <w:trHeight w:val="20"/>
        </w:trPr>
        <w:tc>
          <w:tcPr>
            <w:tcW w:w="20" w:type="dxa"/>
            <w:noWrap/>
            <w:hideMark/>
          </w:tcPr>
          <w:p w14:paraId="3F6768F6" w14:textId="77777777" w:rsidR="008B378D" w:rsidRPr="00CE7A00" w:rsidRDefault="008B378D">
            <w:pPr>
              <w:rPr>
                <w:rFonts w:cs="Times New Roman"/>
                <w:color w:val="000000"/>
                <w:sz w:val="16"/>
                <w:szCs w:val="16"/>
              </w:rPr>
            </w:pPr>
            <w:r w:rsidRPr="00CE7A00">
              <w:rPr>
                <w:rFonts w:cs="Times New Roman"/>
                <w:color w:val="000000"/>
                <w:sz w:val="16"/>
                <w:szCs w:val="16"/>
              </w:rPr>
              <w:t>Croton</w:t>
            </w:r>
          </w:p>
        </w:tc>
        <w:tc>
          <w:tcPr>
            <w:tcW w:w="20" w:type="dxa"/>
            <w:noWrap/>
            <w:hideMark/>
          </w:tcPr>
          <w:p w14:paraId="7D327D7B"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504C8E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0.00530538</w:t>
            </w:r>
          </w:p>
        </w:tc>
        <w:tc>
          <w:tcPr>
            <w:tcW w:w="20" w:type="dxa"/>
            <w:noWrap/>
            <w:hideMark/>
          </w:tcPr>
          <w:p w14:paraId="739C0B1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0.13380144</w:t>
            </w:r>
          </w:p>
        </w:tc>
        <w:tc>
          <w:tcPr>
            <w:tcW w:w="20" w:type="dxa"/>
            <w:noWrap/>
            <w:hideMark/>
          </w:tcPr>
          <w:p w14:paraId="4461CAD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0.01444485</w:t>
            </w:r>
          </w:p>
        </w:tc>
        <w:tc>
          <w:tcPr>
            <w:tcW w:w="20" w:type="dxa"/>
            <w:noWrap/>
            <w:hideMark/>
          </w:tcPr>
          <w:p w14:paraId="76AF8C85" w14:textId="77777777" w:rsidR="008B378D" w:rsidRPr="00CE7A00" w:rsidRDefault="008B378D">
            <w:pPr>
              <w:jc w:val="right"/>
              <w:rPr>
                <w:rFonts w:cs="Times New Roman"/>
                <w:color w:val="000000"/>
                <w:sz w:val="16"/>
                <w:szCs w:val="16"/>
              </w:rPr>
            </w:pPr>
            <w:r w:rsidRPr="00CE7A00">
              <w:rPr>
                <w:rFonts w:cs="Times New Roman"/>
                <w:color w:val="000000"/>
                <w:sz w:val="16"/>
                <w:szCs w:val="16"/>
              </w:rPr>
              <w:t>441.669282</w:t>
            </w:r>
          </w:p>
        </w:tc>
        <w:tc>
          <w:tcPr>
            <w:tcW w:w="20" w:type="dxa"/>
            <w:noWrap/>
            <w:hideMark/>
          </w:tcPr>
          <w:p w14:paraId="47AEB22B" w14:textId="77777777" w:rsidR="008B378D" w:rsidRPr="00CE7A00" w:rsidRDefault="008B378D">
            <w:pPr>
              <w:jc w:val="right"/>
              <w:rPr>
                <w:rFonts w:cs="Times New Roman"/>
                <w:color w:val="000000"/>
                <w:sz w:val="16"/>
                <w:szCs w:val="16"/>
              </w:rPr>
            </w:pPr>
            <w:r w:rsidRPr="00CE7A00">
              <w:rPr>
                <w:rFonts w:cs="Times New Roman"/>
                <w:color w:val="000000"/>
                <w:sz w:val="16"/>
                <w:szCs w:val="16"/>
              </w:rPr>
              <w:t>449.858644</w:t>
            </w:r>
          </w:p>
        </w:tc>
        <w:tc>
          <w:tcPr>
            <w:tcW w:w="20" w:type="dxa"/>
            <w:noWrap/>
            <w:hideMark/>
          </w:tcPr>
          <w:p w14:paraId="13F5EC2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0.05466812</w:t>
            </w:r>
          </w:p>
        </w:tc>
      </w:tr>
      <w:tr w:rsidR="008B378D" w:rsidRPr="00CE7A00" w14:paraId="1FB4DD7A" w14:textId="77777777" w:rsidTr="008B378D">
        <w:trPr>
          <w:trHeight w:val="20"/>
        </w:trPr>
        <w:tc>
          <w:tcPr>
            <w:tcW w:w="20" w:type="dxa"/>
            <w:noWrap/>
            <w:hideMark/>
          </w:tcPr>
          <w:p w14:paraId="1F191A15"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Erysimeae</w:t>
            </w:r>
            <w:proofErr w:type="spellEnd"/>
          </w:p>
        </w:tc>
        <w:tc>
          <w:tcPr>
            <w:tcW w:w="20" w:type="dxa"/>
            <w:noWrap/>
            <w:hideMark/>
          </w:tcPr>
          <w:p w14:paraId="210A5DC4"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5BBDC4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0.0282361</w:t>
            </w:r>
          </w:p>
        </w:tc>
        <w:tc>
          <w:tcPr>
            <w:tcW w:w="20" w:type="dxa"/>
            <w:noWrap/>
            <w:hideMark/>
          </w:tcPr>
          <w:p w14:paraId="32FE72D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0.05325203</w:t>
            </w:r>
          </w:p>
        </w:tc>
        <w:tc>
          <w:tcPr>
            <w:tcW w:w="20" w:type="dxa"/>
            <w:noWrap/>
            <w:hideMark/>
          </w:tcPr>
          <w:p w14:paraId="6688CD9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0.01877336</w:t>
            </w:r>
          </w:p>
        </w:tc>
        <w:tc>
          <w:tcPr>
            <w:tcW w:w="20" w:type="dxa"/>
            <w:noWrap/>
            <w:hideMark/>
          </w:tcPr>
          <w:p w14:paraId="2944F79F"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1006.94915</w:t>
            </w:r>
          </w:p>
        </w:tc>
        <w:tc>
          <w:tcPr>
            <w:tcW w:w="20" w:type="dxa"/>
            <w:noWrap/>
            <w:hideMark/>
          </w:tcPr>
          <w:p w14:paraId="55DC64B4"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1006.95589</w:t>
            </w:r>
          </w:p>
        </w:tc>
        <w:tc>
          <w:tcPr>
            <w:tcW w:w="20" w:type="dxa"/>
            <w:noWrap/>
            <w:hideMark/>
          </w:tcPr>
          <w:p w14:paraId="03103459"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0.1251606</w:t>
            </w:r>
          </w:p>
        </w:tc>
      </w:tr>
      <w:tr w:rsidR="008B378D" w:rsidRPr="00CE7A00" w14:paraId="232DB4C7" w14:textId="77777777" w:rsidTr="008B378D">
        <w:trPr>
          <w:trHeight w:val="20"/>
        </w:trPr>
        <w:tc>
          <w:tcPr>
            <w:tcW w:w="20" w:type="dxa"/>
            <w:noWrap/>
            <w:hideMark/>
          </w:tcPr>
          <w:p w14:paraId="78A14C10"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Euclidieae</w:t>
            </w:r>
            <w:proofErr w:type="spellEnd"/>
          </w:p>
        </w:tc>
        <w:tc>
          <w:tcPr>
            <w:tcW w:w="20" w:type="dxa"/>
            <w:noWrap/>
            <w:hideMark/>
          </w:tcPr>
          <w:p w14:paraId="5EF0023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3892C4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0.05983</w:t>
            </w:r>
          </w:p>
        </w:tc>
        <w:tc>
          <w:tcPr>
            <w:tcW w:w="20" w:type="dxa"/>
            <w:noWrap/>
            <w:hideMark/>
          </w:tcPr>
          <w:p w14:paraId="7198136D" w14:textId="77777777" w:rsidR="008B378D" w:rsidRPr="00CE7A00" w:rsidRDefault="008B378D">
            <w:pPr>
              <w:jc w:val="right"/>
              <w:rPr>
                <w:rFonts w:cs="Times New Roman"/>
                <w:color w:val="000000"/>
                <w:sz w:val="16"/>
                <w:szCs w:val="16"/>
              </w:rPr>
            </w:pPr>
            <w:r w:rsidRPr="00CE7A00">
              <w:rPr>
                <w:rFonts w:cs="Times New Roman"/>
                <w:color w:val="000000"/>
                <w:sz w:val="16"/>
                <w:szCs w:val="16"/>
              </w:rPr>
              <w:t>0.57957188</w:t>
            </w:r>
          </w:p>
        </w:tc>
        <w:tc>
          <w:tcPr>
            <w:tcW w:w="20" w:type="dxa"/>
            <w:noWrap/>
            <w:hideMark/>
          </w:tcPr>
          <w:p w14:paraId="722E2A1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0.04756543</w:t>
            </w:r>
          </w:p>
        </w:tc>
        <w:tc>
          <w:tcPr>
            <w:tcW w:w="20" w:type="dxa"/>
            <w:noWrap/>
            <w:hideMark/>
          </w:tcPr>
          <w:p w14:paraId="7010B68C" w14:textId="77777777" w:rsidR="008B378D" w:rsidRPr="00CE7A00" w:rsidRDefault="008B378D">
            <w:pPr>
              <w:jc w:val="right"/>
              <w:rPr>
                <w:rFonts w:cs="Times New Roman"/>
                <w:color w:val="000000"/>
                <w:sz w:val="16"/>
                <w:szCs w:val="16"/>
              </w:rPr>
            </w:pPr>
            <w:r w:rsidRPr="00CE7A00">
              <w:rPr>
                <w:rFonts w:cs="Times New Roman"/>
                <w:color w:val="000000"/>
                <w:sz w:val="16"/>
                <w:szCs w:val="16"/>
              </w:rPr>
              <w:t>1135.80506</w:t>
            </w:r>
          </w:p>
        </w:tc>
        <w:tc>
          <w:tcPr>
            <w:tcW w:w="20" w:type="dxa"/>
            <w:noWrap/>
            <w:hideMark/>
          </w:tcPr>
          <w:p w14:paraId="4C381A1C" w14:textId="77777777" w:rsidR="008B378D" w:rsidRPr="00CE7A00" w:rsidRDefault="008B378D">
            <w:pPr>
              <w:jc w:val="right"/>
              <w:rPr>
                <w:rFonts w:cs="Times New Roman"/>
                <w:color w:val="000000"/>
                <w:sz w:val="16"/>
                <w:szCs w:val="16"/>
              </w:rPr>
            </w:pPr>
            <w:r w:rsidRPr="00CE7A00">
              <w:rPr>
                <w:rFonts w:cs="Times New Roman"/>
                <w:color w:val="000000"/>
                <w:sz w:val="16"/>
                <w:szCs w:val="16"/>
              </w:rPr>
              <w:t>1136.15584</w:t>
            </w:r>
          </w:p>
        </w:tc>
        <w:tc>
          <w:tcPr>
            <w:tcW w:w="20" w:type="dxa"/>
            <w:noWrap/>
            <w:hideMark/>
          </w:tcPr>
          <w:p w14:paraId="1F4E8AC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0.04448762</w:t>
            </w:r>
          </w:p>
        </w:tc>
      </w:tr>
      <w:tr w:rsidR="008B378D" w:rsidRPr="00CE7A00" w14:paraId="7CB93104" w14:textId="77777777" w:rsidTr="008B378D">
        <w:trPr>
          <w:trHeight w:val="20"/>
        </w:trPr>
        <w:tc>
          <w:tcPr>
            <w:tcW w:w="20" w:type="dxa"/>
            <w:noWrap/>
            <w:hideMark/>
          </w:tcPr>
          <w:p w14:paraId="2B7D05A5"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Eumalvoideae</w:t>
            </w:r>
            <w:proofErr w:type="spellEnd"/>
          </w:p>
        </w:tc>
        <w:tc>
          <w:tcPr>
            <w:tcW w:w="20" w:type="dxa"/>
            <w:noWrap/>
            <w:hideMark/>
          </w:tcPr>
          <w:p w14:paraId="764E4C2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34CB68E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0.01466083</w:t>
            </w:r>
          </w:p>
        </w:tc>
        <w:tc>
          <w:tcPr>
            <w:tcW w:w="20" w:type="dxa"/>
            <w:noWrap/>
            <w:hideMark/>
          </w:tcPr>
          <w:p w14:paraId="7A833FF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0.07993348</w:t>
            </w:r>
          </w:p>
        </w:tc>
        <w:tc>
          <w:tcPr>
            <w:tcW w:w="20" w:type="dxa"/>
            <w:noWrap/>
            <w:hideMark/>
          </w:tcPr>
          <w:p w14:paraId="183940A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0.01366449</w:t>
            </w:r>
          </w:p>
        </w:tc>
        <w:tc>
          <w:tcPr>
            <w:tcW w:w="20" w:type="dxa"/>
            <w:noWrap/>
            <w:hideMark/>
          </w:tcPr>
          <w:p w14:paraId="6772AF78" w14:textId="77777777" w:rsidR="008B378D" w:rsidRPr="00CE7A00" w:rsidRDefault="008B378D">
            <w:pPr>
              <w:jc w:val="right"/>
              <w:rPr>
                <w:rFonts w:cs="Times New Roman"/>
                <w:color w:val="000000"/>
                <w:sz w:val="16"/>
                <w:szCs w:val="16"/>
              </w:rPr>
            </w:pPr>
            <w:r w:rsidRPr="00CE7A00">
              <w:rPr>
                <w:rFonts w:cs="Times New Roman"/>
                <w:color w:val="000000"/>
                <w:sz w:val="16"/>
                <w:szCs w:val="16"/>
              </w:rPr>
              <w:t>553.671627</w:t>
            </w:r>
          </w:p>
        </w:tc>
        <w:tc>
          <w:tcPr>
            <w:tcW w:w="20" w:type="dxa"/>
            <w:noWrap/>
            <w:hideMark/>
          </w:tcPr>
          <w:p w14:paraId="35C27625" w14:textId="77777777" w:rsidR="008B378D" w:rsidRPr="00CE7A00" w:rsidRDefault="008B378D">
            <w:pPr>
              <w:jc w:val="right"/>
              <w:rPr>
                <w:rFonts w:cs="Times New Roman"/>
                <w:color w:val="000000"/>
                <w:sz w:val="16"/>
                <w:szCs w:val="16"/>
              </w:rPr>
            </w:pPr>
            <w:r w:rsidRPr="00CE7A00">
              <w:rPr>
                <w:rFonts w:cs="Times New Roman"/>
                <w:color w:val="000000"/>
                <w:sz w:val="16"/>
                <w:szCs w:val="16"/>
              </w:rPr>
              <w:t>554.652931</w:t>
            </w:r>
          </w:p>
        </w:tc>
        <w:tc>
          <w:tcPr>
            <w:tcW w:w="20" w:type="dxa"/>
            <w:noWrap/>
            <w:hideMark/>
          </w:tcPr>
          <w:p w14:paraId="003B445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0.08879878</w:t>
            </w:r>
          </w:p>
        </w:tc>
      </w:tr>
      <w:tr w:rsidR="008B378D" w:rsidRPr="00CE7A00" w14:paraId="5C35375A" w14:textId="77777777" w:rsidTr="008B378D">
        <w:trPr>
          <w:trHeight w:val="20"/>
        </w:trPr>
        <w:tc>
          <w:tcPr>
            <w:tcW w:w="20" w:type="dxa"/>
            <w:noWrap/>
            <w:hideMark/>
          </w:tcPr>
          <w:p w14:paraId="679A52E0"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Gesneriaceae</w:t>
            </w:r>
            <w:proofErr w:type="spellEnd"/>
          </w:p>
        </w:tc>
        <w:tc>
          <w:tcPr>
            <w:tcW w:w="20" w:type="dxa"/>
            <w:noWrap/>
            <w:hideMark/>
          </w:tcPr>
          <w:p w14:paraId="266A3D4F"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4BEC2A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0.00239728</w:t>
            </w:r>
          </w:p>
        </w:tc>
        <w:tc>
          <w:tcPr>
            <w:tcW w:w="20" w:type="dxa"/>
            <w:noWrap/>
            <w:hideMark/>
          </w:tcPr>
          <w:p w14:paraId="353F9C4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0.00011715</w:t>
            </w:r>
          </w:p>
        </w:tc>
        <w:tc>
          <w:tcPr>
            <w:tcW w:w="20" w:type="dxa"/>
            <w:noWrap/>
            <w:hideMark/>
          </w:tcPr>
          <w:p w14:paraId="645A139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0.0027086</w:t>
            </w:r>
          </w:p>
        </w:tc>
        <w:tc>
          <w:tcPr>
            <w:tcW w:w="20" w:type="dxa"/>
            <w:noWrap/>
            <w:hideMark/>
          </w:tcPr>
          <w:p w14:paraId="6EADBD73"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479.622938</w:t>
            </w:r>
          </w:p>
        </w:tc>
        <w:tc>
          <w:tcPr>
            <w:tcW w:w="20" w:type="dxa"/>
            <w:noWrap/>
            <w:hideMark/>
          </w:tcPr>
          <w:p w14:paraId="1A49D6D2"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479.632455</w:t>
            </w:r>
          </w:p>
        </w:tc>
        <w:tc>
          <w:tcPr>
            <w:tcW w:w="20" w:type="dxa"/>
            <w:noWrap/>
            <w:hideMark/>
          </w:tcPr>
          <w:p w14:paraId="1DC2FB7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0.19628061</w:t>
            </w:r>
          </w:p>
        </w:tc>
      </w:tr>
      <w:tr w:rsidR="008B378D" w:rsidRPr="00CE7A00" w14:paraId="111E1FB5" w14:textId="77777777" w:rsidTr="008B378D">
        <w:trPr>
          <w:trHeight w:val="20"/>
        </w:trPr>
        <w:tc>
          <w:tcPr>
            <w:tcW w:w="20" w:type="dxa"/>
            <w:noWrap/>
            <w:hideMark/>
          </w:tcPr>
          <w:p w14:paraId="009969F7"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Grewioideae</w:t>
            </w:r>
            <w:proofErr w:type="spellEnd"/>
          </w:p>
        </w:tc>
        <w:tc>
          <w:tcPr>
            <w:tcW w:w="20" w:type="dxa"/>
            <w:noWrap/>
            <w:hideMark/>
          </w:tcPr>
          <w:p w14:paraId="1882DC49"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6F498EC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0.00198939</w:t>
            </w:r>
          </w:p>
        </w:tc>
        <w:tc>
          <w:tcPr>
            <w:tcW w:w="20" w:type="dxa"/>
            <w:noWrap/>
            <w:hideMark/>
          </w:tcPr>
          <w:p w14:paraId="73F808E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0.05615118</w:t>
            </w:r>
          </w:p>
        </w:tc>
        <w:tc>
          <w:tcPr>
            <w:tcW w:w="20" w:type="dxa"/>
            <w:noWrap/>
            <w:hideMark/>
          </w:tcPr>
          <w:p w14:paraId="0D797D0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0.00888641</w:t>
            </w:r>
          </w:p>
        </w:tc>
        <w:tc>
          <w:tcPr>
            <w:tcW w:w="20" w:type="dxa"/>
            <w:noWrap/>
            <w:hideMark/>
          </w:tcPr>
          <w:p w14:paraId="08BE2E91" w14:textId="77777777" w:rsidR="008B378D" w:rsidRPr="00CE7A00" w:rsidRDefault="008B378D">
            <w:pPr>
              <w:jc w:val="right"/>
              <w:rPr>
                <w:rFonts w:cs="Times New Roman"/>
                <w:color w:val="000000"/>
                <w:sz w:val="16"/>
                <w:szCs w:val="16"/>
              </w:rPr>
            </w:pPr>
            <w:r w:rsidRPr="00CE7A00">
              <w:rPr>
                <w:rFonts w:cs="Times New Roman"/>
                <w:color w:val="000000"/>
                <w:sz w:val="16"/>
                <w:szCs w:val="16"/>
              </w:rPr>
              <w:t>461.762101</w:t>
            </w:r>
          </w:p>
        </w:tc>
        <w:tc>
          <w:tcPr>
            <w:tcW w:w="20" w:type="dxa"/>
            <w:noWrap/>
            <w:hideMark/>
          </w:tcPr>
          <w:p w14:paraId="030D2CEC" w14:textId="77777777" w:rsidR="008B378D" w:rsidRPr="00CE7A00" w:rsidRDefault="008B378D">
            <w:pPr>
              <w:jc w:val="right"/>
              <w:rPr>
                <w:rFonts w:cs="Times New Roman"/>
                <w:color w:val="000000"/>
                <w:sz w:val="16"/>
                <w:szCs w:val="16"/>
              </w:rPr>
            </w:pPr>
            <w:r w:rsidRPr="00CE7A00">
              <w:rPr>
                <w:rFonts w:cs="Times New Roman"/>
                <w:color w:val="000000"/>
                <w:sz w:val="16"/>
                <w:szCs w:val="16"/>
              </w:rPr>
              <w:t>465.804725</w:t>
            </w:r>
          </w:p>
        </w:tc>
        <w:tc>
          <w:tcPr>
            <w:tcW w:w="20" w:type="dxa"/>
            <w:noWrap/>
            <w:hideMark/>
          </w:tcPr>
          <w:p w14:paraId="2B810EB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0.07974829</w:t>
            </w:r>
          </w:p>
        </w:tc>
      </w:tr>
      <w:tr w:rsidR="008B378D" w:rsidRPr="00CE7A00" w14:paraId="6D96800A" w14:textId="77777777" w:rsidTr="008B378D">
        <w:trPr>
          <w:trHeight w:val="20"/>
        </w:trPr>
        <w:tc>
          <w:tcPr>
            <w:tcW w:w="20" w:type="dxa"/>
            <w:noWrap/>
            <w:hideMark/>
          </w:tcPr>
          <w:p w14:paraId="4BB32717"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Heliophileae</w:t>
            </w:r>
            <w:proofErr w:type="spellEnd"/>
          </w:p>
        </w:tc>
        <w:tc>
          <w:tcPr>
            <w:tcW w:w="20" w:type="dxa"/>
            <w:noWrap/>
            <w:hideMark/>
          </w:tcPr>
          <w:p w14:paraId="32EF6A02"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5C2A1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0.02053737</w:t>
            </w:r>
          </w:p>
        </w:tc>
        <w:tc>
          <w:tcPr>
            <w:tcW w:w="20" w:type="dxa"/>
            <w:noWrap/>
            <w:hideMark/>
          </w:tcPr>
          <w:p w14:paraId="36BE4060" w14:textId="77777777" w:rsidR="008B378D" w:rsidRPr="00CE7A00" w:rsidRDefault="008B378D">
            <w:pPr>
              <w:jc w:val="right"/>
              <w:rPr>
                <w:rFonts w:cs="Times New Roman"/>
                <w:color w:val="000000"/>
                <w:sz w:val="16"/>
                <w:szCs w:val="16"/>
              </w:rPr>
            </w:pPr>
            <w:r w:rsidRPr="00CE7A00">
              <w:rPr>
                <w:rFonts w:cs="Times New Roman"/>
                <w:color w:val="000000"/>
                <w:sz w:val="16"/>
                <w:szCs w:val="16"/>
              </w:rPr>
              <w:t>0.22994972</w:t>
            </w:r>
          </w:p>
        </w:tc>
        <w:tc>
          <w:tcPr>
            <w:tcW w:w="20" w:type="dxa"/>
            <w:noWrap/>
            <w:hideMark/>
          </w:tcPr>
          <w:p w14:paraId="3BB87BE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0.00262652</w:t>
            </w:r>
          </w:p>
        </w:tc>
        <w:tc>
          <w:tcPr>
            <w:tcW w:w="20" w:type="dxa"/>
            <w:noWrap/>
            <w:hideMark/>
          </w:tcPr>
          <w:p w14:paraId="2F75AB94" w14:textId="77777777" w:rsidR="008B378D" w:rsidRPr="00CE7A00" w:rsidRDefault="008B378D">
            <w:pPr>
              <w:jc w:val="right"/>
              <w:rPr>
                <w:rFonts w:cs="Times New Roman"/>
                <w:color w:val="000000"/>
                <w:sz w:val="16"/>
                <w:szCs w:val="16"/>
              </w:rPr>
            </w:pPr>
            <w:r w:rsidRPr="00CE7A00">
              <w:rPr>
                <w:rFonts w:cs="Times New Roman"/>
                <w:color w:val="000000"/>
                <w:sz w:val="16"/>
                <w:szCs w:val="16"/>
              </w:rPr>
              <w:t>676.483309</w:t>
            </w:r>
          </w:p>
        </w:tc>
        <w:tc>
          <w:tcPr>
            <w:tcW w:w="20" w:type="dxa"/>
            <w:noWrap/>
            <w:hideMark/>
          </w:tcPr>
          <w:p w14:paraId="504406C2" w14:textId="77777777" w:rsidR="008B378D" w:rsidRPr="00CE7A00" w:rsidRDefault="008B378D">
            <w:pPr>
              <w:jc w:val="right"/>
              <w:rPr>
                <w:rFonts w:cs="Times New Roman"/>
                <w:color w:val="000000"/>
                <w:sz w:val="16"/>
                <w:szCs w:val="16"/>
              </w:rPr>
            </w:pPr>
            <w:r w:rsidRPr="00CE7A00">
              <w:rPr>
                <w:rFonts w:cs="Times New Roman"/>
                <w:color w:val="000000"/>
                <w:sz w:val="16"/>
                <w:szCs w:val="16"/>
              </w:rPr>
              <w:t>678.326028</w:t>
            </w:r>
          </w:p>
        </w:tc>
        <w:tc>
          <w:tcPr>
            <w:tcW w:w="20" w:type="dxa"/>
            <w:noWrap/>
            <w:hideMark/>
          </w:tcPr>
          <w:p w14:paraId="5CC430F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0.00675669</w:t>
            </w:r>
          </w:p>
        </w:tc>
      </w:tr>
      <w:tr w:rsidR="008B378D" w:rsidRPr="00CE7A00" w14:paraId="0D0E0FBB" w14:textId="77777777" w:rsidTr="008B378D">
        <w:trPr>
          <w:trHeight w:val="20"/>
        </w:trPr>
        <w:tc>
          <w:tcPr>
            <w:tcW w:w="20" w:type="dxa"/>
            <w:noWrap/>
            <w:hideMark/>
          </w:tcPr>
          <w:p w14:paraId="41BAEE74" w14:textId="77777777" w:rsidR="008B378D" w:rsidRPr="00CE7A00" w:rsidRDefault="008B378D">
            <w:pPr>
              <w:rPr>
                <w:rFonts w:cs="Times New Roman"/>
                <w:color w:val="000000"/>
                <w:sz w:val="16"/>
                <w:szCs w:val="16"/>
              </w:rPr>
            </w:pPr>
            <w:r w:rsidRPr="00CE7A00">
              <w:rPr>
                <w:rFonts w:cs="Times New Roman"/>
                <w:color w:val="000000"/>
                <w:sz w:val="16"/>
                <w:szCs w:val="16"/>
              </w:rPr>
              <w:t>Hypericum</w:t>
            </w:r>
          </w:p>
        </w:tc>
        <w:tc>
          <w:tcPr>
            <w:tcW w:w="20" w:type="dxa"/>
            <w:noWrap/>
            <w:hideMark/>
          </w:tcPr>
          <w:p w14:paraId="3B5AA47E"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F65532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0.0135637</w:t>
            </w:r>
          </w:p>
        </w:tc>
        <w:tc>
          <w:tcPr>
            <w:tcW w:w="20" w:type="dxa"/>
            <w:noWrap/>
            <w:hideMark/>
          </w:tcPr>
          <w:p w14:paraId="0D3325A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0.02634112</w:t>
            </w:r>
          </w:p>
        </w:tc>
        <w:tc>
          <w:tcPr>
            <w:tcW w:w="20" w:type="dxa"/>
            <w:noWrap/>
            <w:hideMark/>
          </w:tcPr>
          <w:p w14:paraId="7E37690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0.00773588</w:t>
            </w:r>
          </w:p>
        </w:tc>
        <w:tc>
          <w:tcPr>
            <w:tcW w:w="20" w:type="dxa"/>
            <w:noWrap/>
            <w:hideMark/>
          </w:tcPr>
          <w:p w14:paraId="2EC42B33" w14:textId="77777777" w:rsidR="008B378D" w:rsidRPr="00CE7A00" w:rsidRDefault="008B378D">
            <w:pPr>
              <w:jc w:val="right"/>
              <w:rPr>
                <w:rFonts w:cs="Times New Roman"/>
                <w:color w:val="000000"/>
                <w:sz w:val="16"/>
                <w:szCs w:val="16"/>
              </w:rPr>
            </w:pPr>
            <w:r w:rsidRPr="00CE7A00">
              <w:rPr>
                <w:rFonts w:cs="Times New Roman"/>
                <w:color w:val="000000"/>
                <w:sz w:val="16"/>
                <w:szCs w:val="16"/>
              </w:rPr>
              <w:t>859.501785</w:t>
            </w:r>
          </w:p>
        </w:tc>
        <w:tc>
          <w:tcPr>
            <w:tcW w:w="20" w:type="dxa"/>
            <w:noWrap/>
            <w:hideMark/>
          </w:tcPr>
          <w:p w14:paraId="36BA034B" w14:textId="77777777" w:rsidR="008B378D" w:rsidRPr="00CE7A00" w:rsidRDefault="008B378D">
            <w:pPr>
              <w:jc w:val="right"/>
              <w:rPr>
                <w:rFonts w:cs="Times New Roman"/>
                <w:color w:val="000000"/>
                <w:sz w:val="16"/>
                <w:szCs w:val="16"/>
              </w:rPr>
            </w:pPr>
            <w:r w:rsidRPr="00CE7A00">
              <w:rPr>
                <w:rFonts w:cs="Times New Roman"/>
                <w:color w:val="000000"/>
                <w:sz w:val="16"/>
                <w:szCs w:val="16"/>
              </w:rPr>
              <w:t>872.116987</w:t>
            </w:r>
          </w:p>
        </w:tc>
        <w:tc>
          <w:tcPr>
            <w:tcW w:w="20" w:type="dxa"/>
            <w:noWrap/>
            <w:hideMark/>
          </w:tcPr>
          <w:p w14:paraId="191D1DD4" w14:textId="77777777" w:rsidR="008B378D" w:rsidRPr="00CE7A00" w:rsidRDefault="008B378D">
            <w:pPr>
              <w:jc w:val="right"/>
              <w:rPr>
                <w:rFonts w:cs="Times New Roman"/>
                <w:color w:val="000000"/>
                <w:sz w:val="16"/>
                <w:szCs w:val="16"/>
              </w:rPr>
            </w:pPr>
            <w:r w:rsidRPr="00CE7A00">
              <w:rPr>
                <w:rFonts w:cs="Times New Roman"/>
                <w:color w:val="000000"/>
                <w:sz w:val="16"/>
                <w:szCs w:val="16"/>
              </w:rPr>
              <w:t>0.33904791</w:t>
            </w:r>
          </w:p>
        </w:tc>
      </w:tr>
      <w:tr w:rsidR="008B378D" w:rsidRPr="00CE7A00" w14:paraId="33F861AF" w14:textId="77777777" w:rsidTr="008B378D">
        <w:trPr>
          <w:trHeight w:val="20"/>
        </w:trPr>
        <w:tc>
          <w:tcPr>
            <w:tcW w:w="20" w:type="dxa"/>
            <w:noWrap/>
            <w:hideMark/>
          </w:tcPr>
          <w:p w14:paraId="6F7E37DF"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Lepidieae</w:t>
            </w:r>
            <w:proofErr w:type="spellEnd"/>
          </w:p>
        </w:tc>
        <w:tc>
          <w:tcPr>
            <w:tcW w:w="20" w:type="dxa"/>
            <w:noWrap/>
            <w:hideMark/>
          </w:tcPr>
          <w:p w14:paraId="58325607"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E1B39AA" w14:textId="77777777" w:rsidR="008B378D" w:rsidRPr="00CE7A00" w:rsidRDefault="008B378D">
            <w:pPr>
              <w:jc w:val="right"/>
              <w:rPr>
                <w:rFonts w:cs="Times New Roman"/>
                <w:color w:val="000000"/>
                <w:sz w:val="16"/>
                <w:szCs w:val="16"/>
              </w:rPr>
            </w:pPr>
            <w:r w:rsidRPr="00CE7A00">
              <w:rPr>
                <w:rFonts w:cs="Times New Roman"/>
                <w:color w:val="000000"/>
                <w:sz w:val="16"/>
                <w:szCs w:val="16"/>
              </w:rPr>
              <w:t>0.20604805</w:t>
            </w:r>
          </w:p>
        </w:tc>
        <w:tc>
          <w:tcPr>
            <w:tcW w:w="20" w:type="dxa"/>
            <w:noWrap/>
            <w:hideMark/>
          </w:tcPr>
          <w:p w14:paraId="157FF08C" w14:textId="77777777" w:rsidR="008B378D" w:rsidRPr="00CE7A00" w:rsidRDefault="008B378D">
            <w:pPr>
              <w:jc w:val="right"/>
              <w:rPr>
                <w:rFonts w:cs="Times New Roman"/>
                <w:color w:val="000000"/>
                <w:sz w:val="16"/>
                <w:szCs w:val="16"/>
              </w:rPr>
            </w:pPr>
            <w:r w:rsidRPr="00CE7A00">
              <w:rPr>
                <w:rFonts w:cs="Times New Roman"/>
                <w:color w:val="000000"/>
                <w:sz w:val="16"/>
                <w:szCs w:val="16"/>
              </w:rPr>
              <w:t>1.20419534</w:t>
            </w:r>
          </w:p>
        </w:tc>
        <w:tc>
          <w:tcPr>
            <w:tcW w:w="20" w:type="dxa"/>
            <w:noWrap/>
            <w:hideMark/>
          </w:tcPr>
          <w:p w14:paraId="683BF0C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0.17984272</w:t>
            </w:r>
          </w:p>
        </w:tc>
        <w:tc>
          <w:tcPr>
            <w:tcW w:w="20" w:type="dxa"/>
            <w:noWrap/>
            <w:hideMark/>
          </w:tcPr>
          <w:p w14:paraId="5E907B19" w14:textId="77777777" w:rsidR="008B378D" w:rsidRPr="00CE7A00" w:rsidRDefault="008B378D">
            <w:pPr>
              <w:jc w:val="right"/>
              <w:rPr>
                <w:rFonts w:cs="Times New Roman"/>
                <w:color w:val="000000"/>
                <w:sz w:val="16"/>
                <w:szCs w:val="16"/>
              </w:rPr>
            </w:pPr>
            <w:r w:rsidRPr="00CE7A00">
              <w:rPr>
                <w:rFonts w:cs="Times New Roman"/>
                <w:color w:val="000000"/>
                <w:sz w:val="16"/>
                <w:szCs w:val="16"/>
              </w:rPr>
              <w:t>809.447138</w:t>
            </w:r>
          </w:p>
        </w:tc>
        <w:tc>
          <w:tcPr>
            <w:tcW w:w="20" w:type="dxa"/>
            <w:noWrap/>
            <w:hideMark/>
          </w:tcPr>
          <w:p w14:paraId="67CF5D80" w14:textId="77777777" w:rsidR="008B378D" w:rsidRPr="00CE7A00" w:rsidRDefault="008B378D">
            <w:pPr>
              <w:jc w:val="right"/>
              <w:rPr>
                <w:rFonts w:cs="Times New Roman"/>
                <w:color w:val="000000"/>
                <w:sz w:val="16"/>
                <w:szCs w:val="16"/>
              </w:rPr>
            </w:pPr>
            <w:r w:rsidRPr="00CE7A00">
              <w:rPr>
                <w:rFonts w:cs="Times New Roman"/>
                <w:color w:val="000000"/>
                <w:sz w:val="16"/>
                <w:szCs w:val="16"/>
              </w:rPr>
              <w:t>820.311873</w:t>
            </w:r>
          </w:p>
        </w:tc>
        <w:tc>
          <w:tcPr>
            <w:tcW w:w="20" w:type="dxa"/>
            <w:noWrap/>
            <w:hideMark/>
          </w:tcPr>
          <w:p w14:paraId="1942D52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0.07520574</w:t>
            </w:r>
          </w:p>
        </w:tc>
      </w:tr>
      <w:tr w:rsidR="008B378D" w:rsidRPr="00CE7A00" w14:paraId="78444F33" w14:textId="77777777" w:rsidTr="008B378D">
        <w:trPr>
          <w:trHeight w:val="20"/>
        </w:trPr>
        <w:tc>
          <w:tcPr>
            <w:tcW w:w="20" w:type="dxa"/>
            <w:noWrap/>
            <w:hideMark/>
          </w:tcPr>
          <w:p w14:paraId="5AC83D9B" w14:textId="77777777" w:rsidR="008B378D" w:rsidRPr="00CE7A00" w:rsidRDefault="008B378D">
            <w:pPr>
              <w:rPr>
                <w:rFonts w:cs="Times New Roman"/>
                <w:color w:val="000000"/>
                <w:sz w:val="16"/>
                <w:szCs w:val="16"/>
              </w:rPr>
            </w:pPr>
            <w:r w:rsidRPr="00CE7A00">
              <w:rPr>
                <w:rFonts w:cs="Times New Roman"/>
                <w:color w:val="000000"/>
                <w:sz w:val="16"/>
                <w:szCs w:val="16"/>
              </w:rPr>
              <w:t>Lupinus</w:t>
            </w:r>
          </w:p>
        </w:tc>
        <w:tc>
          <w:tcPr>
            <w:tcW w:w="20" w:type="dxa"/>
            <w:noWrap/>
            <w:hideMark/>
          </w:tcPr>
          <w:p w14:paraId="4EF044A4"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72861F8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0.08571184</w:t>
            </w:r>
          </w:p>
        </w:tc>
        <w:tc>
          <w:tcPr>
            <w:tcW w:w="20" w:type="dxa"/>
            <w:noWrap/>
            <w:hideMark/>
          </w:tcPr>
          <w:p w14:paraId="1E74FAC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0.00150559</w:t>
            </w:r>
          </w:p>
        </w:tc>
        <w:tc>
          <w:tcPr>
            <w:tcW w:w="20" w:type="dxa"/>
            <w:noWrap/>
            <w:hideMark/>
          </w:tcPr>
          <w:p w14:paraId="08C571B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0.02851749</w:t>
            </w:r>
          </w:p>
        </w:tc>
        <w:tc>
          <w:tcPr>
            <w:tcW w:w="20" w:type="dxa"/>
            <w:noWrap/>
            <w:hideMark/>
          </w:tcPr>
          <w:p w14:paraId="19A7857F" w14:textId="77777777" w:rsidR="008B378D" w:rsidRPr="00CE7A00" w:rsidRDefault="008B378D">
            <w:pPr>
              <w:jc w:val="right"/>
              <w:rPr>
                <w:rFonts w:cs="Times New Roman"/>
                <w:color w:val="000000"/>
                <w:sz w:val="16"/>
                <w:szCs w:val="16"/>
              </w:rPr>
            </w:pPr>
            <w:r w:rsidRPr="00CE7A00">
              <w:rPr>
                <w:rFonts w:cs="Times New Roman"/>
                <w:color w:val="000000"/>
                <w:sz w:val="16"/>
                <w:szCs w:val="16"/>
              </w:rPr>
              <w:t>698.858054</w:t>
            </w:r>
          </w:p>
        </w:tc>
        <w:tc>
          <w:tcPr>
            <w:tcW w:w="20" w:type="dxa"/>
            <w:noWrap/>
            <w:hideMark/>
          </w:tcPr>
          <w:p w14:paraId="4AB905B8" w14:textId="77777777" w:rsidR="008B378D" w:rsidRPr="00CE7A00" w:rsidRDefault="008B378D">
            <w:pPr>
              <w:jc w:val="right"/>
              <w:rPr>
                <w:rFonts w:cs="Times New Roman"/>
                <w:color w:val="000000"/>
                <w:sz w:val="16"/>
                <w:szCs w:val="16"/>
              </w:rPr>
            </w:pPr>
            <w:r w:rsidRPr="00CE7A00">
              <w:rPr>
                <w:rFonts w:cs="Times New Roman"/>
                <w:color w:val="000000"/>
                <w:sz w:val="16"/>
                <w:szCs w:val="16"/>
              </w:rPr>
              <w:t>759.650441</w:t>
            </w:r>
          </w:p>
        </w:tc>
        <w:tc>
          <w:tcPr>
            <w:tcW w:w="20" w:type="dxa"/>
            <w:noWrap/>
            <w:hideMark/>
          </w:tcPr>
          <w:p w14:paraId="371D409B" w14:textId="77777777" w:rsidR="008B378D" w:rsidRPr="00CE7A00" w:rsidRDefault="008B378D">
            <w:pPr>
              <w:jc w:val="right"/>
              <w:rPr>
                <w:rFonts w:cs="Times New Roman"/>
                <w:color w:val="000000"/>
                <w:sz w:val="16"/>
                <w:szCs w:val="16"/>
              </w:rPr>
            </w:pPr>
            <w:r w:rsidRPr="00CE7A00">
              <w:rPr>
                <w:rFonts w:cs="Times New Roman"/>
                <w:color w:val="000000"/>
                <w:sz w:val="16"/>
                <w:szCs w:val="16"/>
              </w:rPr>
              <w:t>0.17487776</w:t>
            </w:r>
          </w:p>
        </w:tc>
      </w:tr>
      <w:tr w:rsidR="008B378D" w:rsidRPr="00CE7A00" w14:paraId="65FE0402" w14:textId="77777777" w:rsidTr="008B378D">
        <w:trPr>
          <w:trHeight w:val="20"/>
        </w:trPr>
        <w:tc>
          <w:tcPr>
            <w:tcW w:w="20" w:type="dxa"/>
            <w:noWrap/>
            <w:hideMark/>
          </w:tcPr>
          <w:p w14:paraId="6F9F5002"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Lysimachieae</w:t>
            </w:r>
            <w:proofErr w:type="spellEnd"/>
          </w:p>
        </w:tc>
        <w:tc>
          <w:tcPr>
            <w:tcW w:w="20" w:type="dxa"/>
            <w:noWrap/>
            <w:hideMark/>
          </w:tcPr>
          <w:p w14:paraId="4DCD5FE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AE5E30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0.02746466</w:t>
            </w:r>
          </w:p>
        </w:tc>
        <w:tc>
          <w:tcPr>
            <w:tcW w:w="20" w:type="dxa"/>
            <w:noWrap/>
            <w:hideMark/>
          </w:tcPr>
          <w:p w14:paraId="4043A53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0.00206873</w:t>
            </w:r>
          </w:p>
        </w:tc>
        <w:tc>
          <w:tcPr>
            <w:tcW w:w="20" w:type="dxa"/>
            <w:noWrap/>
            <w:hideMark/>
          </w:tcPr>
          <w:p w14:paraId="7E26EE3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0.00905691</w:t>
            </w:r>
          </w:p>
        </w:tc>
        <w:tc>
          <w:tcPr>
            <w:tcW w:w="20" w:type="dxa"/>
            <w:noWrap/>
            <w:hideMark/>
          </w:tcPr>
          <w:p w14:paraId="368EE5F7" w14:textId="77777777" w:rsidR="008B378D" w:rsidRPr="00CE7A00" w:rsidRDefault="008B378D">
            <w:pPr>
              <w:jc w:val="right"/>
              <w:rPr>
                <w:rFonts w:cs="Times New Roman"/>
                <w:color w:val="000000"/>
                <w:sz w:val="16"/>
                <w:szCs w:val="16"/>
              </w:rPr>
            </w:pPr>
            <w:r w:rsidRPr="00CE7A00">
              <w:rPr>
                <w:rFonts w:cs="Times New Roman"/>
                <w:color w:val="000000"/>
                <w:sz w:val="16"/>
                <w:szCs w:val="16"/>
              </w:rPr>
              <w:t>826.014558</w:t>
            </w:r>
          </w:p>
        </w:tc>
        <w:tc>
          <w:tcPr>
            <w:tcW w:w="20" w:type="dxa"/>
            <w:noWrap/>
            <w:hideMark/>
          </w:tcPr>
          <w:p w14:paraId="231910F8" w14:textId="77777777" w:rsidR="008B378D" w:rsidRPr="00CE7A00" w:rsidRDefault="008B378D">
            <w:pPr>
              <w:jc w:val="right"/>
              <w:rPr>
                <w:rFonts w:cs="Times New Roman"/>
                <w:color w:val="000000"/>
                <w:sz w:val="16"/>
                <w:szCs w:val="16"/>
              </w:rPr>
            </w:pPr>
            <w:r w:rsidRPr="00CE7A00">
              <w:rPr>
                <w:rFonts w:cs="Times New Roman"/>
                <w:color w:val="000000"/>
                <w:sz w:val="16"/>
                <w:szCs w:val="16"/>
              </w:rPr>
              <w:t>825.973939</w:t>
            </w:r>
          </w:p>
        </w:tc>
        <w:tc>
          <w:tcPr>
            <w:tcW w:w="20" w:type="dxa"/>
            <w:noWrap/>
            <w:hideMark/>
          </w:tcPr>
          <w:p w14:paraId="13ACC493" w14:textId="77777777" w:rsidR="008B378D" w:rsidRPr="00CE7A00" w:rsidRDefault="008B378D">
            <w:pPr>
              <w:jc w:val="right"/>
              <w:rPr>
                <w:rFonts w:cs="Times New Roman"/>
                <w:color w:val="000000"/>
                <w:sz w:val="16"/>
                <w:szCs w:val="16"/>
              </w:rPr>
            </w:pPr>
            <w:r w:rsidRPr="00CE7A00">
              <w:rPr>
                <w:rFonts w:cs="Times New Roman"/>
                <w:color w:val="000000"/>
                <w:sz w:val="16"/>
                <w:szCs w:val="16"/>
              </w:rPr>
              <w:t>0.24500091</w:t>
            </w:r>
          </w:p>
        </w:tc>
      </w:tr>
      <w:tr w:rsidR="008B378D" w:rsidRPr="00CE7A00" w14:paraId="5748546B" w14:textId="77777777" w:rsidTr="008B378D">
        <w:trPr>
          <w:trHeight w:val="20"/>
        </w:trPr>
        <w:tc>
          <w:tcPr>
            <w:tcW w:w="20" w:type="dxa"/>
            <w:noWrap/>
            <w:hideMark/>
          </w:tcPr>
          <w:p w14:paraId="5CEC9AF0"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Onagraceae</w:t>
            </w:r>
            <w:proofErr w:type="spellEnd"/>
          </w:p>
        </w:tc>
        <w:tc>
          <w:tcPr>
            <w:tcW w:w="20" w:type="dxa"/>
            <w:noWrap/>
            <w:hideMark/>
          </w:tcPr>
          <w:p w14:paraId="7C00DDB3"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846072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0.010763</w:t>
            </w:r>
          </w:p>
        </w:tc>
        <w:tc>
          <w:tcPr>
            <w:tcW w:w="20" w:type="dxa"/>
            <w:noWrap/>
            <w:hideMark/>
          </w:tcPr>
          <w:p w14:paraId="418E19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0.05566329</w:t>
            </w:r>
          </w:p>
        </w:tc>
        <w:tc>
          <w:tcPr>
            <w:tcW w:w="20" w:type="dxa"/>
            <w:noWrap/>
            <w:hideMark/>
          </w:tcPr>
          <w:p w14:paraId="0378CAA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0.01796286</w:t>
            </w:r>
          </w:p>
        </w:tc>
        <w:tc>
          <w:tcPr>
            <w:tcW w:w="20" w:type="dxa"/>
            <w:noWrap/>
            <w:hideMark/>
          </w:tcPr>
          <w:p w14:paraId="4C03AB8E" w14:textId="77777777" w:rsidR="008B378D" w:rsidRPr="00CE7A00" w:rsidRDefault="008B378D">
            <w:pPr>
              <w:jc w:val="right"/>
              <w:rPr>
                <w:rFonts w:cs="Times New Roman"/>
                <w:color w:val="000000"/>
                <w:sz w:val="16"/>
                <w:szCs w:val="16"/>
              </w:rPr>
            </w:pPr>
            <w:r w:rsidRPr="00CE7A00">
              <w:rPr>
                <w:rFonts w:cs="Times New Roman"/>
                <w:color w:val="000000"/>
                <w:sz w:val="16"/>
                <w:szCs w:val="16"/>
              </w:rPr>
              <w:t>673.965449</w:t>
            </w:r>
          </w:p>
        </w:tc>
        <w:tc>
          <w:tcPr>
            <w:tcW w:w="20" w:type="dxa"/>
            <w:noWrap/>
            <w:hideMark/>
          </w:tcPr>
          <w:p w14:paraId="43D95195" w14:textId="77777777" w:rsidR="008B378D" w:rsidRPr="00CE7A00" w:rsidRDefault="008B378D">
            <w:pPr>
              <w:jc w:val="right"/>
              <w:rPr>
                <w:rFonts w:cs="Times New Roman"/>
                <w:color w:val="000000"/>
                <w:sz w:val="16"/>
                <w:szCs w:val="16"/>
              </w:rPr>
            </w:pPr>
            <w:r w:rsidRPr="00CE7A00">
              <w:rPr>
                <w:rFonts w:cs="Times New Roman"/>
                <w:color w:val="000000"/>
                <w:sz w:val="16"/>
                <w:szCs w:val="16"/>
              </w:rPr>
              <w:t>682.706142</w:t>
            </w:r>
          </w:p>
        </w:tc>
        <w:tc>
          <w:tcPr>
            <w:tcW w:w="20" w:type="dxa"/>
            <w:noWrap/>
            <w:hideMark/>
          </w:tcPr>
          <w:p w14:paraId="031BA9A8" w14:textId="77777777" w:rsidR="008B378D" w:rsidRPr="00CE7A00" w:rsidRDefault="008B378D">
            <w:pPr>
              <w:jc w:val="right"/>
              <w:rPr>
                <w:rFonts w:cs="Times New Roman"/>
                <w:color w:val="000000"/>
                <w:sz w:val="16"/>
                <w:szCs w:val="16"/>
              </w:rPr>
            </w:pPr>
            <w:r w:rsidRPr="00CE7A00">
              <w:rPr>
                <w:rFonts w:cs="Times New Roman"/>
                <w:color w:val="000000"/>
                <w:sz w:val="16"/>
                <w:szCs w:val="16"/>
              </w:rPr>
              <w:t>0.23232201</w:t>
            </w:r>
          </w:p>
        </w:tc>
      </w:tr>
      <w:tr w:rsidR="008B378D" w:rsidRPr="00CE7A00" w14:paraId="3358EECD" w14:textId="77777777" w:rsidTr="008B378D">
        <w:trPr>
          <w:trHeight w:val="20"/>
        </w:trPr>
        <w:tc>
          <w:tcPr>
            <w:tcW w:w="20" w:type="dxa"/>
            <w:noWrap/>
            <w:hideMark/>
          </w:tcPr>
          <w:p w14:paraId="0CDB642B" w14:textId="77777777" w:rsidR="008B378D" w:rsidRPr="00CE7A00" w:rsidRDefault="008B378D">
            <w:pPr>
              <w:rPr>
                <w:rFonts w:cs="Times New Roman"/>
                <w:color w:val="000000"/>
                <w:sz w:val="16"/>
                <w:szCs w:val="16"/>
              </w:rPr>
            </w:pPr>
            <w:r w:rsidRPr="00CE7A00">
              <w:rPr>
                <w:rFonts w:cs="Times New Roman"/>
                <w:color w:val="000000"/>
                <w:sz w:val="16"/>
                <w:szCs w:val="16"/>
              </w:rPr>
              <w:t>Orobanchaceae</w:t>
            </w:r>
          </w:p>
        </w:tc>
        <w:tc>
          <w:tcPr>
            <w:tcW w:w="20" w:type="dxa"/>
            <w:noWrap/>
            <w:hideMark/>
          </w:tcPr>
          <w:p w14:paraId="579E813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76CEF7C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0.04493717</w:t>
            </w:r>
          </w:p>
        </w:tc>
        <w:tc>
          <w:tcPr>
            <w:tcW w:w="20" w:type="dxa"/>
            <w:noWrap/>
            <w:hideMark/>
          </w:tcPr>
          <w:p w14:paraId="7D04C2B1"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0.10805047</w:t>
            </w:r>
          </w:p>
        </w:tc>
        <w:tc>
          <w:tcPr>
            <w:tcW w:w="20" w:type="dxa"/>
            <w:noWrap/>
            <w:hideMark/>
          </w:tcPr>
          <w:p w14:paraId="3AADF71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0.02204674</w:t>
            </w:r>
          </w:p>
        </w:tc>
        <w:tc>
          <w:tcPr>
            <w:tcW w:w="20" w:type="dxa"/>
            <w:noWrap/>
            <w:hideMark/>
          </w:tcPr>
          <w:p w14:paraId="3EEBF6E8" w14:textId="77777777" w:rsidR="008B378D" w:rsidRPr="00CE7A00" w:rsidRDefault="008B378D">
            <w:pPr>
              <w:jc w:val="right"/>
              <w:rPr>
                <w:rFonts w:cs="Times New Roman"/>
                <w:color w:val="000000"/>
                <w:sz w:val="16"/>
                <w:szCs w:val="16"/>
              </w:rPr>
            </w:pPr>
            <w:r w:rsidRPr="00CE7A00">
              <w:rPr>
                <w:rFonts w:cs="Times New Roman"/>
                <w:color w:val="000000"/>
                <w:sz w:val="16"/>
                <w:szCs w:val="16"/>
              </w:rPr>
              <w:t>878.88469</w:t>
            </w:r>
          </w:p>
        </w:tc>
        <w:tc>
          <w:tcPr>
            <w:tcW w:w="20" w:type="dxa"/>
            <w:noWrap/>
            <w:hideMark/>
          </w:tcPr>
          <w:p w14:paraId="7D6BF0CD" w14:textId="77777777" w:rsidR="008B378D" w:rsidRPr="00CE7A00" w:rsidRDefault="008B378D">
            <w:pPr>
              <w:jc w:val="right"/>
              <w:rPr>
                <w:rFonts w:cs="Times New Roman"/>
                <w:color w:val="000000"/>
                <w:sz w:val="16"/>
                <w:szCs w:val="16"/>
              </w:rPr>
            </w:pPr>
            <w:r w:rsidRPr="00CE7A00">
              <w:rPr>
                <w:rFonts w:cs="Times New Roman"/>
                <w:color w:val="000000"/>
                <w:sz w:val="16"/>
                <w:szCs w:val="16"/>
              </w:rPr>
              <w:t>876.584242</w:t>
            </w:r>
          </w:p>
        </w:tc>
        <w:tc>
          <w:tcPr>
            <w:tcW w:w="20" w:type="dxa"/>
            <w:noWrap/>
            <w:hideMark/>
          </w:tcPr>
          <w:p w14:paraId="3101F677"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0.10108514</w:t>
            </w:r>
          </w:p>
        </w:tc>
      </w:tr>
      <w:tr w:rsidR="008B378D" w:rsidRPr="00CE7A00" w14:paraId="1A85235A" w14:textId="77777777" w:rsidTr="008B378D">
        <w:trPr>
          <w:trHeight w:val="20"/>
        </w:trPr>
        <w:tc>
          <w:tcPr>
            <w:tcW w:w="20" w:type="dxa"/>
            <w:noWrap/>
            <w:hideMark/>
          </w:tcPr>
          <w:p w14:paraId="75CDF175"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Panicoideae</w:t>
            </w:r>
            <w:proofErr w:type="spellEnd"/>
          </w:p>
        </w:tc>
        <w:tc>
          <w:tcPr>
            <w:tcW w:w="20" w:type="dxa"/>
            <w:noWrap/>
            <w:hideMark/>
          </w:tcPr>
          <w:p w14:paraId="78B4FE2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287FB1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0.04248433</w:t>
            </w:r>
          </w:p>
        </w:tc>
        <w:tc>
          <w:tcPr>
            <w:tcW w:w="20" w:type="dxa"/>
            <w:noWrap/>
            <w:hideMark/>
          </w:tcPr>
          <w:p w14:paraId="45B93744" w14:textId="77777777" w:rsidR="008B378D" w:rsidRPr="00CE7A00" w:rsidRDefault="008B378D">
            <w:pPr>
              <w:jc w:val="right"/>
              <w:rPr>
                <w:rFonts w:cs="Times New Roman"/>
                <w:color w:val="000000"/>
                <w:sz w:val="16"/>
                <w:szCs w:val="16"/>
              </w:rPr>
            </w:pPr>
            <w:r w:rsidRPr="00CE7A00">
              <w:rPr>
                <w:rFonts w:cs="Times New Roman"/>
                <w:color w:val="000000"/>
                <w:sz w:val="16"/>
                <w:szCs w:val="16"/>
              </w:rPr>
              <w:t>5.82108862</w:t>
            </w:r>
          </w:p>
        </w:tc>
        <w:tc>
          <w:tcPr>
            <w:tcW w:w="20" w:type="dxa"/>
            <w:noWrap/>
            <w:hideMark/>
          </w:tcPr>
          <w:p w14:paraId="6D89FA3A" w14:textId="77777777" w:rsidR="008B378D" w:rsidRPr="00CE7A00" w:rsidRDefault="008B378D">
            <w:pPr>
              <w:jc w:val="right"/>
              <w:rPr>
                <w:rFonts w:cs="Times New Roman"/>
                <w:color w:val="000000"/>
                <w:sz w:val="16"/>
                <w:szCs w:val="16"/>
              </w:rPr>
            </w:pPr>
            <w:r w:rsidRPr="00CE7A00">
              <w:rPr>
                <w:rFonts w:cs="Times New Roman"/>
                <w:color w:val="000000"/>
                <w:sz w:val="16"/>
                <w:szCs w:val="16"/>
              </w:rPr>
              <w:t>0.98241422</w:t>
            </w:r>
          </w:p>
        </w:tc>
        <w:tc>
          <w:tcPr>
            <w:tcW w:w="20" w:type="dxa"/>
            <w:noWrap/>
            <w:hideMark/>
          </w:tcPr>
          <w:p w14:paraId="61516AB2" w14:textId="77777777" w:rsidR="008B378D" w:rsidRPr="00CE7A00" w:rsidRDefault="008B378D">
            <w:pPr>
              <w:jc w:val="right"/>
              <w:rPr>
                <w:rFonts w:cs="Times New Roman"/>
                <w:color w:val="000000"/>
                <w:sz w:val="16"/>
                <w:szCs w:val="16"/>
              </w:rPr>
            </w:pPr>
            <w:r w:rsidRPr="00CE7A00">
              <w:rPr>
                <w:rFonts w:cs="Times New Roman"/>
                <w:color w:val="000000"/>
                <w:sz w:val="16"/>
                <w:szCs w:val="16"/>
              </w:rPr>
              <w:t>548.358333</w:t>
            </w:r>
          </w:p>
        </w:tc>
        <w:tc>
          <w:tcPr>
            <w:tcW w:w="20" w:type="dxa"/>
            <w:noWrap/>
            <w:hideMark/>
          </w:tcPr>
          <w:p w14:paraId="0B771099" w14:textId="77777777" w:rsidR="008B378D" w:rsidRPr="00CE7A00" w:rsidRDefault="008B378D">
            <w:pPr>
              <w:jc w:val="right"/>
              <w:rPr>
                <w:rFonts w:cs="Times New Roman"/>
                <w:color w:val="000000"/>
                <w:sz w:val="16"/>
                <w:szCs w:val="16"/>
              </w:rPr>
            </w:pPr>
            <w:r w:rsidRPr="00CE7A00">
              <w:rPr>
                <w:rFonts w:cs="Times New Roman"/>
                <w:color w:val="000000"/>
                <w:sz w:val="16"/>
                <w:szCs w:val="16"/>
              </w:rPr>
              <w:t>548.364392</w:t>
            </w:r>
          </w:p>
        </w:tc>
        <w:tc>
          <w:tcPr>
            <w:tcW w:w="20" w:type="dxa"/>
            <w:noWrap/>
            <w:hideMark/>
          </w:tcPr>
          <w:p w14:paraId="71C4809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0.08443103</w:t>
            </w:r>
          </w:p>
        </w:tc>
      </w:tr>
      <w:tr w:rsidR="008B378D" w:rsidRPr="00CE7A00" w14:paraId="08517784" w14:textId="77777777" w:rsidTr="008B378D">
        <w:trPr>
          <w:trHeight w:val="20"/>
        </w:trPr>
        <w:tc>
          <w:tcPr>
            <w:tcW w:w="20" w:type="dxa"/>
            <w:noWrap/>
            <w:hideMark/>
          </w:tcPr>
          <w:p w14:paraId="00AA0419"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Polemoniaceae</w:t>
            </w:r>
            <w:proofErr w:type="spellEnd"/>
          </w:p>
        </w:tc>
        <w:tc>
          <w:tcPr>
            <w:tcW w:w="20" w:type="dxa"/>
            <w:noWrap/>
            <w:hideMark/>
          </w:tcPr>
          <w:p w14:paraId="156BE2B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66E6343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0.01019994</w:t>
            </w:r>
          </w:p>
        </w:tc>
        <w:tc>
          <w:tcPr>
            <w:tcW w:w="20" w:type="dxa"/>
            <w:noWrap/>
            <w:hideMark/>
          </w:tcPr>
          <w:p w14:paraId="286E193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0.03094406</w:t>
            </w:r>
          </w:p>
        </w:tc>
        <w:tc>
          <w:tcPr>
            <w:tcW w:w="20" w:type="dxa"/>
            <w:noWrap/>
            <w:hideMark/>
          </w:tcPr>
          <w:p w14:paraId="22CAB62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0.00516661</w:t>
            </w:r>
          </w:p>
        </w:tc>
        <w:tc>
          <w:tcPr>
            <w:tcW w:w="20" w:type="dxa"/>
            <w:noWrap/>
            <w:hideMark/>
          </w:tcPr>
          <w:p w14:paraId="55BB38E8" w14:textId="77777777" w:rsidR="008B378D" w:rsidRPr="00CE7A00" w:rsidRDefault="008B378D">
            <w:pPr>
              <w:jc w:val="right"/>
              <w:rPr>
                <w:rFonts w:cs="Times New Roman"/>
                <w:color w:val="000000"/>
                <w:sz w:val="16"/>
                <w:szCs w:val="16"/>
              </w:rPr>
            </w:pPr>
            <w:r w:rsidRPr="00CE7A00">
              <w:rPr>
                <w:rFonts w:cs="Times New Roman"/>
                <w:color w:val="000000"/>
                <w:sz w:val="16"/>
                <w:szCs w:val="16"/>
              </w:rPr>
              <w:t>418.137332</w:t>
            </w:r>
          </w:p>
        </w:tc>
        <w:tc>
          <w:tcPr>
            <w:tcW w:w="20" w:type="dxa"/>
            <w:noWrap/>
            <w:hideMark/>
          </w:tcPr>
          <w:p w14:paraId="0A82F959" w14:textId="77777777" w:rsidR="008B378D" w:rsidRPr="00CE7A00" w:rsidRDefault="008B378D">
            <w:pPr>
              <w:jc w:val="right"/>
              <w:rPr>
                <w:rFonts w:cs="Times New Roman"/>
                <w:color w:val="000000"/>
                <w:sz w:val="16"/>
                <w:szCs w:val="16"/>
              </w:rPr>
            </w:pPr>
            <w:r w:rsidRPr="00CE7A00">
              <w:rPr>
                <w:rFonts w:cs="Times New Roman"/>
                <w:color w:val="000000"/>
                <w:sz w:val="16"/>
                <w:szCs w:val="16"/>
              </w:rPr>
              <w:t>689.649525</w:t>
            </w:r>
          </w:p>
        </w:tc>
        <w:tc>
          <w:tcPr>
            <w:tcW w:w="20" w:type="dxa"/>
            <w:noWrap/>
            <w:hideMark/>
          </w:tcPr>
          <w:p w14:paraId="5DA46F5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0.07613777</w:t>
            </w:r>
          </w:p>
        </w:tc>
      </w:tr>
      <w:tr w:rsidR="008B378D" w:rsidRPr="00CE7A00" w14:paraId="22130B59" w14:textId="77777777" w:rsidTr="008B378D">
        <w:trPr>
          <w:trHeight w:val="20"/>
        </w:trPr>
        <w:tc>
          <w:tcPr>
            <w:tcW w:w="20" w:type="dxa"/>
            <w:noWrap/>
            <w:hideMark/>
          </w:tcPr>
          <w:p w14:paraId="3862BAED"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Pooideae</w:t>
            </w:r>
            <w:proofErr w:type="spellEnd"/>
          </w:p>
        </w:tc>
        <w:tc>
          <w:tcPr>
            <w:tcW w:w="20" w:type="dxa"/>
            <w:noWrap/>
            <w:hideMark/>
          </w:tcPr>
          <w:p w14:paraId="3EA9E3E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697D0A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0.0313471</w:t>
            </w:r>
          </w:p>
        </w:tc>
        <w:tc>
          <w:tcPr>
            <w:tcW w:w="20" w:type="dxa"/>
            <w:noWrap/>
            <w:hideMark/>
          </w:tcPr>
          <w:p w14:paraId="592D87EA" w14:textId="77777777" w:rsidR="008B378D" w:rsidRPr="00CE7A00" w:rsidRDefault="008B378D">
            <w:pPr>
              <w:jc w:val="right"/>
              <w:rPr>
                <w:rFonts w:cs="Times New Roman"/>
                <w:color w:val="000000"/>
                <w:sz w:val="16"/>
                <w:szCs w:val="16"/>
              </w:rPr>
            </w:pPr>
            <w:r w:rsidRPr="00CE7A00">
              <w:rPr>
                <w:rFonts w:cs="Times New Roman"/>
                <w:color w:val="000000"/>
                <w:sz w:val="16"/>
                <w:szCs w:val="16"/>
              </w:rPr>
              <w:t>0.59969435</w:t>
            </w:r>
          </w:p>
        </w:tc>
        <w:tc>
          <w:tcPr>
            <w:tcW w:w="20" w:type="dxa"/>
            <w:noWrap/>
            <w:hideMark/>
          </w:tcPr>
          <w:p w14:paraId="42C3FAA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0.15827396</w:t>
            </w:r>
          </w:p>
        </w:tc>
        <w:tc>
          <w:tcPr>
            <w:tcW w:w="20" w:type="dxa"/>
            <w:noWrap/>
            <w:hideMark/>
          </w:tcPr>
          <w:p w14:paraId="73734F39" w14:textId="77777777" w:rsidR="008B378D" w:rsidRPr="00CE7A00" w:rsidRDefault="008B378D">
            <w:pPr>
              <w:jc w:val="right"/>
              <w:rPr>
                <w:rFonts w:cs="Times New Roman"/>
                <w:color w:val="000000"/>
                <w:sz w:val="16"/>
                <w:szCs w:val="16"/>
              </w:rPr>
            </w:pPr>
            <w:r w:rsidRPr="00CE7A00">
              <w:rPr>
                <w:rFonts w:cs="Times New Roman"/>
                <w:color w:val="000000"/>
                <w:sz w:val="16"/>
                <w:szCs w:val="16"/>
              </w:rPr>
              <w:t>873.220878</w:t>
            </w:r>
          </w:p>
        </w:tc>
        <w:tc>
          <w:tcPr>
            <w:tcW w:w="20" w:type="dxa"/>
            <w:noWrap/>
            <w:hideMark/>
          </w:tcPr>
          <w:p w14:paraId="29B34242" w14:textId="77777777" w:rsidR="008B378D" w:rsidRPr="00CE7A00" w:rsidRDefault="008B378D">
            <w:pPr>
              <w:jc w:val="right"/>
              <w:rPr>
                <w:rFonts w:cs="Times New Roman"/>
                <w:color w:val="000000"/>
                <w:sz w:val="16"/>
                <w:szCs w:val="16"/>
              </w:rPr>
            </w:pPr>
            <w:r w:rsidRPr="00CE7A00">
              <w:rPr>
                <w:rFonts w:cs="Times New Roman"/>
                <w:color w:val="000000"/>
                <w:sz w:val="16"/>
                <w:szCs w:val="16"/>
              </w:rPr>
              <w:t>873.636097</w:t>
            </w:r>
          </w:p>
        </w:tc>
        <w:tc>
          <w:tcPr>
            <w:tcW w:w="20" w:type="dxa"/>
            <w:noWrap/>
            <w:hideMark/>
          </w:tcPr>
          <w:p w14:paraId="5D019DE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0.13148293</w:t>
            </w:r>
          </w:p>
        </w:tc>
      </w:tr>
      <w:tr w:rsidR="008B378D" w:rsidRPr="00CE7A00" w14:paraId="3387A64E" w14:textId="77777777" w:rsidTr="008B378D">
        <w:trPr>
          <w:trHeight w:val="20"/>
        </w:trPr>
        <w:tc>
          <w:tcPr>
            <w:tcW w:w="20" w:type="dxa"/>
            <w:noWrap/>
            <w:hideMark/>
          </w:tcPr>
          <w:p w14:paraId="4FA70ECD" w14:textId="77777777" w:rsidR="008B378D" w:rsidRPr="00CE7A00" w:rsidRDefault="008B378D">
            <w:pPr>
              <w:rPr>
                <w:rFonts w:cs="Times New Roman"/>
                <w:color w:val="000000"/>
                <w:sz w:val="16"/>
                <w:szCs w:val="16"/>
              </w:rPr>
            </w:pPr>
            <w:r w:rsidRPr="00CE7A00">
              <w:rPr>
                <w:rFonts w:cs="Times New Roman"/>
                <w:color w:val="000000"/>
                <w:sz w:val="16"/>
                <w:szCs w:val="16"/>
              </w:rPr>
              <w:t>Primulaceae</w:t>
            </w:r>
          </w:p>
        </w:tc>
        <w:tc>
          <w:tcPr>
            <w:tcW w:w="20" w:type="dxa"/>
            <w:noWrap/>
            <w:hideMark/>
          </w:tcPr>
          <w:p w14:paraId="56EFB486"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4ED61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0.01169352</w:t>
            </w:r>
          </w:p>
        </w:tc>
        <w:tc>
          <w:tcPr>
            <w:tcW w:w="20" w:type="dxa"/>
            <w:noWrap/>
            <w:hideMark/>
          </w:tcPr>
          <w:p w14:paraId="61C82FDD" w14:textId="77777777" w:rsidR="008B378D" w:rsidRPr="00CE7A00" w:rsidRDefault="008B378D">
            <w:pPr>
              <w:jc w:val="right"/>
              <w:rPr>
                <w:rFonts w:cs="Times New Roman"/>
                <w:color w:val="000000"/>
                <w:sz w:val="16"/>
                <w:szCs w:val="16"/>
              </w:rPr>
            </w:pPr>
            <w:r w:rsidRPr="00CE7A00">
              <w:rPr>
                <w:rFonts w:cs="Times New Roman"/>
                <w:color w:val="000000"/>
                <w:sz w:val="16"/>
                <w:szCs w:val="16"/>
              </w:rPr>
              <w:t>2.55118575</w:t>
            </w:r>
          </w:p>
        </w:tc>
        <w:tc>
          <w:tcPr>
            <w:tcW w:w="20" w:type="dxa"/>
            <w:noWrap/>
            <w:hideMark/>
          </w:tcPr>
          <w:p w14:paraId="57E11636"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0.19162347</w:t>
            </w:r>
          </w:p>
        </w:tc>
        <w:tc>
          <w:tcPr>
            <w:tcW w:w="20" w:type="dxa"/>
            <w:noWrap/>
            <w:hideMark/>
          </w:tcPr>
          <w:p w14:paraId="711E0927" w14:textId="77777777" w:rsidR="008B378D" w:rsidRPr="00CE7A00" w:rsidRDefault="008B378D">
            <w:pPr>
              <w:jc w:val="right"/>
              <w:rPr>
                <w:rFonts w:cs="Times New Roman"/>
                <w:color w:val="000000"/>
                <w:sz w:val="16"/>
                <w:szCs w:val="16"/>
              </w:rPr>
            </w:pPr>
            <w:r w:rsidRPr="00CE7A00">
              <w:rPr>
                <w:rFonts w:cs="Times New Roman"/>
                <w:color w:val="000000"/>
                <w:sz w:val="16"/>
                <w:szCs w:val="16"/>
              </w:rPr>
              <w:t>940.087717</w:t>
            </w:r>
          </w:p>
        </w:tc>
        <w:tc>
          <w:tcPr>
            <w:tcW w:w="20" w:type="dxa"/>
            <w:noWrap/>
            <w:hideMark/>
          </w:tcPr>
          <w:p w14:paraId="285220D2" w14:textId="77777777" w:rsidR="008B378D" w:rsidRPr="00CE7A00" w:rsidRDefault="008B378D">
            <w:pPr>
              <w:jc w:val="right"/>
              <w:rPr>
                <w:rFonts w:cs="Times New Roman"/>
                <w:color w:val="000000"/>
                <w:sz w:val="16"/>
                <w:szCs w:val="16"/>
              </w:rPr>
            </w:pPr>
            <w:r w:rsidRPr="00CE7A00">
              <w:rPr>
                <w:rFonts w:cs="Times New Roman"/>
                <w:color w:val="000000"/>
                <w:sz w:val="16"/>
                <w:szCs w:val="16"/>
              </w:rPr>
              <w:t>940.121823</w:t>
            </w:r>
          </w:p>
        </w:tc>
        <w:tc>
          <w:tcPr>
            <w:tcW w:w="20" w:type="dxa"/>
            <w:noWrap/>
            <w:hideMark/>
          </w:tcPr>
          <w:p w14:paraId="71C1D14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0.03752795</w:t>
            </w:r>
          </w:p>
        </w:tc>
      </w:tr>
      <w:tr w:rsidR="008B378D" w:rsidRPr="00CE7A00" w14:paraId="5CEF04DC" w14:textId="77777777" w:rsidTr="008B378D">
        <w:trPr>
          <w:trHeight w:val="20"/>
        </w:trPr>
        <w:tc>
          <w:tcPr>
            <w:tcW w:w="20" w:type="dxa"/>
            <w:noWrap/>
            <w:hideMark/>
          </w:tcPr>
          <w:p w14:paraId="7603D9AC"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Rubieae</w:t>
            </w:r>
            <w:proofErr w:type="spellEnd"/>
          </w:p>
        </w:tc>
        <w:tc>
          <w:tcPr>
            <w:tcW w:w="20" w:type="dxa"/>
            <w:noWrap/>
            <w:hideMark/>
          </w:tcPr>
          <w:p w14:paraId="0CC2857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D85C72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0.01132199</w:t>
            </w:r>
          </w:p>
        </w:tc>
        <w:tc>
          <w:tcPr>
            <w:tcW w:w="20" w:type="dxa"/>
            <w:noWrap/>
            <w:hideMark/>
          </w:tcPr>
          <w:p w14:paraId="3036A047" w14:textId="77777777" w:rsidR="008B378D" w:rsidRPr="00CE7A00" w:rsidRDefault="008B378D">
            <w:pPr>
              <w:jc w:val="right"/>
              <w:rPr>
                <w:rFonts w:cs="Times New Roman"/>
                <w:color w:val="000000"/>
                <w:sz w:val="16"/>
                <w:szCs w:val="16"/>
              </w:rPr>
            </w:pPr>
            <w:r w:rsidRPr="00CE7A00">
              <w:rPr>
                <w:rFonts w:cs="Times New Roman"/>
                <w:color w:val="000000"/>
                <w:sz w:val="16"/>
                <w:szCs w:val="16"/>
              </w:rPr>
              <w:t>0.95176001</w:t>
            </w:r>
          </w:p>
        </w:tc>
        <w:tc>
          <w:tcPr>
            <w:tcW w:w="20" w:type="dxa"/>
            <w:noWrap/>
            <w:hideMark/>
          </w:tcPr>
          <w:p w14:paraId="3AAF8D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0.08604369</w:t>
            </w:r>
          </w:p>
        </w:tc>
        <w:tc>
          <w:tcPr>
            <w:tcW w:w="20" w:type="dxa"/>
            <w:noWrap/>
            <w:hideMark/>
          </w:tcPr>
          <w:p w14:paraId="7BD7FD32" w14:textId="77777777" w:rsidR="008B378D" w:rsidRPr="00CE7A00" w:rsidRDefault="008B378D">
            <w:pPr>
              <w:jc w:val="right"/>
              <w:rPr>
                <w:rFonts w:cs="Times New Roman"/>
                <w:color w:val="000000"/>
                <w:sz w:val="16"/>
                <w:szCs w:val="16"/>
              </w:rPr>
            </w:pPr>
            <w:r w:rsidRPr="00CE7A00">
              <w:rPr>
                <w:rFonts w:cs="Times New Roman"/>
                <w:color w:val="000000"/>
                <w:sz w:val="16"/>
                <w:szCs w:val="16"/>
              </w:rPr>
              <w:t>887.015009</w:t>
            </w:r>
          </w:p>
        </w:tc>
        <w:tc>
          <w:tcPr>
            <w:tcW w:w="20" w:type="dxa"/>
            <w:noWrap/>
            <w:hideMark/>
          </w:tcPr>
          <w:p w14:paraId="28196678" w14:textId="77777777" w:rsidR="008B378D" w:rsidRPr="00CE7A00" w:rsidRDefault="008B378D">
            <w:pPr>
              <w:jc w:val="right"/>
              <w:rPr>
                <w:rFonts w:cs="Times New Roman"/>
                <w:color w:val="000000"/>
                <w:sz w:val="16"/>
                <w:szCs w:val="16"/>
              </w:rPr>
            </w:pPr>
            <w:r w:rsidRPr="00CE7A00">
              <w:rPr>
                <w:rFonts w:cs="Times New Roman"/>
                <w:color w:val="000000"/>
                <w:sz w:val="16"/>
                <w:szCs w:val="16"/>
              </w:rPr>
              <w:t>886.936364</w:t>
            </w:r>
          </w:p>
        </w:tc>
        <w:tc>
          <w:tcPr>
            <w:tcW w:w="20" w:type="dxa"/>
            <w:noWrap/>
            <w:hideMark/>
          </w:tcPr>
          <w:p w14:paraId="717CD47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0.04423067</w:t>
            </w:r>
          </w:p>
        </w:tc>
      </w:tr>
      <w:tr w:rsidR="008B378D" w:rsidRPr="00CE7A00" w14:paraId="684332BB" w14:textId="77777777" w:rsidTr="008B378D">
        <w:trPr>
          <w:trHeight w:val="20"/>
        </w:trPr>
        <w:tc>
          <w:tcPr>
            <w:tcW w:w="20" w:type="dxa"/>
            <w:noWrap/>
            <w:hideMark/>
          </w:tcPr>
          <w:p w14:paraId="589A580B" w14:textId="77777777" w:rsidR="008B378D" w:rsidRPr="00CE7A00" w:rsidRDefault="008B378D">
            <w:pPr>
              <w:rPr>
                <w:rFonts w:cs="Times New Roman"/>
                <w:color w:val="000000"/>
                <w:sz w:val="16"/>
                <w:szCs w:val="16"/>
              </w:rPr>
            </w:pPr>
            <w:r w:rsidRPr="00CE7A00">
              <w:rPr>
                <w:rFonts w:cs="Times New Roman"/>
                <w:color w:val="000000"/>
                <w:sz w:val="16"/>
                <w:szCs w:val="16"/>
              </w:rPr>
              <w:t>Salvia</w:t>
            </w:r>
          </w:p>
        </w:tc>
        <w:tc>
          <w:tcPr>
            <w:tcW w:w="20" w:type="dxa"/>
            <w:noWrap/>
            <w:hideMark/>
          </w:tcPr>
          <w:p w14:paraId="34307BF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310374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0.01331384</w:t>
            </w:r>
          </w:p>
        </w:tc>
        <w:tc>
          <w:tcPr>
            <w:tcW w:w="20" w:type="dxa"/>
            <w:noWrap/>
            <w:hideMark/>
          </w:tcPr>
          <w:p w14:paraId="602661E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0.04632607</w:t>
            </w:r>
          </w:p>
        </w:tc>
        <w:tc>
          <w:tcPr>
            <w:tcW w:w="20" w:type="dxa"/>
            <w:noWrap/>
            <w:hideMark/>
          </w:tcPr>
          <w:p w14:paraId="3B85FDE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0.01239111</w:t>
            </w:r>
          </w:p>
        </w:tc>
        <w:tc>
          <w:tcPr>
            <w:tcW w:w="20" w:type="dxa"/>
            <w:noWrap/>
            <w:hideMark/>
          </w:tcPr>
          <w:p w14:paraId="1E6B83B5" w14:textId="77777777" w:rsidR="008B378D" w:rsidRPr="00CE7A00" w:rsidRDefault="008B378D">
            <w:pPr>
              <w:jc w:val="right"/>
              <w:rPr>
                <w:rFonts w:cs="Times New Roman"/>
                <w:color w:val="000000"/>
                <w:sz w:val="16"/>
                <w:szCs w:val="16"/>
              </w:rPr>
            </w:pPr>
            <w:r w:rsidRPr="00CE7A00">
              <w:rPr>
                <w:rFonts w:cs="Times New Roman"/>
                <w:color w:val="000000"/>
                <w:sz w:val="16"/>
                <w:szCs w:val="16"/>
              </w:rPr>
              <w:t>732.177346</w:t>
            </w:r>
          </w:p>
        </w:tc>
        <w:tc>
          <w:tcPr>
            <w:tcW w:w="20" w:type="dxa"/>
            <w:noWrap/>
            <w:hideMark/>
          </w:tcPr>
          <w:p w14:paraId="1DA86DFA" w14:textId="77777777" w:rsidR="008B378D" w:rsidRPr="00CE7A00" w:rsidRDefault="008B378D">
            <w:pPr>
              <w:jc w:val="right"/>
              <w:rPr>
                <w:rFonts w:cs="Times New Roman"/>
                <w:color w:val="000000"/>
                <w:sz w:val="16"/>
                <w:szCs w:val="16"/>
              </w:rPr>
            </w:pPr>
            <w:r w:rsidRPr="00CE7A00">
              <w:rPr>
                <w:rFonts w:cs="Times New Roman"/>
                <w:color w:val="000000"/>
                <w:sz w:val="16"/>
                <w:szCs w:val="16"/>
              </w:rPr>
              <w:t>732.523841</w:t>
            </w:r>
          </w:p>
        </w:tc>
        <w:tc>
          <w:tcPr>
            <w:tcW w:w="20" w:type="dxa"/>
            <w:noWrap/>
            <w:hideMark/>
          </w:tcPr>
          <w:p w14:paraId="618FE4A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0.12671422</w:t>
            </w:r>
          </w:p>
        </w:tc>
      </w:tr>
      <w:tr w:rsidR="008B378D" w:rsidRPr="00CE7A00" w14:paraId="3F7200E5" w14:textId="77777777" w:rsidTr="008B378D">
        <w:trPr>
          <w:trHeight w:val="20"/>
        </w:trPr>
        <w:tc>
          <w:tcPr>
            <w:tcW w:w="20" w:type="dxa"/>
            <w:noWrap/>
            <w:hideMark/>
          </w:tcPr>
          <w:p w14:paraId="74FE10E3" w14:textId="77777777" w:rsidR="008B378D" w:rsidRPr="00CE7A00" w:rsidRDefault="008B378D">
            <w:pPr>
              <w:rPr>
                <w:rFonts w:cs="Times New Roman"/>
                <w:color w:val="000000"/>
                <w:sz w:val="16"/>
                <w:szCs w:val="16"/>
              </w:rPr>
            </w:pPr>
            <w:r w:rsidRPr="00CE7A00">
              <w:rPr>
                <w:rFonts w:cs="Times New Roman"/>
                <w:color w:val="000000"/>
                <w:sz w:val="16"/>
                <w:szCs w:val="16"/>
              </w:rPr>
              <w:t>Solanaceae</w:t>
            </w:r>
          </w:p>
        </w:tc>
        <w:tc>
          <w:tcPr>
            <w:tcW w:w="20" w:type="dxa"/>
            <w:noWrap/>
            <w:hideMark/>
          </w:tcPr>
          <w:p w14:paraId="51DAD651"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35CB30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0.01325026</w:t>
            </w:r>
          </w:p>
        </w:tc>
        <w:tc>
          <w:tcPr>
            <w:tcW w:w="20" w:type="dxa"/>
            <w:noWrap/>
            <w:hideMark/>
          </w:tcPr>
          <w:p w14:paraId="264CBF9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0.10759233</w:t>
            </w:r>
          </w:p>
        </w:tc>
        <w:tc>
          <w:tcPr>
            <w:tcW w:w="20" w:type="dxa"/>
            <w:noWrap/>
            <w:hideMark/>
          </w:tcPr>
          <w:p w14:paraId="695F494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0.0277963</w:t>
            </w:r>
          </w:p>
        </w:tc>
        <w:tc>
          <w:tcPr>
            <w:tcW w:w="20" w:type="dxa"/>
            <w:noWrap/>
            <w:hideMark/>
          </w:tcPr>
          <w:p w14:paraId="078B8DA1" w14:textId="77777777" w:rsidR="008B378D" w:rsidRPr="00CE7A00" w:rsidRDefault="008B378D">
            <w:pPr>
              <w:jc w:val="right"/>
              <w:rPr>
                <w:rFonts w:cs="Times New Roman"/>
                <w:color w:val="000000"/>
                <w:sz w:val="16"/>
                <w:szCs w:val="16"/>
              </w:rPr>
            </w:pPr>
            <w:r w:rsidRPr="00CE7A00">
              <w:rPr>
                <w:rFonts w:cs="Times New Roman"/>
                <w:color w:val="000000"/>
                <w:sz w:val="16"/>
                <w:szCs w:val="16"/>
              </w:rPr>
              <w:t>527.868206</w:t>
            </w:r>
          </w:p>
        </w:tc>
        <w:tc>
          <w:tcPr>
            <w:tcW w:w="20" w:type="dxa"/>
            <w:noWrap/>
            <w:hideMark/>
          </w:tcPr>
          <w:p w14:paraId="0FC502A1" w14:textId="77777777" w:rsidR="008B378D" w:rsidRPr="00CE7A00" w:rsidRDefault="008B378D">
            <w:pPr>
              <w:jc w:val="right"/>
              <w:rPr>
                <w:rFonts w:cs="Times New Roman"/>
                <w:color w:val="000000"/>
                <w:sz w:val="16"/>
                <w:szCs w:val="16"/>
              </w:rPr>
            </w:pPr>
            <w:r w:rsidRPr="00CE7A00">
              <w:rPr>
                <w:rFonts w:cs="Times New Roman"/>
                <w:color w:val="000000"/>
                <w:sz w:val="16"/>
                <w:szCs w:val="16"/>
              </w:rPr>
              <w:t>528.177482</w:t>
            </w:r>
          </w:p>
        </w:tc>
        <w:tc>
          <w:tcPr>
            <w:tcW w:w="20" w:type="dxa"/>
            <w:noWrap/>
            <w:hideMark/>
          </w:tcPr>
          <w:p w14:paraId="14028341"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0.12907516</w:t>
            </w:r>
          </w:p>
        </w:tc>
      </w:tr>
      <w:tr w:rsidR="008B378D" w:rsidRPr="00CE7A00" w14:paraId="746A4244" w14:textId="77777777" w:rsidTr="008B378D">
        <w:trPr>
          <w:trHeight w:val="20"/>
        </w:trPr>
        <w:tc>
          <w:tcPr>
            <w:tcW w:w="20" w:type="dxa"/>
            <w:noWrap/>
            <w:hideMark/>
          </w:tcPr>
          <w:p w14:paraId="13993872"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Spermacoceae</w:t>
            </w:r>
            <w:proofErr w:type="spellEnd"/>
          </w:p>
        </w:tc>
        <w:tc>
          <w:tcPr>
            <w:tcW w:w="20" w:type="dxa"/>
            <w:noWrap/>
            <w:hideMark/>
          </w:tcPr>
          <w:p w14:paraId="78172C6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C1048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0.02360441</w:t>
            </w:r>
          </w:p>
        </w:tc>
        <w:tc>
          <w:tcPr>
            <w:tcW w:w="20" w:type="dxa"/>
            <w:noWrap/>
            <w:hideMark/>
          </w:tcPr>
          <w:p w14:paraId="07BD670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0.0574132</w:t>
            </w:r>
          </w:p>
        </w:tc>
        <w:tc>
          <w:tcPr>
            <w:tcW w:w="20" w:type="dxa"/>
            <w:noWrap/>
            <w:hideMark/>
          </w:tcPr>
          <w:p w14:paraId="08273F4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0.01400538</w:t>
            </w:r>
          </w:p>
        </w:tc>
        <w:tc>
          <w:tcPr>
            <w:tcW w:w="20" w:type="dxa"/>
            <w:noWrap/>
            <w:hideMark/>
          </w:tcPr>
          <w:p w14:paraId="64B373A9" w14:textId="77777777" w:rsidR="008B378D" w:rsidRPr="00CE7A00" w:rsidRDefault="008B378D">
            <w:pPr>
              <w:jc w:val="right"/>
              <w:rPr>
                <w:rFonts w:cs="Times New Roman"/>
                <w:color w:val="000000"/>
                <w:sz w:val="16"/>
                <w:szCs w:val="16"/>
              </w:rPr>
            </w:pPr>
            <w:r w:rsidRPr="00CE7A00">
              <w:rPr>
                <w:rFonts w:cs="Times New Roman"/>
                <w:color w:val="000000"/>
                <w:sz w:val="16"/>
                <w:szCs w:val="16"/>
              </w:rPr>
              <w:t>494.215488</w:t>
            </w:r>
          </w:p>
        </w:tc>
        <w:tc>
          <w:tcPr>
            <w:tcW w:w="20" w:type="dxa"/>
            <w:noWrap/>
            <w:hideMark/>
          </w:tcPr>
          <w:p w14:paraId="536917AC" w14:textId="77777777" w:rsidR="008B378D" w:rsidRPr="00CE7A00" w:rsidRDefault="008B378D">
            <w:pPr>
              <w:jc w:val="right"/>
              <w:rPr>
                <w:rFonts w:cs="Times New Roman"/>
                <w:color w:val="000000"/>
                <w:sz w:val="16"/>
                <w:szCs w:val="16"/>
              </w:rPr>
            </w:pPr>
            <w:r w:rsidRPr="00CE7A00">
              <w:rPr>
                <w:rFonts w:cs="Times New Roman"/>
                <w:color w:val="000000"/>
                <w:sz w:val="16"/>
                <w:szCs w:val="16"/>
              </w:rPr>
              <w:t>491.398934</w:t>
            </w:r>
          </w:p>
        </w:tc>
        <w:tc>
          <w:tcPr>
            <w:tcW w:w="20" w:type="dxa"/>
            <w:noWrap/>
            <w:hideMark/>
          </w:tcPr>
          <w:p w14:paraId="01BE164D"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0.12128527</w:t>
            </w:r>
          </w:p>
        </w:tc>
      </w:tr>
      <w:tr w:rsidR="008B378D" w:rsidRPr="00CE7A00" w14:paraId="21172277" w14:textId="77777777" w:rsidTr="008B378D">
        <w:trPr>
          <w:trHeight w:val="20"/>
        </w:trPr>
        <w:tc>
          <w:tcPr>
            <w:tcW w:w="20" w:type="dxa"/>
            <w:noWrap/>
            <w:hideMark/>
          </w:tcPr>
          <w:p w14:paraId="2B7D10AF" w14:textId="77777777" w:rsidR="008B378D" w:rsidRPr="00CE7A00" w:rsidRDefault="008B378D">
            <w:pPr>
              <w:rPr>
                <w:rFonts w:cs="Times New Roman"/>
                <w:color w:val="000000"/>
                <w:sz w:val="16"/>
                <w:szCs w:val="16"/>
              </w:rPr>
            </w:pPr>
            <w:proofErr w:type="spellStart"/>
            <w:r w:rsidRPr="00CE7A00">
              <w:rPr>
                <w:rFonts w:cs="Times New Roman"/>
                <w:color w:val="000000"/>
                <w:sz w:val="16"/>
                <w:szCs w:val="16"/>
              </w:rPr>
              <w:t>Thelypodieae</w:t>
            </w:r>
            <w:proofErr w:type="spellEnd"/>
          </w:p>
        </w:tc>
        <w:tc>
          <w:tcPr>
            <w:tcW w:w="20" w:type="dxa"/>
            <w:noWrap/>
            <w:hideMark/>
          </w:tcPr>
          <w:p w14:paraId="77F5DC38"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E0E37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0.07839508</w:t>
            </w:r>
          </w:p>
        </w:tc>
        <w:tc>
          <w:tcPr>
            <w:tcW w:w="20" w:type="dxa"/>
            <w:noWrap/>
            <w:hideMark/>
          </w:tcPr>
          <w:p w14:paraId="7277A7B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0.00627389</w:t>
            </w:r>
          </w:p>
        </w:tc>
        <w:tc>
          <w:tcPr>
            <w:tcW w:w="20" w:type="dxa"/>
            <w:noWrap/>
            <w:hideMark/>
          </w:tcPr>
          <w:p w14:paraId="736B28F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0.00666205</w:t>
            </w:r>
          </w:p>
        </w:tc>
        <w:tc>
          <w:tcPr>
            <w:tcW w:w="20" w:type="dxa"/>
            <w:noWrap/>
            <w:hideMark/>
          </w:tcPr>
          <w:p w14:paraId="710EAEBE" w14:textId="77777777" w:rsidR="008B378D" w:rsidRPr="00CE7A00" w:rsidRDefault="008B378D">
            <w:pPr>
              <w:jc w:val="right"/>
              <w:rPr>
                <w:rFonts w:cs="Times New Roman"/>
                <w:color w:val="000000"/>
                <w:sz w:val="16"/>
                <w:szCs w:val="16"/>
              </w:rPr>
            </w:pPr>
            <w:r w:rsidRPr="00CE7A00">
              <w:rPr>
                <w:rFonts w:cs="Times New Roman"/>
                <w:color w:val="000000"/>
                <w:sz w:val="16"/>
                <w:szCs w:val="16"/>
              </w:rPr>
              <w:t>839.593379</w:t>
            </w:r>
          </w:p>
        </w:tc>
        <w:tc>
          <w:tcPr>
            <w:tcW w:w="20" w:type="dxa"/>
            <w:noWrap/>
            <w:hideMark/>
          </w:tcPr>
          <w:p w14:paraId="5B529F57" w14:textId="77777777" w:rsidR="008B378D" w:rsidRPr="00CE7A00" w:rsidRDefault="008B378D">
            <w:pPr>
              <w:jc w:val="right"/>
              <w:rPr>
                <w:rFonts w:cs="Times New Roman"/>
                <w:color w:val="000000"/>
                <w:sz w:val="16"/>
                <w:szCs w:val="16"/>
              </w:rPr>
            </w:pPr>
            <w:r w:rsidRPr="00CE7A00">
              <w:rPr>
                <w:rFonts w:cs="Times New Roman"/>
                <w:color w:val="000000"/>
                <w:sz w:val="16"/>
                <w:szCs w:val="16"/>
              </w:rPr>
              <w:t>840.144516</w:t>
            </w:r>
          </w:p>
        </w:tc>
        <w:tc>
          <w:tcPr>
            <w:tcW w:w="20" w:type="dxa"/>
            <w:noWrap/>
            <w:hideMark/>
          </w:tcPr>
          <w:p w14:paraId="0BB7B13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0.09670056</w:t>
            </w:r>
          </w:p>
        </w:tc>
      </w:tr>
    </w:tbl>
    <w:p w14:paraId="0C2047F4" w14:textId="0F91F6A4" w:rsidR="00682E97" w:rsidRPr="00CE7A00" w:rsidRDefault="008B378D" w:rsidP="004C7D04">
      <w:pPr>
        <w:rPr>
          <w:rFonts w:cs="Times New Roman"/>
        </w:rPr>
      </w:pPr>
      <w:r w:rsidRPr="00CE7A00">
        <w:rPr>
          <w:rFonts w:cs="Times New Roman"/>
        </w:rPr>
        <w:t xml:space="preserve"> </w:t>
      </w:r>
      <w:r w:rsidR="00682E97" w:rsidRPr="00CE7A00">
        <w:rPr>
          <w:rFonts w:cs="Times New Roman"/>
        </w:rPr>
        <w:br w:type="page"/>
      </w:r>
    </w:p>
    <w:p w14:paraId="4D750407" w14:textId="6AD95951" w:rsidR="00682E97" w:rsidRPr="00CE7A00" w:rsidRDefault="00682E97" w:rsidP="004C7D04">
      <w:pPr>
        <w:rPr>
          <w:rFonts w:cs="Times New Roman"/>
        </w:rPr>
      </w:pPr>
      <w:r w:rsidRPr="00CE7A00">
        <w:rPr>
          <w:rFonts w:cs="Times New Roman"/>
        </w:rPr>
        <w:lastRenderedPageBreak/>
        <w:t xml:space="preserve">Table S3.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0C04EC79" w14:textId="77777777" w:rsidTr="008B378D">
        <w:trPr>
          <w:trHeight w:val="20"/>
        </w:trPr>
        <w:tc>
          <w:tcPr>
            <w:tcW w:w="236" w:type="dxa"/>
            <w:noWrap/>
            <w:hideMark/>
          </w:tcPr>
          <w:p w14:paraId="0DC0102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1C378F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A84BB2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710CC07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1140E516" w14:textId="77777777" w:rsidR="008B378D" w:rsidRPr="00CE7A00" w:rsidRDefault="008B378D" w:rsidP="008B378D">
            <w:pPr>
              <w:rPr>
                <w:rFonts w:eastAsia="Times New Roman" w:cs="Times New Roman"/>
                <w:color w:val="000000"/>
                <w:sz w:val="16"/>
                <w:szCs w:val="16"/>
                <w:lang w:val="en-CA"/>
              </w:rPr>
            </w:pPr>
            <w:proofErr w:type="spellStart"/>
            <w:proofErr w:type="gramStart"/>
            <w:r w:rsidRPr="00CE7A00">
              <w:rPr>
                <w:rFonts w:eastAsia="Times New Roman" w:cs="Times New Roman"/>
                <w:color w:val="000000"/>
                <w:sz w:val="16"/>
                <w:szCs w:val="16"/>
                <w:lang w:val="en-CA"/>
              </w:rPr>
              <w:t>sigma.sq</w:t>
            </w:r>
            <w:proofErr w:type="spellEnd"/>
            <w:proofErr w:type="gramEnd"/>
          </w:p>
        </w:tc>
        <w:tc>
          <w:tcPr>
            <w:tcW w:w="236" w:type="dxa"/>
            <w:noWrap/>
            <w:hideMark/>
          </w:tcPr>
          <w:p w14:paraId="01A12BA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1F15458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expected_mean</w:t>
            </w:r>
            <w:proofErr w:type="spellEnd"/>
          </w:p>
        </w:tc>
        <w:tc>
          <w:tcPr>
            <w:tcW w:w="236" w:type="dxa"/>
            <w:noWrap/>
            <w:hideMark/>
          </w:tcPr>
          <w:p w14:paraId="0E19BA18"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expected_var</w:t>
            </w:r>
            <w:proofErr w:type="spellEnd"/>
          </w:p>
        </w:tc>
      </w:tr>
      <w:tr w:rsidR="008B378D" w:rsidRPr="00CE7A00" w14:paraId="74C853C1" w14:textId="77777777" w:rsidTr="008B378D">
        <w:trPr>
          <w:trHeight w:val="20"/>
        </w:trPr>
        <w:tc>
          <w:tcPr>
            <w:tcW w:w="236" w:type="dxa"/>
            <w:noWrap/>
            <w:hideMark/>
          </w:tcPr>
          <w:p w14:paraId="33F08D33"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2E65B84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F5C513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0.04337222</w:t>
            </w:r>
          </w:p>
        </w:tc>
        <w:tc>
          <w:tcPr>
            <w:tcW w:w="236" w:type="dxa"/>
            <w:noWrap/>
            <w:hideMark/>
          </w:tcPr>
          <w:p w14:paraId="63A417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10.6994061</w:t>
            </w:r>
          </w:p>
        </w:tc>
        <w:tc>
          <w:tcPr>
            <w:tcW w:w="236" w:type="dxa"/>
            <w:noWrap/>
            <w:hideMark/>
          </w:tcPr>
          <w:p w14:paraId="291F2A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0.00181687</w:t>
            </w:r>
          </w:p>
        </w:tc>
        <w:tc>
          <w:tcPr>
            <w:tcW w:w="236" w:type="dxa"/>
            <w:noWrap/>
            <w:hideMark/>
          </w:tcPr>
          <w:p w14:paraId="2BC0589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27.1166682</w:t>
            </w:r>
          </w:p>
        </w:tc>
        <w:tc>
          <w:tcPr>
            <w:tcW w:w="236" w:type="dxa"/>
            <w:noWrap/>
            <w:hideMark/>
          </w:tcPr>
          <w:p w14:paraId="0D1373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27.1134443</w:t>
            </w:r>
          </w:p>
        </w:tc>
        <w:tc>
          <w:tcPr>
            <w:tcW w:w="236" w:type="dxa"/>
            <w:noWrap/>
            <w:hideMark/>
          </w:tcPr>
          <w:p w14:paraId="3E3AE7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8.84E-05</w:t>
            </w:r>
          </w:p>
        </w:tc>
      </w:tr>
      <w:tr w:rsidR="008B378D" w:rsidRPr="00CE7A00" w14:paraId="3053079E" w14:textId="77777777" w:rsidTr="008B378D">
        <w:trPr>
          <w:trHeight w:val="20"/>
        </w:trPr>
        <w:tc>
          <w:tcPr>
            <w:tcW w:w="236" w:type="dxa"/>
            <w:noWrap/>
            <w:hideMark/>
          </w:tcPr>
          <w:p w14:paraId="44420AB3"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34A14AF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AC5F3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0.03134976</w:t>
            </w:r>
          </w:p>
        </w:tc>
        <w:tc>
          <w:tcPr>
            <w:tcW w:w="236" w:type="dxa"/>
            <w:noWrap/>
            <w:hideMark/>
          </w:tcPr>
          <w:p w14:paraId="0709DC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0.10723967</w:t>
            </w:r>
          </w:p>
        </w:tc>
        <w:tc>
          <w:tcPr>
            <w:tcW w:w="236" w:type="dxa"/>
            <w:noWrap/>
            <w:hideMark/>
          </w:tcPr>
          <w:p w14:paraId="206AEB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3.72E-05</w:t>
            </w:r>
          </w:p>
        </w:tc>
        <w:tc>
          <w:tcPr>
            <w:tcW w:w="236" w:type="dxa"/>
            <w:noWrap/>
            <w:hideMark/>
          </w:tcPr>
          <w:p w14:paraId="40D544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29.7492161</w:t>
            </w:r>
          </w:p>
        </w:tc>
        <w:tc>
          <w:tcPr>
            <w:tcW w:w="236" w:type="dxa"/>
            <w:noWrap/>
            <w:hideMark/>
          </w:tcPr>
          <w:p w14:paraId="50BB69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29.7062696</w:t>
            </w:r>
          </w:p>
        </w:tc>
        <w:tc>
          <w:tcPr>
            <w:tcW w:w="236" w:type="dxa"/>
            <w:noWrap/>
            <w:hideMark/>
          </w:tcPr>
          <w:p w14:paraId="40C713E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0.00017423</w:t>
            </w:r>
          </w:p>
        </w:tc>
      </w:tr>
      <w:tr w:rsidR="008B378D" w:rsidRPr="00CE7A00" w14:paraId="1D1F16E8" w14:textId="77777777" w:rsidTr="008B378D">
        <w:trPr>
          <w:trHeight w:val="20"/>
        </w:trPr>
        <w:tc>
          <w:tcPr>
            <w:tcW w:w="236" w:type="dxa"/>
            <w:noWrap/>
            <w:hideMark/>
          </w:tcPr>
          <w:p w14:paraId="7C58008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571A1E5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00B49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0.01620089</w:t>
            </w:r>
          </w:p>
        </w:tc>
        <w:tc>
          <w:tcPr>
            <w:tcW w:w="236" w:type="dxa"/>
            <w:noWrap/>
            <w:hideMark/>
          </w:tcPr>
          <w:p w14:paraId="6C180E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0.19195569</w:t>
            </w:r>
          </w:p>
        </w:tc>
        <w:tc>
          <w:tcPr>
            <w:tcW w:w="236" w:type="dxa"/>
            <w:noWrap/>
            <w:hideMark/>
          </w:tcPr>
          <w:p w14:paraId="71F806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9.63E-05</w:t>
            </w:r>
          </w:p>
        </w:tc>
        <w:tc>
          <w:tcPr>
            <w:tcW w:w="236" w:type="dxa"/>
            <w:noWrap/>
            <w:hideMark/>
          </w:tcPr>
          <w:p w14:paraId="531296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31.5150133</w:t>
            </w:r>
          </w:p>
        </w:tc>
        <w:tc>
          <w:tcPr>
            <w:tcW w:w="236" w:type="dxa"/>
            <w:noWrap/>
            <w:hideMark/>
          </w:tcPr>
          <w:p w14:paraId="0B12CA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29.4248292</w:t>
            </w:r>
          </w:p>
        </w:tc>
        <w:tc>
          <w:tcPr>
            <w:tcW w:w="236" w:type="dxa"/>
            <w:noWrap/>
            <w:hideMark/>
          </w:tcPr>
          <w:p w14:paraId="6AECE5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0.00024946</w:t>
            </w:r>
          </w:p>
        </w:tc>
      </w:tr>
      <w:tr w:rsidR="008B378D" w:rsidRPr="00CE7A00" w14:paraId="53A0836E" w14:textId="77777777" w:rsidTr="008B378D">
        <w:trPr>
          <w:trHeight w:val="20"/>
        </w:trPr>
        <w:tc>
          <w:tcPr>
            <w:tcW w:w="236" w:type="dxa"/>
            <w:noWrap/>
            <w:hideMark/>
          </w:tcPr>
          <w:p w14:paraId="4CBE75C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41B865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A0D3C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0.27197746</w:t>
            </w:r>
          </w:p>
        </w:tc>
        <w:tc>
          <w:tcPr>
            <w:tcW w:w="236" w:type="dxa"/>
            <w:noWrap/>
            <w:hideMark/>
          </w:tcPr>
          <w:p w14:paraId="48CB18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2.01303375</w:t>
            </w:r>
          </w:p>
        </w:tc>
        <w:tc>
          <w:tcPr>
            <w:tcW w:w="236" w:type="dxa"/>
            <w:noWrap/>
            <w:hideMark/>
          </w:tcPr>
          <w:p w14:paraId="327380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0.00133574</w:t>
            </w:r>
          </w:p>
        </w:tc>
        <w:tc>
          <w:tcPr>
            <w:tcW w:w="236" w:type="dxa"/>
            <w:noWrap/>
            <w:hideMark/>
          </w:tcPr>
          <w:p w14:paraId="1405719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23.0705727</w:t>
            </w:r>
          </w:p>
        </w:tc>
        <w:tc>
          <w:tcPr>
            <w:tcW w:w="236" w:type="dxa"/>
            <w:noWrap/>
            <w:hideMark/>
          </w:tcPr>
          <w:p w14:paraId="2FE428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21.9706136</w:t>
            </w:r>
          </w:p>
        </w:tc>
        <w:tc>
          <w:tcPr>
            <w:tcW w:w="236" w:type="dxa"/>
            <w:noWrap/>
            <w:hideMark/>
          </w:tcPr>
          <w:p w14:paraId="5EE6B4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0.0003282</w:t>
            </w:r>
          </w:p>
        </w:tc>
      </w:tr>
      <w:tr w:rsidR="008B378D" w:rsidRPr="00CE7A00" w14:paraId="683F4308" w14:textId="77777777" w:rsidTr="008B378D">
        <w:trPr>
          <w:trHeight w:val="20"/>
        </w:trPr>
        <w:tc>
          <w:tcPr>
            <w:tcW w:w="236" w:type="dxa"/>
            <w:noWrap/>
            <w:hideMark/>
          </w:tcPr>
          <w:p w14:paraId="4FDF046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39B8BD6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F471E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0.01449122</w:t>
            </w:r>
          </w:p>
        </w:tc>
        <w:tc>
          <w:tcPr>
            <w:tcW w:w="236" w:type="dxa"/>
            <w:noWrap/>
            <w:hideMark/>
          </w:tcPr>
          <w:p w14:paraId="6665B3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0.25096766</w:t>
            </w:r>
          </w:p>
        </w:tc>
        <w:tc>
          <w:tcPr>
            <w:tcW w:w="236" w:type="dxa"/>
            <w:noWrap/>
            <w:hideMark/>
          </w:tcPr>
          <w:p w14:paraId="66A31E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7.73E-05</w:t>
            </w:r>
          </w:p>
        </w:tc>
        <w:tc>
          <w:tcPr>
            <w:tcW w:w="236" w:type="dxa"/>
            <w:noWrap/>
            <w:hideMark/>
          </w:tcPr>
          <w:p w14:paraId="1AD0EE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24.4622633</w:t>
            </w:r>
          </w:p>
        </w:tc>
        <w:tc>
          <w:tcPr>
            <w:tcW w:w="236" w:type="dxa"/>
            <w:noWrap/>
            <w:hideMark/>
          </w:tcPr>
          <w:p w14:paraId="5C4E92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24.4695021</w:t>
            </w:r>
          </w:p>
        </w:tc>
        <w:tc>
          <w:tcPr>
            <w:tcW w:w="236" w:type="dxa"/>
            <w:noWrap/>
            <w:hideMark/>
          </w:tcPr>
          <w:p w14:paraId="4D62F4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0.00015536</w:t>
            </w:r>
          </w:p>
        </w:tc>
      </w:tr>
      <w:tr w:rsidR="008B378D" w:rsidRPr="00CE7A00" w14:paraId="523C2BED" w14:textId="77777777" w:rsidTr="008B378D">
        <w:trPr>
          <w:trHeight w:val="20"/>
        </w:trPr>
        <w:tc>
          <w:tcPr>
            <w:tcW w:w="236" w:type="dxa"/>
            <w:noWrap/>
            <w:hideMark/>
          </w:tcPr>
          <w:p w14:paraId="5DFB896F"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15D4470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B4EF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0.05795414</w:t>
            </w:r>
          </w:p>
        </w:tc>
        <w:tc>
          <w:tcPr>
            <w:tcW w:w="236" w:type="dxa"/>
            <w:noWrap/>
            <w:hideMark/>
          </w:tcPr>
          <w:p w14:paraId="3761FC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10.2964912</w:t>
            </w:r>
          </w:p>
        </w:tc>
        <w:tc>
          <w:tcPr>
            <w:tcW w:w="236" w:type="dxa"/>
            <w:noWrap/>
            <w:hideMark/>
          </w:tcPr>
          <w:p w14:paraId="4519C1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0.00437339</w:t>
            </w:r>
          </w:p>
        </w:tc>
        <w:tc>
          <w:tcPr>
            <w:tcW w:w="236" w:type="dxa"/>
            <w:noWrap/>
            <w:hideMark/>
          </w:tcPr>
          <w:p w14:paraId="081706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28.505024</w:t>
            </w:r>
          </w:p>
        </w:tc>
        <w:tc>
          <w:tcPr>
            <w:tcW w:w="236" w:type="dxa"/>
            <w:noWrap/>
            <w:hideMark/>
          </w:tcPr>
          <w:p w14:paraId="766B83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28.5050131</w:t>
            </w:r>
          </w:p>
        </w:tc>
        <w:tc>
          <w:tcPr>
            <w:tcW w:w="236" w:type="dxa"/>
            <w:noWrap/>
            <w:hideMark/>
          </w:tcPr>
          <w:p w14:paraId="15A411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0.00021431</w:t>
            </w:r>
          </w:p>
        </w:tc>
      </w:tr>
      <w:tr w:rsidR="008B378D" w:rsidRPr="00CE7A00" w14:paraId="1D7855B3" w14:textId="77777777" w:rsidTr="008B378D">
        <w:trPr>
          <w:trHeight w:val="20"/>
        </w:trPr>
        <w:tc>
          <w:tcPr>
            <w:tcW w:w="236" w:type="dxa"/>
            <w:noWrap/>
            <w:hideMark/>
          </w:tcPr>
          <w:p w14:paraId="696E13F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3EFFCD2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66E51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0.02563818</w:t>
            </w:r>
          </w:p>
        </w:tc>
        <w:tc>
          <w:tcPr>
            <w:tcW w:w="236" w:type="dxa"/>
            <w:noWrap/>
            <w:hideMark/>
          </w:tcPr>
          <w:p w14:paraId="0142DA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6.74858649</w:t>
            </w:r>
          </w:p>
        </w:tc>
        <w:tc>
          <w:tcPr>
            <w:tcW w:w="236" w:type="dxa"/>
            <w:noWrap/>
            <w:hideMark/>
          </w:tcPr>
          <w:p w14:paraId="7CC6A4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0.00272862</w:t>
            </w:r>
          </w:p>
        </w:tc>
        <w:tc>
          <w:tcPr>
            <w:tcW w:w="236" w:type="dxa"/>
            <w:noWrap/>
            <w:hideMark/>
          </w:tcPr>
          <w:p w14:paraId="6BB47B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26.0792835</w:t>
            </w:r>
          </w:p>
        </w:tc>
        <w:tc>
          <w:tcPr>
            <w:tcW w:w="236" w:type="dxa"/>
            <w:noWrap/>
            <w:hideMark/>
          </w:tcPr>
          <w:p w14:paraId="05ECA0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25.8167091</w:t>
            </w:r>
          </w:p>
        </w:tc>
        <w:tc>
          <w:tcPr>
            <w:tcW w:w="236" w:type="dxa"/>
            <w:noWrap/>
            <w:hideMark/>
          </w:tcPr>
          <w:p w14:paraId="61D758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0.00020681</w:t>
            </w:r>
          </w:p>
        </w:tc>
      </w:tr>
      <w:tr w:rsidR="008B378D" w:rsidRPr="00CE7A00" w14:paraId="399164A1" w14:textId="77777777" w:rsidTr="008B378D">
        <w:trPr>
          <w:trHeight w:val="20"/>
        </w:trPr>
        <w:tc>
          <w:tcPr>
            <w:tcW w:w="236" w:type="dxa"/>
            <w:noWrap/>
            <w:hideMark/>
          </w:tcPr>
          <w:p w14:paraId="2C7C77D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3E0E355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2213A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0.0714986</w:t>
            </w:r>
          </w:p>
        </w:tc>
        <w:tc>
          <w:tcPr>
            <w:tcW w:w="236" w:type="dxa"/>
            <w:noWrap/>
            <w:hideMark/>
          </w:tcPr>
          <w:p w14:paraId="0FC755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0.12847278</w:t>
            </w:r>
          </w:p>
        </w:tc>
        <w:tc>
          <w:tcPr>
            <w:tcW w:w="236" w:type="dxa"/>
            <w:noWrap/>
            <w:hideMark/>
          </w:tcPr>
          <w:p w14:paraId="6D211C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4.84E-05</w:t>
            </w:r>
          </w:p>
        </w:tc>
        <w:tc>
          <w:tcPr>
            <w:tcW w:w="236" w:type="dxa"/>
            <w:noWrap/>
            <w:hideMark/>
          </w:tcPr>
          <w:p w14:paraId="2A4D7D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29.6563315</w:t>
            </w:r>
          </w:p>
        </w:tc>
        <w:tc>
          <w:tcPr>
            <w:tcW w:w="236" w:type="dxa"/>
            <w:noWrap/>
            <w:hideMark/>
          </w:tcPr>
          <w:p w14:paraId="79C295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29.4250386</w:t>
            </w:r>
          </w:p>
        </w:tc>
        <w:tc>
          <w:tcPr>
            <w:tcW w:w="236" w:type="dxa"/>
            <w:noWrap/>
            <w:hideMark/>
          </w:tcPr>
          <w:p w14:paraId="38EEBB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0.00018871</w:t>
            </w:r>
          </w:p>
        </w:tc>
      </w:tr>
      <w:tr w:rsidR="008B378D" w:rsidRPr="00CE7A00" w14:paraId="6F755C80" w14:textId="77777777" w:rsidTr="008B378D">
        <w:trPr>
          <w:trHeight w:val="20"/>
        </w:trPr>
        <w:tc>
          <w:tcPr>
            <w:tcW w:w="236" w:type="dxa"/>
            <w:noWrap/>
            <w:hideMark/>
          </w:tcPr>
          <w:p w14:paraId="19CE560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1BC7D0D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A4AB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0.1047205</w:t>
            </w:r>
          </w:p>
        </w:tc>
        <w:tc>
          <w:tcPr>
            <w:tcW w:w="236" w:type="dxa"/>
            <w:noWrap/>
            <w:hideMark/>
          </w:tcPr>
          <w:p w14:paraId="5756A8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0.00790863</w:t>
            </w:r>
          </w:p>
        </w:tc>
        <w:tc>
          <w:tcPr>
            <w:tcW w:w="236" w:type="dxa"/>
            <w:noWrap/>
            <w:hideMark/>
          </w:tcPr>
          <w:p w14:paraId="327CB4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1.86E-05</w:t>
            </w:r>
          </w:p>
        </w:tc>
        <w:tc>
          <w:tcPr>
            <w:tcW w:w="236" w:type="dxa"/>
            <w:noWrap/>
            <w:hideMark/>
          </w:tcPr>
          <w:p w14:paraId="751D14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168.146636</w:t>
            </w:r>
          </w:p>
        </w:tc>
        <w:tc>
          <w:tcPr>
            <w:tcW w:w="236" w:type="dxa"/>
            <w:noWrap/>
            <w:hideMark/>
          </w:tcPr>
          <w:p w14:paraId="779A3E5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18.8642562</w:t>
            </w:r>
          </w:p>
        </w:tc>
        <w:tc>
          <w:tcPr>
            <w:tcW w:w="236" w:type="dxa"/>
            <w:noWrap/>
            <w:hideMark/>
          </w:tcPr>
          <w:p w14:paraId="7357196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0.00051714</w:t>
            </w:r>
          </w:p>
        </w:tc>
      </w:tr>
      <w:tr w:rsidR="008B378D" w:rsidRPr="00CE7A00" w14:paraId="4B5EE41A" w14:textId="77777777" w:rsidTr="008B378D">
        <w:trPr>
          <w:trHeight w:val="20"/>
        </w:trPr>
        <w:tc>
          <w:tcPr>
            <w:tcW w:w="236" w:type="dxa"/>
            <w:noWrap/>
            <w:hideMark/>
          </w:tcPr>
          <w:p w14:paraId="046A989C"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086D40C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25A33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0.09043656</w:t>
            </w:r>
          </w:p>
        </w:tc>
        <w:tc>
          <w:tcPr>
            <w:tcW w:w="236" w:type="dxa"/>
            <w:noWrap/>
            <w:hideMark/>
          </w:tcPr>
          <w:p w14:paraId="3968855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0.45939341</w:t>
            </w:r>
          </w:p>
        </w:tc>
        <w:tc>
          <w:tcPr>
            <w:tcW w:w="236" w:type="dxa"/>
            <w:noWrap/>
            <w:hideMark/>
          </w:tcPr>
          <w:p w14:paraId="79CFC9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2.18E-05</w:t>
            </w:r>
          </w:p>
        </w:tc>
        <w:tc>
          <w:tcPr>
            <w:tcW w:w="236" w:type="dxa"/>
            <w:noWrap/>
            <w:hideMark/>
          </w:tcPr>
          <w:p w14:paraId="3372E3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31.159002</w:t>
            </w:r>
          </w:p>
        </w:tc>
        <w:tc>
          <w:tcPr>
            <w:tcW w:w="236" w:type="dxa"/>
            <w:noWrap/>
            <w:hideMark/>
          </w:tcPr>
          <w:p w14:paraId="5993A2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30.6792633</w:t>
            </w:r>
          </w:p>
        </w:tc>
        <w:tc>
          <w:tcPr>
            <w:tcW w:w="236" w:type="dxa"/>
            <w:noWrap/>
            <w:hideMark/>
          </w:tcPr>
          <w:p w14:paraId="0FCD205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2.95E-05</w:t>
            </w:r>
          </w:p>
        </w:tc>
      </w:tr>
      <w:tr w:rsidR="008B378D" w:rsidRPr="00CE7A00" w14:paraId="7237B830" w14:textId="77777777" w:rsidTr="008B378D">
        <w:trPr>
          <w:trHeight w:val="20"/>
        </w:trPr>
        <w:tc>
          <w:tcPr>
            <w:tcW w:w="236" w:type="dxa"/>
            <w:noWrap/>
            <w:hideMark/>
          </w:tcPr>
          <w:p w14:paraId="1261974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44F4825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3902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0.02748687</w:t>
            </w:r>
          </w:p>
        </w:tc>
        <w:tc>
          <w:tcPr>
            <w:tcW w:w="236" w:type="dxa"/>
            <w:noWrap/>
            <w:hideMark/>
          </w:tcPr>
          <w:p w14:paraId="6D1DBE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0.11922311</w:t>
            </w:r>
          </w:p>
        </w:tc>
        <w:tc>
          <w:tcPr>
            <w:tcW w:w="236" w:type="dxa"/>
            <w:noWrap/>
            <w:hideMark/>
          </w:tcPr>
          <w:p w14:paraId="292C82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2.21E-05</w:t>
            </w:r>
          </w:p>
        </w:tc>
        <w:tc>
          <w:tcPr>
            <w:tcW w:w="236" w:type="dxa"/>
            <w:noWrap/>
            <w:hideMark/>
          </w:tcPr>
          <w:p w14:paraId="2BA7A5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29.0554108</w:t>
            </w:r>
          </w:p>
        </w:tc>
        <w:tc>
          <w:tcPr>
            <w:tcW w:w="236" w:type="dxa"/>
            <w:noWrap/>
            <w:hideMark/>
          </w:tcPr>
          <w:p w14:paraId="5987CC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29.0487245</w:t>
            </w:r>
          </w:p>
        </w:tc>
        <w:tc>
          <w:tcPr>
            <w:tcW w:w="236" w:type="dxa"/>
            <w:noWrap/>
            <w:hideMark/>
          </w:tcPr>
          <w:p w14:paraId="49B650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9.27E-05</w:t>
            </w:r>
          </w:p>
        </w:tc>
      </w:tr>
      <w:tr w:rsidR="008B378D" w:rsidRPr="00CE7A00" w14:paraId="10D41D57" w14:textId="77777777" w:rsidTr="008B378D">
        <w:trPr>
          <w:trHeight w:val="20"/>
        </w:trPr>
        <w:tc>
          <w:tcPr>
            <w:tcW w:w="236" w:type="dxa"/>
            <w:noWrap/>
            <w:hideMark/>
          </w:tcPr>
          <w:p w14:paraId="5EA206C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08EB6F3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B175A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0.18148684</w:t>
            </w:r>
          </w:p>
        </w:tc>
        <w:tc>
          <w:tcPr>
            <w:tcW w:w="236" w:type="dxa"/>
            <w:noWrap/>
            <w:hideMark/>
          </w:tcPr>
          <w:p w14:paraId="59FE0D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4.08360477</w:t>
            </w:r>
          </w:p>
        </w:tc>
        <w:tc>
          <w:tcPr>
            <w:tcW w:w="236" w:type="dxa"/>
            <w:noWrap/>
            <w:hideMark/>
          </w:tcPr>
          <w:p w14:paraId="026B81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0.00064567</w:t>
            </w:r>
          </w:p>
        </w:tc>
        <w:tc>
          <w:tcPr>
            <w:tcW w:w="236" w:type="dxa"/>
            <w:noWrap/>
            <w:hideMark/>
          </w:tcPr>
          <w:p w14:paraId="715E3A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25.4569097</w:t>
            </w:r>
          </w:p>
        </w:tc>
        <w:tc>
          <w:tcPr>
            <w:tcW w:w="236" w:type="dxa"/>
            <w:noWrap/>
            <w:hideMark/>
          </w:tcPr>
          <w:p w14:paraId="4700F6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25.4175552</w:t>
            </w:r>
          </w:p>
        </w:tc>
        <w:tc>
          <w:tcPr>
            <w:tcW w:w="236" w:type="dxa"/>
            <w:noWrap/>
            <w:hideMark/>
          </w:tcPr>
          <w:p w14:paraId="0AF5C00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0.00016716</w:t>
            </w:r>
          </w:p>
        </w:tc>
      </w:tr>
      <w:tr w:rsidR="008B378D" w:rsidRPr="00CE7A00" w14:paraId="46598FBD" w14:textId="77777777" w:rsidTr="008B378D">
        <w:trPr>
          <w:trHeight w:val="20"/>
        </w:trPr>
        <w:tc>
          <w:tcPr>
            <w:tcW w:w="236" w:type="dxa"/>
            <w:noWrap/>
            <w:hideMark/>
          </w:tcPr>
          <w:p w14:paraId="34765BD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3BACFF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6DE08A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0.03490325</w:t>
            </w:r>
          </w:p>
        </w:tc>
        <w:tc>
          <w:tcPr>
            <w:tcW w:w="236" w:type="dxa"/>
            <w:noWrap/>
            <w:hideMark/>
          </w:tcPr>
          <w:p w14:paraId="3EFEDCD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13.684164</w:t>
            </w:r>
          </w:p>
        </w:tc>
        <w:tc>
          <w:tcPr>
            <w:tcW w:w="236" w:type="dxa"/>
            <w:noWrap/>
            <w:hideMark/>
          </w:tcPr>
          <w:p w14:paraId="5269F20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0.02284841</w:t>
            </w:r>
          </w:p>
        </w:tc>
        <w:tc>
          <w:tcPr>
            <w:tcW w:w="236" w:type="dxa"/>
            <w:noWrap/>
            <w:hideMark/>
          </w:tcPr>
          <w:p w14:paraId="4575CD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28.7276635</w:t>
            </w:r>
          </w:p>
        </w:tc>
        <w:tc>
          <w:tcPr>
            <w:tcW w:w="236" w:type="dxa"/>
            <w:noWrap/>
            <w:hideMark/>
          </w:tcPr>
          <w:p w14:paraId="534870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28.7031489</w:t>
            </w:r>
          </w:p>
        </w:tc>
        <w:tc>
          <w:tcPr>
            <w:tcW w:w="236" w:type="dxa"/>
            <w:noWrap/>
            <w:hideMark/>
          </w:tcPr>
          <w:p w14:paraId="1D1EEC3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0.00082231</w:t>
            </w:r>
          </w:p>
        </w:tc>
      </w:tr>
      <w:tr w:rsidR="008B378D" w:rsidRPr="00CE7A00" w14:paraId="47374AA5" w14:textId="77777777" w:rsidTr="008B378D">
        <w:trPr>
          <w:trHeight w:val="20"/>
        </w:trPr>
        <w:tc>
          <w:tcPr>
            <w:tcW w:w="236" w:type="dxa"/>
            <w:noWrap/>
            <w:hideMark/>
          </w:tcPr>
          <w:p w14:paraId="74EC2C9C"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23784C8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91D2B5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0.03909404</w:t>
            </w:r>
          </w:p>
        </w:tc>
        <w:tc>
          <w:tcPr>
            <w:tcW w:w="236" w:type="dxa"/>
            <w:noWrap/>
            <w:hideMark/>
          </w:tcPr>
          <w:p w14:paraId="4F138C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0.06037643</w:t>
            </w:r>
          </w:p>
        </w:tc>
        <w:tc>
          <w:tcPr>
            <w:tcW w:w="236" w:type="dxa"/>
            <w:noWrap/>
            <w:hideMark/>
          </w:tcPr>
          <w:p w14:paraId="3C0029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2.93E-05</w:t>
            </w:r>
          </w:p>
        </w:tc>
        <w:tc>
          <w:tcPr>
            <w:tcW w:w="236" w:type="dxa"/>
            <w:noWrap/>
            <w:hideMark/>
          </w:tcPr>
          <w:p w14:paraId="6D4B2B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28.4445017</w:t>
            </w:r>
          </w:p>
        </w:tc>
        <w:tc>
          <w:tcPr>
            <w:tcW w:w="236" w:type="dxa"/>
            <w:noWrap/>
            <w:hideMark/>
          </w:tcPr>
          <w:p w14:paraId="77CA4E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28.4219481</w:t>
            </w:r>
          </w:p>
        </w:tc>
        <w:tc>
          <w:tcPr>
            <w:tcW w:w="236" w:type="dxa"/>
            <w:noWrap/>
            <w:hideMark/>
          </w:tcPr>
          <w:p w14:paraId="2724BB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0.00024352</w:t>
            </w:r>
          </w:p>
        </w:tc>
      </w:tr>
      <w:tr w:rsidR="008B378D" w:rsidRPr="00CE7A00" w14:paraId="764877AA" w14:textId="77777777" w:rsidTr="008B378D">
        <w:trPr>
          <w:trHeight w:val="20"/>
        </w:trPr>
        <w:tc>
          <w:tcPr>
            <w:tcW w:w="236" w:type="dxa"/>
            <w:noWrap/>
            <w:hideMark/>
          </w:tcPr>
          <w:p w14:paraId="2F37740F"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7D6C2E4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A392B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0.007603</w:t>
            </w:r>
          </w:p>
        </w:tc>
        <w:tc>
          <w:tcPr>
            <w:tcW w:w="236" w:type="dxa"/>
            <w:noWrap/>
            <w:hideMark/>
          </w:tcPr>
          <w:p w14:paraId="3E4393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0.0490575</w:t>
            </w:r>
          </w:p>
        </w:tc>
        <w:tc>
          <w:tcPr>
            <w:tcW w:w="236" w:type="dxa"/>
            <w:noWrap/>
            <w:hideMark/>
          </w:tcPr>
          <w:p w14:paraId="419155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9.58E-06</w:t>
            </w:r>
          </w:p>
        </w:tc>
        <w:tc>
          <w:tcPr>
            <w:tcW w:w="236" w:type="dxa"/>
            <w:noWrap/>
            <w:hideMark/>
          </w:tcPr>
          <w:p w14:paraId="7F7FB01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26.4865403</w:t>
            </w:r>
          </w:p>
        </w:tc>
        <w:tc>
          <w:tcPr>
            <w:tcW w:w="236" w:type="dxa"/>
            <w:noWrap/>
            <w:hideMark/>
          </w:tcPr>
          <w:p w14:paraId="609365A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26.4864758</w:t>
            </w:r>
          </w:p>
        </w:tc>
        <w:tc>
          <w:tcPr>
            <w:tcW w:w="236" w:type="dxa"/>
            <w:noWrap/>
            <w:hideMark/>
          </w:tcPr>
          <w:p w14:paraId="11AEB4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9.90E-05</w:t>
            </w:r>
          </w:p>
        </w:tc>
      </w:tr>
      <w:tr w:rsidR="008B378D" w:rsidRPr="00CE7A00" w14:paraId="49301BD7" w14:textId="77777777" w:rsidTr="008B378D">
        <w:trPr>
          <w:trHeight w:val="20"/>
        </w:trPr>
        <w:tc>
          <w:tcPr>
            <w:tcW w:w="236" w:type="dxa"/>
            <w:noWrap/>
            <w:hideMark/>
          </w:tcPr>
          <w:p w14:paraId="5523B8B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5671CCA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6C4CE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0.02291133</w:t>
            </w:r>
          </w:p>
        </w:tc>
        <w:tc>
          <w:tcPr>
            <w:tcW w:w="236" w:type="dxa"/>
            <w:noWrap/>
            <w:hideMark/>
          </w:tcPr>
          <w:p w14:paraId="273008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2.54756316</w:t>
            </w:r>
          </w:p>
        </w:tc>
        <w:tc>
          <w:tcPr>
            <w:tcW w:w="236" w:type="dxa"/>
            <w:noWrap/>
            <w:hideMark/>
          </w:tcPr>
          <w:p w14:paraId="78C066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0.00032241</w:t>
            </w:r>
          </w:p>
        </w:tc>
        <w:tc>
          <w:tcPr>
            <w:tcW w:w="236" w:type="dxa"/>
            <w:noWrap/>
            <w:hideMark/>
          </w:tcPr>
          <w:p w14:paraId="081D0D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30.8505594</w:t>
            </w:r>
          </w:p>
        </w:tc>
        <w:tc>
          <w:tcPr>
            <w:tcW w:w="236" w:type="dxa"/>
            <w:noWrap/>
            <w:hideMark/>
          </w:tcPr>
          <w:p w14:paraId="5D995E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30.8194556</w:t>
            </w:r>
          </w:p>
        </w:tc>
        <w:tc>
          <w:tcPr>
            <w:tcW w:w="236" w:type="dxa"/>
            <w:noWrap/>
            <w:hideMark/>
          </w:tcPr>
          <w:p w14:paraId="5FDD55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6.42E-05</w:t>
            </w:r>
          </w:p>
        </w:tc>
      </w:tr>
      <w:tr w:rsidR="008B378D" w:rsidRPr="00CE7A00" w14:paraId="7065BF74" w14:textId="77777777" w:rsidTr="008B378D">
        <w:trPr>
          <w:trHeight w:val="20"/>
        </w:trPr>
        <w:tc>
          <w:tcPr>
            <w:tcW w:w="236" w:type="dxa"/>
            <w:noWrap/>
            <w:hideMark/>
          </w:tcPr>
          <w:p w14:paraId="55A8E69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4BA20BE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2AEDA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0.0345661</w:t>
            </w:r>
          </w:p>
        </w:tc>
        <w:tc>
          <w:tcPr>
            <w:tcW w:w="236" w:type="dxa"/>
            <w:noWrap/>
            <w:hideMark/>
          </w:tcPr>
          <w:p w14:paraId="29082F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3.84160829</w:t>
            </w:r>
          </w:p>
        </w:tc>
        <w:tc>
          <w:tcPr>
            <w:tcW w:w="236" w:type="dxa"/>
            <w:noWrap/>
            <w:hideMark/>
          </w:tcPr>
          <w:p w14:paraId="3A146A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0.0002021</w:t>
            </w:r>
          </w:p>
        </w:tc>
        <w:tc>
          <w:tcPr>
            <w:tcW w:w="236" w:type="dxa"/>
            <w:noWrap/>
            <w:hideMark/>
          </w:tcPr>
          <w:p w14:paraId="3C5787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28.2760965</w:t>
            </w:r>
          </w:p>
        </w:tc>
        <w:tc>
          <w:tcPr>
            <w:tcW w:w="236" w:type="dxa"/>
            <w:noWrap/>
            <w:hideMark/>
          </w:tcPr>
          <w:p w14:paraId="04E3EB7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28.27605</w:t>
            </w:r>
          </w:p>
        </w:tc>
        <w:tc>
          <w:tcPr>
            <w:tcW w:w="236" w:type="dxa"/>
            <w:noWrap/>
            <w:hideMark/>
          </w:tcPr>
          <w:p w14:paraId="36CCF87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2.42E-05</w:t>
            </w:r>
          </w:p>
        </w:tc>
      </w:tr>
      <w:tr w:rsidR="008B378D" w:rsidRPr="00CE7A00" w14:paraId="6514B15F" w14:textId="77777777" w:rsidTr="008B378D">
        <w:trPr>
          <w:trHeight w:val="20"/>
        </w:trPr>
        <w:tc>
          <w:tcPr>
            <w:tcW w:w="236" w:type="dxa"/>
            <w:noWrap/>
            <w:hideMark/>
          </w:tcPr>
          <w:p w14:paraId="0A6EC28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562857A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4B69E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0.08139911</w:t>
            </w:r>
          </w:p>
        </w:tc>
        <w:tc>
          <w:tcPr>
            <w:tcW w:w="236" w:type="dxa"/>
            <w:noWrap/>
            <w:hideMark/>
          </w:tcPr>
          <w:p w14:paraId="4CFE58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0.05856605</w:t>
            </w:r>
          </w:p>
        </w:tc>
        <w:tc>
          <w:tcPr>
            <w:tcW w:w="236" w:type="dxa"/>
            <w:noWrap/>
            <w:hideMark/>
          </w:tcPr>
          <w:p w14:paraId="54962B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5.05E-05</w:t>
            </w:r>
          </w:p>
        </w:tc>
        <w:tc>
          <w:tcPr>
            <w:tcW w:w="236" w:type="dxa"/>
            <w:noWrap/>
            <w:hideMark/>
          </w:tcPr>
          <w:p w14:paraId="201830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28.2388658</w:t>
            </w:r>
          </w:p>
        </w:tc>
        <w:tc>
          <w:tcPr>
            <w:tcW w:w="236" w:type="dxa"/>
            <w:noWrap/>
            <w:hideMark/>
          </w:tcPr>
          <w:p w14:paraId="5B058A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26.8724685</w:t>
            </w:r>
          </w:p>
        </w:tc>
        <w:tc>
          <w:tcPr>
            <w:tcW w:w="236" w:type="dxa"/>
            <w:noWrap/>
            <w:hideMark/>
          </w:tcPr>
          <w:p w14:paraId="7EAD9A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0.00048208</w:t>
            </w:r>
          </w:p>
        </w:tc>
      </w:tr>
      <w:tr w:rsidR="008B378D" w:rsidRPr="00CE7A00" w14:paraId="7CA61C4C" w14:textId="77777777" w:rsidTr="008B378D">
        <w:trPr>
          <w:trHeight w:val="20"/>
        </w:trPr>
        <w:tc>
          <w:tcPr>
            <w:tcW w:w="236" w:type="dxa"/>
            <w:noWrap/>
            <w:hideMark/>
          </w:tcPr>
          <w:p w14:paraId="65E57C8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2FE719E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FD9FB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0.27812295</w:t>
            </w:r>
          </w:p>
        </w:tc>
        <w:tc>
          <w:tcPr>
            <w:tcW w:w="236" w:type="dxa"/>
            <w:noWrap/>
            <w:hideMark/>
          </w:tcPr>
          <w:p w14:paraId="789DC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12.7990663</w:t>
            </w:r>
          </w:p>
        </w:tc>
        <w:tc>
          <w:tcPr>
            <w:tcW w:w="236" w:type="dxa"/>
            <w:noWrap/>
            <w:hideMark/>
          </w:tcPr>
          <w:p w14:paraId="56EE4D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0.00756354</w:t>
            </w:r>
          </w:p>
        </w:tc>
        <w:tc>
          <w:tcPr>
            <w:tcW w:w="236" w:type="dxa"/>
            <w:noWrap/>
            <w:hideMark/>
          </w:tcPr>
          <w:p w14:paraId="0F12D7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28.9273622</w:t>
            </w:r>
          </w:p>
        </w:tc>
        <w:tc>
          <w:tcPr>
            <w:tcW w:w="236" w:type="dxa"/>
            <w:noWrap/>
            <w:hideMark/>
          </w:tcPr>
          <w:p w14:paraId="60F3EF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28.8702129</w:t>
            </w:r>
          </w:p>
        </w:tc>
        <w:tc>
          <w:tcPr>
            <w:tcW w:w="236" w:type="dxa"/>
            <w:noWrap/>
            <w:hideMark/>
          </w:tcPr>
          <w:p w14:paraId="094379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0.00029957</w:t>
            </w:r>
          </w:p>
        </w:tc>
      </w:tr>
      <w:tr w:rsidR="008B378D" w:rsidRPr="00CE7A00" w14:paraId="390AA8F6" w14:textId="77777777" w:rsidTr="008B378D">
        <w:trPr>
          <w:trHeight w:val="20"/>
        </w:trPr>
        <w:tc>
          <w:tcPr>
            <w:tcW w:w="236" w:type="dxa"/>
            <w:noWrap/>
            <w:hideMark/>
          </w:tcPr>
          <w:p w14:paraId="0B987EB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4428DC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84697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0.03112251</w:t>
            </w:r>
          </w:p>
        </w:tc>
        <w:tc>
          <w:tcPr>
            <w:tcW w:w="236" w:type="dxa"/>
            <w:noWrap/>
            <w:hideMark/>
          </w:tcPr>
          <w:p w14:paraId="074186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0.02696097</w:t>
            </w:r>
          </w:p>
        </w:tc>
        <w:tc>
          <w:tcPr>
            <w:tcW w:w="236" w:type="dxa"/>
            <w:noWrap/>
            <w:hideMark/>
          </w:tcPr>
          <w:p w14:paraId="77D0A7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2.58E-05</w:t>
            </w:r>
          </w:p>
        </w:tc>
        <w:tc>
          <w:tcPr>
            <w:tcW w:w="236" w:type="dxa"/>
            <w:noWrap/>
            <w:hideMark/>
          </w:tcPr>
          <w:p w14:paraId="1AAFED0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26.4386383</w:t>
            </w:r>
          </w:p>
        </w:tc>
        <w:tc>
          <w:tcPr>
            <w:tcW w:w="236" w:type="dxa"/>
            <w:noWrap/>
            <w:hideMark/>
          </w:tcPr>
          <w:p w14:paraId="6A25D3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26.3680204</w:t>
            </w:r>
          </w:p>
        </w:tc>
        <w:tc>
          <w:tcPr>
            <w:tcW w:w="236" w:type="dxa"/>
            <w:noWrap/>
            <w:hideMark/>
          </w:tcPr>
          <w:p w14:paraId="483875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0.00026135</w:t>
            </w:r>
          </w:p>
        </w:tc>
      </w:tr>
      <w:tr w:rsidR="008B378D" w:rsidRPr="00CE7A00" w14:paraId="70C897A7" w14:textId="77777777" w:rsidTr="008B378D">
        <w:trPr>
          <w:trHeight w:val="20"/>
        </w:trPr>
        <w:tc>
          <w:tcPr>
            <w:tcW w:w="236" w:type="dxa"/>
            <w:noWrap/>
            <w:hideMark/>
          </w:tcPr>
          <w:p w14:paraId="6900A72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59196F7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D507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0.04106105</w:t>
            </w:r>
          </w:p>
        </w:tc>
        <w:tc>
          <w:tcPr>
            <w:tcW w:w="236" w:type="dxa"/>
            <w:noWrap/>
            <w:hideMark/>
          </w:tcPr>
          <w:p w14:paraId="6A90CE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0.12980581</w:t>
            </w:r>
          </w:p>
        </w:tc>
        <w:tc>
          <w:tcPr>
            <w:tcW w:w="236" w:type="dxa"/>
            <w:noWrap/>
            <w:hideMark/>
          </w:tcPr>
          <w:p w14:paraId="5050AE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2.50E-05</w:t>
            </w:r>
          </w:p>
        </w:tc>
        <w:tc>
          <w:tcPr>
            <w:tcW w:w="236" w:type="dxa"/>
            <w:noWrap/>
            <w:hideMark/>
          </w:tcPr>
          <w:p w14:paraId="424400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31.8765016</w:t>
            </w:r>
          </w:p>
        </w:tc>
        <w:tc>
          <w:tcPr>
            <w:tcW w:w="236" w:type="dxa"/>
            <w:noWrap/>
            <w:hideMark/>
          </w:tcPr>
          <w:p w14:paraId="45C4D2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26.366249</w:t>
            </w:r>
          </w:p>
        </w:tc>
        <w:tc>
          <w:tcPr>
            <w:tcW w:w="236" w:type="dxa"/>
            <w:noWrap/>
            <w:hideMark/>
          </w:tcPr>
          <w:p w14:paraId="2AD963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0.00010913</w:t>
            </w:r>
          </w:p>
        </w:tc>
      </w:tr>
      <w:tr w:rsidR="008B378D" w:rsidRPr="00CE7A00" w14:paraId="72DF28A1" w14:textId="77777777" w:rsidTr="008B378D">
        <w:trPr>
          <w:trHeight w:val="20"/>
        </w:trPr>
        <w:tc>
          <w:tcPr>
            <w:tcW w:w="236" w:type="dxa"/>
            <w:noWrap/>
            <w:hideMark/>
          </w:tcPr>
          <w:p w14:paraId="5A6EC4F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66866BA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DDDBE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0.02918668</w:t>
            </w:r>
          </w:p>
        </w:tc>
        <w:tc>
          <w:tcPr>
            <w:tcW w:w="236" w:type="dxa"/>
            <w:noWrap/>
            <w:hideMark/>
          </w:tcPr>
          <w:p w14:paraId="4ED058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0.47536547</w:t>
            </w:r>
          </w:p>
        </w:tc>
        <w:tc>
          <w:tcPr>
            <w:tcW w:w="236" w:type="dxa"/>
            <w:noWrap/>
            <w:hideMark/>
          </w:tcPr>
          <w:p w14:paraId="29E302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0.00040129</w:t>
            </w:r>
          </w:p>
        </w:tc>
        <w:tc>
          <w:tcPr>
            <w:tcW w:w="236" w:type="dxa"/>
            <w:noWrap/>
            <w:hideMark/>
          </w:tcPr>
          <w:p w14:paraId="04E4C9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30.9680118</w:t>
            </w:r>
          </w:p>
        </w:tc>
        <w:tc>
          <w:tcPr>
            <w:tcW w:w="236" w:type="dxa"/>
            <w:noWrap/>
            <w:hideMark/>
          </w:tcPr>
          <w:p w14:paraId="5823CE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30.7841683</w:t>
            </w:r>
          </w:p>
        </w:tc>
        <w:tc>
          <w:tcPr>
            <w:tcW w:w="236" w:type="dxa"/>
            <w:noWrap/>
            <w:hideMark/>
          </w:tcPr>
          <w:p w14:paraId="70AE89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0.00042586</w:t>
            </w:r>
          </w:p>
        </w:tc>
      </w:tr>
      <w:tr w:rsidR="008B378D" w:rsidRPr="00CE7A00" w14:paraId="5CC1985B" w14:textId="77777777" w:rsidTr="008B378D">
        <w:trPr>
          <w:trHeight w:val="20"/>
        </w:trPr>
        <w:tc>
          <w:tcPr>
            <w:tcW w:w="236" w:type="dxa"/>
            <w:noWrap/>
            <w:hideMark/>
          </w:tcPr>
          <w:p w14:paraId="76269D0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4261F4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2E305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0.04944369</w:t>
            </w:r>
          </w:p>
        </w:tc>
        <w:tc>
          <w:tcPr>
            <w:tcW w:w="236" w:type="dxa"/>
            <w:noWrap/>
            <w:hideMark/>
          </w:tcPr>
          <w:p w14:paraId="1A6439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0.36440144</w:t>
            </w:r>
          </w:p>
        </w:tc>
        <w:tc>
          <w:tcPr>
            <w:tcW w:w="236" w:type="dxa"/>
            <w:noWrap/>
            <w:hideMark/>
          </w:tcPr>
          <w:p w14:paraId="11F2BA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0.00012831</w:t>
            </w:r>
          </w:p>
        </w:tc>
        <w:tc>
          <w:tcPr>
            <w:tcW w:w="236" w:type="dxa"/>
            <w:noWrap/>
            <w:hideMark/>
          </w:tcPr>
          <w:p w14:paraId="27F27F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26.9652409</w:t>
            </w:r>
          </w:p>
        </w:tc>
        <w:tc>
          <w:tcPr>
            <w:tcW w:w="236" w:type="dxa"/>
            <w:noWrap/>
            <w:hideMark/>
          </w:tcPr>
          <w:p w14:paraId="1D0053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26.867926</w:t>
            </w:r>
          </w:p>
        </w:tc>
        <w:tc>
          <w:tcPr>
            <w:tcW w:w="236" w:type="dxa"/>
            <w:noWrap/>
            <w:hideMark/>
          </w:tcPr>
          <w:p w14:paraId="309845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0.00018263</w:t>
            </w:r>
          </w:p>
        </w:tc>
      </w:tr>
      <w:tr w:rsidR="008B378D" w:rsidRPr="00CE7A00" w14:paraId="0B95D924" w14:textId="77777777" w:rsidTr="008B378D">
        <w:trPr>
          <w:trHeight w:val="20"/>
        </w:trPr>
        <w:tc>
          <w:tcPr>
            <w:tcW w:w="236" w:type="dxa"/>
            <w:noWrap/>
            <w:hideMark/>
          </w:tcPr>
          <w:p w14:paraId="09FEC3A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0DA4F3C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C27DF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0.02191758</w:t>
            </w:r>
          </w:p>
        </w:tc>
        <w:tc>
          <w:tcPr>
            <w:tcW w:w="236" w:type="dxa"/>
            <w:noWrap/>
            <w:hideMark/>
          </w:tcPr>
          <w:p w14:paraId="70C62C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10.1067817</w:t>
            </w:r>
          </w:p>
        </w:tc>
        <w:tc>
          <w:tcPr>
            <w:tcW w:w="236" w:type="dxa"/>
            <w:noWrap/>
            <w:hideMark/>
          </w:tcPr>
          <w:p w14:paraId="7D94442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0.0017054</w:t>
            </w:r>
          </w:p>
        </w:tc>
        <w:tc>
          <w:tcPr>
            <w:tcW w:w="236" w:type="dxa"/>
            <w:noWrap/>
            <w:hideMark/>
          </w:tcPr>
          <w:p w14:paraId="3C07D2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30.5397738</w:t>
            </w:r>
          </w:p>
        </w:tc>
        <w:tc>
          <w:tcPr>
            <w:tcW w:w="236" w:type="dxa"/>
            <w:noWrap/>
            <w:hideMark/>
          </w:tcPr>
          <w:p w14:paraId="132371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30.5380222</w:t>
            </w:r>
          </w:p>
        </w:tc>
        <w:tc>
          <w:tcPr>
            <w:tcW w:w="236" w:type="dxa"/>
            <w:noWrap/>
            <w:hideMark/>
          </w:tcPr>
          <w:p w14:paraId="51BAEF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8.52E-05</w:t>
            </w:r>
          </w:p>
        </w:tc>
      </w:tr>
      <w:tr w:rsidR="008B378D" w:rsidRPr="00CE7A00" w14:paraId="0CA09DA5" w14:textId="77777777" w:rsidTr="008B378D">
        <w:trPr>
          <w:trHeight w:val="20"/>
        </w:trPr>
        <w:tc>
          <w:tcPr>
            <w:tcW w:w="236" w:type="dxa"/>
            <w:noWrap/>
            <w:hideMark/>
          </w:tcPr>
          <w:p w14:paraId="0EB7E2D8"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3F8624C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83CC10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0.01169879</w:t>
            </w:r>
          </w:p>
        </w:tc>
        <w:tc>
          <w:tcPr>
            <w:tcW w:w="236" w:type="dxa"/>
            <w:noWrap/>
            <w:hideMark/>
          </w:tcPr>
          <w:p w14:paraId="6DC5026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0.07125677</w:t>
            </w:r>
          </w:p>
        </w:tc>
        <w:tc>
          <w:tcPr>
            <w:tcW w:w="236" w:type="dxa"/>
            <w:noWrap/>
            <w:hideMark/>
          </w:tcPr>
          <w:p w14:paraId="39F913D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4.05E-05</w:t>
            </w:r>
          </w:p>
        </w:tc>
        <w:tc>
          <w:tcPr>
            <w:tcW w:w="236" w:type="dxa"/>
            <w:noWrap/>
            <w:hideMark/>
          </w:tcPr>
          <w:p w14:paraId="237BC9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28.8676101</w:t>
            </w:r>
          </w:p>
        </w:tc>
        <w:tc>
          <w:tcPr>
            <w:tcW w:w="236" w:type="dxa"/>
            <w:noWrap/>
            <w:hideMark/>
          </w:tcPr>
          <w:p w14:paraId="5EFB45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28.8663668</w:t>
            </w:r>
          </w:p>
        </w:tc>
        <w:tc>
          <w:tcPr>
            <w:tcW w:w="236" w:type="dxa"/>
            <w:noWrap/>
            <w:hideMark/>
          </w:tcPr>
          <w:p w14:paraId="6893E4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0.000284</w:t>
            </w:r>
          </w:p>
        </w:tc>
      </w:tr>
      <w:tr w:rsidR="008B378D" w:rsidRPr="00CE7A00" w14:paraId="23961473" w14:textId="77777777" w:rsidTr="008B378D">
        <w:trPr>
          <w:trHeight w:val="20"/>
        </w:trPr>
        <w:tc>
          <w:tcPr>
            <w:tcW w:w="236" w:type="dxa"/>
            <w:noWrap/>
            <w:hideMark/>
          </w:tcPr>
          <w:p w14:paraId="08CC6B08"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2532CC3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D0A6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0.02549196</w:t>
            </w:r>
          </w:p>
        </w:tc>
        <w:tc>
          <w:tcPr>
            <w:tcW w:w="236" w:type="dxa"/>
            <w:noWrap/>
            <w:hideMark/>
          </w:tcPr>
          <w:p w14:paraId="679084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9.27369114</w:t>
            </w:r>
          </w:p>
        </w:tc>
        <w:tc>
          <w:tcPr>
            <w:tcW w:w="236" w:type="dxa"/>
            <w:noWrap/>
            <w:hideMark/>
          </w:tcPr>
          <w:p w14:paraId="2E4628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0.00549692</w:t>
            </w:r>
          </w:p>
        </w:tc>
        <w:tc>
          <w:tcPr>
            <w:tcW w:w="236" w:type="dxa"/>
            <w:noWrap/>
            <w:hideMark/>
          </w:tcPr>
          <w:p w14:paraId="549E70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28.2741001</w:t>
            </w:r>
          </w:p>
        </w:tc>
        <w:tc>
          <w:tcPr>
            <w:tcW w:w="236" w:type="dxa"/>
            <w:noWrap/>
            <w:hideMark/>
          </w:tcPr>
          <w:p w14:paraId="5D4671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28.2095742</w:t>
            </w:r>
          </w:p>
        </w:tc>
        <w:tc>
          <w:tcPr>
            <w:tcW w:w="236" w:type="dxa"/>
            <w:noWrap/>
            <w:hideMark/>
          </w:tcPr>
          <w:p w14:paraId="72723C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0.00029637</w:t>
            </w:r>
          </w:p>
        </w:tc>
      </w:tr>
      <w:tr w:rsidR="008B378D" w:rsidRPr="00CE7A00" w14:paraId="3D640FAC" w14:textId="77777777" w:rsidTr="008B378D">
        <w:trPr>
          <w:trHeight w:val="20"/>
        </w:trPr>
        <w:tc>
          <w:tcPr>
            <w:tcW w:w="236" w:type="dxa"/>
            <w:noWrap/>
            <w:hideMark/>
          </w:tcPr>
          <w:p w14:paraId="4F9B46B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12F574A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D8953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0.03001064</w:t>
            </w:r>
          </w:p>
        </w:tc>
        <w:tc>
          <w:tcPr>
            <w:tcW w:w="236" w:type="dxa"/>
            <w:noWrap/>
            <w:hideMark/>
          </w:tcPr>
          <w:p w14:paraId="4854789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0.22886667</w:t>
            </w:r>
          </w:p>
        </w:tc>
        <w:tc>
          <w:tcPr>
            <w:tcW w:w="236" w:type="dxa"/>
            <w:noWrap/>
            <w:hideMark/>
          </w:tcPr>
          <w:p w14:paraId="6BA309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0.00011637</w:t>
            </w:r>
          </w:p>
        </w:tc>
        <w:tc>
          <w:tcPr>
            <w:tcW w:w="236" w:type="dxa"/>
            <w:noWrap/>
            <w:hideMark/>
          </w:tcPr>
          <w:p w14:paraId="68B817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20.4227465</w:t>
            </w:r>
          </w:p>
        </w:tc>
        <w:tc>
          <w:tcPr>
            <w:tcW w:w="236" w:type="dxa"/>
            <w:noWrap/>
            <w:hideMark/>
          </w:tcPr>
          <w:p w14:paraId="797801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20.2923207</w:t>
            </w:r>
          </w:p>
        </w:tc>
        <w:tc>
          <w:tcPr>
            <w:tcW w:w="236" w:type="dxa"/>
            <w:noWrap/>
            <w:hideMark/>
          </w:tcPr>
          <w:p w14:paraId="0BEDD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0.00025699</w:t>
            </w:r>
          </w:p>
        </w:tc>
      </w:tr>
      <w:tr w:rsidR="008B378D" w:rsidRPr="00CE7A00" w14:paraId="109C7C03" w14:textId="77777777" w:rsidTr="008B378D">
        <w:trPr>
          <w:trHeight w:val="20"/>
        </w:trPr>
        <w:tc>
          <w:tcPr>
            <w:tcW w:w="236" w:type="dxa"/>
            <w:noWrap/>
            <w:hideMark/>
          </w:tcPr>
          <w:p w14:paraId="42B9FF2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747EEB9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421BB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0.07146282</w:t>
            </w:r>
          </w:p>
        </w:tc>
        <w:tc>
          <w:tcPr>
            <w:tcW w:w="236" w:type="dxa"/>
            <w:noWrap/>
            <w:hideMark/>
          </w:tcPr>
          <w:p w14:paraId="5D212D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11.3357708</w:t>
            </w:r>
          </w:p>
        </w:tc>
        <w:tc>
          <w:tcPr>
            <w:tcW w:w="236" w:type="dxa"/>
            <w:noWrap/>
            <w:hideMark/>
          </w:tcPr>
          <w:p w14:paraId="5CE22C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0.00180116</w:t>
            </w:r>
          </w:p>
        </w:tc>
        <w:tc>
          <w:tcPr>
            <w:tcW w:w="236" w:type="dxa"/>
            <w:noWrap/>
            <w:hideMark/>
          </w:tcPr>
          <w:p w14:paraId="6BC67F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27.3842536</w:t>
            </w:r>
          </w:p>
        </w:tc>
        <w:tc>
          <w:tcPr>
            <w:tcW w:w="236" w:type="dxa"/>
            <w:noWrap/>
            <w:hideMark/>
          </w:tcPr>
          <w:p w14:paraId="390371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27.3710283</w:t>
            </w:r>
          </w:p>
        </w:tc>
        <w:tc>
          <w:tcPr>
            <w:tcW w:w="236" w:type="dxa"/>
            <w:noWrap/>
            <w:hideMark/>
          </w:tcPr>
          <w:p w14:paraId="5431AB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8.23E-05</w:t>
            </w:r>
          </w:p>
        </w:tc>
      </w:tr>
      <w:tr w:rsidR="008B378D" w:rsidRPr="00CE7A00" w14:paraId="4AF725C2" w14:textId="77777777" w:rsidTr="008B378D">
        <w:trPr>
          <w:trHeight w:val="20"/>
        </w:trPr>
        <w:tc>
          <w:tcPr>
            <w:tcW w:w="236" w:type="dxa"/>
            <w:noWrap/>
            <w:hideMark/>
          </w:tcPr>
          <w:p w14:paraId="5E4E305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78A07A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7DE50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0.01791912</w:t>
            </w:r>
          </w:p>
        </w:tc>
        <w:tc>
          <w:tcPr>
            <w:tcW w:w="236" w:type="dxa"/>
            <w:noWrap/>
            <w:hideMark/>
          </w:tcPr>
          <w:p w14:paraId="5BC71A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0.12517184</w:t>
            </w:r>
          </w:p>
        </w:tc>
        <w:tc>
          <w:tcPr>
            <w:tcW w:w="236" w:type="dxa"/>
            <w:noWrap/>
            <w:hideMark/>
          </w:tcPr>
          <w:p w14:paraId="004D90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2.55E-05</w:t>
            </w:r>
          </w:p>
        </w:tc>
        <w:tc>
          <w:tcPr>
            <w:tcW w:w="236" w:type="dxa"/>
            <w:noWrap/>
            <w:hideMark/>
          </w:tcPr>
          <w:p w14:paraId="3ABBD3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27.4405428</w:t>
            </w:r>
          </w:p>
        </w:tc>
        <w:tc>
          <w:tcPr>
            <w:tcW w:w="236" w:type="dxa"/>
            <w:noWrap/>
            <w:hideMark/>
          </w:tcPr>
          <w:p w14:paraId="52BE93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27.2627386</w:t>
            </w:r>
          </w:p>
        </w:tc>
        <w:tc>
          <w:tcPr>
            <w:tcW w:w="236" w:type="dxa"/>
            <w:noWrap/>
            <w:hideMark/>
          </w:tcPr>
          <w:p w14:paraId="743FB45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0.00013596</w:t>
            </w:r>
          </w:p>
        </w:tc>
      </w:tr>
      <w:tr w:rsidR="008B378D" w:rsidRPr="00CE7A00" w14:paraId="5559897A" w14:textId="77777777" w:rsidTr="008B378D">
        <w:trPr>
          <w:trHeight w:val="20"/>
        </w:trPr>
        <w:tc>
          <w:tcPr>
            <w:tcW w:w="236" w:type="dxa"/>
            <w:noWrap/>
            <w:hideMark/>
          </w:tcPr>
          <w:p w14:paraId="067052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1E1AD0B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5C60E3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0.03815547</w:t>
            </w:r>
          </w:p>
        </w:tc>
        <w:tc>
          <w:tcPr>
            <w:tcW w:w="236" w:type="dxa"/>
            <w:noWrap/>
            <w:hideMark/>
          </w:tcPr>
          <w:p w14:paraId="1A1C38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0.16530149</w:t>
            </w:r>
          </w:p>
        </w:tc>
        <w:tc>
          <w:tcPr>
            <w:tcW w:w="236" w:type="dxa"/>
            <w:noWrap/>
            <w:hideMark/>
          </w:tcPr>
          <w:p w14:paraId="47C2EF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7.87E-05</w:t>
            </w:r>
          </w:p>
        </w:tc>
        <w:tc>
          <w:tcPr>
            <w:tcW w:w="236" w:type="dxa"/>
            <w:noWrap/>
            <w:hideMark/>
          </w:tcPr>
          <w:p w14:paraId="1C7232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25.6218183</w:t>
            </w:r>
          </w:p>
        </w:tc>
        <w:tc>
          <w:tcPr>
            <w:tcW w:w="236" w:type="dxa"/>
            <w:noWrap/>
            <w:hideMark/>
          </w:tcPr>
          <w:p w14:paraId="6406DEE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25.6218162</w:t>
            </w:r>
          </w:p>
        </w:tc>
        <w:tc>
          <w:tcPr>
            <w:tcW w:w="236" w:type="dxa"/>
            <w:noWrap/>
            <w:hideMark/>
          </w:tcPr>
          <w:p w14:paraId="76A28F1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0.00023809</w:t>
            </w:r>
          </w:p>
        </w:tc>
      </w:tr>
      <w:tr w:rsidR="008B378D" w:rsidRPr="00CE7A00" w14:paraId="3E13424B" w14:textId="77777777" w:rsidTr="008B378D">
        <w:trPr>
          <w:trHeight w:val="20"/>
        </w:trPr>
        <w:tc>
          <w:tcPr>
            <w:tcW w:w="236" w:type="dxa"/>
            <w:noWrap/>
            <w:hideMark/>
          </w:tcPr>
          <w:p w14:paraId="66FBF8D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6B86430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8C6EF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0.03353691</w:t>
            </w:r>
          </w:p>
        </w:tc>
        <w:tc>
          <w:tcPr>
            <w:tcW w:w="236" w:type="dxa"/>
            <w:noWrap/>
            <w:hideMark/>
          </w:tcPr>
          <w:p w14:paraId="22D5B7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0.11487522</w:t>
            </w:r>
          </w:p>
        </w:tc>
        <w:tc>
          <w:tcPr>
            <w:tcW w:w="236" w:type="dxa"/>
            <w:noWrap/>
            <w:hideMark/>
          </w:tcPr>
          <w:p w14:paraId="7BE6F11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1.19E-05</w:t>
            </w:r>
          </w:p>
        </w:tc>
        <w:tc>
          <w:tcPr>
            <w:tcW w:w="236" w:type="dxa"/>
            <w:noWrap/>
            <w:hideMark/>
          </w:tcPr>
          <w:p w14:paraId="65BD29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29.1766623</w:t>
            </w:r>
          </w:p>
        </w:tc>
        <w:tc>
          <w:tcPr>
            <w:tcW w:w="236" w:type="dxa"/>
            <w:noWrap/>
            <w:hideMark/>
          </w:tcPr>
          <w:p w14:paraId="24F85F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29.1766282</w:t>
            </w:r>
          </w:p>
        </w:tc>
        <w:tc>
          <w:tcPr>
            <w:tcW w:w="236" w:type="dxa"/>
            <w:noWrap/>
            <w:hideMark/>
          </w:tcPr>
          <w:p w14:paraId="6786EB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5.15E-05</w:t>
            </w:r>
          </w:p>
        </w:tc>
      </w:tr>
      <w:tr w:rsidR="008B378D" w:rsidRPr="00CE7A00" w14:paraId="3EFAD323" w14:textId="77777777" w:rsidTr="008B378D">
        <w:trPr>
          <w:trHeight w:val="20"/>
        </w:trPr>
        <w:tc>
          <w:tcPr>
            <w:tcW w:w="236" w:type="dxa"/>
            <w:noWrap/>
            <w:hideMark/>
          </w:tcPr>
          <w:p w14:paraId="03E31C41"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3ABF976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31FD6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0.03237878</w:t>
            </w:r>
          </w:p>
        </w:tc>
        <w:tc>
          <w:tcPr>
            <w:tcW w:w="236" w:type="dxa"/>
            <w:noWrap/>
            <w:hideMark/>
          </w:tcPr>
          <w:p w14:paraId="57826F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0.0634584</w:t>
            </w:r>
          </w:p>
        </w:tc>
        <w:tc>
          <w:tcPr>
            <w:tcW w:w="236" w:type="dxa"/>
            <w:noWrap/>
            <w:hideMark/>
          </w:tcPr>
          <w:p w14:paraId="41F275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7.00E-05</w:t>
            </w:r>
          </w:p>
        </w:tc>
        <w:tc>
          <w:tcPr>
            <w:tcW w:w="236" w:type="dxa"/>
            <w:noWrap/>
            <w:hideMark/>
          </w:tcPr>
          <w:p w14:paraId="0D97DF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31.7862202</w:t>
            </w:r>
          </w:p>
        </w:tc>
        <w:tc>
          <w:tcPr>
            <w:tcW w:w="236" w:type="dxa"/>
            <w:noWrap/>
            <w:hideMark/>
          </w:tcPr>
          <w:p w14:paraId="16636A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29.6540432</w:t>
            </w:r>
          </w:p>
        </w:tc>
        <w:tc>
          <w:tcPr>
            <w:tcW w:w="236" w:type="dxa"/>
            <w:noWrap/>
            <w:hideMark/>
          </w:tcPr>
          <w:p w14:paraId="7EF603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0.00056777</w:t>
            </w:r>
          </w:p>
        </w:tc>
      </w:tr>
      <w:tr w:rsidR="008B378D" w:rsidRPr="00CE7A00" w14:paraId="6E5C4951" w14:textId="77777777" w:rsidTr="008B378D">
        <w:trPr>
          <w:trHeight w:val="20"/>
        </w:trPr>
        <w:tc>
          <w:tcPr>
            <w:tcW w:w="236" w:type="dxa"/>
            <w:noWrap/>
            <w:hideMark/>
          </w:tcPr>
          <w:p w14:paraId="3782BF41"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2DEFFCC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AC121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0.02426779</w:t>
            </w:r>
          </w:p>
        </w:tc>
        <w:tc>
          <w:tcPr>
            <w:tcW w:w="236" w:type="dxa"/>
            <w:noWrap/>
            <w:hideMark/>
          </w:tcPr>
          <w:p w14:paraId="0E3AA8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10.6994061</w:t>
            </w:r>
          </w:p>
        </w:tc>
        <w:tc>
          <w:tcPr>
            <w:tcW w:w="236" w:type="dxa"/>
            <w:noWrap/>
            <w:hideMark/>
          </w:tcPr>
          <w:p w14:paraId="7B61762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0.00220883</w:t>
            </w:r>
          </w:p>
        </w:tc>
        <w:tc>
          <w:tcPr>
            <w:tcW w:w="236" w:type="dxa"/>
            <w:noWrap/>
            <w:hideMark/>
          </w:tcPr>
          <w:p w14:paraId="64FE87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26.6235869</w:t>
            </w:r>
          </w:p>
        </w:tc>
        <w:tc>
          <w:tcPr>
            <w:tcW w:w="236" w:type="dxa"/>
            <w:noWrap/>
            <w:hideMark/>
          </w:tcPr>
          <w:p w14:paraId="13AE1C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26.6237214</w:t>
            </w:r>
          </w:p>
        </w:tc>
        <w:tc>
          <w:tcPr>
            <w:tcW w:w="236" w:type="dxa"/>
            <w:noWrap/>
            <w:hideMark/>
          </w:tcPr>
          <w:p w14:paraId="198DC2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0.00010143</w:t>
            </w:r>
          </w:p>
        </w:tc>
      </w:tr>
      <w:tr w:rsidR="008B378D" w:rsidRPr="00CE7A00" w14:paraId="1236F03E" w14:textId="77777777" w:rsidTr="008B378D">
        <w:trPr>
          <w:trHeight w:val="20"/>
        </w:trPr>
        <w:tc>
          <w:tcPr>
            <w:tcW w:w="236" w:type="dxa"/>
            <w:noWrap/>
            <w:hideMark/>
          </w:tcPr>
          <w:p w14:paraId="65759B8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6BDBF0C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FB16D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0.01203507</w:t>
            </w:r>
          </w:p>
        </w:tc>
        <w:tc>
          <w:tcPr>
            <w:tcW w:w="236" w:type="dxa"/>
            <w:noWrap/>
            <w:hideMark/>
          </w:tcPr>
          <w:p w14:paraId="04BF7B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0.10723967</w:t>
            </w:r>
          </w:p>
        </w:tc>
        <w:tc>
          <w:tcPr>
            <w:tcW w:w="236" w:type="dxa"/>
            <w:noWrap/>
            <w:hideMark/>
          </w:tcPr>
          <w:p w14:paraId="40EE47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3.72E-05</w:t>
            </w:r>
          </w:p>
        </w:tc>
        <w:tc>
          <w:tcPr>
            <w:tcW w:w="236" w:type="dxa"/>
            <w:noWrap/>
            <w:hideMark/>
          </w:tcPr>
          <w:p w14:paraId="103545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27.4527429</w:t>
            </w:r>
          </w:p>
        </w:tc>
        <w:tc>
          <w:tcPr>
            <w:tcW w:w="236" w:type="dxa"/>
            <w:noWrap/>
            <w:hideMark/>
          </w:tcPr>
          <w:p w14:paraId="66A7FF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28.3186798</w:t>
            </w:r>
          </w:p>
        </w:tc>
        <w:tc>
          <w:tcPr>
            <w:tcW w:w="236" w:type="dxa"/>
            <w:noWrap/>
            <w:hideMark/>
          </w:tcPr>
          <w:p w14:paraId="55F77B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0.00017427</w:t>
            </w:r>
          </w:p>
        </w:tc>
      </w:tr>
      <w:tr w:rsidR="008B378D" w:rsidRPr="00CE7A00" w14:paraId="28F6E518" w14:textId="77777777" w:rsidTr="008B378D">
        <w:trPr>
          <w:trHeight w:val="20"/>
        </w:trPr>
        <w:tc>
          <w:tcPr>
            <w:tcW w:w="236" w:type="dxa"/>
            <w:noWrap/>
            <w:hideMark/>
          </w:tcPr>
          <w:p w14:paraId="60AB3F4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24A889C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0BB379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0.01339412</w:t>
            </w:r>
          </w:p>
        </w:tc>
        <w:tc>
          <w:tcPr>
            <w:tcW w:w="236" w:type="dxa"/>
            <w:noWrap/>
            <w:hideMark/>
          </w:tcPr>
          <w:p w14:paraId="595180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0.19195569</w:t>
            </w:r>
          </w:p>
        </w:tc>
        <w:tc>
          <w:tcPr>
            <w:tcW w:w="236" w:type="dxa"/>
            <w:noWrap/>
            <w:hideMark/>
          </w:tcPr>
          <w:p w14:paraId="26B933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9.24E-05</w:t>
            </w:r>
          </w:p>
        </w:tc>
        <w:tc>
          <w:tcPr>
            <w:tcW w:w="236" w:type="dxa"/>
            <w:noWrap/>
            <w:hideMark/>
          </w:tcPr>
          <w:p w14:paraId="29E6CA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24.4896495</w:t>
            </w:r>
          </w:p>
        </w:tc>
        <w:tc>
          <w:tcPr>
            <w:tcW w:w="236" w:type="dxa"/>
            <w:noWrap/>
            <w:hideMark/>
          </w:tcPr>
          <w:p w14:paraId="15EA53D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24.5452359</w:t>
            </w:r>
          </w:p>
        </w:tc>
        <w:tc>
          <w:tcPr>
            <w:tcW w:w="236" w:type="dxa"/>
            <w:noWrap/>
            <w:hideMark/>
          </w:tcPr>
          <w:p w14:paraId="599E4C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0.0002408</w:t>
            </w:r>
          </w:p>
        </w:tc>
      </w:tr>
      <w:tr w:rsidR="008B378D" w:rsidRPr="00CE7A00" w14:paraId="0EAAD1BF" w14:textId="77777777" w:rsidTr="008B378D">
        <w:trPr>
          <w:trHeight w:val="20"/>
        </w:trPr>
        <w:tc>
          <w:tcPr>
            <w:tcW w:w="236" w:type="dxa"/>
            <w:noWrap/>
            <w:hideMark/>
          </w:tcPr>
          <w:p w14:paraId="22BF8F6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29ED396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CC046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0.07331012</w:t>
            </w:r>
          </w:p>
        </w:tc>
        <w:tc>
          <w:tcPr>
            <w:tcW w:w="236" w:type="dxa"/>
            <w:noWrap/>
            <w:hideMark/>
          </w:tcPr>
          <w:p w14:paraId="475FDE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2.01303375</w:t>
            </w:r>
          </w:p>
        </w:tc>
        <w:tc>
          <w:tcPr>
            <w:tcW w:w="236" w:type="dxa"/>
            <w:noWrap/>
            <w:hideMark/>
          </w:tcPr>
          <w:p w14:paraId="43F511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0.00130584</w:t>
            </w:r>
          </w:p>
        </w:tc>
        <w:tc>
          <w:tcPr>
            <w:tcW w:w="236" w:type="dxa"/>
            <w:noWrap/>
            <w:hideMark/>
          </w:tcPr>
          <w:p w14:paraId="2BA1168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18.8053626</w:t>
            </w:r>
          </w:p>
        </w:tc>
        <w:tc>
          <w:tcPr>
            <w:tcW w:w="236" w:type="dxa"/>
            <w:noWrap/>
            <w:hideMark/>
          </w:tcPr>
          <w:p w14:paraId="5DEB47A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18.8193568</w:t>
            </w:r>
          </w:p>
        </w:tc>
        <w:tc>
          <w:tcPr>
            <w:tcW w:w="236" w:type="dxa"/>
            <w:noWrap/>
            <w:hideMark/>
          </w:tcPr>
          <w:p w14:paraId="262904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0.00032613</w:t>
            </w:r>
          </w:p>
        </w:tc>
      </w:tr>
      <w:tr w:rsidR="008B378D" w:rsidRPr="00CE7A00" w14:paraId="6864787A" w14:textId="77777777" w:rsidTr="008B378D">
        <w:trPr>
          <w:trHeight w:val="20"/>
        </w:trPr>
        <w:tc>
          <w:tcPr>
            <w:tcW w:w="236" w:type="dxa"/>
            <w:noWrap/>
            <w:hideMark/>
          </w:tcPr>
          <w:p w14:paraId="4A3D3D9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2A7196D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2B471A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0.01216597</w:t>
            </w:r>
          </w:p>
        </w:tc>
        <w:tc>
          <w:tcPr>
            <w:tcW w:w="236" w:type="dxa"/>
            <w:noWrap/>
            <w:hideMark/>
          </w:tcPr>
          <w:p w14:paraId="3F79BCD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0.25096766</w:t>
            </w:r>
          </w:p>
        </w:tc>
        <w:tc>
          <w:tcPr>
            <w:tcW w:w="236" w:type="dxa"/>
            <w:noWrap/>
            <w:hideMark/>
          </w:tcPr>
          <w:p w14:paraId="3C4E20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7.21E-05</w:t>
            </w:r>
          </w:p>
        </w:tc>
        <w:tc>
          <w:tcPr>
            <w:tcW w:w="236" w:type="dxa"/>
            <w:noWrap/>
            <w:hideMark/>
          </w:tcPr>
          <w:p w14:paraId="1C3089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24.6623734</w:t>
            </w:r>
          </w:p>
        </w:tc>
        <w:tc>
          <w:tcPr>
            <w:tcW w:w="236" w:type="dxa"/>
            <w:noWrap/>
            <w:hideMark/>
          </w:tcPr>
          <w:p w14:paraId="0D1450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24.6397144</w:t>
            </w:r>
          </w:p>
        </w:tc>
        <w:tc>
          <w:tcPr>
            <w:tcW w:w="236" w:type="dxa"/>
            <w:noWrap/>
            <w:hideMark/>
          </w:tcPr>
          <w:p w14:paraId="5F5559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0.00014281</w:t>
            </w:r>
          </w:p>
        </w:tc>
      </w:tr>
      <w:tr w:rsidR="008B378D" w:rsidRPr="00CE7A00" w14:paraId="0A27F03E" w14:textId="77777777" w:rsidTr="008B378D">
        <w:trPr>
          <w:trHeight w:val="20"/>
        </w:trPr>
        <w:tc>
          <w:tcPr>
            <w:tcW w:w="236" w:type="dxa"/>
            <w:noWrap/>
            <w:hideMark/>
          </w:tcPr>
          <w:p w14:paraId="716EC55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4194D54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5C79D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0.0193124</w:t>
            </w:r>
          </w:p>
        </w:tc>
        <w:tc>
          <w:tcPr>
            <w:tcW w:w="236" w:type="dxa"/>
            <w:noWrap/>
            <w:hideMark/>
          </w:tcPr>
          <w:p w14:paraId="55FF74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10.2964912</w:t>
            </w:r>
          </w:p>
        </w:tc>
        <w:tc>
          <w:tcPr>
            <w:tcW w:w="236" w:type="dxa"/>
            <w:noWrap/>
            <w:hideMark/>
          </w:tcPr>
          <w:p w14:paraId="44248D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0.0048282</w:t>
            </w:r>
          </w:p>
        </w:tc>
        <w:tc>
          <w:tcPr>
            <w:tcW w:w="236" w:type="dxa"/>
            <w:noWrap/>
            <w:hideMark/>
          </w:tcPr>
          <w:p w14:paraId="4943AA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28.4783565</w:t>
            </w:r>
          </w:p>
        </w:tc>
        <w:tc>
          <w:tcPr>
            <w:tcW w:w="236" w:type="dxa"/>
            <w:noWrap/>
            <w:hideMark/>
          </w:tcPr>
          <w:p w14:paraId="43E634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28.4786712</w:t>
            </w:r>
          </w:p>
        </w:tc>
        <w:tc>
          <w:tcPr>
            <w:tcW w:w="236" w:type="dxa"/>
            <w:noWrap/>
            <w:hideMark/>
          </w:tcPr>
          <w:p w14:paraId="717E02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0.00022954</w:t>
            </w:r>
          </w:p>
        </w:tc>
      </w:tr>
      <w:tr w:rsidR="008B378D" w:rsidRPr="00CE7A00" w14:paraId="629DA707" w14:textId="77777777" w:rsidTr="008B378D">
        <w:trPr>
          <w:trHeight w:val="20"/>
        </w:trPr>
        <w:tc>
          <w:tcPr>
            <w:tcW w:w="236" w:type="dxa"/>
            <w:noWrap/>
            <w:hideMark/>
          </w:tcPr>
          <w:p w14:paraId="39384288"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3E5D243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64400E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0.03506271</w:t>
            </w:r>
          </w:p>
        </w:tc>
        <w:tc>
          <w:tcPr>
            <w:tcW w:w="236" w:type="dxa"/>
            <w:noWrap/>
            <w:hideMark/>
          </w:tcPr>
          <w:p w14:paraId="49E3F9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6.74858649</w:t>
            </w:r>
          </w:p>
        </w:tc>
        <w:tc>
          <w:tcPr>
            <w:tcW w:w="236" w:type="dxa"/>
            <w:noWrap/>
            <w:hideMark/>
          </w:tcPr>
          <w:p w14:paraId="49DA5F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0.00289792</w:t>
            </w:r>
          </w:p>
        </w:tc>
        <w:tc>
          <w:tcPr>
            <w:tcW w:w="236" w:type="dxa"/>
            <w:noWrap/>
            <w:hideMark/>
          </w:tcPr>
          <w:p w14:paraId="599A27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21.2773619</w:t>
            </w:r>
          </w:p>
        </w:tc>
        <w:tc>
          <w:tcPr>
            <w:tcW w:w="236" w:type="dxa"/>
            <w:noWrap/>
            <w:hideMark/>
          </w:tcPr>
          <w:p w14:paraId="09E530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21.2810615</w:t>
            </w:r>
          </w:p>
        </w:tc>
        <w:tc>
          <w:tcPr>
            <w:tcW w:w="236" w:type="dxa"/>
            <w:noWrap/>
            <w:hideMark/>
          </w:tcPr>
          <w:p w14:paraId="3885085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0.00021244</w:t>
            </w:r>
          </w:p>
        </w:tc>
      </w:tr>
      <w:tr w:rsidR="008B378D" w:rsidRPr="00CE7A00" w14:paraId="38E2B21B" w14:textId="77777777" w:rsidTr="008B378D">
        <w:trPr>
          <w:trHeight w:val="20"/>
        </w:trPr>
        <w:tc>
          <w:tcPr>
            <w:tcW w:w="236" w:type="dxa"/>
            <w:noWrap/>
            <w:hideMark/>
          </w:tcPr>
          <w:p w14:paraId="551DA4F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6D4D6C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E49024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0.01506848</w:t>
            </w:r>
          </w:p>
        </w:tc>
        <w:tc>
          <w:tcPr>
            <w:tcW w:w="236" w:type="dxa"/>
            <w:noWrap/>
            <w:hideMark/>
          </w:tcPr>
          <w:p w14:paraId="61E967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0.12847278</w:t>
            </w:r>
          </w:p>
        </w:tc>
        <w:tc>
          <w:tcPr>
            <w:tcW w:w="236" w:type="dxa"/>
            <w:noWrap/>
            <w:hideMark/>
          </w:tcPr>
          <w:p w14:paraId="5237C0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4.84E-05</w:t>
            </w:r>
          </w:p>
        </w:tc>
        <w:tc>
          <w:tcPr>
            <w:tcW w:w="236" w:type="dxa"/>
            <w:noWrap/>
            <w:hideMark/>
          </w:tcPr>
          <w:p w14:paraId="3FEA8F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24.1898272</w:t>
            </w:r>
          </w:p>
        </w:tc>
        <w:tc>
          <w:tcPr>
            <w:tcW w:w="236" w:type="dxa"/>
            <w:noWrap/>
            <w:hideMark/>
          </w:tcPr>
          <w:p w14:paraId="248063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26.2974977</w:t>
            </w:r>
          </w:p>
        </w:tc>
        <w:tc>
          <w:tcPr>
            <w:tcW w:w="236" w:type="dxa"/>
            <w:noWrap/>
            <w:hideMark/>
          </w:tcPr>
          <w:p w14:paraId="6C7754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0.0001887</w:t>
            </w:r>
          </w:p>
        </w:tc>
      </w:tr>
      <w:tr w:rsidR="008B378D" w:rsidRPr="00CE7A00" w14:paraId="2EB1549C" w14:textId="77777777" w:rsidTr="008B378D">
        <w:trPr>
          <w:trHeight w:val="20"/>
        </w:trPr>
        <w:tc>
          <w:tcPr>
            <w:tcW w:w="236" w:type="dxa"/>
            <w:noWrap/>
            <w:hideMark/>
          </w:tcPr>
          <w:p w14:paraId="6BD77A1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4472CA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C4C3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0.02988037</w:t>
            </w:r>
          </w:p>
        </w:tc>
        <w:tc>
          <w:tcPr>
            <w:tcW w:w="236" w:type="dxa"/>
            <w:noWrap/>
            <w:hideMark/>
          </w:tcPr>
          <w:p w14:paraId="519A3F3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0.00790863</w:t>
            </w:r>
          </w:p>
        </w:tc>
        <w:tc>
          <w:tcPr>
            <w:tcW w:w="236" w:type="dxa"/>
            <w:noWrap/>
            <w:hideMark/>
          </w:tcPr>
          <w:p w14:paraId="2576E8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2.07E-05</w:t>
            </w:r>
          </w:p>
        </w:tc>
        <w:tc>
          <w:tcPr>
            <w:tcW w:w="236" w:type="dxa"/>
            <w:noWrap/>
            <w:hideMark/>
          </w:tcPr>
          <w:p w14:paraId="5DCB4C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18.4419802</w:t>
            </w:r>
          </w:p>
        </w:tc>
        <w:tc>
          <w:tcPr>
            <w:tcW w:w="236" w:type="dxa"/>
            <w:noWrap/>
            <w:hideMark/>
          </w:tcPr>
          <w:p w14:paraId="5B30EA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18.4764177</w:t>
            </w:r>
          </w:p>
        </w:tc>
        <w:tc>
          <w:tcPr>
            <w:tcW w:w="236" w:type="dxa"/>
            <w:noWrap/>
            <w:hideMark/>
          </w:tcPr>
          <w:p w14:paraId="7E8E28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0.00052526</w:t>
            </w:r>
          </w:p>
        </w:tc>
      </w:tr>
      <w:tr w:rsidR="008B378D" w:rsidRPr="00CE7A00" w14:paraId="2424DF4D" w14:textId="77777777" w:rsidTr="008B378D">
        <w:trPr>
          <w:trHeight w:val="20"/>
        </w:trPr>
        <w:tc>
          <w:tcPr>
            <w:tcW w:w="236" w:type="dxa"/>
            <w:noWrap/>
            <w:hideMark/>
          </w:tcPr>
          <w:p w14:paraId="64079FF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138FAE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A1415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0.01294343</w:t>
            </w:r>
          </w:p>
        </w:tc>
        <w:tc>
          <w:tcPr>
            <w:tcW w:w="236" w:type="dxa"/>
            <w:noWrap/>
            <w:hideMark/>
          </w:tcPr>
          <w:p w14:paraId="3F8379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0.45939341</w:t>
            </w:r>
          </w:p>
        </w:tc>
        <w:tc>
          <w:tcPr>
            <w:tcW w:w="236" w:type="dxa"/>
            <w:noWrap/>
            <w:hideMark/>
          </w:tcPr>
          <w:p w14:paraId="31D64E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2.57E-05</w:t>
            </w:r>
          </w:p>
        </w:tc>
        <w:tc>
          <w:tcPr>
            <w:tcW w:w="236" w:type="dxa"/>
            <w:noWrap/>
            <w:hideMark/>
          </w:tcPr>
          <w:p w14:paraId="057EE6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29.0915432</w:t>
            </w:r>
          </w:p>
        </w:tc>
        <w:tc>
          <w:tcPr>
            <w:tcW w:w="236" w:type="dxa"/>
            <w:noWrap/>
            <w:hideMark/>
          </w:tcPr>
          <w:p w14:paraId="705BD40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29.1208672</w:t>
            </w:r>
          </w:p>
        </w:tc>
        <w:tc>
          <w:tcPr>
            <w:tcW w:w="236" w:type="dxa"/>
            <w:noWrap/>
            <w:hideMark/>
          </w:tcPr>
          <w:p w14:paraId="0DE1A2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2.97E-05</w:t>
            </w:r>
          </w:p>
        </w:tc>
      </w:tr>
      <w:tr w:rsidR="008B378D" w:rsidRPr="00CE7A00" w14:paraId="5E9D0624" w14:textId="77777777" w:rsidTr="008B378D">
        <w:trPr>
          <w:trHeight w:val="20"/>
        </w:trPr>
        <w:tc>
          <w:tcPr>
            <w:tcW w:w="236" w:type="dxa"/>
            <w:noWrap/>
            <w:hideMark/>
          </w:tcPr>
          <w:p w14:paraId="359740A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698ED1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3CB4B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0.00572356</w:t>
            </w:r>
          </w:p>
        </w:tc>
        <w:tc>
          <w:tcPr>
            <w:tcW w:w="236" w:type="dxa"/>
            <w:noWrap/>
            <w:hideMark/>
          </w:tcPr>
          <w:p w14:paraId="192946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0.11922311</w:t>
            </w:r>
          </w:p>
        </w:tc>
        <w:tc>
          <w:tcPr>
            <w:tcW w:w="236" w:type="dxa"/>
            <w:noWrap/>
            <w:hideMark/>
          </w:tcPr>
          <w:p w14:paraId="5F80B7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2.21E-05</w:t>
            </w:r>
          </w:p>
        </w:tc>
        <w:tc>
          <w:tcPr>
            <w:tcW w:w="236" w:type="dxa"/>
            <w:noWrap/>
            <w:hideMark/>
          </w:tcPr>
          <w:p w14:paraId="6813DC3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29.0406205</w:t>
            </w:r>
          </w:p>
        </w:tc>
        <w:tc>
          <w:tcPr>
            <w:tcW w:w="236" w:type="dxa"/>
            <w:noWrap/>
            <w:hideMark/>
          </w:tcPr>
          <w:p w14:paraId="5CF303F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29.0407615</w:t>
            </w:r>
          </w:p>
        </w:tc>
        <w:tc>
          <w:tcPr>
            <w:tcW w:w="236" w:type="dxa"/>
            <w:noWrap/>
            <w:hideMark/>
          </w:tcPr>
          <w:p w14:paraId="71EAFA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9.28E-05</w:t>
            </w:r>
          </w:p>
        </w:tc>
      </w:tr>
      <w:tr w:rsidR="008B378D" w:rsidRPr="00CE7A00" w14:paraId="03277009" w14:textId="77777777" w:rsidTr="008B378D">
        <w:trPr>
          <w:trHeight w:val="20"/>
        </w:trPr>
        <w:tc>
          <w:tcPr>
            <w:tcW w:w="236" w:type="dxa"/>
            <w:noWrap/>
            <w:hideMark/>
          </w:tcPr>
          <w:p w14:paraId="49017A6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58C1ADC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3404B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0.02578306</w:t>
            </w:r>
          </w:p>
        </w:tc>
        <w:tc>
          <w:tcPr>
            <w:tcW w:w="236" w:type="dxa"/>
            <w:noWrap/>
            <w:hideMark/>
          </w:tcPr>
          <w:p w14:paraId="7BA558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4.08360477</w:t>
            </w:r>
          </w:p>
        </w:tc>
        <w:tc>
          <w:tcPr>
            <w:tcW w:w="236" w:type="dxa"/>
            <w:noWrap/>
            <w:hideMark/>
          </w:tcPr>
          <w:p w14:paraId="114835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0.00165405</w:t>
            </w:r>
          </w:p>
        </w:tc>
        <w:tc>
          <w:tcPr>
            <w:tcW w:w="236" w:type="dxa"/>
            <w:noWrap/>
            <w:hideMark/>
          </w:tcPr>
          <w:p w14:paraId="1A4B69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25.2774197</w:t>
            </w:r>
          </w:p>
        </w:tc>
        <w:tc>
          <w:tcPr>
            <w:tcW w:w="236" w:type="dxa"/>
            <w:noWrap/>
            <w:hideMark/>
          </w:tcPr>
          <w:p w14:paraId="5A2696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25.278247</w:t>
            </w:r>
          </w:p>
        </w:tc>
        <w:tc>
          <w:tcPr>
            <w:tcW w:w="236" w:type="dxa"/>
            <w:noWrap/>
            <w:hideMark/>
          </w:tcPr>
          <w:p w14:paraId="1576A1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0.00020125</w:t>
            </w:r>
          </w:p>
        </w:tc>
      </w:tr>
      <w:tr w:rsidR="008B378D" w:rsidRPr="00CE7A00" w14:paraId="464230B7" w14:textId="77777777" w:rsidTr="008B378D">
        <w:trPr>
          <w:trHeight w:val="20"/>
        </w:trPr>
        <w:tc>
          <w:tcPr>
            <w:tcW w:w="236" w:type="dxa"/>
            <w:noWrap/>
            <w:hideMark/>
          </w:tcPr>
          <w:p w14:paraId="1B01A85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29A4E03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53B56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0.0509384</w:t>
            </w:r>
          </w:p>
        </w:tc>
        <w:tc>
          <w:tcPr>
            <w:tcW w:w="236" w:type="dxa"/>
            <w:noWrap/>
            <w:hideMark/>
          </w:tcPr>
          <w:p w14:paraId="407564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13.684164</w:t>
            </w:r>
          </w:p>
        </w:tc>
        <w:tc>
          <w:tcPr>
            <w:tcW w:w="236" w:type="dxa"/>
            <w:noWrap/>
            <w:hideMark/>
          </w:tcPr>
          <w:p w14:paraId="729C67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0.00071978</w:t>
            </w:r>
          </w:p>
        </w:tc>
        <w:tc>
          <w:tcPr>
            <w:tcW w:w="236" w:type="dxa"/>
            <w:noWrap/>
            <w:hideMark/>
          </w:tcPr>
          <w:p w14:paraId="75430D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13.8083493</w:t>
            </w:r>
          </w:p>
        </w:tc>
        <w:tc>
          <w:tcPr>
            <w:tcW w:w="236" w:type="dxa"/>
            <w:noWrap/>
            <w:hideMark/>
          </w:tcPr>
          <w:p w14:paraId="286AC3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13.8495702</w:t>
            </w:r>
          </w:p>
        </w:tc>
        <w:tc>
          <w:tcPr>
            <w:tcW w:w="236" w:type="dxa"/>
            <w:noWrap/>
            <w:hideMark/>
          </w:tcPr>
          <w:p w14:paraId="22D0FB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5.00E-05</w:t>
            </w:r>
          </w:p>
        </w:tc>
      </w:tr>
      <w:tr w:rsidR="008B378D" w:rsidRPr="00CE7A00" w14:paraId="5681335F" w14:textId="77777777" w:rsidTr="008B378D">
        <w:trPr>
          <w:trHeight w:val="20"/>
        </w:trPr>
        <w:tc>
          <w:tcPr>
            <w:tcW w:w="236" w:type="dxa"/>
            <w:noWrap/>
            <w:hideMark/>
          </w:tcPr>
          <w:p w14:paraId="7453BE1C"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4BB12C0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6F242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0.01214217</w:t>
            </w:r>
          </w:p>
        </w:tc>
        <w:tc>
          <w:tcPr>
            <w:tcW w:w="236" w:type="dxa"/>
            <w:noWrap/>
            <w:hideMark/>
          </w:tcPr>
          <w:p w14:paraId="76DC30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0.06037643</w:t>
            </w:r>
          </w:p>
        </w:tc>
        <w:tc>
          <w:tcPr>
            <w:tcW w:w="236" w:type="dxa"/>
            <w:noWrap/>
            <w:hideMark/>
          </w:tcPr>
          <w:p w14:paraId="782B77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2.90E-05</w:t>
            </w:r>
          </w:p>
        </w:tc>
        <w:tc>
          <w:tcPr>
            <w:tcW w:w="236" w:type="dxa"/>
            <w:noWrap/>
            <w:hideMark/>
          </w:tcPr>
          <w:p w14:paraId="369FC5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28.4211974</w:t>
            </w:r>
          </w:p>
        </w:tc>
        <w:tc>
          <w:tcPr>
            <w:tcW w:w="236" w:type="dxa"/>
            <w:noWrap/>
            <w:hideMark/>
          </w:tcPr>
          <w:p w14:paraId="2A6F150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28.4212627</w:t>
            </w:r>
          </w:p>
        </w:tc>
        <w:tc>
          <w:tcPr>
            <w:tcW w:w="236" w:type="dxa"/>
            <w:noWrap/>
            <w:hideMark/>
          </w:tcPr>
          <w:p w14:paraId="02857F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0.0002419</w:t>
            </w:r>
          </w:p>
        </w:tc>
      </w:tr>
      <w:tr w:rsidR="008B378D" w:rsidRPr="00CE7A00" w14:paraId="34C70B04" w14:textId="77777777" w:rsidTr="008B378D">
        <w:trPr>
          <w:trHeight w:val="20"/>
        </w:trPr>
        <w:tc>
          <w:tcPr>
            <w:tcW w:w="236" w:type="dxa"/>
            <w:noWrap/>
            <w:hideMark/>
          </w:tcPr>
          <w:p w14:paraId="359C9D9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54560DF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46340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0.00236961</w:t>
            </w:r>
          </w:p>
        </w:tc>
        <w:tc>
          <w:tcPr>
            <w:tcW w:w="236" w:type="dxa"/>
            <w:noWrap/>
            <w:hideMark/>
          </w:tcPr>
          <w:p w14:paraId="6EAE8B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0.0490575</w:t>
            </w:r>
          </w:p>
        </w:tc>
        <w:tc>
          <w:tcPr>
            <w:tcW w:w="236" w:type="dxa"/>
            <w:noWrap/>
            <w:hideMark/>
          </w:tcPr>
          <w:p w14:paraId="3926AF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9.61E-06</w:t>
            </w:r>
          </w:p>
        </w:tc>
        <w:tc>
          <w:tcPr>
            <w:tcW w:w="236" w:type="dxa"/>
            <w:noWrap/>
            <w:hideMark/>
          </w:tcPr>
          <w:p w14:paraId="1C28C8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26.486387</w:t>
            </w:r>
          </w:p>
        </w:tc>
        <w:tc>
          <w:tcPr>
            <w:tcW w:w="236" w:type="dxa"/>
            <w:noWrap/>
            <w:hideMark/>
          </w:tcPr>
          <w:p w14:paraId="639CE2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26.4863866</w:t>
            </w:r>
          </w:p>
        </w:tc>
        <w:tc>
          <w:tcPr>
            <w:tcW w:w="236" w:type="dxa"/>
            <w:noWrap/>
            <w:hideMark/>
          </w:tcPr>
          <w:p w14:paraId="14AFBB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0.00010048</w:t>
            </w:r>
          </w:p>
        </w:tc>
      </w:tr>
      <w:tr w:rsidR="008B378D" w:rsidRPr="00CE7A00" w14:paraId="74EA498A" w14:textId="77777777" w:rsidTr="008B378D">
        <w:trPr>
          <w:trHeight w:val="20"/>
        </w:trPr>
        <w:tc>
          <w:tcPr>
            <w:tcW w:w="236" w:type="dxa"/>
            <w:noWrap/>
            <w:hideMark/>
          </w:tcPr>
          <w:p w14:paraId="52FE6A59"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0542C6A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DCAD05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0.00347057</w:t>
            </w:r>
          </w:p>
        </w:tc>
        <w:tc>
          <w:tcPr>
            <w:tcW w:w="236" w:type="dxa"/>
            <w:noWrap/>
            <w:hideMark/>
          </w:tcPr>
          <w:p w14:paraId="18A7D9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2.54756316</w:t>
            </w:r>
          </w:p>
        </w:tc>
        <w:tc>
          <w:tcPr>
            <w:tcW w:w="236" w:type="dxa"/>
            <w:noWrap/>
            <w:hideMark/>
          </w:tcPr>
          <w:p w14:paraId="7A529D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0.00020284</w:t>
            </w:r>
          </w:p>
        </w:tc>
        <w:tc>
          <w:tcPr>
            <w:tcW w:w="236" w:type="dxa"/>
            <w:noWrap/>
            <w:hideMark/>
          </w:tcPr>
          <w:p w14:paraId="4E82E4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29.3816285</w:t>
            </w:r>
          </w:p>
        </w:tc>
        <w:tc>
          <w:tcPr>
            <w:tcW w:w="236" w:type="dxa"/>
            <w:noWrap/>
            <w:hideMark/>
          </w:tcPr>
          <w:p w14:paraId="0E7565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29.3899184</w:t>
            </w:r>
          </w:p>
        </w:tc>
        <w:tc>
          <w:tcPr>
            <w:tcW w:w="236" w:type="dxa"/>
            <w:noWrap/>
            <w:hideMark/>
          </w:tcPr>
          <w:p w14:paraId="48B578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4.59E-05</w:t>
            </w:r>
          </w:p>
        </w:tc>
      </w:tr>
      <w:tr w:rsidR="008B378D" w:rsidRPr="00CE7A00" w14:paraId="00CF4C78" w14:textId="77777777" w:rsidTr="008B378D">
        <w:trPr>
          <w:trHeight w:val="20"/>
        </w:trPr>
        <w:tc>
          <w:tcPr>
            <w:tcW w:w="236" w:type="dxa"/>
            <w:noWrap/>
            <w:hideMark/>
          </w:tcPr>
          <w:p w14:paraId="5B14271F"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2F2DB0F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6EBED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0.02074398</w:t>
            </w:r>
          </w:p>
        </w:tc>
        <w:tc>
          <w:tcPr>
            <w:tcW w:w="236" w:type="dxa"/>
            <w:noWrap/>
            <w:hideMark/>
          </w:tcPr>
          <w:p w14:paraId="23F85B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3.84160829</w:t>
            </w:r>
          </w:p>
        </w:tc>
        <w:tc>
          <w:tcPr>
            <w:tcW w:w="236" w:type="dxa"/>
            <w:noWrap/>
            <w:hideMark/>
          </w:tcPr>
          <w:p w14:paraId="09D0B0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0.0001305</w:t>
            </w:r>
          </w:p>
        </w:tc>
        <w:tc>
          <w:tcPr>
            <w:tcW w:w="236" w:type="dxa"/>
            <w:noWrap/>
            <w:hideMark/>
          </w:tcPr>
          <w:p w14:paraId="261A09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26.9801262</w:t>
            </w:r>
          </w:p>
        </w:tc>
        <w:tc>
          <w:tcPr>
            <w:tcW w:w="236" w:type="dxa"/>
            <w:noWrap/>
            <w:hideMark/>
          </w:tcPr>
          <w:p w14:paraId="4FF992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27.0460602</w:t>
            </w:r>
          </w:p>
        </w:tc>
        <w:tc>
          <w:tcPr>
            <w:tcW w:w="236" w:type="dxa"/>
            <w:noWrap/>
            <w:hideMark/>
          </w:tcPr>
          <w:p w14:paraId="3474D2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2.14E-05</w:t>
            </w:r>
          </w:p>
        </w:tc>
      </w:tr>
      <w:tr w:rsidR="008B378D" w:rsidRPr="00CE7A00" w14:paraId="596CCE60" w14:textId="77777777" w:rsidTr="008B378D">
        <w:trPr>
          <w:trHeight w:val="20"/>
        </w:trPr>
        <w:tc>
          <w:tcPr>
            <w:tcW w:w="236" w:type="dxa"/>
            <w:noWrap/>
            <w:hideMark/>
          </w:tcPr>
          <w:p w14:paraId="2BB5442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64054F1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AB8C5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0.01772965</w:t>
            </w:r>
          </w:p>
        </w:tc>
        <w:tc>
          <w:tcPr>
            <w:tcW w:w="236" w:type="dxa"/>
            <w:noWrap/>
            <w:hideMark/>
          </w:tcPr>
          <w:p w14:paraId="5D802C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0.05856605</w:t>
            </w:r>
          </w:p>
        </w:tc>
        <w:tc>
          <w:tcPr>
            <w:tcW w:w="236" w:type="dxa"/>
            <w:noWrap/>
            <w:hideMark/>
          </w:tcPr>
          <w:p w14:paraId="19375E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4.94E-05</w:t>
            </w:r>
          </w:p>
        </w:tc>
        <w:tc>
          <w:tcPr>
            <w:tcW w:w="236" w:type="dxa"/>
            <w:noWrap/>
            <w:hideMark/>
          </w:tcPr>
          <w:p w14:paraId="7C34ED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26.4522746</w:t>
            </w:r>
          </w:p>
        </w:tc>
        <w:tc>
          <w:tcPr>
            <w:tcW w:w="236" w:type="dxa"/>
            <w:noWrap/>
            <w:hideMark/>
          </w:tcPr>
          <w:p w14:paraId="15823A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26.4913315</w:t>
            </w:r>
          </w:p>
        </w:tc>
        <w:tc>
          <w:tcPr>
            <w:tcW w:w="236" w:type="dxa"/>
            <w:noWrap/>
            <w:hideMark/>
          </w:tcPr>
          <w:p w14:paraId="3FF948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0.00047563</w:t>
            </w:r>
          </w:p>
        </w:tc>
      </w:tr>
      <w:tr w:rsidR="008B378D" w:rsidRPr="00CE7A00" w14:paraId="6B2199A0" w14:textId="77777777" w:rsidTr="008B378D">
        <w:trPr>
          <w:trHeight w:val="20"/>
        </w:trPr>
        <w:tc>
          <w:tcPr>
            <w:tcW w:w="236" w:type="dxa"/>
            <w:noWrap/>
            <w:hideMark/>
          </w:tcPr>
          <w:p w14:paraId="3E362A6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3F051F4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28E0F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0.23259435</w:t>
            </w:r>
          </w:p>
        </w:tc>
        <w:tc>
          <w:tcPr>
            <w:tcW w:w="236" w:type="dxa"/>
            <w:noWrap/>
            <w:hideMark/>
          </w:tcPr>
          <w:p w14:paraId="5EE291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12.7990663</w:t>
            </w:r>
          </w:p>
        </w:tc>
        <w:tc>
          <w:tcPr>
            <w:tcW w:w="236" w:type="dxa"/>
            <w:noWrap/>
            <w:hideMark/>
          </w:tcPr>
          <w:p w14:paraId="34EB0F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0.00853369</w:t>
            </w:r>
          </w:p>
        </w:tc>
        <w:tc>
          <w:tcPr>
            <w:tcW w:w="236" w:type="dxa"/>
            <w:noWrap/>
            <w:hideMark/>
          </w:tcPr>
          <w:p w14:paraId="38C642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27.1273164</w:t>
            </w:r>
          </w:p>
        </w:tc>
        <w:tc>
          <w:tcPr>
            <w:tcW w:w="236" w:type="dxa"/>
            <w:noWrap/>
            <w:hideMark/>
          </w:tcPr>
          <w:p w14:paraId="28FFBC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27.1996417</w:t>
            </w:r>
          </w:p>
        </w:tc>
        <w:tc>
          <w:tcPr>
            <w:tcW w:w="236" w:type="dxa"/>
            <w:noWrap/>
            <w:hideMark/>
          </w:tcPr>
          <w:p w14:paraId="75FFA3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0.00033105</w:t>
            </w:r>
          </w:p>
        </w:tc>
      </w:tr>
      <w:tr w:rsidR="008B378D" w:rsidRPr="00CE7A00" w14:paraId="6D3213C2" w14:textId="77777777" w:rsidTr="008B378D">
        <w:trPr>
          <w:trHeight w:val="20"/>
        </w:trPr>
        <w:tc>
          <w:tcPr>
            <w:tcW w:w="236" w:type="dxa"/>
            <w:noWrap/>
            <w:hideMark/>
          </w:tcPr>
          <w:p w14:paraId="030F865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05A16AC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C8A56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0.08186885</w:t>
            </w:r>
          </w:p>
        </w:tc>
        <w:tc>
          <w:tcPr>
            <w:tcW w:w="236" w:type="dxa"/>
            <w:noWrap/>
            <w:hideMark/>
          </w:tcPr>
          <w:p w14:paraId="023190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0.02696097</w:t>
            </w:r>
          </w:p>
        </w:tc>
        <w:tc>
          <w:tcPr>
            <w:tcW w:w="236" w:type="dxa"/>
            <w:noWrap/>
            <w:hideMark/>
          </w:tcPr>
          <w:p w14:paraId="428C96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8.23E-05</w:t>
            </w:r>
          </w:p>
        </w:tc>
        <w:tc>
          <w:tcPr>
            <w:tcW w:w="236" w:type="dxa"/>
            <w:noWrap/>
            <w:hideMark/>
          </w:tcPr>
          <w:p w14:paraId="26775B8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25.6003891</w:t>
            </w:r>
          </w:p>
        </w:tc>
        <w:tc>
          <w:tcPr>
            <w:tcW w:w="236" w:type="dxa"/>
            <w:noWrap/>
            <w:hideMark/>
          </w:tcPr>
          <w:p w14:paraId="4C0000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25.8845822</w:t>
            </w:r>
          </w:p>
        </w:tc>
        <w:tc>
          <w:tcPr>
            <w:tcW w:w="236" w:type="dxa"/>
            <w:noWrap/>
            <w:hideMark/>
          </w:tcPr>
          <w:p w14:paraId="37164A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0.00050458</w:t>
            </w:r>
          </w:p>
        </w:tc>
      </w:tr>
      <w:tr w:rsidR="008B378D" w:rsidRPr="00CE7A00" w14:paraId="2068C807" w14:textId="77777777" w:rsidTr="008B378D">
        <w:trPr>
          <w:trHeight w:val="20"/>
        </w:trPr>
        <w:tc>
          <w:tcPr>
            <w:tcW w:w="236" w:type="dxa"/>
            <w:noWrap/>
            <w:hideMark/>
          </w:tcPr>
          <w:p w14:paraId="352CE35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161AC08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57A8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0.02547939</w:t>
            </w:r>
          </w:p>
        </w:tc>
        <w:tc>
          <w:tcPr>
            <w:tcW w:w="236" w:type="dxa"/>
            <w:noWrap/>
            <w:hideMark/>
          </w:tcPr>
          <w:p w14:paraId="0CF919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0.12980581</w:t>
            </w:r>
          </w:p>
        </w:tc>
        <w:tc>
          <w:tcPr>
            <w:tcW w:w="236" w:type="dxa"/>
            <w:noWrap/>
            <w:hideMark/>
          </w:tcPr>
          <w:p w14:paraId="4B52C3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3.45E-05</w:t>
            </w:r>
          </w:p>
        </w:tc>
        <w:tc>
          <w:tcPr>
            <w:tcW w:w="236" w:type="dxa"/>
            <w:noWrap/>
            <w:hideMark/>
          </w:tcPr>
          <w:p w14:paraId="4135D8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26.3543955</w:t>
            </w:r>
          </w:p>
        </w:tc>
        <w:tc>
          <w:tcPr>
            <w:tcW w:w="236" w:type="dxa"/>
            <w:noWrap/>
            <w:hideMark/>
          </w:tcPr>
          <w:p w14:paraId="49B95F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26.3548318</w:t>
            </w:r>
          </w:p>
        </w:tc>
        <w:tc>
          <w:tcPr>
            <w:tcW w:w="236" w:type="dxa"/>
            <w:noWrap/>
            <w:hideMark/>
          </w:tcPr>
          <w:p w14:paraId="6782CFB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0.00013576</w:t>
            </w:r>
          </w:p>
        </w:tc>
      </w:tr>
      <w:tr w:rsidR="008B378D" w:rsidRPr="00CE7A00" w14:paraId="561E5C7C" w14:textId="77777777" w:rsidTr="008B378D">
        <w:trPr>
          <w:trHeight w:val="20"/>
        </w:trPr>
        <w:tc>
          <w:tcPr>
            <w:tcW w:w="236" w:type="dxa"/>
            <w:noWrap/>
            <w:hideMark/>
          </w:tcPr>
          <w:p w14:paraId="6ECE6EC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007C0DD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22C23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0.01116725</w:t>
            </w:r>
          </w:p>
        </w:tc>
        <w:tc>
          <w:tcPr>
            <w:tcW w:w="236" w:type="dxa"/>
            <w:noWrap/>
            <w:hideMark/>
          </w:tcPr>
          <w:p w14:paraId="626C5D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0.47536547</w:t>
            </w:r>
          </w:p>
        </w:tc>
        <w:tc>
          <w:tcPr>
            <w:tcW w:w="236" w:type="dxa"/>
            <w:noWrap/>
            <w:hideMark/>
          </w:tcPr>
          <w:p w14:paraId="725D0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0.00029177</w:t>
            </w:r>
          </w:p>
        </w:tc>
        <w:tc>
          <w:tcPr>
            <w:tcW w:w="236" w:type="dxa"/>
            <w:noWrap/>
            <w:hideMark/>
          </w:tcPr>
          <w:p w14:paraId="74E8AF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25.5988822</w:t>
            </w:r>
          </w:p>
        </w:tc>
        <w:tc>
          <w:tcPr>
            <w:tcW w:w="236" w:type="dxa"/>
            <w:noWrap/>
            <w:hideMark/>
          </w:tcPr>
          <w:p w14:paraId="1D9DBC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25.9113943</w:t>
            </w:r>
          </w:p>
        </w:tc>
        <w:tc>
          <w:tcPr>
            <w:tcW w:w="236" w:type="dxa"/>
            <w:noWrap/>
            <w:hideMark/>
          </w:tcPr>
          <w:p w14:paraId="476058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0.00031558</w:t>
            </w:r>
          </w:p>
        </w:tc>
      </w:tr>
      <w:tr w:rsidR="008B378D" w:rsidRPr="00CE7A00" w14:paraId="6BB70D61" w14:textId="77777777" w:rsidTr="008B378D">
        <w:trPr>
          <w:trHeight w:val="20"/>
        </w:trPr>
        <w:tc>
          <w:tcPr>
            <w:tcW w:w="236" w:type="dxa"/>
            <w:noWrap/>
            <w:hideMark/>
          </w:tcPr>
          <w:p w14:paraId="65CEED9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4E7EA7C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F868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0.04580571</w:t>
            </w:r>
          </w:p>
        </w:tc>
        <w:tc>
          <w:tcPr>
            <w:tcW w:w="236" w:type="dxa"/>
            <w:noWrap/>
            <w:hideMark/>
          </w:tcPr>
          <w:p w14:paraId="33D82C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0.36440144</w:t>
            </w:r>
          </w:p>
        </w:tc>
        <w:tc>
          <w:tcPr>
            <w:tcW w:w="236" w:type="dxa"/>
            <w:noWrap/>
            <w:hideMark/>
          </w:tcPr>
          <w:p w14:paraId="0738A9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0.0001489</w:t>
            </w:r>
          </w:p>
        </w:tc>
        <w:tc>
          <w:tcPr>
            <w:tcW w:w="236" w:type="dxa"/>
            <w:noWrap/>
            <w:hideMark/>
          </w:tcPr>
          <w:p w14:paraId="23C863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26.1907864</w:t>
            </w:r>
          </w:p>
        </w:tc>
        <w:tc>
          <w:tcPr>
            <w:tcW w:w="236" w:type="dxa"/>
            <w:noWrap/>
            <w:hideMark/>
          </w:tcPr>
          <w:p w14:paraId="599E52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26.2268877</w:t>
            </w:r>
          </w:p>
        </w:tc>
        <w:tc>
          <w:tcPr>
            <w:tcW w:w="236" w:type="dxa"/>
            <w:noWrap/>
            <w:hideMark/>
          </w:tcPr>
          <w:p w14:paraId="29DBAE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0.00020935</w:t>
            </w:r>
          </w:p>
        </w:tc>
      </w:tr>
      <w:tr w:rsidR="008B378D" w:rsidRPr="00CE7A00" w14:paraId="44E2FB05" w14:textId="77777777" w:rsidTr="008B378D">
        <w:trPr>
          <w:trHeight w:val="20"/>
        </w:trPr>
        <w:tc>
          <w:tcPr>
            <w:tcW w:w="236" w:type="dxa"/>
            <w:noWrap/>
            <w:hideMark/>
          </w:tcPr>
          <w:p w14:paraId="6889322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7256F6E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D4C221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0.0407256</w:t>
            </w:r>
          </w:p>
        </w:tc>
        <w:tc>
          <w:tcPr>
            <w:tcW w:w="236" w:type="dxa"/>
            <w:noWrap/>
            <w:hideMark/>
          </w:tcPr>
          <w:p w14:paraId="3CC3A7B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10.1067817</w:t>
            </w:r>
          </w:p>
        </w:tc>
        <w:tc>
          <w:tcPr>
            <w:tcW w:w="236" w:type="dxa"/>
            <w:noWrap/>
            <w:hideMark/>
          </w:tcPr>
          <w:p w14:paraId="3906D5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0.00165495</w:t>
            </w:r>
          </w:p>
        </w:tc>
        <w:tc>
          <w:tcPr>
            <w:tcW w:w="236" w:type="dxa"/>
            <w:noWrap/>
            <w:hideMark/>
          </w:tcPr>
          <w:p w14:paraId="56273F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29.6247791</w:t>
            </w:r>
          </w:p>
        </w:tc>
        <w:tc>
          <w:tcPr>
            <w:tcW w:w="236" w:type="dxa"/>
            <w:noWrap/>
            <w:hideMark/>
          </w:tcPr>
          <w:p w14:paraId="3AB999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29.6269721</w:t>
            </w:r>
          </w:p>
        </w:tc>
        <w:tc>
          <w:tcPr>
            <w:tcW w:w="236" w:type="dxa"/>
            <w:noWrap/>
            <w:hideMark/>
          </w:tcPr>
          <w:p w14:paraId="7D551A6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8.18E-05</w:t>
            </w:r>
          </w:p>
        </w:tc>
      </w:tr>
      <w:tr w:rsidR="008B378D" w:rsidRPr="00CE7A00" w14:paraId="03BB7814" w14:textId="77777777" w:rsidTr="008B378D">
        <w:trPr>
          <w:trHeight w:val="20"/>
        </w:trPr>
        <w:tc>
          <w:tcPr>
            <w:tcW w:w="236" w:type="dxa"/>
            <w:noWrap/>
            <w:hideMark/>
          </w:tcPr>
          <w:p w14:paraId="52C4D6B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646F0E6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387E4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0.01145944</w:t>
            </w:r>
          </w:p>
        </w:tc>
        <w:tc>
          <w:tcPr>
            <w:tcW w:w="236" w:type="dxa"/>
            <w:noWrap/>
            <w:hideMark/>
          </w:tcPr>
          <w:p w14:paraId="5F4B4D0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0.07125677</w:t>
            </w:r>
          </w:p>
        </w:tc>
        <w:tc>
          <w:tcPr>
            <w:tcW w:w="236" w:type="dxa"/>
            <w:noWrap/>
            <w:hideMark/>
          </w:tcPr>
          <w:p w14:paraId="66D5E1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4.05E-05</w:t>
            </w:r>
          </w:p>
        </w:tc>
        <w:tc>
          <w:tcPr>
            <w:tcW w:w="236" w:type="dxa"/>
            <w:noWrap/>
            <w:hideMark/>
          </w:tcPr>
          <w:p w14:paraId="362E3A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28.8512318</w:t>
            </w:r>
          </w:p>
        </w:tc>
        <w:tc>
          <w:tcPr>
            <w:tcW w:w="236" w:type="dxa"/>
            <w:noWrap/>
            <w:hideMark/>
          </w:tcPr>
          <w:p w14:paraId="26983D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28.8583737</w:t>
            </w:r>
          </w:p>
        </w:tc>
        <w:tc>
          <w:tcPr>
            <w:tcW w:w="236" w:type="dxa"/>
            <w:noWrap/>
            <w:hideMark/>
          </w:tcPr>
          <w:p w14:paraId="398378B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0.00028402</w:t>
            </w:r>
          </w:p>
        </w:tc>
      </w:tr>
      <w:tr w:rsidR="008B378D" w:rsidRPr="00CE7A00" w14:paraId="75D769A0" w14:textId="77777777" w:rsidTr="008B378D">
        <w:trPr>
          <w:trHeight w:val="20"/>
        </w:trPr>
        <w:tc>
          <w:tcPr>
            <w:tcW w:w="236" w:type="dxa"/>
            <w:noWrap/>
            <w:hideMark/>
          </w:tcPr>
          <w:p w14:paraId="49FA381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1F466CE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CC834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0.03070636</w:t>
            </w:r>
          </w:p>
        </w:tc>
        <w:tc>
          <w:tcPr>
            <w:tcW w:w="236" w:type="dxa"/>
            <w:noWrap/>
            <w:hideMark/>
          </w:tcPr>
          <w:p w14:paraId="1FD51E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9.27369114</w:t>
            </w:r>
          </w:p>
        </w:tc>
        <w:tc>
          <w:tcPr>
            <w:tcW w:w="236" w:type="dxa"/>
            <w:noWrap/>
            <w:hideMark/>
          </w:tcPr>
          <w:p w14:paraId="4E0C4B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0.00549692</w:t>
            </w:r>
          </w:p>
        </w:tc>
        <w:tc>
          <w:tcPr>
            <w:tcW w:w="236" w:type="dxa"/>
            <w:noWrap/>
            <w:hideMark/>
          </w:tcPr>
          <w:p w14:paraId="48A67B1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21.7025115</w:t>
            </w:r>
          </w:p>
        </w:tc>
        <w:tc>
          <w:tcPr>
            <w:tcW w:w="236" w:type="dxa"/>
            <w:noWrap/>
            <w:hideMark/>
          </w:tcPr>
          <w:p w14:paraId="35CC38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21.7098626</w:t>
            </w:r>
          </w:p>
        </w:tc>
        <w:tc>
          <w:tcPr>
            <w:tcW w:w="236" w:type="dxa"/>
            <w:noWrap/>
            <w:hideMark/>
          </w:tcPr>
          <w:p w14:paraId="76960F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0.00029637</w:t>
            </w:r>
          </w:p>
        </w:tc>
      </w:tr>
      <w:tr w:rsidR="008B378D" w:rsidRPr="00CE7A00" w14:paraId="413646C4" w14:textId="77777777" w:rsidTr="008B378D">
        <w:trPr>
          <w:trHeight w:val="20"/>
        </w:trPr>
        <w:tc>
          <w:tcPr>
            <w:tcW w:w="236" w:type="dxa"/>
            <w:noWrap/>
            <w:hideMark/>
          </w:tcPr>
          <w:p w14:paraId="63FC040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56345A5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7A79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0.01104393</w:t>
            </w:r>
          </w:p>
        </w:tc>
        <w:tc>
          <w:tcPr>
            <w:tcW w:w="236" w:type="dxa"/>
            <w:noWrap/>
            <w:hideMark/>
          </w:tcPr>
          <w:p w14:paraId="4293D8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0.22886667</w:t>
            </w:r>
          </w:p>
        </w:tc>
        <w:tc>
          <w:tcPr>
            <w:tcW w:w="236" w:type="dxa"/>
            <w:noWrap/>
            <w:hideMark/>
          </w:tcPr>
          <w:p w14:paraId="3CDEC4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0.00011736</w:t>
            </w:r>
          </w:p>
        </w:tc>
        <w:tc>
          <w:tcPr>
            <w:tcW w:w="236" w:type="dxa"/>
            <w:noWrap/>
            <w:hideMark/>
          </w:tcPr>
          <w:p w14:paraId="49185B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20.0237445</w:t>
            </w:r>
          </w:p>
        </w:tc>
        <w:tc>
          <w:tcPr>
            <w:tcW w:w="236" w:type="dxa"/>
            <w:noWrap/>
            <w:hideMark/>
          </w:tcPr>
          <w:p w14:paraId="466F62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20.0274335</w:t>
            </w:r>
          </w:p>
        </w:tc>
        <w:tc>
          <w:tcPr>
            <w:tcW w:w="236" w:type="dxa"/>
            <w:noWrap/>
            <w:hideMark/>
          </w:tcPr>
          <w:p w14:paraId="3A148B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0.00025704</w:t>
            </w:r>
          </w:p>
        </w:tc>
      </w:tr>
      <w:tr w:rsidR="008B378D" w:rsidRPr="00CE7A00" w14:paraId="6C3CB3BE" w14:textId="77777777" w:rsidTr="008B378D">
        <w:trPr>
          <w:trHeight w:val="20"/>
        </w:trPr>
        <w:tc>
          <w:tcPr>
            <w:tcW w:w="236" w:type="dxa"/>
            <w:noWrap/>
            <w:hideMark/>
          </w:tcPr>
          <w:p w14:paraId="5A45A97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3D821E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3DA10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0.02879279</w:t>
            </w:r>
          </w:p>
        </w:tc>
        <w:tc>
          <w:tcPr>
            <w:tcW w:w="236" w:type="dxa"/>
            <w:noWrap/>
            <w:hideMark/>
          </w:tcPr>
          <w:p w14:paraId="1FA51D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11.3357708</w:t>
            </w:r>
          </w:p>
        </w:tc>
        <w:tc>
          <w:tcPr>
            <w:tcW w:w="236" w:type="dxa"/>
            <w:noWrap/>
            <w:hideMark/>
          </w:tcPr>
          <w:p w14:paraId="1C6207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0.00233061</w:t>
            </w:r>
          </w:p>
        </w:tc>
        <w:tc>
          <w:tcPr>
            <w:tcW w:w="236" w:type="dxa"/>
            <w:noWrap/>
            <w:hideMark/>
          </w:tcPr>
          <w:p w14:paraId="77C60B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24.2344206</w:t>
            </w:r>
          </w:p>
        </w:tc>
        <w:tc>
          <w:tcPr>
            <w:tcW w:w="236" w:type="dxa"/>
            <w:noWrap/>
            <w:hideMark/>
          </w:tcPr>
          <w:p w14:paraId="03A84D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24.2428943</w:t>
            </w:r>
          </w:p>
        </w:tc>
        <w:tc>
          <w:tcPr>
            <w:tcW w:w="236" w:type="dxa"/>
            <w:noWrap/>
            <w:hideMark/>
          </w:tcPr>
          <w:p w14:paraId="6AA8E3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0.00010212</w:t>
            </w:r>
          </w:p>
        </w:tc>
      </w:tr>
      <w:tr w:rsidR="008B378D" w:rsidRPr="00CE7A00" w14:paraId="71C0A73D" w14:textId="77777777" w:rsidTr="008B378D">
        <w:trPr>
          <w:trHeight w:val="20"/>
        </w:trPr>
        <w:tc>
          <w:tcPr>
            <w:tcW w:w="236" w:type="dxa"/>
            <w:noWrap/>
            <w:hideMark/>
          </w:tcPr>
          <w:p w14:paraId="6FC866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7603AFD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67CFA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0.01330184</w:t>
            </w:r>
          </w:p>
        </w:tc>
        <w:tc>
          <w:tcPr>
            <w:tcW w:w="236" w:type="dxa"/>
            <w:noWrap/>
            <w:hideMark/>
          </w:tcPr>
          <w:p w14:paraId="039F50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0.12517184</w:t>
            </w:r>
          </w:p>
        </w:tc>
        <w:tc>
          <w:tcPr>
            <w:tcW w:w="236" w:type="dxa"/>
            <w:noWrap/>
            <w:hideMark/>
          </w:tcPr>
          <w:p w14:paraId="11CD29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4.68E-05</w:t>
            </w:r>
          </w:p>
        </w:tc>
        <w:tc>
          <w:tcPr>
            <w:tcW w:w="236" w:type="dxa"/>
            <w:noWrap/>
            <w:hideMark/>
          </w:tcPr>
          <w:p w14:paraId="06C1E0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27.1876332</w:t>
            </w:r>
          </w:p>
        </w:tc>
        <w:tc>
          <w:tcPr>
            <w:tcW w:w="236" w:type="dxa"/>
            <w:noWrap/>
            <w:hideMark/>
          </w:tcPr>
          <w:p w14:paraId="56D6E2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27.1876988</w:t>
            </w:r>
          </w:p>
        </w:tc>
        <w:tc>
          <w:tcPr>
            <w:tcW w:w="236" w:type="dxa"/>
            <w:noWrap/>
            <w:hideMark/>
          </w:tcPr>
          <w:p w14:paraId="0CC1615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0.00018666</w:t>
            </w:r>
          </w:p>
        </w:tc>
      </w:tr>
      <w:tr w:rsidR="008B378D" w:rsidRPr="00CE7A00" w14:paraId="37E24BE5" w14:textId="77777777" w:rsidTr="008B378D">
        <w:trPr>
          <w:trHeight w:val="20"/>
        </w:trPr>
        <w:tc>
          <w:tcPr>
            <w:tcW w:w="236" w:type="dxa"/>
            <w:noWrap/>
            <w:hideMark/>
          </w:tcPr>
          <w:p w14:paraId="06DCBE6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5D8251C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876A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0.01382659</w:t>
            </w:r>
          </w:p>
        </w:tc>
        <w:tc>
          <w:tcPr>
            <w:tcW w:w="236" w:type="dxa"/>
            <w:noWrap/>
            <w:hideMark/>
          </w:tcPr>
          <w:p w14:paraId="450C8C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0.16530149</w:t>
            </w:r>
          </w:p>
        </w:tc>
        <w:tc>
          <w:tcPr>
            <w:tcW w:w="236" w:type="dxa"/>
            <w:noWrap/>
            <w:hideMark/>
          </w:tcPr>
          <w:p w14:paraId="0D7633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7.87E-05</w:t>
            </w:r>
          </w:p>
        </w:tc>
        <w:tc>
          <w:tcPr>
            <w:tcW w:w="236" w:type="dxa"/>
            <w:noWrap/>
            <w:hideMark/>
          </w:tcPr>
          <w:p w14:paraId="0AA2E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25.6218135</w:t>
            </w:r>
          </w:p>
        </w:tc>
        <w:tc>
          <w:tcPr>
            <w:tcW w:w="236" w:type="dxa"/>
            <w:noWrap/>
            <w:hideMark/>
          </w:tcPr>
          <w:p w14:paraId="258AE23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25.6218136</w:t>
            </w:r>
          </w:p>
        </w:tc>
        <w:tc>
          <w:tcPr>
            <w:tcW w:w="236" w:type="dxa"/>
            <w:noWrap/>
            <w:hideMark/>
          </w:tcPr>
          <w:p w14:paraId="5C154A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0.00023809</w:t>
            </w:r>
          </w:p>
        </w:tc>
      </w:tr>
      <w:tr w:rsidR="008B378D" w:rsidRPr="00CE7A00" w14:paraId="6B2E972B" w14:textId="77777777" w:rsidTr="008B378D">
        <w:trPr>
          <w:trHeight w:val="20"/>
        </w:trPr>
        <w:tc>
          <w:tcPr>
            <w:tcW w:w="236" w:type="dxa"/>
            <w:noWrap/>
            <w:hideMark/>
          </w:tcPr>
          <w:p w14:paraId="7F867258"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63DD98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7259F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0.06163745</w:t>
            </w:r>
          </w:p>
        </w:tc>
        <w:tc>
          <w:tcPr>
            <w:tcW w:w="236" w:type="dxa"/>
            <w:noWrap/>
            <w:hideMark/>
          </w:tcPr>
          <w:p w14:paraId="0955342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0.11487522</w:t>
            </w:r>
          </w:p>
        </w:tc>
        <w:tc>
          <w:tcPr>
            <w:tcW w:w="236" w:type="dxa"/>
            <w:noWrap/>
            <w:hideMark/>
          </w:tcPr>
          <w:p w14:paraId="24BDE3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1.30E-05</w:t>
            </w:r>
          </w:p>
        </w:tc>
        <w:tc>
          <w:tcPr>
            <w:tcW w:w="236" w:type="dxa"/>
            <w:noWrap/>
            <w:hideMark/>
          </w:tcPr>
          <w:p w14:paraId="23BD51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29.1761336</w:t>
            </w:r>
          </w:p>
        </w:tc>
        <w:tc>
          <w:tcPr>
            <w:tcW w:w="236" w:type="dxa"/>
            <w:noWrap/>
            <w:hideMark/>
          </w:tcPr>
          <w:p w14:paraId="30E20B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29.1763155</w:t>
            </w:r>
          </w:p>
        </w:tc>
        <w:tc>
          <w:tcPr>
            <w:tcW w:w="236" w:type="dxa"/>
            <w:noWrap/>
            <w:hideMark/>
          </w:tcPr>
          <w:p w14:paraId="6AE195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0.0001138</w:t>
            </w:r>
          </w:p>
        </w:tc>
      </w:tr>
      <w:tr w:rsidR="008B378D" w:rsidRPr="00CE7A00" w14:paraId="589DBF3A" w14:textId="77777777" w:rsidTr="008B378D">
        <w:trPr>
          <w:trHeight w:val="20"/>
        </w:trPr>
        <w:tc>
          <w:tcPr>
            <w:tcW w:w="236" w:type="dxa"/>
            <w:noWrap/>
            <w:hideMark/>
          </w:tcPr>
          <w:p w14:paraId="756A3059"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05CDBD8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0ED57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0.07627419</w:t>
            </w:r>
          </w:p>
        </w:tc>
        <w:tc>
          <w:tcPr>
            <w:tcW w:w="236" w:type="dxa"/>
            <w:noWrap/>
            <w:hideMark/>
          </w:tcPr>
          <w:p w14:paraId="6C30D0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0.0634584</w:t>
            </w:r>
          </w:p>
        </w:tc>
        <w:tc>
          <w:tcPr>
            <w:tcW w:w="236" w:type="dxa"/>
            <w:noWrap/>
            <w:hideMark/>
          </w:tcPr>
          <w:p w14:paraId="27B8F5D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7.21E-05</w:t>
            </w:r>
          </w:p>
        </w:tc>
        <w:tc>
          <w:tcPr>
            <w:tcW w:w="236" w:type="dxa"/>
            <w:noWrap/>
            <w:hideMark/>
          </w:tcPr>
          <w:p w14:paraId="7DBBDF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27.2564202</w:t>
            </w:r>
          </w:p>
        </w:tc>
        <w:tc>
          <w:tcPr>
            <w:tcW w:w="236" w:type="dxa"/>
            <w:noWrap/>
            <w:hideMark/>
          </w:tcPr>
          <w:p w14:paraId="2B7BB8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27.4590681</w:t>
            </w:r>
          </w:p>
        </w:tc>
        <w:tc>
          <w:tcPr>
            <w:tcW w:w="236" w:type="dxa"/>
            <w:noWrap/>
            <w:hideMark/>
          </w:tcPr>
          <w:p w14:paraId="445A55E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0.00057905</w:t>
            </w:r>
          </w:p>
        </w:tc>
      </w:tr>
    </w:tbl>
    <w:p w14:paraId="06A8AD56" w14:textId="77777777" w:rsidR="00682E97" w:rsidRPr="00CE7A00" w:rsidRDefault="00682E97" w:rsidP="004C7D04">
      <w:pPr>
        <w:rPr>
          <w:rFonts w:cs="Times New Roman"/>
        </w:rPr>
      </w:pPr>
    </w:p>
    <w:p w14:paraId="100E6981" w14:textId="77777777" w:rsidR="00682E97" w:rsidRPr="00CE7A00" w:rsidRDefault="00682E97" w:rsidP="004C7D04">
      <w:pPr>
        <w:rPr>
          <w:rFonts w:cs="Times New Roman"/>
        </w:rPr>
      </w:pPr>
      <w:r w:rsidRPr="00CE7A00">
        <w:rPr>
          <w:rFonts w:cs="Times New Roman"/>
        </w:rPr>
        <w:br w:type="page"/>
      </w:r>
    </w:p>
    <w:p w14:paraId="13F22241" w14:textId="2F446C1E" w:rsidR="00682E97" w:rsidRPr="00CE7A00" w:rsidRDefault="00682E97" w:rsidP="004C7D04">
      <w:pPr>
        <w:rPr>
          <w:rFonts w:cs="Times New Roman"/>
        </w:rPr>
      </w:pPr>
      <w:r w:rsidRPr="00CE7A00">
        <w:rPr>
          <w:rFonts w:cs="Times New Roman"/>
        </w:rPr>
        <w:lastRenderedPageBreak/>
        <w:t xml:space="preserve">Table S4.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BIO6</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0E8F11FE" w14:textId="77777777" w:rsidTr="008B378D">
        <w:trPr>
          <w:trHeight w:val="20"/>
        </w:trPr>
        <w:tc>
          <w:tcPr>
            <w:tcW w:w="236" w:type="dxa"/>
            <w:noWrap/>
            <w:hideMark/>
          </w:tcPr>
          <w:p w14:paraId="4A51074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2191E2F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74BD47A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C73437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0CEFE5B4" w14:textId="77777777" w:rsidR="008B378D" w:rsidRPr="00CE7A00" w:rsidRDefault="008B378D" w:rsidP="008B378D">
            <w:pPr>
              <w:rPr>
                <w:rFonts w:eastAsia="Times New Roman" w:cs="Times New Roman"/>
                <w:color w:val="000000"/>
                <w:sz w:val="16"/>
                <w:szCs w:val="16"/>
                <w:lang w:val="en-CA"/>
              </w:rPr>
            </w:pPr>
            <w:proofErr w:type="spellStart"/>
            <w:proofErr w:type="gramStart"/>
            <w:r w:rsidRPr="00CE7A00">
              <w:rPr>
                <w:rFonts w:eastAsia="Times New Roman" w:cs="Times New Roman"/>
                <w:color w:val="000000"/>
                <w:sz w:val="16"/>
                <w:szCs w:val="16"/>
                <w:lang w:val="en-CA"/>
              </w:rPr>
              <w:t>sigma.sq</w:t>
            </w:r>
            <w:proofErr w:type="spellEnd"/>
            <w:proofErr w:type="gramEnd"/>
          </w:p>
        </w:tc>
        <w:tc>
          <w:tcPr>
            <w:tcW w:w="236" w:type="dxa"/>
            <w:noWrap/>
            <w:hideMark/>
          </w:tcPr>
          <w:p w14:paraId="6A4BEA1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7D5FEA3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expected_mean</w:t>
            </w:r>
            <w:proofErr w:type="spellEnd"/>
          </w:p>
        </w:tc>
        <w:tc>
          <w:tcPr>
            <w:tcW w:w="236" w:type="dxa"/>
            <w:noWrap/>
            <w:hideMark/>
          </w:tcPr>
          <w:p w14:paraId="63AA125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expected_var</w:t>
            </w:r>
            <w:proofErr w:type="spellEnd"/>
          </w:p>
        </w:tc>
      </w:tr>
      <w:tr w:rsidR="008B378D" w:rsidRPr="00CE7A00" w14:paraId="1F817958" w14:textId="77777777" w:rsidTr="008B378D">
        <w:trPr>
          <w:trHeight w:val="20"/>
        </w:trPr>
        <w:tc>
          <w:tcPr>
            <w:tcW w:w="236" w:type="dxa"/>
            <w:noWrap/>
            <w:hideMark/>
          </w:tcPr>
          <w:p w14:paraId="21B1E41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4087FD4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0C6C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0.05161333</w:t>
            </w:r>
          </w:p>
        </w:tc>
        <w:tc>
          <w:tcPr>
            <w:tcW w:w="236" w:type="dxa"/>
            <w:noWrap/>
            <w:hideMark/>
          </w:tcPr>
          <w:p w14:paraId="439BFD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6.22818656</w:t>
            </w:r>
          </w:p>
        </w:tc>
        <w:tc>
          <w:tcPr>
            <w:tcW w:w="236" w:type="dxa"/>
            <w:noWrap/>
            <w:hideMark/>
          </w:tcPr>
          <w:p w14:paraId="5248EE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0.00420731</w:t>
            </w:r>
          </w:p>
        </w:tc>
        <w:tc>
          <w:tcPr>
            <w:tcW w:w="236" w:type="dxa"/>
            <w:noWrap/>
            <w:hideMark/>
          </w:tcPr>
          <w:p w14:paraId="52E2AB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-2.5872065</w:t>
            </w:r>
          </w:p>
        </w:tc>
        <w:tc>
          <w:tcPr>
            <w:tcW w:w="236" w:type="dxa"/>
            <w:noWrap/>
            <w:hideMark/>
          </w:tcPr>
          <w:p w14:paraId="5CDCB0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-2.6130718</w:t>
            </w:r>
          </w:p>
        </w:tc>
        <w:tc>
          <w:tcPr>
            <w:tcW w:w="236" w:type="dxa"/>
            <w:noWrap/>
            <w:hideMark/>
          </w:tcPr>
          <w:p w14:paraId="197B052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0.00035728</w:t>
            </w:r>
          </w:p>
        </w:tc>
      </w:tr>
      <w:tr w:rsidR="008B378D" w:rsidRPr="00CE7A00" w14:paraId="38F87353" w14:textId="77777777" w:rsidTr="008B378D">
        <w:trPr>
          <w:trHeight w:val="20"/>
        </w:trPr>
        <w:tc>
          <w:tcPr>
            <w:tcW w:w="236" w:type="dxa"/>
            <w:noWrap/>
            <w:hideMark/>
          </w:tcPr>
          <w:p w14:paraId="4518E61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673F878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3FF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0.03153751</w:t>
            </w:r>
          </w:p>
        </w:tc>
        <w:tc>
          <w:tcPr>
            <w:tcW w:w="236" w:type="dxa"/>
            <w:noWrap/>
            <w:hideMark/>
          </w:tcPr>
          <w:p w14:paraId="2EF98AB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0.05956301</w:t>
            </w:r>
          </w:p>
        </w:tc>
        <w:tc>
          <w:tcPr>
            <w:tcW w:w="236" w:type="dxa"/>
            <w:noWrap/>
            <w:hideMark/>
          </w:tcPr>
          <w:p w14:paraId="364BFE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4.77E-05</w:t>
            </w:r>
          </w:p>
        </w:tc>
        <w:tc>
          <w:tcPr>
            <w:tcW w:w="236" w:type="dxa"/>
            <w:noWrap/>
            <w:hideMark/>
          </w:tcPr>
          <w:p w14:paraId="1C7F9F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4.16352647</w:t>
            </w:r>
          </w:p>
        </w:tc>
        <w:tc>
          <w:tcPr>
            <w:tcW w:w="236" w:type="dxa"/>
            <w:noWrap/>
            <w:hideMark/>
          </w:tcPr>
          <w:p w14:paraId="671767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4.16319215</w:t>
            </w:r>
          </w:p>
        </w:tc>
        <w:tc>
          <w:tcPr>
            <w:tcW w:w="236" w:type="dxa"/>
            <w:noWrap/>
            <w:hideMark/>
          </w:tcPr>
          <w:p w14:paraId="07EA0C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0.00040351</w:t>
            </w:r>
          </w:p>
        </w:tc>
      </w:tr>
      <w:tr w:rsidR="008B378D" w:rsidRPr="00CE7A00" w14:paraId="209F9F01" w14:textId="77777777" w:rsidTr="008B378D">
        <w:trPr>
          <w:trHeight w:val="20"/>
        </w:trPr>
        <w:tc>
          <w:tcPr>
            <w:tcW w:w="236" w:type="dxa"/>
            <w:noWrap/>
            <w:hideMark/>
          </w:tcPr>
          <w:p w14:paraId="2E6D12D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29798EB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764C1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0.01369082</w:t>
            </w:r>
          </w:p>
        </w:tc>
        <w:tc>
          <w:tcPr>
            <w:tcW w:w="236" w:type="dxa"/>
            <w:noWrap/>
            <w:hideMark/>
          </w:tcPr>
          <w:p w14:paraId="2F62D5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0.11671906</w:t>
            </w:r>
          </w:p>
        </w:tc>
        <w:tc>
          <w:tcPr>
            <w:tcW w:w="236" w:type="dxa"/>
            <w:noWrap/>
            <w:hideMark/>
          </w:tcPr>
          <w:p w14:paraId="7DAA68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5.17E-05</w:t>
            </w:r>
          </w:p>
        </w:tc>
        <w:tc>
          <w:tcPr>
            <w:tcW w:w="236" w:type="dxa"/>
            <w:noWrap/>
            <w:hideMark/>
          </w:tcPr>
          <w:p w14:paraId="0D6FC0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2.79702488</w:t>
            </w:r>
          </w:p>
        </w:tc>
        <w:tc>
          <w:tcPr>
            <w:tcW w:w="236" w:type="dxa"/>
            <w:noWrap/>
            <w:hideMark/>
          </w:tcPr>
          <w:p w14:paraId="1344D4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0.0871027</w:t>
            </w:r>
          </w:p>
        </w:tc>
        <w:tc>
          <w:tcPr>
            <w:tcW w:w="236" w:type="dxa"/>
            <w:noWrap/>
            <w:hideMark/>
          </w:tcPr>
          <w:p w14:paraId="52ABB73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0.00036986</w:t>
            </w:r>
          </w:p>
        </w:tc>
      </w:tr>
      <w:tr w:rsidR="008B378D" w:rsidRPr="00CE7A00" w14:paraId="672C280A" w14:textId="77777777" w:rsidTr="008B378D">
        <w:trPr>
          <w:trHeight w:val="20"/>
        </w:trPr>
        <w:tc>
          <w:tcPr>
            <w:tcW w:w="236" w:type="dxa"/>
            <w:noWrap/>
            <w:hideMark/>
          </w:tcPr>
          <w:p w14:paraId="26A3B8C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71F4E58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16B5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1.57546449</w:t>
            </w:r>
          </w:p>
        </w:tc>
        <w:tc>
          <w:tcPr>
            <w:tcW w:w="236" w:type="dxa"/>
            <w:noWrap/>
            <w:hideMark/>
          </w:tcPr>
          <w:p w14:paraId="114D1F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1.02115052</w:t>
            </w:r>
          </w:p>
        </w:tc>
        <w:tc>
          <w:tcPr>
            <w:tcW w:w="236" w:type="dxa"/>
            <w:noWrap/>
            <w:hideMark/>
          </w:tcPr>
          <w:p w14:paraId="56C167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0.00222512</w:t>
            </w:r>
          </w:p>
        </w:tc>
        <w:tc>
          <w:tcPr>
            <w:tcW w:w="236" w:type="dxa"/>
            <w:noWrap/>
            <w:hideMark/>
          </w:tcPr>
          <w:p w14:paraId="54B05B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-8.9057323</w:t>
            </w:r>
          </w:p>
        </w:tc>
        <w:tc>
          <w:tcPr>
            <w:tcW w:w="236" w:type="dxa"/>
            <w:noWrap/>
            <w:hideMark/>
          </w:tcPr>
          <w:p w14:paraId="0CC3A3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-9.3703577</w:t>
            </w:r>
          </w:p>
        </w:tc>
        <w:tc>
          <w:tcPr>
            <w:tcW w:w="236" w:type="dxa"/>
            <w:noWrap/>
            <w:hideMark/>
          </w:tcPr>
          <w:p w14:paraId="485B07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0.0010899</w:t>
            </w:r>
          </w:p>
        </w:tc>
      </w:tr>
      <w:tr w:rsidR="008B378D" w:rsidRPr="00CE7A00" w14:paraId="005CED10" w14:textId="77777777" w:rsidTr="008B378D">
        <w:trPr>
          <w:trHeight w:val="20"/>
        </w:trPr>
        <w:tc>
          <w:tcPr>
            <w:tcW w:w="236" w:type="dxa"/>
            <w:noWrap/>
            <w:hideMark/>
          </w:tcPr>
          <w:p w14:paraId="2408FF4C"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0836BD2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7038A5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0.01404574</w:t>
            </w:r>
          </w:p>
        </w:tc>
        <w:tc>
          <w:tcPr>
            <w:tcW w:w="236" w:type="dxa"/>
            <w:noWrap/>
            <w:hideMark/>
          </w:tcPr>
          <w:p w14:paraId="1DDFDB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0.00331545</w:t>
            </w:r>
          </w:p>
        </w:tc>
        <w:tc>
          <w:tcPr>
            <w:tcW w:w="236" w:type="dxa"/>
            <w:noWrap/>
            <w:hideMark/>
          </w:tcPr>
          <w:p w14:paraId="2FFAE6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2.63E-05</w:t>
            </w:r>
          </w:p>
        </w:tc>
        <w:tc>
          <w:tcPr>
            <w:tcW w:w="236" w:type="dxa"/>
            <w:noWrap/>
            <w:hideMark/>
          </w:tcPr>
          <w:p w14:paraId="476392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4.33322988</w:t>
            </w:r>
          </w:p>
        </w:tc>
        <w:tc>
          <w:tcPr>
            <w:tcW w:w="236" w:type="dxa"/>
            <w:noWrap/>
            <w:hideMark/>
          </w:tcPr>
          <w:p w14:paraId="52031A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5.0580273</w:t>
            </w:r>
          </w:p>
        </w:tc>
        <w:tc>
          <w:tcPr>
            <w:tcW w:w="236" w:type="dxa"/>
            <w:noWrap/>
            <w:hideMark/>
          </w:tcPr>
          <w:p w14:paraId="5C1DDA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0.00160415</w:t>
            </w:r>
          </w:p>
        </w:tc>
      </w:tr>
      <w:tr w:rsidR="008B378D" w:rsidRPr="00CE7A00" w14:paraId="1CB7C7D8" w14:textId="77777777" w:rsidTr="008B378D">
        <w:trPr>
          <w:trHeight w:val="20"/>
        </w:trPr>
        <w:tc>
          <w:tcPr>
            <w:tcW w:w="236" w:type="dxa"/>
            <w:noWrap/>
            <w:hideMark/>
          </w:tcPr>
          <w:p w14:paraId="07FF29F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62FA00E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C01CF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0.05940327</w:t>
            </w:r>
          </w:p>
        </w:tc>
        <w:tc>
          <w:tcPr>
            <w:tcW w:w="236" w:type="dxa"/>
            <w:noWrap/>
            <w:hideMark/>
          </w:tcPr>
          <w:p w14:paraId="5C81CB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8.37844032</w:t>
            </w:r>
          </w:p>
        </w:tc>
        <w:tc>
          <w:tcPr>
            <w:tcW w:w="236" w:type="dxa"/>
            <w:noWrap/>
            <w:hideMark/>
          </w:tcPr>
          <w:p w14:paraId="7A704A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0.00515641</w:t>
            </w:r>
          </w:p>
        </w:tc>
        <w:tc>
          <w:tcPr>
            <w:tcW w:w="236" w:type="dxa"/>
            <w:noWrap/>
            <w:hideMark/>
          </w:tcPr>
          <w:p w14:paraId="40F90E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2.79205995</w:t>
            </w:r>
          </w:p>
        </w:tc>
        <w:tc>
          <w:tcPr>
            <w:tcW w:w="236" w:type="dxa"/>
            <w:noWrap/>
            <w:hideMark/>
          </w:tcPr>
          <w:p w14:paraId="2D9E8E4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2.79147376</w:t>
            </w:r>
          </w:p>
        </w:tc>
        <w:tc>
          <w:tcPr>
            <w:tcW w:w="236" w:type="dxa"/>
            <w:noWrap/>
            <w:hideMark/>
          </w:tcPr>
          <w:p w14:paraId="36C41DC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0.00031426</w:t>
            </w:r>
          </w:p>
        </w:tc>
      </w:tr>
      <w:tr w:rsidR="008B378D" w:rsidRPr="00CE7A00" w14:paraId="6079CB05" w14:textId="77777777" w:rsidTr="008B378D">
        <w:trPr>
          <w:trHeight w:val="20"/>
        </w:trPr>
        <w:tc>
          <w:tcPr>
            <w:tcW w:w="236" w:type="dxa"/>
            <w:noWrap/>
            <w:hideMark/>
          </w:tcPr>
          <w:p w14:paraId="517A6DC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60D3447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F7424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0.03710529</w:t>
            </w:r>
          </w:p>
        </w:tc>
        <w:tc>
          <w:tcPr>
            <w:tcW w:w="236" w:type="dxa"/>
            <w:noWrap/>
            <w:hideMark/>
          </w:tcPr>
          <w:p w14:paraId="5FB699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14.9016984</w:t>
            </w:r>
          </w:p>
        </w:tc>
        <w:tc>
          <w:tcPr>
            <w:tcW w:w="236" w:type="dxa"/>
            <w:noWrap/>
            <w:hideMark/>
          </w:tcPr>
          <w:p w14:paraId="7B3CD8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0.00896339</w:t>
            </w:r>
          </w:p>
        </w:tc>
        <w:tc>
          <w:tcPr>
            <w:tcW w:w="236" w:type="dxa"/>
            <w:noWrap/>
            <w:hideMark/>
          </w:tcPr>
          <w:p w14:paraId="684286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-0.8557734</w:t>
            </w:r>
          </w:p>
        </w:tc>
        <w:tc>
          <w:tcPr>
            <w:tcW w:w="236" w:type="dxa"/>
            <w:noWrap/>
            <w:hideMark/>
          </w:tcPr>
          <w:p w14:paraId="5B419E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-0.9579275</w:t>
            </w:r>
          </w:p>
        </w:tc>
        <w:tc>
          <w:tcPr>
            <w:tcW w:w="236" w:type="dxa"/>
            <w:noWrap/>
            <w:hideMark/>
          </w:tcPr>
          <w:p w14:paraId="7F7256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0.00031157</w:t>
            </w:r>
          </w:p>
        </w:tc>
      </w:tr>
      <w:tr w:rsidR="008B378D" w:rsidRPr="00CE7A00" w14:paraId="4B6F0042" w14:textId="77777777" w:rsidTr="008B378D">
        <w:trPr>
          <w:trHeight w:val="20"/>
        </w:trPr>
        <w:tc>
          <w:tcPr>
            <w:tcW w:w="236" w:type="dxa"/>
            <w:noWrap/>
            <w:hideMark/>
          </w:tcPr>
          <w:p w14:paraId="3B6E6E1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168211B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6EE7D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0.07951689</w:t>
            </w:r>
          </w:p>
        </w:tc>
        <w:tc>
          <w:tcPr>
            <w:tcW w:w="236" w:type="dxa"/>
            <w:noWrap/>
            <w:hideMark/>
          </w:tcPr>
          <w:p w14:paraId="5651D0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0.04745138</w:t>
            </w:r>
          </w:p>
        </w:tc>
        <w:tc>
          <w:tcPr>
            <w:tcW w:w="236" w:type="dxa"/>
            <w:noWrap/>
            <w:hideMark/>
          </w:tcPr>
          <w:p w14:paraId="1BC6E3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5.89E-05</w:t>
            </w:r>
          </w:p>
        </w:tc>
        <w:tc>
          <w:tcPr>
            <w:tcW w:w="236" w:type="dxa"/>
            <w:noWrap/>
            <w:hideMark/>
          </w:tcPr>
          <w:p w14:paraId="380E27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24.2413272</w:t>
            </w:r>
          </w:p>
        </w:tc>
        <w:tc>
          <w:tcPr>
            <w:tcW w:w="236" w:type="dxa"/>
            <w:noWrap/>
            <w:hideMark/>
          </w:tcPr>
          <w:p w14:paraId="1218DCD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5.22621163</w:t>
            </w:r>
          </w:p>
        </w:tc>
        <w:tc>
          <w:tcPr>
            <w:tcW w:w="236" w:type="dxa"/>
            <w:noWrap/>
            <w:hideMark/>
          </w:tcPr>
          <w:p w14:paraId="5EDC7B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0.00075799</w:t>
            </w:r>
          </w:p>
        </w:tc>
      </w:tr>
      <w:tr w:rsidR="008B378D" w:rsidRPr="00CE7A00" w14:paraId="08FF3B8F" w14:textId="77777777" w:rsidTr="008B378D">
        <w:trPr>
          <w:trHeight w:val="20"/>
        </w:trPr>
        <w:tc>
          <w:tcPr>
            <w:tcW w:w="236" w:type="dxa"/>
            <w:noWrap/>
            <w:hideMark/>
          </w:tcPr>
          <w:p w14:paraId="7C69CEA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022A8F8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5CFF47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0.08983146</w:t>
            </w:r>
          </w:p>
        </w:tc>
        <w:tc>
          <w:tcPr>
            <w:tcW w:w="236" w:type="dxa"/>
            <w:noWrap/>
            <w:hideMark/>
          </w:tcPr>
          <w:p w14:paraId="05E1962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0.00061035</w:t>
            </w:r>
          </w:p>
        </w:tc>
        <w:tc>
          <w:tcPr>
            <w:tcW w:w="236" w:type="dxa"/>
            <w:noWrap/>
            <w:hideMark/>
          </w:tcPr>
          <w:p w14:paraId="3A4B28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4.97E-05</w:t>
            </w:r>
          </w:p>
        </w:tc>
        <w:tc>
          <w:tcPr>
            <w:tcW w:w="236" w:type="dxa"/>
            <w:noWrap/>
            <w:hideMark/>
          </w:tcPr>
          <w:p w14:paraId="7053C1F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-6.9837056</w:t>
            </w:r>
          </w:p>
        </w:tc>
        <w:tc>
          <w:tcPr>
            <w:tcW w:w="236" w:type="dxa"/>
            <w:noWrap/>
            <w:hideMark/>
          </w:tcPr>
          <w:p w14:paraId="584418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-8.0944107</w:t>
            </w:r>
          </w:p>
        </w:tc>
        <w:tc>
          <w:tcPr>
            <w:tcW w:w="236" w:type="dxa"/>
            <w:noWrap/>
            <w:hideMark/>
          </w:tcPr>
          <w:p w14:paraId="4761AB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0.00108717</w:t>
            </w:r>
          </w:p>
        </w:tc>
      </w:tr>
      <w:tr w:rsidR="008B378D" w:rsidRPr="00CE7A00" w14:paraId="64EDE746" w14:textId="77777777" w:rsidTr="008B378D">
        <w:trPr>
          <w:trHeight w:val="20"/>
        </w:trPr>
        <w:tc>
          <w:tcPr>
            <w:tcW w:w="236" w:type="dxa"/>
            <w:noWrap/>
            <w:hideMark/>
          </w:tcPr>
          <w:p w14:paraId="429C8FA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0B40B89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F548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0.0776548</w:t>
            </w:r>
          </w:p>
        </w:tc>
        <w:tc>
          <w:tcPr>
            <w:tcW w:w="236" w:type="dxa"/>
            <w:noWrap/>
            <w:hideMark/>
          </w:tcPr>
          <w:p w14:paraId="78ED13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0.06377404</w:t>
            </w:r>
          </w:p>
        </w:tc>
        <w:tc>
          <w:tcPr>
            <w:tcW w:w="236" w:type="dxa"/>
            <w:noWrap/>
            <w:hideMark/>
          </w:tcPr>
          <w:p w14:paraId="3A19A8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1.31E-05</w:t>
            </w:r>
          </w:p>
        </w:tc>
        <w:tc>
          <w:tcPr>
            <w:tcW w:w="236" w:type="dxa"/>
            <w:noWrap/>
            <w:hideMark/>
          </w:tcPr>
          <w:p w14:paraId="057518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17.7269466</w:t>
            </w:r>
          </w:p>
        </w:tc>
        <w:tc>
          <w:tcPr>
            <w:tcW w:w="236" w:type="dxa"/>
            <w:noWrap/>
            <w:hideMark/>
          </w:tcPr>
          <w:p w14:paraId="784A11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17.5173651</w:t>
            </w:r>
          </w:p>
        </w:tc>
        <w:tc>
          <w:tcPr>
            <w:tcW w:w="236" w:type="dxa"/>
            <w:noWrap/>
            <w:hideMark/>
          </w:tcPr>
          <w:p w14:paraId="4C8352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0.00010645</w:t>
            </w:r>
          </w:p>
        </w:tc>
      </w:tr>
      <w:tr w:rsidR="008B378D" w:rsidRPr="00CE7A00" w14:paraId="713F78EE" w14:textId="77777777" w:rsidTr="008B378D">
        <w:trPr>
          <w:trHeight w:val="20"/>
        </w:trPr>
        <w:tc>
          <w:tcPr>
            <w:tcW w:w="236" w:type="dxa"/>
            <w:noWrap/>
            <w:hideMark/>
          </w:tcPr>
          <w:p w14:paraId="15CE4C6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2655314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D505D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0.04789096</w:t>
            </w:r>
          </w:p>
        </w:tc>
        <w:tc>
          <w:tcPr>
            <w:tcW w:w="236" w:type="dxa"/>
            <w:noWrap/>
            <w:hideMark/>
          </w:tcPr>
          <w:p w14:paraId="7F17BA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0.08200858</w:t>
            </w:r>
          </w:p>
        </w:tc>
        <w:tc>
          <w:tcPr>
            <w:tcW w:w="236" w:type="dxa"/>
            <w:noWrap/>
            <w:hideMark/>
          </w:tcPr>
          <w:p w14:paraId="4C53BE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0.00012471</w:t>
            </w:r>
          </w:p>
        </w:tc>
        <w:tc>
          <w:tcPr>
            <w:tcW w:w="236" w:type="dxa"/>
            <w:noWrap/>
            <w:hideMark/>
          </w:tcPr>
          <w:p w14:paraId="43CD43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0.35893374</w:t>
            </w:r>
          </w:p>
        </w:tc>
        <w:tc>
          <w:tcPr>
            <w:tcW w:w="236" w:type="dxa"/>
            <w:noWrap/>
            <w:hideMark/>
          </w:tcPr>
          <w:p w14:paraId="349FA5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5.81302847</w:t>
            </w:r>
          </w:p>
        </w:tc>
        <w:tc>
          <w:tcPr>
            <w:tcW w:w="236" w:type="dxa"/>
            <w:noWrap/>
            <w:hideMark/>
          </w:tcPr>
          <w:p w14:paraId="6B9FEC7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0.00067711</w:t>
            </w:r>
          </w:p>
        </w:tc>
      </w:tr>
      <w:tr w:rsidR="008B378D" w:rsidRPr="00CE7A00" w14:paraId="45804D73" w14:textId="77777777" w:rsidTr="008B378D">
        <w:trPr>
          <w:trHeight w:val="20"/>
        </w:trPr>
        <w:tc>
          <w:tcPr>
            <w:tcW w:w="236" w:type="dxa"/>
            <w:noWrap/>
            <w:hideMark/>
          </w:tcPr>
          <w:p w14:paraId="2B0F2B4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7FFC6DD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20F385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0.18334152</w:t>
            </w:r>
          </w:p>
        </w:tc>
        <w:tc>
          <w:tcPr>
            <w:tcW w:w="236" w:type="dxa"/>
            <w:noWrap/>
            <w:hideMark/>
          </w:tcPr>
          <w:p w14:paraId="6CF103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0.130955</w:t>
            </w:r>
          </w:p>
        </w:tc>
        <w:tc>
          <w:tcPr>
            <w:tcW w:w="236" w:type="dxa"/>
            <w:noWrap/>
            <w:hideMark/>
          </w:tcPr>
          <w:p w14:paraId="7527B6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0.00021388</w:t>
            </w:r>
          </w:p>
        </w:tc>
        <w:tc>
          <w:tcPr>
            <w:tcW w:w="236" w:type="dxa"/>
            <w:noWrap/>
            <w:hideMark/>
          </w:tcPr>
          <w:p w14:paraId="0F89A4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-5.4326107</w:t>
            </w:r>
          </w:p>
        </w:tc>
        <w:tc>
          <w:tcPr>
            <w:tcW w:w="236" w:type="dxa"/>
            <w:noWrap/>
            <w:hideMark/>
          </w:tcPr>
          <w:p w14:paraId="2E871D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-5.4313851</w:t>
            </w:r>
          </w:p>
        </w:tc>
        <w:tc>
          <w:tcPr>
            <w:tcW w:w="236" w:type="dxa"/>
            <w:noWrap/>
            <w:hideMark/>
          </w:tcPr>
          <w:p w14:paraId="108E7D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0.00099315</w:t>
            </w:r>
          </w:p>
        </w:tc>
      </w:tr>
      <w:tr w:rsidR="008B378D" w:rsidRPr="00CE7A00" w14:paraId="2D58F4BF" w14:textId="77777777" w:rsidTr="008B378D">
        <w:trPr>
          <w:trHeight w:val="20"/>
        </w:trPr>
        <w:tc>
          <w:tcPr>
            <w:tcW w:w="236" w:type="dxa"/>
            <w:noWrap/>
            <w:hideMark/>
          </w:tcPr>
          <w:p w14:paraId="6628026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27F10A2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51F40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0.04332979</w:t>
            </w:r>
          </w:p>
        </w:tc>
        <w:tc>
          <w:tcPr>
            <w:tcW w:w="236" w:type="dxa"/>
            <w:noWrap/>
            <w:hideMark/>
          </w:tcPr>
          <w:p w14:paraId="7B03E3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0.78484052</w:t>
            </w:r>
          </w:p>
        </w:tc>
        <w:tc>
          <w:tcPr>
            <w:tcW w:w="236" w:type="dxa"/>
            <w:noWrap/>
            <w:hideMark/>
          </w:tcPr>
          <w:p w14:paraId="5F40AE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0.00137342</w:t>
            </w:r>
          </w:p>
        </w:tc>
        <w:tc>
          <w:tcPr>
            <w:tcW w:w="236" w:type="dxa"/>
            <w:noWrap/>
            <w:hideMark/>
          </w:tcPr>
          <w:p w14:paraId="4F74EB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-9.4705188</w:t>
            </w:r>
          </w:p>
        </w:tc>
        <w:tc>
          <w:tcPr>
            <w:tcW w:w="236" w:type="dxa"/>
            <w:noWrap/>
            <w:hideMark/>
          </w:tcPr>
          <w:p w14:paraId="537C7C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-9.5720676</w:t>
            </w:r>
          </w:p>
        </w:tc>
        <w:tc>
          <w:tcPr>
            <w:tcW w:w="236" w:type="dxa"/>
            <w:noWrap/>
            <w:hideMark/>
          </w:tcPr>
          <w:p w14:paraId="69C107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0.00107547</w:t>
            </w:r>
          </w:p>
        </w:tc>
      </w:tr>
      <w:tr w:rsidR="008B378D" w:rsidRPr="00CE7A00" w14:paraId="132F0D2C" w14:textId="77777777" w:rsidTr="008B378D">
        <w:trPr>
          <w:trHeight w:val="20"/>
        </w:trPr>
        <w:tc>
          <w:tcPr>
            <w:tcW w:w="236" w:type="dxa"/>
            <w:noWrap/>
            <w:hideMark/>
          </w:tcPr>
          <w:p w14:paraId="48B2165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730F97A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83943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0.04499692</w:t>
            </w:r>
          </w:p>
        </w:tc>
        <w:tc>
          <w:tcPr>
            <w:tcW w:w="236" w:type="dxa"/>
            <w:noWrap/>
            <w:hideMark/>
          </w:tcPr>
          <w:p w14:paraId="07DE4B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0.0400512</w:t>
            </w:r>
          </w:p>
        </w:tc>
        <w:tc>
          <w:tcPr>
            <w:tcW w:w="236" w:type="dxa"/>
            <w:noWrap/>
            <w:hideMark/>
          </w:tcPr>
          <w:p w14:paraId="75F5FA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4.37E-05</w:t>
            </w:r>
          </w:p>
        </w:tc>
        <w:tc>
          <w:tcPr>
            <w:tcW w:w="236" w:type="dxa"/>
            <w:noWrap/>
            <w:hideMark/>
          </w:tcPr>
          <w:p w14:paraId="78A9FA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10.7729575</w:t>
            </w:r>
          </w:p>
        </w:tc>
        <w:tc>
          <w:tcPr>
            <w:tcW w:w="236" w:type="dxa"/>
            <w:noWrap/>
            <w:hideMark/>
          </w:tcPr>
          <w:p w14:paraId="2BF044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9.68704456</w:t>
            </w:r>
          </w:p>
        </w:tc>
        <w:tc>
          <w:tcPr>
            <w:tcW w:w="236" w:type="dxa"/>
            <w:noWrap/>
            <w:hideMark/>
          </w:tcPr>
          <w:p w14:paraId="3B930B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0.00054352</w:t>
            </w:r>
          </w:p>
        </w:tc>
      </w:tr>
      <w:tr w:rsidR="008B378D" w:rsidRPr="00CE7A00" w14:paraId="032B7B98" w14:textId="77777777" w:rsidTr="008B378D">
        <w:trPr>
          <w:trHeight w:val="20"/>
        </w:trPr>
        <w:tc>
          <w:tcPr>
            <w:tcW w:w="236" w:type="dxa"/>
            <w:noWrap/>
            <w:hideMark/>
          </w:tcPr>
          <w:p w14:paraId="0F19088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4E682D8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DA8819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0.01200571</w:t>
            </w:r>
          </w:p>
        </w:tc>
        <w:tc>
          <w:tcPr>
            <w:tcW w:w="236" w:type="dxa"/>
            <w:noWrap/>
            <w:hideMark/>
          </w:tcPr>
          <w:p w14:paraId="14816C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1.80E-05</w:t>
            </w:r>
          </w:p>
        </w:tc>
        <w:tc>
          <w:tcPr>
            <w:tcW w:w="236" w:type="dxa"/>
            <w:noWrap/>
            <w:hideMark/>
          </w:tcPr>
          <w:p w14:paraId="4439DA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1.86E-05</w:t>
            </w:r>
          </w:p>
        </w:tc>
        <w:tc>
          <w:tcPr>
            <w:tcW w:w="236" w:type="dxa"/>
            <w:noWrap/>
            <w:hideMark/>
          </w:tcPr>
          <w:p w14:paraId="7A91DB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32.2990803</w:t>
            </w:r>
          </w:p>
        </w:tc>
        <w:tc>
          <w:tcPr>
            <w:tcW w:w="236" w:type="dxa"/>
            <w:noWrap/>
            <w:hideMark/>
          </w:tcPr>
          <w:p w14:paraId="4892E0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11.351057</w:t>
            </w:r>
          </w:p>
        </w:tc>
        <w:tc>
          <w:tcPr>
            <w:tcW w:w="236" w:type="dxa"/>
            <w:noWrap/>
            <w:hideMark/>
          </w:tcPr>
          <w:p w14:paraId="45AC6F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0.00128112</w:t>
            </w:r>
          </w:p>
        </w:tc>
      </w:tr>
      <w:tr w:rsidR="008B378D" w:rsidRPr="00CE7A00" w14:paraId="1B98887A" w14:textId="77777777" w:rsidTr="008B378D">
        <w:trPr>
          <w:trHeight w:val="20"/>
        </w:trPr>
        <w:tc>
          <w:tcPr>
            <w:tcW w:w="236" w:type="dxa"/>
            <w:noWrap/>
            <w:hideMark/>
          </w:tcPr>
          <w:p w14:paraId="36311DD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155337C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48F6FE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0.0188415</w:t>
            </w:r>
          </w:p>
        </w:tc>
        <w:tc>
          <w:tcPr>
            <w:tcW w:w="236" w:type="dxa"/>
            <w:noWrap/>
            <w:hideMark/>
          </w:tcPr>
          <w:p w14:paraId="7DC514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0.03116208</w:t>
            </w:r>
          </w:p>
        </w:tc>
        <w:tc>
          <w:tcPr>
            <w:tcW w:w="236" w:type="dxa"/>
            <w:noWrap/>
            <w:hideMark/>
          </w:tcPr>
          <w:p w14:paraId="0CAA072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2.40E-05</w:t>
            </w:r>
          </w:p>
        </w:tc>
        <w:tc>
          <w:tcPr>
            <w:tcW w:w="236" w:type="dxa"/>
            <w:noWrap/>
            <w:hideMark/>
          </w:tcPr>
          <w:p w14:paraId="71E129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14.1142749</w:t>
            </w:r>
          </w:p>
        </w:tc>
        <w:tc>
          <w:tcPr>
            <w:tcW w:w="236" w:type="dxa"/>
            <w:noWrap/>
            <w:hideMark/>
          </w:tcPr>
          <w:p w14:paraId="660E68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14.2676253</w:t>
            </w:r>
          </w:p>
        </w:tc>
        <w:tc>
          <w:tcPr>
            <w:tcW w:w="236" w:type="dxa"/>
            <w:noWrap/>
            <w:hideMark/>
          </w:tcPr>
          <w:p w14:paraId="51CC09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0.00038977</w:t>
            </w:r>
          </w:p>
        </w:tc>
      </w:tr>
      <w:tr w:rsidR="008B378D" w:rsidRPr="00CE7A00" w14:paraId="41E3F436" w14:textId="77777777" w:rsidTr="008B378D">
        <w:trPr>
          <w:trHeight w:val="20"/>
        </w:trPr>
        <w:tc>
          <w:tcPr>
            <w:tcW w:w="236" w:type="dxa"/>
            <w:noWrap/>
            <w:hideMark/>
          </w:tcPr>
          <w:p w14:paraId="45B860A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4D60A03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EEF24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0.03543767</w:t>
            </w:r>
          </w:p>
        </w:tc>
        <w:tc>
          <w:tcPr>
            <w:tcW w:w="236" w:type="dxa"/>
            <w:noWrap/>
            <w:hideMark/>
          </w:tcPr>
          <w:p w14:paraId="075D661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0.72214292</w:t>
            </w:r>
          </w:p>
        </w:tc>
        <w:tc>
          <w:tcPr>
            <w:tcW w:w="236" w:type="dxa"/>
            <w:noWrap/>
            <w:hideMark/>
          </w:tcPr>
          <w:p w14:paraId="252186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6.28E-05</w:t>
            </w:r>
          </w:p>
        </w:tc>
        <w:tc>
          <w:tcPr>
            <w:tcW w:w="236" w:type="dxa"/>
            <w:noWrap/>
            <w:hideMark/>
          </w:tcPr>
          <w:p w14:paraId="123B2E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4.42898155</w:t>
            </w:r>
          </w:p>
        </w:tc>
        <w:tc>
          <w:tcPr>
            <w:tcW w:w="236" w:type="dxa"/>
            <w:noWrap/>
            <w:hideMark/>
          </w:tcPr>
          <w:p w14:paraId="037F00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4.42874101</w:t>
            </w:r>
          </w:p>
        </w:tc>
        <w:tc>
          <w:tcPr>
            <w:tcW w:w="236" w:type="dxa"/>
            <w:noWrap/>
            <w:hideMark/>
          </w:tcPr>
          <w:p w14:paraId="3A49F2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6.42E-05</w:t>
            </w:r>
          </w:p>
        </w:tc>
      </w:tr>
      <w:tr w:rsidR="008B378D" w:rsidRPr="00CE7A00" w14:paraId="5AEE8B9A" w14:textId="77777777" w:rsidTr="008B378D">
        <w:trPr>
          <w:trHeight w:val="20"/>
        </w:trPr>
        <w:tc>
          <w:tcPr>
            <w:tcW w:w="236" w:type="dxa"/>
            <w:noWrap/>
            <w:hideMark/>
          </w:tcPr>
          <w:p w14:paraId="611CA35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22B2434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BCACC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0.08505912</w:t>
            </w:r>
          </w:p>
        </w:tc>
        <w:tc>
          <w:tcPr>
            <w:tcW w:w="236" w:type="dxa"/>
            <w:noWrap/>
            <w:hideMark/>
          </w:tcPr>
          <w:p w14:paraId="1E1484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0.38813508</w:t>
            </w:r>
          </w:p>
        </w:tc>
        <w:tc>
          <w:tcPr>
            <w:tcW w:w="236" w:type="dxa"/>
            <w:noWrap/>
            <w:hideMark/>
          </w:tcPr>
          <w:p w14:paraId="142809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0.00039905</w:t>
            </w:r>
          </w:p>
        </w:tc>
        <w:tc>
          <w:tcPr>
            <w:tcW w:w="236" w:type="dxa"/>
            <w:noWrap/>
            <w:hideMark/>
          </w:tcPr>
          <w:p w14:paraId="5F0098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3.66568345</w:t>
            </w:r>
          </w:p>
        </w:tc>
        <w:tc>
          <w:tcPr>
            <w:tcW w:w="236" w:type="dxa"/>
            <w:noWrap/>
            <w:hideMark/>
          </w:tcPr>
          <w:p w14:paraId="34D48D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3.60648487</w:t>
            </w:r>
          </w:p>
        </w:tc>
        <w:tc>
          <w:tcPr>
            <w:tcW w:w="236" w:type="dxa"/>
            <w:noWrap/>
            <w:hideMark/>
          </w:tcPr>
          <w:p w14:paraId="593B81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0.0005244</w:t>
            </w:r>
          </w:p>
        </w:tc>
      </w:tr>
      <w:tr w:rsidR="008B378D" w:rsidRPr="00CE7A00" w14:paraId="254ED5F8" w14:textId="77777777" w:rsidTr="008B378D">
        <w:trPr>
          <w:trHeight w:val="20"/>
        </w:trPr>
        <w:tc>
          <w:tcPr>
            <w:tcW w:w="236" w:type="dxa"/>
            <w:noWrap/>
            <w:hideMark/>
          </w:tcPr>
          <w:p w14:paraId="0C6E8AC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07CDF8F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3D4CF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0.24167275</w:t>
            </w:r>
          </w:p>
        </w:tc>
        <w:tc>
          <w:tcPr>
            <w:tcW w:w="236" w:type="dxa"/>
            <w:noWrap/>
            <w:hideMark/>
          </w:tcPr>
          <w:p w14:paraId="163AB4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0.15644081</w:t>
            </w:r>
          </w:p>
        </w:tc>
        <w:tc>
          <w:tcPr>
            <w:tcW w:w="236" w:type="dxa"/>
            <w:noWrap/>
            <w:hideMark/>
          </w:tcPr>
          <w:p w14:paraId="653081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0.00047588</w:t>
            </w:r>
          </w:p>
        </w:tc>
        <w:tc>
          <w:tcPr>
            <w:tcW w:w="236" w:type="dxa"/>
            <w:noWrap/>
            <w:hideMark/>
          </w:tcPr>
          <w:p w14:paraId="10E0D1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1.37135046</w:t>
            </w:r>
          </w:p>
        </w:tc>
        <w:tc>
          <w:tcPr>
            <w:tcW w:w="236" w:type="dxa"/>
            <w:noWrap/>
            <w:hideMark/>
          </w:tcPr>
          <w:p w14:paraId="1BD835A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1.53084075</w:t>
            </w:r>
          </w:p>
        </w:tc>
        <w:tc>
          <w:tcPr>
            <w:tcW w:w="236" w:type="dxa"/>
            <w:noWrap/>
            <w:hideMark/>
          </w:tcPr>
          <w:p w14:paraId="508F52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0.00201487</w:t>
            </w:r>
          </w:p>
        </w:tc>
      </w:tr>
      <w:tr w:rsidR="008B378D" w:rsidRPr="00CE7A00" w14:paraId="78831424" w14:textId="77777777" w:rsidTr="008B378D">
        <w:trPr>
          <w:trHeight w:val="20"/>
        </w:trPr>
        <w:tc>
          <w:tcPr>
            <w:tcW w:w="236" w:type="dxa"/>
            <w:noWrap/>
            <w:hideMark/>
          </w:tcPr>
          <w:p w14:paraId="5C7348F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4DC3C6B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AABF6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0.0298838</w:t>
            </w:r>
          </w:p>
        </w:tc>
        <w:tc>
          <w:tcPr>
            <w:tcW w:w="236" w:type="dxa"/>
            <w:noWrap/>
            <w:hideMark/>
          </w:tcPr>
          <w:p w14:paraId="621510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8.05E-05</w:t>
            </w:r>
          </w:p>
        </w:tc>
        <w:tc>
          <w:tcPr>
            <w:tcW w:w="236" w:type="dxa"/>
            <w:noWrap/>
            <w:hideMark/>
          </w:tcPr>
          <w:p w14:paraId="5D2C12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1.85E-05</w:t>
            </w:r>
          </w:p>
        </w:tc>
        <w:tc>
          <w:tcPr>
            <w:tcW w:w="236" w:type="dxa"/>
            <w:noWrap/>
            <w:hideMark/>
          </w:tcPr>
          <w:p w14:paraId="7EC26E2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2.92253971</w:t>
            </w:r>
          </w:p>
        </w:tc>
        <w:tc>
          <w:tcPr>
            <w:tcW w:w="236" w:type="dxa"/>
            <w:noWrap/>
            <w:hideMark/>
          </w:tcPr>
          <w:p w14:paraId="040919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2.92250733</w:t>
            </w:r>
          </w:p>
        </w:tc>
        <w:tc>
          <w:tcPr>
            <w:tcW w:w="236" w:type="dxa"/>
            <w:noWrap/>
            <w:hideMark/>
          </w:tcPr>
          <w:p w14:paraId="6C3641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0.00037004</w:t>
            </w:r>
          </w:p>
        </w:tc>
      </w:tr>
      <w:tr w:rsidR="008B378D" w:rsidRPr="00CE7A00" w14:paraId="1919838A" w14:textId="77777777" w:rsidTr="008B378D">
        <w:trPr>
          <w:trHeight w:val="20"/>
        </w:trPr>
        <w:tc>
          <w:tcPr>
            <w:tcW w:w="236" w:type="dxa"/>
            <w:noWrap/>
            <w:hideMark/>
          </w:tcPr>
          <w:p w14:paraId="57A8983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79E39E6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C402F3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0.03317461</w:t>
            </w:r>
          </w:p>
        </w:tc>
        <w:tc>
          <w:tcPr>
            <w:tcW w:w="236" w:type="dxa"/>
            <w:noWrap/>
            <w:hideMark/>
          </w:tcPr>
          <w:p w14:paraId="355FC5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0.01845862</w:t>
            </w:r>
          </w:p>
        </w:tc>
        <w:tc>
          <w:tcPr>
            <w:tcW w:w="236" w:type="dxa"/>
            <w:noWrap/>
            <w:hideMark/>
          </w:tcPr>
          <w:p w14:paraId="3634BA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1.65E-05</w:t>
            </w:r>
          </w:p>
        </w:tc>
        <w:tc>
          <w:tcPr>
            <w:tcW w:w="236" w:type="dxa"/>
            <w:noWrap/>
            <w:hideMark/>
          </w:tcPr>
          <w:p w14:paraId="1FDBA12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4.78979231</w:t>
            </w:r>
          </w:p>
        </w:tc>
        <w:tc>
          <w:tcPr>
            <w:tcW w:w="236" w:type="dxa"/>
            <w:noWrap/>
            <w:hideMark/>
          </w:tcPr>
          <w:p w14:paraId="47C1D0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-0.226402</w:t>
            </w:r>
          </w:p>
        </w:tc>
        <w:tc>
          <w:tcPr>
            <w:tcW w:w="236" w:type="dxa"/>
            <w:noWrap/>
            <w:hideMark/>
          </w:tcPr>
          <w:p w14:paraId="7163B4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0.00108976</w:t>
            </w:r>
          </w:p>
        </w:tc>
      </w:tr>
      <w:tr w:rsidR="008B378D" w:rsidRPr="00CE7A00" w14:paraId="7AB8BCCD" w14:textId="77777777" w:rsidTr="008B378D">
        <w:trPr>
          <w:trHeight w:val="20"/>
        </w:trPr>
        <w:tc>
          <w:tcPr>
            <w:tcW w:w="236" w:type="dxa"/>
            <w:noWrap/>
            <w:hideMark/>
          </w:tcPr>
          <w:p w14:paraId="02D806B3"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3485B2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80BAE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0.0729175</w:t>
            </w:r>
          </w:p>
        </w:tc>
        <w:tc>
          <w:tcPr>
            <w:tcW w:w="236" w:type="dxa"/>
            <w:noWrap/>
            <w:hideMark/>
          </w:tcPr>
          <w:p w14:paraId="433DF3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0.32771862</w:t>
            </w:r>
          </w:p>
        </w:tc>
        <w:tc>
          <w:tcPr>
            <w:tcW w:w="236" w:type="dxa"/>
            <w:noWrap/>
            <w:hideMark/>
          </w:tcPr>
          <w:p w14:paraId="3ABDAB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0.00056161</w:t>
            </w:r>
          </w:p>
        </w:tc>
        <w:tc>
          <w:tcPr>
            <w:tcW w:w="236" w:type="dxa"/>
            <w:noWrap/>
            <w:hideMark/>
          </w:tcPr>
          <w:p w14:paraId="1971CC4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1.74824217</w:t>
            </w:r>
          </w:p>
        </w:tc>
        <w:tc>
          <w:tcPr>
            <w:tcW w:w="236" w:type="dxa"/>
            <w:noWrap/>
            <w:hideMark/>
          </w:tcPr>
          <w:p w14:paraId="3DB65A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1.74069861</w:t>
            </w:r>
          </w:p>
        </w:tc>
        <w:tc>
          <w:tcPr>
            <w:tcW w:w="236" w:type="dxa"/>
            <w:noWrap/>
            <w:hideMark/>
          </w:tcPr>
          <w:p w14:paraId="17C4FA0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0.00086319</w:t>
            </w:r>
          </w:p>
        </w:tc>
      </w:tr>
      <w:tr w:rsidR="008B378D" w:rsidRPr="00CE7A00" w14:paraId="5E385980" w14:textId="77777777" w:rsidTr="008B378D">
        <w:trPr>
          <w:trHeight w:val="20"/>
        </w:trPr>
        <w:tc>
          <w:tcPr>
            <w:tcW w:w="236" w:type="dxa"/>
            <w:noWrap/>
            <w:hideMark/>
          </w:tcPr>
          <w:p w14:paraId="1C2FF1A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7656137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34C15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0.05366978</w:t>
            </w:r>
          </w:p>
        </w:tc>
        <w:tc>
          <w:tcPr>
            <w:tcW w:w="236" w:type="dxa"/>
            <w:noWrap/>
            <w:hideMark/>
          </w:tcPr>
          <w:p w14:paraId="05EA51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0.3059429</w:t>
            </w:r>
          </w:p>
        </w:tc>
        <w:tc>
          <w:tcPr>
            <w:tcW w:w="236" w:type="dxa"/>
            <w:noWrap/>
            <w:hideMark/>
          </w:tcPr>
          <w:p w14:paraId="09405B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0.00059156</w:t>
            </w:r>
          </w:p>
        </w:tc>
        <w:tc>
          <w:tcPr>
            <w:tcW w:w="236" w:type="dxa"/>
            <w:noWrap/>
            <w:hideMark/>
          </w:tcPr>
          <w:p w14:paraId="04FFCA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0.34673511</w:t>
            </w:r>
          </w:p>
        </w:tc>
        <w:tc>
          <w:tcPr>
            <w:tcW w:w="236" w:type="dxa"/>
            <w:noWrap/>
            <w:hideMark/>
          </w:tcPr>
          <w:p w14:paraId="6400A8D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-0.2261732</w:t>
            </w:r>
          </w:p>
        </w:tc>
        <w:tc>
          <w:tcPr>
            <w:tcW w:w="236" w:type="dxa"/>
            <w:noWrap/>
            <w:hideMark/>
          </w:tcPr>
          <w:p w14:paraId="085920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0.00096534</w:t>
            </w:r>
          </w:p>
        </w:tc>
      </w:tr>
      <w:tr w:rsidR="008B378D" w:rsidRPr="00CE7A00" w14:paraId="7D962CC7" w14:textId="77777777" w:rsidTr="008B378D">
        <w:trPr>
          <w:trHeight w:val="20"/>
        </w:trPr>
        <w:tc>
          <w:tcPr>
            <w:tcW w:w="236" w:type="dxa"/>
            <w:noWrap/>
            <w:hideMark/>
          </w:tcPr>
          <w:p w14:paraId="32CE5A31"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3166E9B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420B1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0.02806071</w:t>
            </w:r>
          </w:p>
        </w:tc>
        <w:tc>
          <w:tcPr>
            <w:tcW w:w="236" w:type="dxa"/>
            <w:noWrap/>
            <w:hideMark/>
          </w:tcPr>
          <w:p w14:paraId="0550DD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0.89663704</w:t>
            </w:r>
          </w:p>
        </w:tc>
        <w:tc>
          <w:tcPr>
            <w:tcW w:w="236" w:type="dxa"/>
            <w:noWrap/>
            <w:hideMark/>
          </w:tcPr>
          <w:p w14:paraId="0A592E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0.00069173</w:t>
            </w:r>
          </w:p>
        </w:tc>
        <w:tc>
          <w:tcPr>
            <w:tcW w:w="236" w:type="dxa"/>
            <w:noWrap/>
            <w:hideMark/>
          </w:tcPr>
          <w:p w14:paraId="1A4F48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11.7845865</w:t>
            </w:r>
          </w:p>
        </w:tc>
        <w:tc>
          <w:tcPr>
            <w:tcW w:w="236" w:type="dxa"/>
            <w:noWrap/>
            <w:hideMark/>
          </w:tcPr>
          <w:p w14:paraId="6E9C4F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11.7886472</w:t>
            </w:r>
          </w:p>
        </w:tc>
        <w:tc>
          <w:tcPr>
            <w:tcW w:w="236" w:type="dxa"/>
            <w:noWrap/>
            <w:hideMark/>
          </w:tcPr>
          <w:p w14:paraId="7D994F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0.00037604</w:t>
            </w:r>
          </w:p>
        </w:tc>
      </w:tr>
      <w:tr w:rsidR="008B378D" w:rsidRPr="00CE7A00" w14:paraId="0D70CB87" w14:textId="77777777" w:rsidTr="008B378D">
        <w:trPr>
          <w:trHeight w:val="20"/>
        </w:trPr>
        <w:tc>
          <w:tcPr>
            <w:tcW w:w="236" w:type="dxa"/>
            <w:noWrap/>
            <w:hideMark/>
          </w:tcPr>
          <w:p w14:paraId="0540C40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20AC41F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6C68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0.01359697</w:t>
            </w:r>
          </w:p>
        </w:tc>
        <w:tc>
          <w:tcPr>
            <w:tcW w:w="236" w:type="dxa"/>
            <w:noWrap/>
            <w:hideMark/>
          </w:tcPr>
          <w:p w14:paraId="58FC09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0.03724123</w:t>
            </w:r>
          </w:p>
        </w:tc>
        <w:tc>
          <w:tcPr>
            <w:tcW w:w="236" w:type="dxa"/>
            <w:noWrap/>
            <w:hideMark/>
          </w:tcPr>
          <w:p w14:paraId="580885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3.41E-05</w:t>
            </w:r>
          </w:p>
        </w:tc>
        <w:tc>
          <w:tcPr>
            <w:tcW w:w="236" w:type="dxa"/>
            <w:noWrap/>
            <w:hideMark/>
          </w:tcPr>
          <w:p w14:paraId="5A06A5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0.06272615</w:t>
            </w:r>
          </w:p>
        </w:tc>
        <w:tc>
          <w:tcPr>
            <w:tcW w:w="236" w:type="dxa"/>
            <w:noWrap/>
            <w:hideMark/>
          </w:tcPr>
          <w:p w14:paraId="4BF68F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0.07136543</w:t>
            </w:r>
          </w:p>
        </w:tc>
        <w:tc>
          <w:tcPr>
            <w:tcW w:w="236" w:type="dxa"/>
            <w:noWrap/>
            <w:hideMark/>
          </w:tcPr>
          <w:p w14:paraId="4CFC7D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0.00062239</w:t>
            </w:r>
          </w:p>
        </w:tc>
      </w:tr>
      <w:tr w:rsidR="008B378D" w:rsidRPr="00CE7A00" w14:paraId="43417C42" w14:textId="77777777" w:rsidTr="008B378D">
        <w:trPr>
          <w:trHeight w:val="20"/>
        </w:trPr>
        <w:tc>
          <w:tcPr>
            <w:tcW w:w="236" w:type="dxa"/>
            <w:noWrap/>
            <w:hideMark/>
          </w:tcPr>
          <w:p w14:paraId="3B3CA3E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2069A98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09A09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0.03461644</w:t>
            </w:r>
          </w:p>
        </w:tc>
        <w:tc>
          <w:tcPr>
            <w:tcW w:w="236" w:type="dxa"/>
            <w:noWrap/>
            <w:hideMark/>
          </w:tcPr>
          <w:p w14:paraId="00636D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7.60060832</w:t>
            </w:r>
          </w:p>
        </w:tc>
        <w:tc>
          <w:tcPr>
            <w:tcW w:w="236" w:type="dxa"/>
            <w:noWrap/>
            <w:hideMark/>
          </w:tcPr>
          <w:p w14:paraId="0162CC0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0.00550049</w:t>
            </w:r>
          </w:p>
        </w:tc>
        <w:tc>
          <w:tcPr>
            <w:tcW w:w="236" w:type="dxa"/>
            <w:noWrap/>
            <w:hideMark/>
          </w:tcPr>
          <w:p w14:paraId="463AD1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0.55533901</w:t>
            </w:r>
          </w:p>
        </w:tc>
        <w:tc>
          <w:tcPr>
            <w:tcW w:w="236" w:type="dxa"/>
            <w:noWrap/>
            <w:hideMark/>
          </w:tcPr>
          <w:p w14:paraId="597504D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0.46764762</w:t>
            </w:r>
          </w:p>
        </w:tc>
        <w:tc>
          <w:tcPr>
            <w:tcW w:w="236" w:type="dxa"/>
            <w:noWrap/>
            <w:hideMark/>
          </w:tcPr>
          <w:p w14:paraId="794766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0.00036478</w:t>
            </w:r>
          </w:p>
        </w:tc>
      </w:tr>
      <w:tr w:rsidR="008B378D" w:rsidRPr="00CE7A00" w14:paraId="51EFBF6C" w14:textId="77777777" w:rsidTr="008B378D">
        <w:trPr>
          <w:trHeight w:val="20"/>
        </w:trPr>
        <w:tc>
          <w:tcPr>
            <w:tcW w:w="236" w:type="dxa"/>
            <w:noWrap/>
            <w:hideMark/>
          </w:tcPr>
          <w:p w14:paraId="4248B95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7AFAC50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664F0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0.02774153</w:t>
            </w:r>
          </w:p>
        </w:tc>
        <w:tc>
          <w:tcPr>
            <w:tcW w:w="236" w:type="dxa"/>
            <w:noWrap/>
            <w:hideMark/>
          </w:tcPr>
          <w:p w14:paraId="4CF2882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1.80320897</w:t>
            </w:r>
          </w:p>
        </w:tc>
        <w:tc>
          <w:tcPr>
            <w:tcW w:w="236" w:type="dxa"/>
            <w:noWrap/>
            <w:hideMark/>
          </w:tcPr>
          <w:p w14:paraId="0F5DF4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0.00309142</w:t>
            </w:r>
          </w:p>
        </w:tc>
        <w:tc>
          <w:tcPr>
            <w:tcW w:w="236" w:type="dxa"/>
            <w:noWrap/>
            <w:hideMark/>
          </w:tcPr>
          <w:p w14:paraId="22673D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-8.8019942</w:t>
            </w:r>
          </w:p>
        </w:tc>
        <w:tc>
          <w:tcPr>
            <w:tcW w:w="236" w:type="dxa"/>
            <w:noWrap/>
            <w:hideMark/>
          </w:tcPr>
          <w:p w14:paraId="6DAC881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-8.8019938</w:t>
            </w:r>
          </w:p>
        </w:tc>
        <w:tc>
          <w:tcPr>
            <w:tcW w:w="236" w:type="dxa"/>
            <w:noWrap/>
            <w:hideMark/>
          </w:tcPr>
          <w:p w14:paraId="0EEDC01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0.00075187</w:t>
            </w:r>
          </w:p>
        </w:tc>
      </w:tr>
      <w:tr w:rsidR="008B378D" w:rsidRPr="00CE7A00" w14:paraId="78DA9AA0" w14:textId="77777777" w:rsidTr="008B378D">
        <w:trPr>
          <w:trHeight w:val="20"/>
        </w:trPr>
        <w:tc>
          <w:tcPr>
            <w:tcW w:w="236" w:type="dxa"/>
            <w:noWrap/>
            <w:hideMark/>
          </w:tcPr>
          <w:p w14:paraId="758F767C"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1BC1749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7A2ED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0.12070004</w:t>
            </w:r>
          </w:p>
        </w:tc>
        <w:tc>
          <w:tcPr>
            <w:tcW w:w="236" w:type="dxa"/>
            <w:noWrap/>
            <w:hideMark/>
          </w:tcPr>
          <w:p w14:paraId="70849C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14.8097802</w:t>
            </w:r>
          </w:p>
        </w:tc>
        <w:tc>
          <w:tcPr>
            <w:tcW w:w="236" w:type="dxa"/>
            <w:noWrap/>
            <w:hideMark/>
          </w:tcPr>
          <w:p w14:paraId="2A6289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0.00561357</w:t>
            </w:r>
          </w:p>
        </w:tc>
        <w:tc>
          <w:tcPr>
            <w:tcW w:w="236" w:type="dxa"/>
            <w:noWrap/>
            <w:hideMark/>
          </w:tcPr>
          <w:p w14:paraId="213D9A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2.15523062</w:t>
            </w:r>
          </w:p>
        </w:tc>
        <w:tc>
          <w:tcPr>
            <w:tcW w:w="236" w:type="dxa"/>
            <w:noWrap/>
            <w:hideMark/>
          </w:tcPr>
          <w:p w14:paraId="536B12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2.15510356</w:t>
            </w:r>
          </w:p>
        </w:tc>
        <w:tc>
          <w:tcPr>
            <w:tcW w:w="236" w:type="dxa"/>
            <w:noWrap/>
            <w:hideMark/>
          </w:tcPr>
          <w:p w14:paraId="4DBD791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0.00019313</w:t>
            </w:r>
          </w:p>
        </w:tc>
      </w:tr>
      <w:tr w:rsidR="008B378D" w:rsidRPr="00CE7A00" w14:paraId="264A6112" w14:textId="77777777" w:rsidTr="008B378D">
        <w:trPr>
          <w:trHeight w:val="20"/>
        </w:trPr>
        <w:tc>
          <w:tcPr>
            <w:tcW w:w="236" w:type="dxa"/>
            <w:noWrap/>
            <w:hideMark/>
          </w:tcPr>
          <w:p w14:paraId="756AEC5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21F9244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DF0FE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0.01857804</w:t>
            </w:r>
          </w:p>
        </w:tc>
        <w:tc>
          <w:tcPr>
            <w:tcW w:w="236" w:type="dxa"/>
            <w:noWrap/>
            <w:hideMark/>
          </w:tcPr>
          <w:p w14:paraId="516AC30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0.08850728</w:t>
            </w:r>
          </w:p>
        </w:tc>
        <w:tc>
          <w:tcPr>
            <w:tcW w:w="236" w:type="dxa"/>
            <w:noWrap/>
            <w:hideMark/>
          </w:tcPr>
          <w:p w14:paraId="07C7C5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7.58E-05</w:t>
            </w:r>
          </w:p>
        </w:tc>
        <w:tc>
          <w:tcPr>
            <w:tcW w:w="236" w:type="dxa"/>
            <w:noWrap/>
            <w:hideMark/>
          </w:tcPr>
          <w:p w14:paraId="15F156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4.04848497</w:t>
            </w:r>
          </w:p>
        </w:tc>
        <w:tc>
          <w:tcPr>
            <w:tcW w:w="236" w:type="dxa"/>
            <w:noWrap/>
            <w:hideMark/>
          </w:tcPr>
          <w:p w14:paraId="66804A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3.96820796</w:t>
            </w:r>
          </w:p>
        </w:tc>
        <w:tc>
          <w:tcPr>
            <w:tcW w:w="236" w:type="dxa"/>
            <w:noWrap/>
            <w:hideMark/>
          </w:tcPr>
          <w:p w14:paraId="62B71FC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0.00042913</w:t>
            </w:r>
          </w:p>
        </w:tc>
      </w:tr>
      <w:tr w:rsidR="008B378D" w:rsidRPr="00CE7A00" w14:paraId="7CC4E2E5" w14:textId="77777777" w:rsidTr="008B378D">
        <w:trPr>
          <w:trHeight w:val="20"/>
        </w:trPr>
        <w:tc>
          <w:tcPr>
            <w:tcW w:w="236" w:type="dxa"/>
            <w:noWrap/>
            <w:hideMark/>
          </w:tcPr>
          <w:p w14:paraId="0E7AB23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141427E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44A76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0.03417268</w:t>
            </w:r>
          </w:p>
        </w:tc>
        <w:tc>
          <w:tcPr>
            <w:tcW w:w="236" w:type="dxa"/>
            <w:noWrap/>
            <w:hideMark/>
          </w:tcPr>
          <w:p w14:paraId="17BD23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0.11593327</w:t>
            </w:r>
          </w:p>
        </w:tc>
        <w:tc>
          <w:tcPr>
            <w:tcW w:w="236" w:type="dxa"/>
            <w:noWrap/>
            <w:hideMark/>
          </w:tcPr>
          <w:p w14:paraId="4E14C8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0.00015636</w:t>
            </w:r>
          </w:p>
        </w:tc>
        <w:tc>
          <w:tcPr>
            <w:tcW w:w="236" w:type="dxa"/>
            <w:noWrap/>
            <w:hideMark/>
          </w:tcPr>
          <w:p w14:paraId="0E6ADDB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7.97218075</w:t>
            </w:r>
          </w:p>
        </w:tc>
        <w:tc>
          <w:tcPr>
            <w:tcW w:w="236" w:type="dxa"/>
            <w:noWrap/>
            <w:hideMark/>
          </w:tcPr>
          <w:p w14:paraId="34C892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8.47110923</w:t>
            </w:r>
          </w:p>
        </w:tc>
        <w:tc>
          <w:tcPr>
            <w:tcW w:w="236" w:type="dxa"/>
            <w:noWrap/>
            <w:hideMark/>
          </w:tcPr>
          <w:p w14:paraId="0DBBE8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0.00067372</w:t>
            </w:r>
          </w:p>
        </w:tc>
      </w:tr>
      <w:tr w:rsidR="008B378D" w:rsidRPr="00CE7A00" w14:paraId="5EA1FDAC" w14:textId="77777777" w:rsidTr="008B378D">
        <w:trPr>
          <w:trHeight w:val="20"/>
        </w:trPr>
        <w:tc>
          <w:tcPr>
            <w:tcW w:w="236" w:type="dxa"/>
            <w:noWrap/>
            <w:hideMark/>
          </w:tcPr>
          <w:p w14:paraId="28417224"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71C487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B9A8A3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0.03577035</w:t>
            </w:r>
          </w:p>
        </w:tc>
        <w:tc>
          <w:tcPr>
            <w:tcW w:w="236" w:type="dxa"/>
            <w:noWrap/>
            <w:hideMark/>
          </w:tcPr>
          <w:p w14:paraId="12B4D8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0.1393921</w:t>
            </w:r>
          </w:p>
        </w:tc>
        <w:tc>
          <w:tcPr>
            <w:tcW w:w="236" w:type="dxa"/>
            <w:noWrap/>
            <w:hideMark/>
          </w:tcPr>
          <w:p w14:paraId="3EEAA6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0.00014899</w:t>
            </w:r>
          </w:p>
        </w:tc>
        <w:tc>
          <w:tcPr>
            <w:tcW w:w="236" w:type="dxa"/>
            <w:noWrap/>
            <w:hideMark/>
          </w:tcPr>
          <w:p w14:paraId="4B04EA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14.4334213</w:t>
            </w:r>
          </w:p>
        </w:tc>
        <w:tc>
          <w:tcPr>
            <w:tcW w:w="236" w:type="dxa"/>
            <w:noWrap/>
            <w:hideMark/>
          </w:tcPr>
          <w:p w14:paraId="16A365E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14.0807734</w:t>
            </w:r>
          </w:p>
        </w:tc>
        <w:tc>
          <w:tcPr>
            <w:tcW w:w="236" w:type="dxa"/>
            <w:noWrap/>
            <w:hideMark/>
          </w:tcPr>
          <w:p w14:paraId="1589B2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0.00052781</w:t>
            </w:r>
          </w:p>
        </w:tc>
      </w:tr>
      <w:tr w:rsidR="008B378D" w:rsidRPr="00CE7A00" w14:paraId="25EE97F0" w14:textId="77777777" w:rsidTr="008B378D">
        <w:trPr>
          <w:trHeight w:val="20"/>
        </w:trPr>
        <w:tc>
          <w:tcPr>
            <w:tcW w:w="236" w:type="dxa"/>
            <w:noWrap/>
            <w:hideMark/>
          </w:tcPr>
          <w:p w14:paraId="078D859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5B4A4D4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83F7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0.03118705</w:t>
            </w:r>
          </w:p>
        </w:tc>
        <w:tc>
          <w:tcPr>
            <w:tcW w:w="236" w:type="dxa"/>
            <w:noWrap/>
            <w:hideMark/>
          </w:tcPr>
          <w:p w14:paraId="7DBB18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0.76067528</w:t>
            </w:r>
          </w:p>
        </w:tc>
        <w:tc>
          <w:tcPr>
            <w:tcW w:w="236" w:type="dxa"/>
            <w:noWrap/>
            <w:hideMark/>
          </w:tcPr>
          <w:p w14:paraId="0D97C0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0.00024656</w:t>
            </w:r>
          </w:p>
        </w:tc>
        <w:tc>
          <w:tcPr>
            <w:tcW w:w="236" w:type="dxa"/>
            <w:noWrap/>
            <w:hideMark/>
          </w:tcPr>
          <w:p w14:paraId="11ADF9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2.44353163</w:t>
            </w:r>
          </w:p>
        </w:tc>
        <w:tc>
          <w:tcPr>
            <w:tcW w:w="236" w:type="dxa"/>
            <w:noWrap/>
            <w:hideMark/>
          </w:tcPr>
          <w:p w14:paraId="5A4D39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1.62625784</w:t>
            </w:r>
          </w:p>
        </w:tc>
        <w:tc>
          <w:tcPr>
            <w:tcW w:w="236" w:type="dxa"/>
            <w:noWrap/>
            <w:hideMark/>
          </w:tcPr>
          <w:p w14:paraId="5FA3B1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0.00014893</w:t>
            </w:r>
          </w:p>
        </w:tc>
      </w:tr>
      <w:tr w:rsidR="008B378D" w:rsidRPr="00CE7A00" w14:paraId="5CFCFFCA" w14:textId="77777777" w:rsidTr="008B378D">
        <w:trPr>
          <w:trHeight w:val="20"/>
        </w:trPr>
        <w:tc>
          <w:tcPr>
            <w:tcW w:w="236" w:type="dxa"/>
            <w:noWrap/>
            <w:hideMark/>
          </w:tcPr>
          <w:p w14:paraId="4D4791C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4DB1477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51003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0.02680039</w:t>
            </w:r>
          </w:p>
        </w:tc>
        <w:tc>
          <w:tcPr>
            <w:tcW w:w="236" w:type="dxa"/>
            <w:noWrap/>
            <w:hideMark/>
          </w:tcPr>
          <w:p w14:paraId="726868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6.22818656</w:t>
            </w:r>
          </w:p>
        </w:tc>
        <w:tc>
          <w:tcPr>
            <w:tcW w:w="236" w:type="dxa"/>
            <w:noWrap/>
            <w:hideMark/>
          </w:tcPr>
          <w:p w14:paraId="2A881E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0.00449874</w:t>
            </w:r>
          </w:p>
        </w:tc>
        <w:tc>
          <w:tcPr>
            <w:tcW w:w="236" w:type="dxa"/>
            <w:noWrap/>
            <w:hideMark/>
          </w:tcPr>
          <w:p w14:paraId="42FDE2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-3.0347174</w:t>
            </w:r>
          </w:p>
        </w:tc>
        <w:tc>
          <w:tcPr>
            <w:tcW w:w="236" w:type="dxa"/>
            <w:noWrap/>
            <w:hideMark/>
          </w:tcPr>
          <w:p w14:paraId="20DFAE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-3.0141286</w:t>
            </w:r>
          </w:p>
        </w:tc>
        <w:tc>
          <w:tcPr>
            <w:tcW w:w="236" w:type="dxa"/>
            <w:noWrap/>
            <w:hideMark/>
          </w:tcPr>
          <w:p w14:paraId="403F71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0.00036718</w:t>
            </w:r>
          </w:p>
        </w:tc>
      </w:tr>
      <w:tr w:rsidR="008B378D" w:rsidRPr="00CE7A00" w14:paraId="691438DD" w14:textId="77777777" w:rsidTr="008B378D">
        <w:trPr>
          <w:trHeight w:val="20"/>
        </w:trPr>
        <w:tc>
          <w:tcPr>
            <w:tcW w:w="236" w:type="dxa"/>
            <w:noWrap/>
            <w:hideMark/>
          </w:tcPr>
          <w:p w14:paraId="70EDC511"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6CAE117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E0D8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0.01118818</w:t>
            </w:r>
          </w:p>
        </w:tc>
        <w:tc>
          <w:tcPr>
            <w:tcW w:w="236" w:type="dxa"/>
            <w:noWrap/>
            <w:hideMark/>
          </w:tcPr>
          <w:p w14:paraId="08DD76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0.05956301</w:t>
            </w:r>
          </w:p>
        </w:tc>
        <w:tc>
          <w:tcPr>
            <w:tcW w:w="236" w:type="dxa"/>
            <w:noWrap/>
            <w:hideMark/>
          </w:tcPr>
          <w:p w14:paraId="3317A6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5.19E-05</w:t>
            </w:r>
          </w:p>
        </w:tc>
        <w:tc>
          <w:tcPr>
            <w:tcW w:w="236" w:type="dxa"/>
            <w:noWrap/>
            <w:hideMark/>
          </w:tcPr>
          <w:p w14:paraId="2D4FD7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4.15231742</w:t>
            </w:r>
          </w:p>
        </w:tc>
        <w:tc>
          <w:tcPr>
            <w:tcW w:w="236" w:type="dxa"/>
            <w:noWrap/>
            <w:hideMark/>
          </w:tcPr>
          <w:p w14:paraId="6B1D8F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4.15845512</w:t>
            </w:r>
          </w:p>
        </w:tc>
        <w:tc>
          <w:tcPr>
            <w:tcW w:w="236" w:type="dxa"/>
            <w:noWrap/>
            <w:hideMark/>
          </w:tcPr>
          <w:p w14:paraId="682185B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0.00042346</w:t>
            </w:r>
          </w:p>
        </w:tc>
      </w:tr>
      <w:tr w:rsidR="008B378D" w:rsidRPr="00CE7A00" w14:paraId="4BF26297" w14:textId="77777777" w:rsidTr="008B378D">
        <w:trPr>
          <w:trHeight w:val="20"/>
        </w:trPr>
        <w:tc>
          <w:tcPr>
            <w:tcW w:w="236" w:type="dxa"/>
            <w:noWrap/>
            <w:hideMark/>
          </w:tcPr>
          <w:p w14:paraId="47D65FA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061FB2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910B5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0.01391388</w:t>
            </w:r>
          </w:p>
        </w:tc>
        <w:tc>
          <w:tcPr>
            <w:tcW w:w="236" w:type="dxa"/>
            <w:noWrap/>
            <w:hideMark/>
          </w:tcPr>
          <w:p w14:paraId="610AA6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0.11671906</w:t>
            </w:r>
          </w:p>
        </w:tc>
        <w:tc>
          <w:tcPr>
            <w:tcW w:w="236" w:type="dxa"/>
            <w:noWrap/>
            <w:hideMark/>
          </w:tcPr>
          <w:p w14:paraId="7096BE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0.00019408</w:t>
            </w:r>
          </w:p>
        </w:tc>
        <w:tc>
          <w:tcPr>
            <w:tcW w:w="236" w:type="dxa"/>
            <w:noWrap/>
            <w:hideMark/>
          </w:tcPr>
          <w:p w14:paraId="620BBC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-3.4906913</w:t>
            </w:r>
          </w:p>
        </w:tc>
        <w:tc>
          <w:tcPr>
            <w:tcW w:w="236" w:type="dxa"/>
            <w:noWrap/>
            <w:hideMark/>
          </w:tcPr>
          <w:p w14:paraId="77423B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-3.4356057</w:t>
            </w:r>
          </w:p>
        </w:tc>
        <w:tc>
          <w:tcPr>
            <w:tcW w:w="236" w:type="dxa"/>
            <w:noWrap/>
            <w:hideMark/>
          </w:tcPr>
          <w:p w14:paraId="42EE52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0.00082635</w:t>
            </w:r>
          </w:p>
        </w:tc>
      </w:tr>
      <w:tr w:rsidR="008B378D" w:rsidRPr="00CE7A00" w14:paraId="2EB1E37B" w14:textId="77777777" w:rsidTr="008B378D">
        <w:trPr>
          <w:trHeight w:val="20"/>
        </w:trPr>
        <w:tc>
          <w:tcPr>
            <w:tcW w:w="236" w:type="dxa"/>
            <w:noWrap/>
            <w:hideMark/>
          </w:tcPr>
          <w:p w14:paraId="2CBD1AE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6DBE579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A338B8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0.2551859</w:t>
            </w:r>
          </w:p>
        </w:tc>
        <w:tc>
          <w:tcPr>
            <w:tcW w:w="236" w:type="dxa"/>
            <w:noWrap/>
            <w:hideMark/>
          </w:tcPr>
          <w:p w14:paraId="667DB3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1.02115052</w:t>
            </w:r>
          </w:p>
        </w:tc>
        <w:tc>
          <w:tcPr>
            <w:tcW w:w="236" w:type="dxa"/>
            <w:noWrap/>
            <w:hideMark/>
          </w:tcPr>
          <w:p w14:paraId="7F6BA5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0.0022278</w:t>
            </w:r>
          </w:p>
        </w:tc>
        <w:tc>
          <w:tcPr>
            <w:tcW w:w="236" w:type="dxa"/>
            <w:noWrap/>
            <w:hideMark/>
          </w:tcPr>
          <w:p w14:paraId="5FBE87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-10.24818</w:t>
            </w:r>
          </w:p>
        </w:tc>
        <w:tc>
          <w:tcPr>
            <w:tcW w:w="236" w:type="dxa"/>
            <w:noWrap/>
            <w:hideMark/>
          </w:tcPr>
          <w:p w14:paraId="2B4EFA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-10.241348</w:t>
            </w:r>
          </w:p>
        </w:tc>
        <w:tc>
          <w:tcPr>
            <w:tcW w:w="236" w:type="dxa"/>
            <w:noWrap/>
            <w:hideMark/>
          </w:tcPr>
          <w:p w14:paraId="0FEDBE8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0.00109115</w:t>
            </w:r>
          </w:p>
        </w:tc>
      </w:tr>
      <w:tr w:rsidR="008B378D" w:rsidRPr="00CE7A00" w14:paraId="15EE2049" w14:textId="77777777" w:rsidTr="008B378D">
        <w:trPr>
          <w:trHeight w:val="20"/>
        </w:trPr>
        <w:tc>
          <w:tcPr>
            <w:tcW w:w="236" w:type="dxa"/>
            <w:noWrap/>
            <w:hideMark/>
          </w:tcPr>
          <w:p w14:paraId="7970BB4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74CC70B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20D47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0.01467325</w:t>
            </w:r>
          </w:p>
        </w:tc>
        <w:tc>
          <w:tcPr>
            <w:tcW w:w="236" w:type="dxa"/>
            <w:noWrap/>
            <w:hideMark/>
          </w:tcPr>
          <w:p w14:paraId="3278AD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0.00331545</w:t>
            </w:r>
          </w:p>
        </w:tc>
        <w:tc>
          <w:tcPr>
            <w:tcW w:w="236" w:type="dxa"/>
            <w:noWrap/>
            <w:hideMark/>
          </w:tcPr>
          <w:p w14:paraId="5AA8EA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7.37E-05</w:t>
            </w:r>
          </w:p>
        </w:tc>
        <w:tc>
          <w:tcPr>
            <w:tcW w:w="236" w:type="dxa"/>
            <w:noWrap/>
            <w:hideMark/>
          </w:tcPr>
          <w:p w14:paraId="1D458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1534.9123</w:t>
            </w:r>
          </w:p>
        </w:tc>
        <w:tc>
          <w:tcPr>
            <w:tcW w:w="236" w:type="dxa"/>
            <w:noWrap/>
            <w:hideMark/>
          </w:tcPr>
          <w:p w14:paraId="0E5EFB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9.94250783</w:t>
            </w:r>
          </w:p>
        </w:tc>
        <w:tc>
          <w:tcPr>
            <w:tcW w:w="236" w:type="dxa"/>
            <w:noWrap/>
            <w:hideMark/>
          </w:tcPr>
          <w:p w14:paraId="6CD3D7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0.00229979</w:t>
            </w:r>
          </w:p>
        </w:tc>
      </w:tr>
      <w:tr w:rsidR="008B378D" w:rsidRPr="00CE7A00" w14:paraId="6054B8EB" w14:textId="77777777" w:rsidTr="008B378D">
        <w:trPr>
          <w:trHeight w:val="20"/>
        </w:trPr>
        <w:tc>
          <w:tcPr>
            <w:tcW w:w="236" w:type="dxa"/>
            <w:noWrap/>
            <w:hideMark/>
          </w:tcPr>
          <w:p w14:paraId="6B594F1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5C3BCC2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D146B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0.02528941</w:t>
            </w:r>
          </w:p>
        </w:tc>
        <w:tc>
          <w:tcPr>
            <w:tcW w:w="236" w:type="dxa"/>
            <w:noWrap/>
            <w:hideMark/>
          </w:tcPr>
          <w:p w14:paraId="135BE55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8.37844032</w:t>
            </w:r>
          </w:p>
        </w:tc>
        <w:tc>
          <w:tcPr>
            <w:tcW w:w="236" w:type="dxa"/>
            <w:noWrap/>
            <w:hideMark/>
          </w:tcPr>
          <w:p w14:paraId="4779C1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0.005576</w:t>
            </w:r>
          </w:p>
        </w:tc>
        <w:tc>
          <w:tcPr>
            <w:tcW w:w="236" w:type="dxa"/>
            <w:noWrap/>
            <w:hideMark/>
          </w:tcPr>
          <w:p w14:paraId="24FE3A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0.97804292</w:t>
            </w:r>
          </w:p>
        </w:tc>
        <w:tc>
          <w:tcPr>
            <w:tcW w:w="236" w:type="dxa"/>
            <w:noWrap/>
            <w:hideMark/>
          </w:tcPr>
          <w:p w14:paraId="481275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0.99501929</w:t>
            </w:r>
          </w:p>
        </w:tc>
        <w:tc>
          <w:tcPr>
            <w:tcW w:w="236" w:type="dxa"/>
            <w:noWrap/>
            <w:hideMark/>
          </w:tcPr>
          <w:p w14:paraId="073391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0.00032824</w:t>
            </w:r>
          </w:p>
        </w:tc>
      </w:tr>
      <w:tr w:rsidR="008B378D" w:rsidRPr="00CE7A00" w14:paraId="11CC0E4C" w14:textId="77777777" w:rsidTr="008B378D">
        <w:trPr>
          <w:trHeight w:val="20"/>
        </w:trPr>
        <w:tc>
          <w:tcPr>
            <w:tcW w:w="236" w:type="dxa"/>
            <w:noWrap/>
            <w:hideMark/>
          </w:tcPr>
          <w:p w14:paraId="2D47063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18C5FC3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E6A99F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0.03890158</w:t>
            </w:r>
          </w:p>
        </w:tc>
        <w:tc>
          <w:tcPr>
            <w:tcW w:w="236" w:type="dxa"/>
            <w:noWrap/>
            <w:hideMark/>
          </w:tcPr>
          <w:p w14:paraId="5AA138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14.9016984</w:t>
            </w:r>
          </w:p>
        </w:tc>
        <w:tc>
          <w:tcPr>
            <w:tcW w:w="236" w:type="dxa"/>
            <w:noWrap/>
            <w:hideMark/>
          </w:tcPr>
          <w:p w14:paraId="75F301A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0.04083057</w:t>
            </w:r>
          </w:p>
        </w:tc>
        <w:tc>
          <w:tcPr>
            <w:tcW w:w="236" w:type="dxa"/>
            <w:noWrap/>
            <w:hideMark/>
          </w:tcPr>
          <w:p w14:paraId="069388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-6.4841025</w:t>
            </w:r>
          </w:p>
        </w:tc>
        <w:tc>
          <w:tcPr>
            <w:tcW w:w="236" w:type="dxa"/>
            <w:noWrap/>
            <w:hideMark/>
          </w:tcPr>
          <w:p w14:paraId="64EE94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-6.4837457</w:t>
            </w:r>
          </w:p>
        </w:tc>
        <w:tc>
          <w:tcPr>
            <w:tcW w:w="236" w:type="dxa"/>
            <w:noWrap/>
            <w:hideMark/>
          </w:tcPr>
          <w:p w14:paraId="2FBD72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0.00136872</w:t>
            </w:r>
          </w:p>
        </w:tc>
      </w:tr>
      <w:tr w:rsidR="008B378D" w:rsidRPr="00CE7A00" w14:paraId="2151B31C" w14:textId="77777777" w:rsidTr="008B378D">
        <w:trPr>
          <w:trHeight w:val="20"/>
        </w:trPr>
        <w:tc>
          <w:tcPr>
            <w:tcW w:w="236" w:type="dxa"/>
            <w:noWrap/>
            <w:hideMark/>
          </w:tcPr>
          <w:p w14:paraId="5C4D435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1B1D304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9D10A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0.03683252</w:t>
            </w:r>
          </w:p>
        </w:tc>
        <w:tc>
          <w:tcPr>
            <w:tcW w:w="236" w:type="dxa"/>
            <w:noWrap/>
            <w:hideMark/>
          </w:tcPr>
          <w:p w14:paraId="739359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0.04745138</w:t>
            </w:r>
          </w:p>
        </w:tc>
        <w:tc>
          <w:tcPr>
            <w:tcW w:w="236" w:type="dxa"/>
            <w:noWrap/>
            <w:hideMark/>
          </w:tcPr>
          <w:p w14:paraId="76D3D4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0.00011318</w:t>
            </w:r>
          </w:p>
        </w:tc>
        <w:tc>
          <w:tcPr>
            <w:tcW w:w="236" w:type="dxa"/>
            <w:noWrap/>
            <w:hideMark/>
          </w:tcPr>
          <w:p w14:paraId="378279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-2.846125</w:t>
            </w:r>
          </w:p>
        </w:tc>
        <w:tc>
          <w:tcPr>
            <w:tcW w:w="236" w:type="dxa"/>
            <w:noWrap/>
            <w:hideMark/>
          </w:tcPr>
          <w:p w14:paraId="237F3D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-0.395766</w:t>
            </w:r>
          </w:p>
        </w:tc>
        <w:tc>
          <w:tcPr>
            <w:tcW w:w="236" w:type="dxa"/>
            <w:noWrap/>
            <w:hideMark/>
          </w:tcPr>
          <w:p w14:paraId="636128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0.00104146</w:t>
            </w:r>
          </w:p>
        </w:tc>
      </w:tr>
      <w:tr w:rsidR="008B378D" w:rsidRPr="00CE7A00" w14:paraId="06C0BF18" w14:textId="77777777" w:rsidTr="008B378D">
        <w:trPr>
          <w:trHeight w:val="20"/>
        </w:trPr>
        <w:tc>
          <w:tcPr>
            <w:tcW w:w="236" w:type="dxa"/>
            <w:noWrap/>
            <w:hideMark/>
          </w:tcPr>
          <w:p w14:paraId="5650F1D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7A59C50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0E973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0.02897703</w:t>
            </w:r>
          </w:p>
        </w:tc>
        <w:tc>
          <w:tcPr>
            <w:tcW w:w="236" w:type="dxa"/>
            <w:noWrap/>
            <w:hideMark/>
          </w:tcPr>
          <w:p w14:paraId="770728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0.00061035</w:t>
            </w:r>
          </w:p>
        </w:tc>
        <w:tc>
          <w:tcPr>
            <w:tcW w:w="236" w:type="dxa"/>
            <w:noWrap/>
            <w:hideMark/>
          </w:tcPr>
          <w:p w14:paraId="68BC18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3.21E-05</w:t>
            </w:r>
          </w:p>
        </w:tc>
        <w:tc>
          <w:tcPr>
            <w:tcW w:w="236" w:type="dxa"/>
            <w:noWrap/>
            <w:hideMark/>
          </w:tcPr>
          <w:p w14:paraId="1301CF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-8.0927916</w:t>
            </w:r>
          </w:p>
        </w:tc>
        <w:tc>
          <w:tcPr>
            <w:tcW w:w="236" w:type="dxa"/>
            <w:noWrap/>
            <w:hideMark/>
          </w:tcPr>
          <w:p w14:paraId="47752F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-8.0954344</w:t>
            </w:r>
          </w:p>
        </w:tc>
        <w:tc>
          <w:tcPr>
            <w:tcW w:w="236" w:type="dxa"/>
            <w:noWrap/>
            <w:hideMark/>
          </w:tcPr>
          <w:p w14:paraId="75A2EF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0.00099018</w:t>
            </w:r>
          </w:p>
        </w:tc>
      </w:tr>
      <w:tr w:rsidR="008B378D" w:rsidRPr="00CE7A00" w14:paraId="7F8EBEF5" w14:textId="77777777" w:rsidTr="008B378D">
        <w:trPr>
          <w:trHeight w:val="20"/>
        </w:trPr>
        <w:tc>
          <w:tcPr>
            <w:tcW w:w="236" w:type="dxa"/>
            <w:noWrap/>
            <w:hideMark/>
          </w:tcPr>
          <w:p w14:paraId="2B6FBD9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78C8CA0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9FA70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0.00983694</w:t>
            </w:r>
          </w:p>
        </w:tc>
        <w:tc>
          <w:tcPr>
            <w:tcW w:w="236" w:type="dxa"/>
            <w:noWrap/>
            <w:hideMark/>
          </w:tcPr>
          <w:p w14:paraId="27ACDE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0.06377404</w:t>
            </w:r>
          </w:p>
        </w:tc>
        <w:tc>
          <w:tcPr>
            <w:tcW w:w="236" w:type="dxa"/>
            <w:noWrap/>
            <w:hideMark/>
          </w:tcPr>
          <w:p w14:paraId="2DE3DB3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1.32E-05</w:t>
            </w:r>
          </w:p>
        </w:tc>
        <w:tc>
          <w:tcPr>
            <w:tcW w:w="236" w:type="dxa"/>
            <w:noWrap/>
            <w:hideMark/>
          </w:tcPr>
          <w:p w14:paraId="195E76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17.395518</w:t>
            </w:r>
          </w:p>
        </w:tc>
        <w:tc>
          <w:tcPr>
            <w:tcW w:w="236" w:type="dxa"/>
            <w:noWrap/>
            <w:hideMark/>
          </w:tcPr>
          <w:p w14:paraId="57EA31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17.3991579</w:t>
            </w:r>
          </w:p>
        </w:tc>
        <w:tc>
          <w:tcPr>
            <w:tcW w:w="236" w:type="dxa"/>
            <w:noWrap/>
            <w:hideMark/>
          </w:tcPr>
          <w:p w14:paraId="4E8C831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0.0001079</w:t>
            </w:r>
          </w:p>
        </w:tc>
      </w:tr>
      <w:tr w:rsidR="008B378D" w:rsidRPr="00CE7A00" w14:paraId="20450F36" w14:textId="77777777" w:rsidTr="008B378D">
        <w:trPr>
          <w:trHeight w:val="20"/>
        </w:trPr>
        <w:tc>
          <w:tcPr>
            <w:tcW w:w="236" w:type="dxa"/>
            <w:noWrap/>
            <w:hideMark/>
          </w:tcPr>
          <w:p w14:paraId="2240AB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26010A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FD7E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0.01063973</w:t>
            </w:r>
          </w:p>
        </w:tc>
        <w:tc>
          <w:tcPr>
            <w:tcW w:w="236" w:type="dxa"/>
            <w:noWrap/>
            <w:hideMark/>
          </w:tcPr>
          <w:p w14:paraId="67DDCFA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0.08200858</w:t>
            </w:r>
          </w:p>
        </w:tc>
        <w:tc>
          <w:tcPr>
            <w:tcW w:w="236" w:type="dxa"/>
            <w:noWrap/>
            <w:hideMark/>
          </w:tcPr>
          <w:p w14:paraId="4374DF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4.48E-05</w:t>
            </w:r>
          </w:p>
        </w:tc>
        <w:tc>
          <w:tcPr>
            <w:tcW w:w="236" w:type="dxa"/>
            <w:noWrap/>
            <w:hideMark/>
          </w:tcPr>
          <w:p w14:paraId="759F34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15.6573085</w:t>
            </w:r>
          </w:p>
        </w:tc>
        <w:tc>
          <w:tcPr>
            <w:tcW w:w="236" w:type="dxa"/>
            <w:noWrap/>
            <w:hideMark/>
          </w:tcPr>
          <w:p w14:paraId="77AEB0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15.274565</w:t>
            </w:r>
          </w:p>
        </w:tc>
        <w:tc>
          <w:tcPr>
            <w:tcW w:w="236" w:type="dxa"/>
            <w:noWrap/>
            <w:hideMark/>
          </w:tcPr>
          <w:p w14:paraId="03C464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0.00028631</w:t>
            </w:r>
          </w:p>
        </w:tc>
      </w:tr>
      <w:tr w:rsidR="008B378D" w:rsidRPr="00CE7A00" w14:paraId="52449641" w14:textId="77777777" w:rsidTr="008B378D">
        <w:trPr>
          <w:trHeight w:val="20"/>
        </w:trPr>
        <w:tc>
          <w:tcPr>
            <w:tcW w:w="236" w:type="dxa"/>
            <w:noWrap/>
            <w:hideMark/>
          </w:tcPr>
          <w:p w14:paraId="146548D0"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0CA6FDE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D672C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0.02610273</w:t>
            </w:r>
          </w:p>
        </w:tc>
        <w:tc>
          <w:tcPr>
            <w:tcW w:w="236" w:type="dxa"/>
            <w:noWrap/>
            <w:hideMark/>
          </w:tcPr>
          <w:p w14:paraId="7A12FF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0.130955</w:t>
            </w:r>
          </w:p>
        </w:tc>
        <w:tc>
          <w:tcPr>
            <w:tcW w:w="236" w:type="dxa"/>
            <w:noWrap/>
            <w:hideMark/>
          </w:tcPr>
          <w:p w14:paraId="45CFF6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0.00023434</w:t>
            </w:r>
          </w:p>
        </w:tc>
        <w:tc>
          <w:tcPr>
            <w:tcW w:w="236" w:type="dxa"/>
            <w:noWrap/>
            <w:hideMark/>
          </w:tcPr>
          <w:p w14:paraId="562250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-5.4284971</w:t>
            </w:r>
          </w:p>
        </w:tc>
        <w:tc>
          <w:tcPr>
            <w:tcW w:w="236" w:type="dxa"/>
            <w:noWrap/>
            <w:hideMark/>
          </w:tcPr>
          <w:p w14:paraId="7D8238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-5.4285068</w:t>
            </w:r>
          </w:p>
        </w:tc>
        <w:tc>
          <w:tcPr>
            <w:tcW w:w="236" w:type="dxa"/>
            <w:noWrap/>
            <w:hideMark/>
          </w:tcPr>
          <w:p w14:paraId="07BBFF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0.00097366</w:t>
            </w:r>
          </w:p>
        </w:tc>
      </w:tr>
      <w:tr w:rsidR="008B378D" w:rsidRPr="00CE7A00" w14:paraId="089875FB" w14:textId="77777777" w:rsidTr="008B378D">
        <w:trPr>
          <w:trHeight w:val="20"/>
        </w:trPr>
        <w:tc>
          <w:tcPr>
            <w:tcW w:w="236" w:type="dxa"/>
            <w:noWrap/>
            <w:hideMark/>
          </w:tcPr>
          <w:p w14:paraId="2C45188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71CAAF8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7BBFE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0.04535073</w:t>
            </w:r>
          </w:p>
        </w:tc>
        <w:tc>
          <w:tcPr>
            <w:tcW w:w="236" w:type="dxa"/>
            <w:noWrap/>
            <w:hideMark/>
          </w:tcPr>
          <w:p w14:paraId="521E1F5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0.78484052</w:t>
            </w:r>
          </w:p>
        </w:tc>
        <w:tc>
          <w:tcPr>
            <w:tcW w:w="236" w:type="dxa"/>
            <w:noWrap/>
            <w:hideMark/>
          </w:tcPr>
          <w:p w14:paraId="68A4BC4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0.00170168</w:t>
            </w:r>
          </w:p>
        </w:tc>
        <w:tc>
          <w:tcPr>
            <w:tcW w:w="236" w:type="dxa"/>
            <w:noWrap/>
            <w:hideMark/>
          </w:tcPr>
          <w:p w14:paraId="12D78C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-16.337683</w:t>
            </w:r>
          </w:p>
        </w:tc>
        <w:tc>
          <w:tcPr>
            <w:tcW w:w="236" w:type="dxa"/>
            <w:noWrap/>
            <w:hideMark/>
          </w:tcPr>
          <w:p w14:paraId="722FC7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-15.828586</w:t>
            </w:r>
          </w:p>
        </w:tc>
        <w:tc>
          <w:tcPr>
            <w:tcW w:w="236" w:type="dxa"/>
            <w:noWrap/>
            <w:hideMark/>
          </w:tcPr>
          <w:p w14:paraId="2DFE1C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0.00113395</w:t>
            </w:r>
          </w:p>
        </w:tc>
      </w:tr>
      <w:tr w:rsidR="008B378D" w:rsidRPr="00CE7A00" w14:paraId="5F452F66" w14:textId="77777777" w:rsidTr="008B378D">
        <w:trPr>
          <w:trHeight w:val="20"/>
        </w:trPr>
        <w:tc>
          <w:tcPr>
            <w:tcW w:w="236" w:type="dxa"/>
            <w:noWrap/>
            <w:hideMark/>
          </w:tcPr>
          <w:p w14:paraId="5BF2CDF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0CD5386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AE1AA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0.01453831</w:t>
            </w:r>
          </w:p>
        </w:tc>
        <w:tc>
          <w:tcPr>
            <w:tcW w:w="236" w:type="dxa"/>
            <w:noWrap/>
            <w:hideMark/>
          </w:tcPr>
          <w:p w14:paraId="6E6701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0.0400512</w:t>
            </w:r>
          </w:p>
        </w:tc>
        <w:tc>
          <w:tcPr>
            <w:tcW w:w="236" w:type="dxa"/>
            <w:noWrap/>
            <w:hideMark/>
          </w:tcPr>
          <w:p w14:paraId="00C33F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4.36E-05</w:t>
            </w:r>
          </w:p>
        </w:tc>
        <w:tc>
          <w:tcPr>
            <w:tcW w:w="236" w:type="dxa"/>
            <w:noWrap/>
            <w:hideMark/>
          </w:tcPr>
          <w:p w14:paraId="5D6E3B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9.67899705</w:t>
            </w:r>
          </w:p>
        </w:tc>
        <w:tc>
          <w:tcPr>
            <w:tcW w:w="236" w:type="dxa"/>
            <w:noWrap/>
            <w:hideMark/>
          </w:tcPr>
          <w:p w14:paraId="690053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9.67982439</w:t>
            </w:r>
          </w:p>
        </w:tc>
        <w:tc>
          <w:tcPr>
            <w:tcW w:w="236" w:type="dxa"/>
            <w:noWrap/>
            <w:hideMark/>
          </w:tcPr>
          <w:p w14:paraId="4CA133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0.0005434</w:t>
            </w:r>
          </w:p>
        </w:tc>
      </w:tr>
      <w:tr w:rsidR="008B378D" w:rsidRPr="00CE7A00" w14:paraId="12C9D2BF" w14:textId="77777777" w:rsidTr="008B378D">
        <w:trPr>
          <w:trHeight w:val="20"/>
        </w:trPr>
        <w:tc>
          <w:tcPr>
            <w:tcW w:w="236" w:type="dxa"/>
            <w:noWrap/>
            <w:hideMark/>
          </w:tcPr>
          <w:p w14:paraId="7C384C72"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16D99CF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5666F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0.00320575</w:t>
            </w:r>
          </w:p>
        </w:tc>
        <w:tc>
          <w:tcPr>
            <w:tcW w:w="236" w:type="dxa"/>
            <w:noWrap/>
            <w:hideMark/>
          </w:tcPr>
          <w:p w14:paraId="35DD5D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1.80E-05</w:t>
            </w:r>
          </w:p>
        </w:tc>
        <w:tc>
          <w:tcPr>
            <w:tcW w:w="236" w:type="dxa"/>
            <w:noWrap/>
            <w:hideMark/>
          </w:tcPr>
          <w:p w14:paraId="086B159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1.73E-05</w:t>
            </w:r>
          </w:p>
        </w:tc>
        <w:tc>
          <w:tcPr>
            <w:tcW w:w="236" w:type="dxa"/>
            <w:noWrap/>
            <w:hideMark/>
          </w:tcPr>
          <w:p w14:paraId="0F2901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18.2306078</w:t>
            </w:r>
          </w:p>
        </w:tc>
        <w:tc>
          <w:tcPr>
            <w:tcW w:w="236" w:type="dxa"/>
            <w:noWrap/>
            <w:hideMark/>
          </w:tcPr>
          <w:p w14:paraId="331A21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11.3302853</w:t>
            </w:r>
          </w:p>
        </w:tc>
        <w:tc>
          <w:tcPr>
            <w:tcW w:w="236" w:type="dxa"/>
            <w:noWrap/>
            <w:hideMark/>
          </w:tcPr>
          <w:p w14:paraId="0C82D8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0.00124577</w:t>
            </w:r>
          </w:p>
        </w:tc>
      </w:tr>
      <w:tr w:rsidR="008B378D" w:rsidRPr="00CE7A00" w14:paraId="496636E6" w14:textId="77777777" w:rsidTr="008B378D">
        <w:trPr>
          <w:trHeight w:val="20"/>
        </w:trPr>
        <w:tc>
          <w:tcPr>
            <w:tcW w:w="236" w:type="dxa"/>
            <w:noWrap/>
            <w:hideMark/>
          </w:tcPr>
          <w:p w14:paraId="63A6B583"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0D8E516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7D5F5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0.00187511</w:t>
            </w:r>
          </w:p>
        </w:tc>
        <w:tc>
          <w:tcPr>
            <w:tcW w:w="236" w:type="dxa"/>
            <w:noWrap/>
            <w:hideMark/>
          </w:tcPr>
          <w:p w14:paraId="563506A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0.03116208</w:t>
            </w:r>
          </w:p>
        </w:tc>
        <w:tc>
          <w:tcPr>
            <w:tcW w:w="236" w:type="dxa"/>
            <w:noWrap/>
            <w:hideMark/>
          </w:tcPr>
          <w:p w14:paraId="4B4C12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2.82E-05</w:t>
            </w:r>
          </w:p>
        </w:tc>
        <w:tc>
          <w:tcPr>
            <w:tcW w:w="236" w:type="dxa"/>
            <w:noWrap/>
            <w:hideMark/>
          </w:tcPr>
          <w:p w14:paraId="406F75D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14.723028</w:t>
            </w:r>
          </w:p>
        </w:tc>
        <w:tc>
          <w:tcPr>
            <w:tcW w:w="236" w:type="dxa"/>
            <w:noWrap/>
            <w:hideMark/>
          </w:tcPr>
          <w:p w14:paraId="0F07DC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14.681001</w:t>
            </w:r>
          </w:p>
        </w:tc>
        <w:tc>
          <w:tcPr>
            <w:tcW w:w="236" w:type="dxa"/>
            <w:noWrap/>
            <w:hideMark/>
          </w:tcPr>
          <w:p w14:paraId="3BA87A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0.00044835</w:t>
            </w:r>
          </w:p>
        </w:tc>
      </w:tr>
      <w:tr w:rsidR="008B378D" w:rsidRPr="00CE7A00" w14:paraId="3E1F3198" w14:textId="77777777" w:rsidTr="008B378D">
        <w:trPr>
          <w:trHeight w:val="20"/>
        </w:trPr>
        <w:tc>
          <w:tcPr>
            <w:tcW w:w="236" w:type="dxa"/>
            <w:noWrap/>
            <w:hideMark/>
          </w:tcPr>
          <w:p w14:paraId="7154ECF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6214CB8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2CFD7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0.02302884</w:t>
            </w:r>
          </w:p>
        </w:tc>
        <w:tc>
          <w:tcPr>
            <w:tcW w:w="236" w:type="dxa"/>
            <w:noWrap/>
            <w:hideMark/>
          </w:tcPr>
          <w:p w14:paraId="0A9789D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0.72214292</w:t>
            </w:r>
          </w:p>
        </w:tc>
        <w:tc>
          <w:tcPr>
            <w:tcW w:w="236" w:type="dxa"/>
            <w:noWrap/>
            <w:hideMark/>
          </w:tcPr>
          <w:p w14:paraId="728F4B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9.40E-05</w:t>
            </w:r>
          </w:p>
        </w:tc>
        <w:tc>
          <w:tcPr>
            <w:tcW w:w="236" w:type="dxa"/>
            <w:noWrap/>
            <w:hideMark/>
          </w:tcPr>
          <w:p w14:paraId="7E4204E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4.03422465</w:t>
            </w:r>
          </w:p>
        </w:tc>
        <w:tc>
          <w:tcPr>
            <w:tcW w:w="236" w:type="dxa"/>
            <w:noWrap/>
            <w:hideMark/>
          </w:tcPr>
          <w:p w14:paraId="45C322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4.17033371</w:t>
            </w:r>
          </w:p>
        </w:tc>
        <w:tc>
          <w:tcPr>
            <w:tcW w:w="236" w:type="dxa"/>
            <w:noWrap/>
            <w:hideMark/>
          </w:tcPr>
          <w:p w14:paraId="6A1EE4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6.92E-05</w:t>
            </w:r>
          </w:p>
        </w:tc>
      </w:tr>
      <w:tr w:rsidR="008B378D" w:rsidRPr="00CE7A00" w14:paraId="3A834EE8" w14:textId="77777777" w:rsidTr="008B378D">
        <w:trPr>
          <w:trHeight w:val="20"/>
        </w:trPr>
        <w:tc>
          <w:tcPr>
            <w:tcW w:w="236" w:type="dxa"/>
            <w:noWrap/>
            <w:hideMark/>
          </w:tcPr>
          <w:p w14:paraId="4DBE65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1C4955D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6FE2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0.01869075</w:t>
            </w:r>
          </w:p>
        </w:tc>
        <w:tc>
          <w:tcPr>
            <w:tcW w:w="236" w:type="dxa"/>
            <w:noWrap/>
            <w:hideMark/>
          </w:tcPr>
          <w:p w14:paraId="134262C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0.38813508</w:t>
            </w:r>
          </w:p>
        </w:tc>
        <w:tc>
          <w:tcPr>
            <w:tcW w:w="236" w:type="dxa"/>
            <w:noWrap/>
            <w:hideMark/>
          </w:tcPr>
          <w:p w14:paraId="74D449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0.00037287</w:t>
            </w:r>
          </w:p>
        </w:tc>
        <w:tc>
          <w:tcPr>
            <w:tcW w:w="236" w:type="dxa"/>
            <w:noWrap/>
            <w:hideMark/>
          </w:tcPr>
          <w:p w14:paraId="0F23118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3.41154958</w:t>
            </w:r>
          </w:p>
        </w:tc>
        <w:tc>
          <w:tcPr>
            <w:tcW w:w="236" w:type="dxa"/>
            <w:noWrap/>
            <w:hideMark/>
          </w:tcPr>
          <w:p w14:paraId="4F6566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3.42875815</w:t>
            </w:r>
          </w:p>
        </w:tc>
        <w:tc>
          <w:tcPr>
            <w:tcW w:w="236" w:type="dxa"/>
            <w:noWrap/>
            <w:hideMark/>
          </w:tcPr>
          <w:p w14:paraId="000AD46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0.00052235</w:t>
            </w:r>
          </w:p>
        </w:tc>
      </w:tr>
      <w:tr w:rsidR="008B378D" w:rsidRPr="00CE7A00" w14:paraId="1D78C05E" w14:textId="77777777" w:rsidTr="008B378D">
        <w:trPr>
          <w:trHeight w:val="20"/>
        </w:trPr>
        <w:tc>
          <w:tcPr>
            <w:tcW w:w="236" w:type="dxa"/>
            <w:noWrap/>
            <w:hideMark/>
          </w:tcPr>
          <w:p w14:paraId="5A76EBCE"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1F4116E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F195A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0.20581917</w:t>
            </w:r>
          </w:p>
        </w:tc>
        <w:tc>
          <w:tcPr>
            <w:tcW w:w="236" w:type="dxa"/>
            <w:noWrap/>
            <w:hideMark/>
          </w:tcPr>
          <w:p w14:paraId="2ABDB9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0.15644081</w:t>
            </w:r>
          </w:p>
        </w:tc>
        <w:tc>
          <w:tcPr>
            <w:tcW w:w="236" w:type="dxa"/>
            <w:noWrap/>
            <w:hideMark/>
          </w:tcPr>
          <w:p w14:paraId="4B8DB7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0.00033798</w:t>
            </w:r>
          </w:p>
        </w:tc>
        <w:tc>
          <w:tcPr>
            <w:tcW w:w="236" w:type="dxa"/>
            <w:noWrap/>
            <w:hideMark/>
          </w:tcPr>
          <w:p w14:paraId="16D6D4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2.06311666</w:t>
            </w:r>
          </w:p>
        </w:tc>
        <w:tc>
          <w:tcPr>
            <w:tcW w:w="236" w:type="dxa"/>
            <w:noWrap/>
            <w:hideMark/>
          </w:tcPr>
          <w:p w14:paraId="4A994F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1.82117735</w:t>
            </w:r>
          </w:p>
        </w:tc>
        <w:tc>
          <w:tcPr>
            <w:tcW w:w="236" w:type="dxa"/>
            <w:noWrap/>
            <w:hideMark/>
          </w:tcPr>
          <w:p w14:paraId="767C66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0.00162877</w:t>
            </w:r>
          </w:p>
        </w:tc>
      </w:tr>
      <w:tr w:rsidR="008B378D" w:rsidRPr="00CE7A00" w14:paraId="249DB137" w14:textId="77777777" w:rsidTr="008B378D">
        <w:trPr>
          <w:trHeight w:val="20"/>
        </w:trPr>
        <w:tc>
          <w:tcPr>
            <w:tcW w:w="236" w:type="dxa"/>
            <w:noWrap/>
            <w:hideMark/>
          </w:tcPr>
          <w:p w14:paraId="3C78A66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B945F2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61291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0.07971378</w:t>
            </w:r>
          </w:p>
        </w:tc>
        <w:tc>
          <w:tcPr>
            <w:tcW w:w="236" w:type="dxa"/>
            <w:noWrap/>
            <w:hideMark/>
          </w:tcPr>
          <w:p w14:paraId="116539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8.05E-05</w:t>
            </w:r>
          </w:p>
        </w:tc>
        <w:tc>
          <w:tcPr>
            <w:tcW w:w="236" w:type="dxa"/>
            <w:noWrap/>
            <w:hideMark/>
          </w:tcPr>
          <w:p w14:paraId="7361F7E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0.00020486</w:t>
            </w:r>
          </w:p>
        </w:tc>
        <w:tc>
          <w:tcPr>
            <w:tcW w:w="236" w:type="dxa"/>
            <w:noWrap/>
            <w:hideMark/>
          </w:tcPr>
          <w:p w14:paraId="106FA4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2.92213576</w:t>
            </w:r>
          </w:p>
        </w:tc>
        <w:tc>
          <w:tcPr>
            <w:tcW w:w="236" w:type="dxa"/>
            <w:noWrap/>
            <w:hideMark/>
          </w:tcPr>
          <w:p w14:paraId="25F7047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2.92224044</w:t>
            </w:r>
          </w:p>
        </w:tc>
        <w:tc>
          <w:tcPr>
            <w:tcW w:w="236" w:type="dxa"/>
            <w:noWrap/>
            <w:hideMark/>
          </w:tcPr>
          <w:p w14:paraId="1072F1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0.00116014</w:t>
            </w:r>
          </w:p>
        </w:tc>
      </w:tr>
      <w:tr w:rsidR="008B378D" w:rsidRPr="00CE7A00" w14:paraId="42748E23" w14:textId="77777777" w:rsidTr="008B378D">
        <w:trPr>
          <w:trHeight w:val="20"/>
        </w:trPr>
        <w:tc>
          <w:tcPr>
            <w:tcW w:w="236" w:type="dxa"/>
            <w:noWrap/>
            <w:hideMark/>
          </w:tcPr>
          <w:p w14:paraId="50A44EB7"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4A6CA41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E0BA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0.02647578</w:t>
            </w:r>
          </w:p>
        </w:tc>
        <w:tc>
          <w:tcPr>
            <w:tcW w:w="236" w:type="dxa"/>
            <w:noWrap/>
            <w:hideMark/>
          </w:tcPr>
          <w:p w14:paraId="7C4CD7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0.01845862</w:t>
            </w:r>
          </w:p>
        </w:tc>
        <w:tc>
          <w:tcPr>
            <w:tcW w:w="236" w:type="dxa"/>
            <w:noWrap/>
            <w:hideMark/>
          </w:tcPr>
          <w:p w14:paraId="2B02EE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7.57E-05</w:t>
            </w:r>
          </w:p>
        </w:tc>
        <w:tc>
          <w:tcPr>
            <w:tcW w:w="236" w:type="dxa"/>
            <w:noWrap/>
            <w:hideMark/>
          </w:tcPr>
          <w:p w14:paraId="2A7C6A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-0.2681844</w:t>
            </w:r>
          </w:p>
        </w:tc>
        <w:tc>
          <w:tcPr>
            <w:tcW w:w="236" w:type="dxa"/>
            <w:noWrap/>
            <w:hideMark/>
          </w:tcPr>
          <w:p w14:paraId="01FC13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-0.2653882</w:t>
            </w:r>
          </w:p>
        </w:tc>
        <w:tc>
          <w:tcPr>
            <w:tcW w:w="236" w:type="dxa"/>
            <w:noWrap/>
            <w:hideMark/>
          </w:tcPr>
          <w:p w14:paraId="3E78FC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0.00142268</w:t>
            </w:r>
          </w:p>
        </w:tc>
      </w:tr>
      <w:tr w:rsidR="008B378D" w:rsidRPr="00CE7A00" w14:paraId="21A839CB" w14:textId="77777777" w:rsidTr="008B378D">
        <w:trPr>
          <w:trHeight w:val="20"/>
        </w:trPr>
        <w:tc>
          <w:tcPr>
            <w:tcW w:w="236" w:type="dxa"/>
            <w:noWrap/>
            <w:hideMark/>
          </w:tcPr>
          <w:p w14:paraId="0C7DB5F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4DBAE27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58E63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0.00338222</w:t>
            </w:r>
          </w:p>
        </w:tc>
        <w:tc>
          <w:tcPr>
            <w:tcW w:w="236" w:type="dxa"/>
            <w:noWrap/>
            <w:hideMark/>
          </w:tcPr>
          <w:p w14:paraId="128D98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0.32771862</w:t>
            </w:r>
          </w:p>
        </w:tc>
        <w:tc>
          <w:tcPr>
            <w:tcW w:w="236" w:type="dxa"/>
            <w:noWrap/>
            <w:hideMark/>
          </w:tcPr>
          <w:p w14:paraId="5D1E3C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0.00056695</w:t>
            </w:r>
          </w:p>
        </w:tc>
        <w:tc>
          <w:tcPr>
            <w:tcW w:w="236" w:type="dxa"/>
            <w:noWrap/>
            <w:hideMark/>
          </w:tcPr>
          <w:p w14:paraId="6BF6B6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2.55685637</w:t>
            </w:r>
          </w:p>
        </w:tc>
        <w:tc>
          <w:tcPr>
            <w:tcW w:w="236" w:type="dxa"/>
            <w:noWrap/>
            <w:hideMark/>
          </w:tcPr>
          <w:p w14:paraId="72B8C3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2.55235806</w:t>
            </w:r>
          </w:p>
        </w:tc>
        <w:tc>
          <w:tcPr>
            <w:tcW w:w="236" w:type="dxa"/>
            <w:noWrap/>
            <w:hideMark/>
          </w:tcPr>
          <w:p w14:paraId="352D30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0.0008643</w:t>
            </w:r>
          </w:p>
        </w:tc>
      </w:tr>
      <w:tr w:rsidR="008B378D" w:rsidRPr="00CE7A00" w14:paraId="0E2311B7" w14:textId="77777777" w:rsidTr="008B378D">
        <w:trPr>
          <w:trHeight w:val="20"/>
        </w:trPr>
        <w:tc>
          <w:tcPr>
            <w:tcW w:w="236" w:type="dxa"/>
            <w:noWrap/>
            <w:hideMark/>
          </w:tcPr>
          <w:p w14:paraId="4DBDD2F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652829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683A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0.04425846</w:t>
            </w:r>
          </w:p>
        </w:tc>
        <w:tc>
          <w:tcPr>
            <w:tcW w:w="236" w:type="dxa"/>
            <w:noWrap/>
            <w:hideMark/>
          </w:tcPr>
          <w:p w14:paraId="0798954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0.3059429</w:t>
            </w:r>
          </w:p>
        </w:tc>
        <w:tc>
          <w:tcPr>
            <w:tcW w:w="236" w:type="dxa"/>
            <w:noWrap/>
            <w:hideMark/>
          </w:tcPr>
          <w:p w14:paraId="03A332F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0.00059516</w:t>
            </w:r>
          </w:p>
        </w:tc>
        <w:tc>
          <w:tcPr>
            <w:tcW w:w="236" w:type="dxa"/>
            <w:noWrap/>
            <w:hideMark/>
          </w:tcPr>
          <w:p w14:paraId="26E6D8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-3.2859605</w:t>
            </w:r>
          </w:p>
        </w:tc>
        <w:tc>
          <w:tcPr>
            <w:tcW w:w="236" w:type="dxa"/>
            <w:noWrap/>
            <w:hideMark/>
          </w:tcPr>
          <w:p w14:paraId="01074F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-3.0132383</w:t>
            </w:r>
          </w:p>
        </w:tc>
        <w:tc>
          <w:tcPr>
            <w:tcW w:w="236" w:type="dxa"/>
            <w:noWrap/>
            <w:hideMark/>
          </w:tcPr>
          <w:p w14:paraId="1075B1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0.00097497</w:t>
            </w:r>
          </w:p>
        </w:tc>
      </w:tr>
      <w:tr w:rsidR="008B378D" w:rsidRPr="00CE7A00" w14:paraId="5CE31461" w14:textId="77777777" w:rsidTr="008B378D">
        <w:trPr>
          <w:trHeight w:val="20"/>
        </w:trPr>
        <w:tc>
          <w:tcPr>
            <w:tcW w:w="236" w:type="dxa"/>
            <w:noWrap/>
            <w:hideMark/>
          </w:tcPr>
          <w:p w14:paraId="726B43E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1819C44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8B02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0.04004537</w:t>
            </w:r>
          </w:p>
        </w:tc>
        <w:tc>
          <w:tcPr>
            <w:tcW w:w="236" w:type="dxa"/>
            <w:noWrap/>
            <w:hideMark/>
          </w:tcPr>
          <w:p w14:paraId="02E9D3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0.89663704</w:t>
            </w:r>
          </w:p>
        </w:tc>
        <w:tc>
          <w:tcPr>
            <w:tcW w:w="236" w:type="dxa"/>
            <w:noWrap/>
            <w:hideMark/>
          </w:tcPr>
          <w:p w14:paraId="5F728A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0.00081318</w:t>
            </w:r>
          </w:p>
        </w:tc>
        <w:tc>
          <w:tcPr>
            <w:tcW w:w="236" w:type="dxa"/>
            <w:noWrap/>
            <w:hideMark/>
          </w:tcPr>
          <w:p w14:paraId="483FC9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11.8072231</w:t>
            </w:r>
          </w:p>
        </w:tc>
        <w:tc>
          <w:tcPr>
            <w:tcW w:w="236" w:type="dxa"/>
            <w:noWrap/>
            <w:hideMark/>
          </w:tcPr>
          <w:p w14:paraId="5229AC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11.8068683</w:t>
            </w:r>
          </w:p>
        </w:tc>
        <w:tc>
          <w:tcPr>
            <w:tcW w:w="236" w:type="dxa"/>
            <w:noWrap/>
            <w:hideMark/>
          </w:tcPr>
          <w:p w14:paraId="23C1CD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0.00047584</w:t>
            </w:r>
          </w:p>
        </w:tc>
      </w:tr>
      <w:tr w:rsidR="008B378D" w:rsidRPr="00CE7A00" w14:paraId="48098FA4" w14:textId="77777777" w:rsidTr="008B378D">
        <w:trPr>
          <w:trHeight w:val="20"/>
        </w:trPr>
        <w:tc>
          <w:tcPr>
            <w:tcW w:w="236" w:type="dxa"/>
            <w:noWrap/>
            <w:hideMark/>
          </w:tcPr>
          <w:p w14:paraId="0E91A5BB"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048FBE4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830D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0.01081812</w:t>
            </w:r>
          </w:p>
        </w:tc>
        <w:tc>
          <w:tcPr>
            <w:tcW w:w="236" w:type="dxa"/>
            <w:noWrap/>
            <w:hideMark/>
          </w:tcPr>
          <w:p w14:paraId="53AB7B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0.03724123</w:t>
            </w:r>
          </w:p>
        </w:tc>
        <w:tc>
          <w:tcPr>
            <w:tcW w:w="236" w:type="dxa"/>
            <w:noWrap/>
            <w:hideMark/>
          </w:tcPr>
          <w:p w14:paraId="74A79D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0.00010675</w:t>
            </w:r>
          </w:p>
        </w:tc>
        <w:tc>
          <w:tcPr>
            <w:tcW w:w="236" w:type="dxa"/>
            <w:noWrap/>
            <w:hideMark/>
          </w:tcPr>
          <w:p w14:paraId="5D4D9E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0.22643204</w:t>
            </w:r>
          </w:p>
        </w:tc>
        <w:tc>
          <w:tcPr>
            <w:tcW w:w="236" w:type="dxa"/>
            <w:noWrap/>
            <w:hideMark/>
          </w:tcPr>
          <w:p w14:paraId="05BB16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0.15817461</w:t>
            </w:r>
          </w:p>
        </w:tc>
        <w:tc>
          <w:tcPr>
            <w:tcW w:w="236" w:type="dxa"/>
            <w:noWrap/>
            <w:hideMark/>
          </w:tcPr>
          <w:p w14:paraId="7557E5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0.00127746</w:t>
            </w:r>
          </w:p>
        </w:tc>
      </w:tr>
      <w:tr w:rsidR="008B378D" w:rsidRPr="00CE7A00" w14:paraId="2C0B04AC" w14:textId="77777777" w:rsidTr="008B378D">
        <w:trPr>
          <w:trHeight w:val="20"/>
        </w:trPr>
        <w:tc>
          <w:tcPr>
            <w:tcW w:w="236" w:type="dxa"/>
            <w:noWrap/>
            <w:hideMark/>
          </w:tcPr>
          <w:p w14:paraId="31D868F6"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563F6B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A1767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0.03306141</w:t>
            </w:r>
          </w:p>
        </w:tc>
        <w:tc>
          <w:tcPr>
            <w:tcW w:w="236" w:type="dxa"/>
            <w:noWrap/>
            <w:hideMark/>
          </w:tcPr>
          <w:p w14:paraId="4EE76C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7.60060832</w:t>
            </w:r>
          </w:p>
        </w:tc>
        <w:tc>
          <w:tcPr>
            <w:tcW w:w="236" w:type="dxa"/>
            <w:noWrap/>
            <w:hideMark/>
          </w:tcPr>
          <w:p w14:paraId="1F45FB1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0.0186809</w:t>
            </w:r>
          </w:p>
        </w:tc>
        <w:tc>
          <w:tcPr>
            <w:tcW w:w="236" w:type="dxa"/>
            <w:noWrap/>
            <w:hideMark/>
          </w:tcPr>
          <w:p w14:paraId="5ABF97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-6.3391051</w:t>
            </w:r>
          </w:p>
        </w:tc>
        <w:tc>
          <w:tcPr>
            <w:tcW w:w="236" w:type="dxa"/>
            <w:noWrap/>
            <w:hideMark/>
          </w:tcPr>
          <w:p w14:paraId="031FF4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-6.3288309</w:t>
            </w:r>
          </w:p>
        </w:tc>
        <w:tc>
          <w:tcPr>
            <w:tcW w:w="236" w:type="dxa"/>
            <w:noWrap/>
            <w:hideMark/>
          </w:tcPr>
          <w:p w14:paraId="7BEC1C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0.00122822</w:t>
            </w:r>
          </w:p>
        </w:tc>
      </w:tr>
      <w:tr w:rsidR="008B378D" w:rsidRPr="00CE7A00" w14:paraId="57714E05" w14:textId="77777777" w:rsidTr="008B378D">
        <w:trPr>
          <w:trHeight w:val="20"/>
        </w:trPr>
        <w:tc>
          <w:tcPr>
            <w:tcW w:w="236" w:type="dxa"/>
            <w:noWrap/>
            <w:hideMark/>
          </w:tcPr>
          <w:p w14:paraId="3DBF161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66C082B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63B6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0.01066659</w:t>
            </w:r>
          </w:p>
        </w:tc>
        <w:tc>
          <w:tcPr>
            <w:tcW w:w="236" w:type="dxa"/>
            <w:noWrap/>
            <w:hideMark/>
          </w:tcPr>
          <w:p w14:paraId="4659FE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1.80320897</w:t>
            </w:r>
          </w:p>
        </w:tc>
        <w:tc>
          <w:tcPr>
            <w:tcW w:w="236" w:type="dxa"/>
            <w:noWrap/>
            <w:hideMark/>
          </w:tcPr>
          <w:p w14:paraId="05757C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0.00261848</w:t>
            </w:r>
          </w:p>
        </w:tc>
        <w:tc>
          <w:tcPr>
            <w:tcW w:w="236" w:type="dxa"/>
            <w:noWrap/>
            <w:hideMark/>
          </w:tcPr>
          <w:p w14:paraId="072F16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-8.7184746</w:t>
            </w:r>
          </w:p>
        </w:tc>
        <w:tc>
          <w:tcPr>
            <w:tcW w:w="236" w:type="dxa"/>
            <w:noWrap/>
            <w:hideMark/>
          </w:tcPr>
          <w:p w14:paraId="3482F05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-8.7184746</w:t>
            </w:r>
          </w:p>
        </w:tc>
        <w:tc>
          <w:tcPr>
            <w:tcW w:w="236" w:type="dxa"/>
            <w:noWrap/>
            <w:hideMark/>
          </w:tcPr>
          <w:p w14:paraId="1E4BA7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0.00072935</w:t>
            </w:r>
          </w:p>
        </w:tc>
      </w:tr>
      <w:tr w:rsidR="008B378D" w:rsidRPr="00CE7A00" w14:paraId="101E25AA" w14:textId="77777777" w:rsidTr="008B378D">
        <w:trPr>
          <w:trHeight w:val="20"/>
        </w:trPr>
        <w:tc>
          <w:tcPr>
            <w:tcW w:w="236" w:type="dxa"/>
            <w:noWrap/>
            <w:hideMark/>
          </w:tcPr>
          <w:p w14:paraId="30CAFAE5"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7607FE4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BB3CB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0.01063675</w:t>
            </w:r>
          </w:p>
        </w:tc>
        <w:tc>
          <w:tcPr>
            <w:tcW w:w="236" w:type="dxa"/>
            <w:noWrap/>
            <w:hideMark/>
          </w:tcPr>
          <w:p w14:paraId="2B8E28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14.8097802</w:t>
            </w:r>
          </w:p>
        </w:tc>
        <w:tc>
          <w:tcPr>
            <w:tcW w:w="236" w:type="dxa"/>
            <w:noWrap/>
            <w:hideMark/>
          </w:tcPr>
          <w:p w14:paraId="07AFA0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0.01562851</w:t>
            </w:r>
          </w:p>
        </w:tc>
        <w:tc>
          <w:tcPr>
            <w:tcW w:w="236" w:type="dxa"/>
            <w:noWrap/>
            <w:hideMark/>
          </w:tcPr>
          <w:p w14:paraId="779CD1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-2.2668226</w:t>
            </w:r>
          </w:p>
        </w:tc>
        <w:tc>
          <w:tcPr>
            <w:tcW w:w="236" w:type="dxa"/>
            <w:noWrap/>
            <w:hideMark/>
          </w:tcPr>
          <w:p w14:paraId="5619D7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-2.2582081</w:t>
            </w:r>
          </w:p>
        </w:tc>
        <w:tc>
          <w:tcPr>
            <w:tcW w:w="236" w:type="dxa"/>
            <w:noWrap/>
            <w:hideMark/>
          </w:tcPr>
          <w:p w14:paraId="385AD8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0.00052696</w:t>
            </w:r>
          </w:p>
        </w:tc>
      </w:tr>
      <w:tr w:rsidR="008B378D" w:rsidRPr="00CE7A00" w14:paraId="2A4324F8" w14:textId="77777777" w:rsidTr="008B378D">
        <w:trPr>
          <w:trHeight w:val="20"/>
        </w:trPr>
        <w:tc>
          <w:tcPr>
            <w:tcW w:w="236" w:type="dxa"/>
            <w:noWrap/>
            <w:hideMark/>
          </w:tcPr>
          <w:p w14:paraId="6F97A92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2841E29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9E7A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0.01315338</w:t>
            </w:r>
          </w:p>
        </w:tc>
        <w:tc>
          <w:tcPr>
            <w:tcW w:w="236" w:type="dxa"/>
            <w:noWrap/>
            <w:hideMark/>
          </w:tcPr>
          <w:p w14:paraId="14BBF06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0.08850728</w:t>
            </w:r>
          </w:p>
        </w:tc>
        <w:tc>
          <w:tcPr>
            <w:tcW w:w="236" w:type="dxa"/>
            <w:noWrap/>
            <w:hideMark/>
          </w:tcPr>
          <w:p w14:paraId="090175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7.72E-05</w:t>
            </w:r>
          </w:p>
        </w:tc>
        <w:tc>
          <w:tcPr>
            <w:tcW w:w="236" w:type="dxa"/>
            <w:noWrap/>
            <w:hideMark/>
          </w:tcPr>
          <w:p w14:paraId="1807C1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3.92992893</w:t>
            </w:r>
          </w:p>
        </w:tc>
        <w:tc>
          <w:tcPr>
            <w:tcW w:w="236" w:type="dxa"/>
            <w:noWrap/>
            <w:hideMark/>
          </w:tcPr>
          <w:p w14:paraId="7CA64A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3.93018933</w:t>
            </w:r>
          </w:p>
        </w:tc>
        <w:tc>
          <w:tcPr>
            <w:tcW w:w="236" w:type="dxa"/>
            <w:noWrap/>
            <w:hideMark/>
          </w:tcPr>
          <w:p w14:paraId="129647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0.00043193</w:t>
            </w:r>
          </w:p>
        </w:tc>
      </w:tr>
      <w:tr w:rsidR="008B378D" w:rsidRPr="00CE7A00" w14:paraId="76BDBBF7" w14:textId="77777777" w:rsidTr="008B378D">
        <w:trPr>
          <w:trHeight w:val="20"/>
        </w:trPr>
        <w:tc>
          <w:tcPr>
            <w:tcW w:w="236" w:type="dxa"/>
            <w:noWrap/>
            <w:hideMark/>
          </w:tcPr>
          <w:p w14:paraId="6CEDFB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0D78E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88306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0.01372745</w:t>
            </w:r>
          </w:p>
        </w:tc>
        <w:tc>
          <w:tcPr>
            <w:tcW w:w="236" w:type="dxa"/>
            <w:noWrap/>
            <w:hideMark/>
          </w:tcPr>
          <w:p w14:paraId="058B8E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0.11593327</w:t>
            </w:r>
          </w:p>
        </w:tc>
        <w:tc>
          <w:tcPr>
            <w:tcW w:w="236" w:type="dxa"/>
            <w:noWrap/>
            <w:hideMark/>
          </w:tcPr>
          <w:p w14:paraId="55DE9E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0.00015632</w:t>
            </w:r>
          </w:p>
        </w:tc>
        <w:tc>
          <w:tcPr>
            <w:tcW w:w="236" w:type="dxa"/>
            <w:noWrap/>
            <w:hideMark/>
          </w:tcPr>
          <w:p w14:paraId="586CB0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9.1404873</w:t>
            </w:r>
          </w:p>
        </w:tc>
        <w:tc>
          <w:tcPr>
            <w:tcW w:w="236" w:type="dxa"/>
            <w:noWrap/>
            <w:hideMark/>
          </w:tcPr>
          <w:p w14:paraId="5CAE34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9.12695341</w:t>
            </w:r>
          </w:p>
        </w:tc>
        <w:tc>
          <w:tcPr>
            <w:tcW w:w="236" w:type="dxa"/>
            <w:noWrap/>
            <w:hideMark/>
          </w:tcPr>
          <w:p w14:paraId="222815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0.0006736</w:t>
            </w:r>
          </w:p>
        </w:tc>
      </w:tr>
      <w:tr w:rsidR="008B378D" w:rsidRPr="00CE7A00" w14:paraId="6A4EBEBE" w14:textId="77777777" w:rsidTr="008B378D">
        <w:trPr>
          <w:trHeight w:val="20"/>
        </w:trPr>
        <w:tc>
          <w:tcPr>
            <w:tcW w:w="236" w:type="dxa"/>
            <w:noWrap/>
            <w:hideMark/>
          </w:tcPr>
          <w:p w14:paraId="67E0DDCD"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38A9F10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A90F8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0.01355562</w:t>
            </w:r>
          </w:p>
        </w:tc>
        <w:tc>
          <w:tcPr>
            <w:tcW w:w="236" w:type="dxa"/>
            <w:noWrap/>
            <w:hideMark/>
          </w:tcPr>
          <w:p w14:paraId="568FC2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0.1393921</w:t>
            </w:r>
          </w:p>
        </w:tc>
        <w:tc>
          <w:tcPr>
            <w:tcW w:w="236" w:type="dxa"/>
            <w:noWrap/>
            <w:hideMark/>
          </w:tcPr>
          <w:p w14:paraId="6437DEF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0.00013589</w:t>
            </w:r>
          </w:p>
        </w:tc>
        <w:tc>
          <w:tcPr>
            <w:tcW w:w="236" w:type="dxa"/>
            <w:noWrap/>
            <w:hideMark/>
          </w:tcPr>
          <w:p w14:paraId="4E7184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8.69078007</w:t>
            </w:r>
          </w:p>
        </w:tc>
        <w:tc>
          <w:tcPr>
            <w:tcW w:w="236" w:type="dxa"/>
            <w:noWrap/>
            <w:hideMark/>
          </w:tcPr>
          <w:p w14:paraId="73E288E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9.93863497</w:t>
            </w:r>
          </w:p>
        </w:tc>
        <w:tc>
          <w:tcPr>
            <w:tcW w:w="236" w:type="dxa"/>
            <w:noWrap/>
            <w:hideMark/>
          </w:tcPr>
          <w:p w14:paraId="54AC1F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0.0004926</w:t>
            </w:r>
          </w:p>
        </w:tc>
      </w:tr>
      <w:tr w:rsidR="008B378D" w:rsidRPr="00CE7A00" w14:paraId="1F074E32" w14:textId="77777777" w:rsidTr="008B378D">
        <w:trPr>
          <w:trHeight w:val="20"/>
        </w:trPr>
        <w:tc>
          <w:tcPr>
            <w:tcW w:w="236" w:type="dxa"/>
            <w:noWrap/>
            <w:hideMark/>
          </w:tcPr>
          <w:p w14:paraId="69F862FA" w14:textId="77777777" w:rsidR="008B378D" w:rsidRPr="00CE7A00" w:rsidRDefault="008B378D" w:rsidP="008B378D">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78F9F67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87252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0.08701517</w:t>
            </w:r>
          </w:p>
        </w:tc>
        <w:tc>
          <w:tcPr>
            <w:tcW w:w="236" w:type="dxa"/>
            <w:noWrap/>
            <w:hideMark/>
          </w:tcPr>
          <w:p w14:paraId="44D8EB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0.76067528</w:t>
            </w:r>
          </w:p>
        </w:tc>
        <w:tc>
          <w:tcPr>
            <w:tcW w:w="236" w:type="dxa"/>
            <w:noWrap/>
            <w:hideMark/>
          </w:tcPr>
          <w:p w14:paraId="50C758F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0.00021697</w:t>
            </w:r>
          </w:p>
        </w:tc>
        <w:tc>
          <w:tcPr>
            <w:tcW w:w="236" w:type="dxa"/>
            <w:noWrap/>
            <w:hideMark/>
          </w:tcPr>
          <w:p w14:paraId="0AABCD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-3.8061756</w:t>
            </w:r>
          </w:p>
        </w:tc>
        <w:tc>
          <w:tcPr>
            <w:tcW w:w="236" w:type="dxa"/>
            <w:noWrap/>
            <w:hideMark/>
          </w:tcPr>
          <w:p w14:paraId="7C099A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-3.7637158</w:t>
            </w:r>
          </w:p>
        </w:tc>
        <w:tc>
          <w:tcPr>
            <w:tcW w:w="236" w:type="dxa"/>
            <w:noWrap/>
            <w:hideMark/>
          </w:tcPr>
          <w:p w14:paraId="177FDB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0.00014794</w:t>
            </w:r>
          </w:p>
        </w:tc>
      </w:tr>
    </w:tbl>
    <w:p w14:paraId="79131E92" w14:textId="77777777" w:rsidR="00682E97" w:rsidRPr="00CE7A00" w:rsidRDefault="00682E97" w:rsidP="004C7D04">
      <w:pPr>
        <w:rPr>
          <w:rFonts w:cs="Times New Roman"/>
        </w:rPr>
      </w:pPr>
    </w:p>
    <w:p w14:paraId="6D88C969" w14:textId="77777777" w:rsidR="00682E97" w:rsidRPr="00CE7A00" w:rsidRDefault="00682E97" w:rsidP="004C7D04">
      <w:pPr>
        <w:rPr>
          <w:rFonts w:cs="Times New Roman"/>
        </w:rPr>
      </w:pPr>
      <w:r w:rsidRPr="00CE7A00">
        <w:rPr>
          <w:rFonts w:cs="Times New Roman"/>
        </w:rPr>
        <w:br w:type="page"/>
      </w:r>
    </w:p>
    <w:p w14:paraId="33A3C372" w14:textId="6EF47FC1" w:rsidR="00682E97" w:rsidRPr="00CE7A00" w:rsidRDefault="00682E97" w:rsidP="004C7D04">
      <w:pPr>
        <w:rPr>
          <w:rFonts w:cs="Times New Roman"/>
        </w:rPr>
      </w:pPr>
      <w:r w:rsidRPr="00CE7A00">
        <w:rPr>
          <w:rFonts w:cs="Times New Roman"/>
          <w:b/>
          <w:bCs/>
        </w:rPr>
        <w:lastRenderedPageBreak/>
        <w:t>Table S5.</w:t>
      </w:r>
      <w:r w:rsidRPr="00CE7A00">
        <w:rPr>
          <w:rFonts w:cs="Times New Roman"/>
        </w:rPr>
        <w:t xml:space="preserve">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BIO12</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5B979B83" w14:textId="77777777" w:rsidTr="004A3F9A">
        <w:trPr>
          <w:trHeight w:val="20"/>
        </w:trPr>
        <w:tc>
          <w:tcPr>
            <w:tcW w:w="236" w:type="dxa"/>
            <w:noWrap/>
            <w:hideMark/>
          </w:tcPr>
          <w:p w14:paraId="5C2A2E6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5943C5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7F4A2D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F17EEB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742DCFCC" w14:textId="77777777" w:rsidR="004A3F9A" w:rsidRPr="00CE7A00" w:rsidRDefault="004A3F9A" w:rsidP="004A3F9A">
            <w:pPr>
              <w:rPr>
                <w:rFonts w:eastAsia="Times New Roman" w:cs="Times New Roman"/>
                <w:color w:val="000000"/>
                <w:sz w:val="16"/>
                <w:szCs w:val="16"/>
                <w:lang w:val="en-CA"/>
              </w:rPr>
            </w:pPr>
            <w:proofErr w:type="spellStart"/>
            <w:proofErr w:type="gramStart"/>
            <w:r w:rsidRPr="00CE7A00">
              <w:rPr>
                <w:rFonts w:eastAsia="Times New Roman" w:cs="Times New Roman"/>
                <w:color w:val="000000"/>
                <w:sz w:val="16"/>
                <w:szCs w:val="16"/>
                <w:lang w:val="en-CA"/>
              </w:rPr>
              <w:t>sigma.sq</w:t>
            </w:r>
            <w:proofErr w:type="spellEnd"/>
            <w:proofErr w:type="gramEnd"/>
          </w:p>
        </w:tc>
        <w:tc>
          <w:tcPr>
            <w:tcW w:w="236" w:type="dxa"/>
            <w:noWrap/>
            <w:hideMark/>
          </w:tcPr>
          <w:p w14:paraId="1C89C5D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6C777EF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expected_mean</w:t>
            </w:r>
            <w:proofErr w:type="spellEnd"/>
          </w:p>
        </w:tc>
        <w:tc>
          <w:tcPr>
            <w:tcW w:w="236" w:type="dxa"/>
            <w:noWrap/>
            <w:hideMark/>
          </w:tcPr>
          <w:p w14:paraId="3F4F2DA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expected_var</w:t>
            </w:r>
            <w:proofErr w:type="spellEnd"/>
          </w:p>
        </w:tc>
      </w:tr>
      <w:tr w:rsidR="004A3F9A" w:rsidRPr="00CE7A00" w14:paraId="743956FD" w14:textId="77777777" w:rsidTr="004A3F9A">
        <w:trPr>
          <w:trHeight w:val="20"/>
        </w:trPr>
        <w:tc>
          <w:tcPr>
            <w:tcW w:w="236" w:type="dxa"/>
            <w:noWrap/>
            <w:hideMark/>
          </w:tcPr>
          <w:p w14:paraId="6235D8B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46C8B6E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D1EB4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0.04737243</w:t>
            </w:r>
          </w:p>
        </w:tc>
        <w:tc>
          <w:tcPr>
            <w:tcW w:w="236" w:type="dxa"/>
            <w:noWrap/>
            <w:hideMark/>
          </w:tcPr>
          <w:p w14:paraId="3DF9F6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0.20819149</w:t>
            </w:r>
          </w:p>
        </w:tc>
        <w:tc>
          <w:tcPr>
            <w:tcW w:w="236" w:type="dxa"/>
            <w:noWrap/>
            <w:hideMark/>
          </w:tcPr>
          <w:p w14:paraId="397183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0.04821967</w:t>
            </w:r>
          </w:p>
        </w:tc>
        <w:tc>
          <w:tcPr>
            <w:tcW w:w="236" w:type="dxa"/>
            <w:noWrap/>
            <w:hideMark/>
          </w:tcPr>
          <w:p w14:paraId="52E10F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515.233724</w:t>
            </w:r>
          </w:p>
        </w:tc>
        <w:tc>
          <w:tcPr>
            <w:tcW w:w="236" w:type="dxa"/>
            <w:noWrap/>
            <w:hideMark/>
          </w:tcPr>
          <w:p w14:paraId="1F2E8A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520.845008</w:t>
            </w:r>
          </w:p>
        </w:tc>
        <w:tc>
          <w:tcPr>
            <w:tcW w:w="236" w:type="dxa"/>
            <w:noWrap/>
            <w:hideMark/>
          </w:tcPr>
          <w:p w14:paraId="5783BE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0.11931237</w:t>
            </w:r>
          </w:p>
        </w:tc>
      </w:tr>
      <w:tr w:rsidR="004A3F9A" w:rsidRPr="00CE7A00" w14:paraId="71B9A59F" w14:textId="77777777" w:rsidTr="004A3F9A">
        <w:trPr>
          <w:trHeight w:val="20"/>
        </w:trPr>
        <w:tc>
          <w:tcPr>
            <w:tcW w:w="236" w:type="dxa"/>
            <w:noWrap/>
            <w:hideMark/>
          </w:tcPr>
          <w:p w14:paraId="56CB0B30"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4679243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06EAAB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0.03270945</w:t>
            </w:r>
          </w:p>
        </w:tc>
        <w:tc>
          <w:tcPr>
            <w:tcW w:w="236" w:type="dxa"/>
            <w:noWrap/>
            <w:hideMark/>
          </w:tcPr>
          <w:p w14:paraId="209827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0.07240906</w:t>
            </w:r>
          </w:p>
        </w:tc>
        <w:tc>
          <w:tcPr>
            <w:tcW w:w="236" w:type="dxa"/>
            <w:noWrap/>
            <w:hideMark/>
          </w:tcPr>
          <w:p w14:paraId="083B4D2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0.05400553</w:t>
            </w:r>
          </w:p>
        </w:tc>
        <w:tc>
          <w:tcPr>
            <w:tcW w:w="236" w:type="dxa"/>
            <w:noWrap/>
            <w:hideMark/>
          </w:tcPr>
          <w:p w14:paraId="660B59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410.490149</w:t>
            </w:r>
          </w:p>
        </w:tc>
        <w:tc>
          <w:tcPr>
            <w:tcW w:w="236" w:type="dxa"/>
            <w:noWrap/>
            <w:hideMark/>
          </w:tcPr>
          <w:p w14:paraId="5C6F0A5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412.728464</w:t>
            </w:r>
          </w:p>
        </w:tc>
        <w:tc>
          <w:tcPr>
            <w:tcW w:w="236" w:type="dxa"/>
            <w:noWrap/>
            <w:hideMark/>
          </w:tcPr>
          <w:p w14:paraId="2AED6E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0.37246154</w:t>
            </w:r>
          </w:p>
        </w:tc>
      </w:tr>
      <w:tr w:rsidR="004A3F9A" w:rsidRPr="00CE7A00" w14:paraId="05A3F4FE" w14:textId="77777777" w:rsidTr="004A3F9A">
        <w:trPr>
          <w:trHeight w:val="20"/>
        </w:trPr>
        <w:tc>
          <w:tcPr>
            <w:tcW w:w="236" w:type="dxa"/>
            <w:noWrap/>
            <w:hideMark/>
          </w:tcPr>
          <w:p w14:paraId="7A13B91F"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61B1DDE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F9B13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0.01655018</w:t>
            </w:r>
          </w:p>
        </w:tc>
        <w:tc>
          <w:tcPr>
            <w:tcW w:w="236" w:type="dxa"/>
            <w:noWrap/>
            <w:hideMark/>
          </w:tcPr>
          <w:p w14:paraId="7B35D6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0.10902763</w:t>
            </w:r>
          </w:p>
        </w:tc>
        <w:tc>
          <w:tcPr>
            <w:tcW w:w="236" w:type="dxa"/>
            <w:noWrap/>
            <w:hideMark/>
          </w:tcPr>
          <w:p w14:paraId="5B654B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0.07480959</w:t>
            </w:r>
          </w:p>
        </w:tc>
        <w:tc>
          <w:tcPr>
            <w:tcW w:w="236" w:type="dxa"/>
            <w:noWrap/>
            <w:hideMark/>
          </w:tcPr>
          <w:p w14:paraId="58008E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600.605142</w:t>
            </w:r>
          </w:p>
        </w:tc>
        <w:tc>
          <w:tcPr>
            <w:tcW w:w="236" w:type="dxa"/>
            <w:noWrap/>
            <w:hideMark/>
          </w:tcPr>
          <w:p w14:paraId="285856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615.642547</w:t>
            </w:r>
          </w:p>
        </w:tc>
        <w:tc>
          <w:tcPr>
            <w:tcW w:w="236" w:type="dxa"/>
            <w:noWrap/>
            <w:hideMark/>
          </w:tcPr>
          <w:p w14:paraId="5FEC41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0.34309049</w:t>
            </w:r>
          </w:p>
        </w:tc>
      </w:tr>
      <w:tr w:rsidR="004A3F9A" w:rsidRPr="00CE7A00" w14:paraId="33AFC0B4" w14:textId="77777777" w:rsidTr="004A3F9A">
        <w:trPr>
          <w:trHeight w:val="20"/>
        </w:trPr>
        <w:tc>
          <w:tcPr>
            <w:tcW w:w="236" w:type="dxa"/>
            <w:noWrap/>
            <w:hideMark/>
          </w:tcPr>
          <w:p w14:paraId="7DFA604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094B8F5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2C765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10.5059625</w:t>
            </w:r>
          </w:p>
        </w:tc>
        <w:tc>
          <w:tcPr>
            <w:tcW w:w="236" w:type="dxa"/>
            <w:noWrap/>
            <w:hideMark/>
          </w:tcPr>
          <w:p w14:paraId="2695AD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10.0883102</w:t>
            </w:r>
          </w:p>
        </w:tc>
        <w:tc>
          <w:tcPr>
            <w:tcW w:w="236" w:type="dxa"/>
            <w:noWrap/>
            <w:hideMark/>
          </w:tcPr>
          <w:p w14:paraId="5739F5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5.37488864</w:t>
            </w:r>
          </w:p>
        </w:tc>
        <w:tc>
          <w:tcPr>
            <w:tcW w:w="236" w:type="dxa"/>
            <w:noWrap/>
            <w:hideMark/>
          </w:tcPr>
          <w:p w14:paraId="65857F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607.404663</w:t>
            </w:r>
          </w:p>
        </w:tc>
        <w:tc>
          <w:tcPr>
            <w:tcW w:w="236" w:type="dxa"/>
            <w:noWrap/>
            <w:hideMark/>
          </w:tcPr>
          <w:p w14:paraId="4D79C9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608.118428</w:t>
            </w:r>
          </w:p>
        </w:tc>
        <w:tc>
          <w:tcPr>
            <w:tcW w:w="236" w:type="dxa"/>
            <w:noWrap/>
            <w:hideMark/>
          </w:tcPr>
          <w:p w14:paraId="542BE9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0.30136072</w:t>
            </w:r>
          </w:p>
        </w:tc>
      </w:tr>
      <w:tr w:rsidR="004A3F9A" w:rsidRPr="00CE7A00" w14:paraId="5DF1B7CA" w14:textId="77777777" w:rsidTr="004A3F9A">
        <w:trPr>
          <w:trHeight w:val="20"/>
        </w:trPr>
        <w:tc>
          <w:tcPr>
            <w:tcW w:w="236" w:type="dxa"/>
            <w:noWrap/>
            <w:hideMark/>
          </w:tcPr>
          <w:p w14:paraId="788077B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737E1F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88DE7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0.01408315</w:t>
            </w:r>
          </w:p>
        </w:tc>
        <w:tc>
          <w:tcPr>
            <w:tcW w:w="236" w:type="dxa"/>
            <w:noWrap/>
            <w:hideMark/>
          </w:tcPr>
          <w:p w14:paraId="06F3194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0.06439439</w:t>
            </w:r>
          </w:p>
        </w:tc>
        <w:tc>
          <w:tcPr>
            <w:tcW w:w="236" w:type="dxa"/>
            <w:noWrap/>
            <w:hideMark/>
          </w:tcPr>
          <w:p w14:paraId="371DC8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0.02217034</w:t>
            </w:r>
          </w:p>
        </w:tc>
        <w:tc>
          <w:tcPr>
            <w:tcW w:w="236" w:type="dxa"/>
            <w:noWrap/>
            <w:hideMark/>
          </w:tcPr>
          <w:p w14:paraId="0C9666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970.496073</w:t>
            </w:r>
          </w:p>
        </w:tc>
        <w:tc>
          <w:tcPr>
            <w:tcW w:w="236" w:type="dxa"/>
            <w:noWrap/>
            <w:hideMark/>
          </w:tcPr>
          <w:p w14:paraId="00D607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1060.84788</w:t>
            </w:r>
          </w:p>
        </w:tc>
        <w:tc>
          <w:tcPr>
            <w:tcW w:w="236" w:type="dxa"/>
            <w:noWrap/>
            <w:hideMark/>
          </w:tcPr>
          <w:p w14:paraId="2DF9A9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0.17567393</w:t>
            </w:r>
          </w:p>
        </w:tc>
      </w:tr>
      <w:tr w:rsidR="004A3F9A" w:rsidRPr="00CE7A00" w14:paraId="70EF2789" w14:textId="77777777" w:rsidTr="004A3F9A">
        <w:trPr>
          <w:trHeight w:val="20"/>
        </w:trPr>
        <w:tc>
          <w:tcPr>
            <w:tcW w:w="236" w:type="dxa"/>
            <w:noWrap/>
            <w:hideMark/>
          </w:tcPr>
          <w:p w14:paraId="1D24969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1FB1E4B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69F18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0.0589668</w:t>
            </w:r>
          </w:p>
        </w:tc>
        <w:tc>
          <w:tcPr>
            <w:tcW w:w="236" w:type="dxa"/>
            <w:noWrap/>
            <w:hideMark/>
          </w:tcPr>
          <w:p w14:paraId="2089C9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1.76016765</w:t>
            </w:r>
          </w:p>
        </w:tc>
        <w:tc>
          <w:tcPr>
            <w:tcW w:w="236" w:type="dxa"/>
            <w:noWrap/>
            <w:hideMark/>
          </w:tcPr>
          <w:p w14:paraId="611080F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1.31409528</w:t>
            </w:r>
          </w:p>
        </w:tc>
        <w:tc>
          <w:tcPr>
            <w:tcW w:w="236" w:type="dxa"/>
            <w:noWrap/>
            <w:hideMark/>
          </w:tcPr>
          <w:p w14:paraId="512F56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492.717113</w:t>
            </w:r>
          </w:p>
        </w:tc>
        <w:tc>
          <w:tcPr>
            <w:tcW w:w="236" w:type="dxa"/>
            <w:noWrap/>
            <w:hideMark/>
          </w:tcPr>
          <w:p w14:paraId="201621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492.584541</w:t>
            </w:r>
          </w:p>
        </w:tc>
        <w:tc>
          <w:tcPr>
            <w:tcW w:w="236" w:type="dxa"/>
            <w:noWrap/>
            <w:hideMark/>
          </w:tcPr>
          <w:p w14:paraId="0C1A886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0.37679678</w:t>
            </w:r>
          </w:p>
        </w:tc>
      </w:tr>
      <w:tr w:rsidR="004A3F9A" w:rsidRPr="00CE7A00" w14:paraId="71ACBFD6" w14:textId="77777777" w:rsidTr="004A3F9A">
        <w:trPr>
          <w:trHeight w:val="20"/>
        </w:trPr>
        <w:tc>
          <w:tcPr>
            <w:tcW w:w="236" w:type="dxa"/>
            <w:noWrap/>
            <w:hideMark/>
          </w:tcPr>
          <w:p w14:paraId="21CCB05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449630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0D56D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0.03248418</w:t>
            </w:r>
          </w:p>
        </w:tc>
        <w:tc>
          <w:tcPr>
            <w:tcW w:w="236" w:type="dxa"/>
            <w:noWrap/>
            <w:hideMark/>
          </w:tcPr>
          <w:p w14:paraId="26CB4B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0.53738209</w:t>
            </w:r>
          </w:p>
        </w:tc>
        <w:tc>
          <w:tcPr>
            <w:tcW w:w="236" w:type="dxa"/>
            <w:noWrap/>
            <w:hideMark/>
          </w:tcPr>
          <w:p w14:paraId="601729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0.21357371</w:t>
            </w:r>
          </w:p>
        </w:tc>
        <w:tc>
          <w:tcPr>
            <w:tcW w:w="236" w:type="dxa"/>
            <w:noWrap/>
            <w:hideMark/>
          </w:tcPr>
          <w:p w14:paraId="738F5B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862.892542</w:t>
            </w:r>
          </w:p>
        </w:tc>
        <w:tc>
          <w:tcPr>
            <w:tcW w:w="236" w:type="dxa"/>
            <w:noWrap/>
            <w:hideMark/>
          </w:tcPr>
          <w:p w14:paraId="5DC18D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860.464327</w:t>
            </w:r>
          </w:p>
        </w:tc>
        <w:tc>
          <w:tcPr>
            <w:tcW w:w="236" w:type="dxa"/>
            <w:noWrap/>
            <w:hideMark/>
          </w:tcPr>
          <w:p w14:paraId="65510E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0.19984715</w:t>
            </w:r>
          </w:p>
        </w:tc>
      </w:tr>
      <w:tr w:rsidR="004A3F9A" w:rsidRPr="00CE7A00" w14:paraId="5F9FC094" w14:textId="77777777" w:rsidTr="004A3F9A">
        <w:trPr>
          <w:trHeight w:val="20"/>
        </w:trPr>
        <w:tc>
          <w:tcPr>
            <w:tcW w:w="236" w:type="dxa"/>
            <w:noWrap/>
            <w:hideMark/>
          </w:tcPr>
          <w:p w14:paraId="0B486F6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74E6833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A454C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0.07146612</w:t>
            </w:r>
          </w:p>
        </w:tc>
        <w:tc>
          <w:tcPr>
            <w:tcW w:w="236" w:type="dxa"/>
            <w:noWrap/>
            <w:hideMark/>
          </w:tcPr>
          <w:p w14:paraId="5FA1CF3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0.08485246</w:t>
            </w:r>
          </w:p>
        </w:tc>
        <w:tc>
          <w:tcPr>
            <w:tcW w:w="236" w:type="dxa"/>
            <w:noWrap/>
            <w:hideMark/>
          </w:tcPr>
          <w:p w14:paraId="5D97352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0.02860879</w:t>
            </w:r>
          </w:p>
        </w:tc>
        <w:tc>
          <w:tcPr>
            <w:tcW w:w="236" w:type="dxa"/>
            <w:noWrap/>
            <w:hideMark/>
          </w:tcPr>
          <w:p w14:paraId="0CDF71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556.030133</w:t>
            </w:r>
          </w:p>
        </w:tc>
        <w:tc>
          <w:tcPr>
            <w:tcW w:w="236" w:type="dxa"/>
            <w:noWrap/>
            <w:hideMark/>
          </w:tcPr>
          <w:p w14:paraId="730BCB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555.226047</w:t>
            </w:r>
          </w:p>
        </w:tc>
        <w:tc>
          <w:tcPr>
            <w:tcW w:w="236" w:type="dxa"/>
            <w:noWrap/>
            <w:hideMark/>
          </w:tcPr>
          <w:p w14:paraId="2685371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0.17498418</w:t>
            </w:r>
          </w:p>
        </w:tc>
      </w:tr>
      <w:tr w:rsidR="004A3F9A" w:rsidRPr="00CE7A00" w14:paraId="72B9BA54" w14:textId="77777777" w:rsidTr="004A3F9A">
        <w:trPr>
          <w:trHeight w:val="20"/>
        </w:trPr>
        <w:tc>
          <w:tcPr>
            <w:tcW w:w="236" w:type="dxa"/>
            <w:noWrap/>
            <w:hideMark/>
          </w:tcPr>
          <w:p w14:paraId="0EABC95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6F57740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90A38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0.10051921</w:t>
            </w:r>
          </w:p>
        </w:tc>
        <w:tc>
          <w:tcPr>
            <w:tcW w:w="236" w:type="dxa"/>
            <w:noWrap/>
            <w:hideMark/>
          </w:tcPr>
          <w:p w14:paraId="68156E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0.0897381</w:t>
            </w:r>
          </w:p>
        </w:tc>
        <w:tc>
          <w:tcPr>
            <w:tcW w:w="236" w:type="dxa"/>
            <w:noWrap/>
            <w:hideMark/>
          </w:tcPr>
          <w:p w14:paraId="1934FA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0.08183852</w:t>
            </w:r>
          </w:p>
        </w:tc>
        <w:tc>
          <w:tcPr>
            <w:tcW w:w="236" w:type="dxa"/>
            <w:noWrap/>
            <w:hideMark/>
          </w:tcPr>
          <w:p w14:paraId="208396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318.204754</w:t>
            </w:r>
          </w:p>
        </w:tc>
        <w:tc>
          <w:tcPr>
            <w:tcW w:w="236" w:type="dxa"/>
            <w:noWrap/>
            <w:hideMark/>
          </w:tcPr>
          <w:p w14:paraId="732BB9E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316.975313</w:t>
            </w:r>
          </w:p>
        </w:tc>
        <w:tc>
          <w:tcPr>
            <w:tcW w:w="236" w:type="dxa"/>
            <w:noWrap/>
            <w:hideMark/>
          </w:tcPr>
          <w:p w14:paraId="6F88EB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0.67019208</w:t>
            </w:r>
          </w:p>
        </w:tc>
      </w:tr>
      <w:tr w:rsidR="004A3F9A" w:rsidRPr="00CE7A00" w14:paraId="4C38D916" w14:textId="77777777" w:rsidTr="004A3F9A">
        <w:trPr>
          <w:trHeight w:val="20"/>
        </w:trPr>
        <w:tc>
          <w:tcPr>
            <w:tcW w:w="236" w:type="dxa"/>
            <w:noWrap/>
            <w:hideMark/>
          </w:tcPr>
          <w:p w14:paraId="5A2E123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347E936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6E926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0.09882294</w:t>
            </w:r>
          </w:p>
        </w:tc>
        <w:tc>
          <w:tcPr>
            <w:tcW w:w="236" w:type="dxa"/>
            <w:noWrap/>
            <w:hideMark/>
          </w:tcPr>
          <w:p w14:paraId="696434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0.04823854</w:t>
            </w:r>
          </w:p>
        </w:tc>
        <w:tc>
          <w:tcPr>
            <w:tcW w:w="236" w:type="dxa"/>
            <w:noWrap/>
            <w:hideMark/>
          </w:tcPr>
          <w:p w14:paraId="443582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0.00645252</w:t>
            </w:r>
          </w:p>
        </w:tc>
        <w:tc>
          <w:tcPr>
            <w:tcW w:w="236" w:type="dxa"/>
            <w:noWrap/>
            <w:hideMark/>
          </w:tcPr>
          <w:p w14:paraId="53DC16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1288.22694</w:t>
            </w:r>
          </w:p>
        </w:tc>
        <w:tc>
          <w:tcPr>
            <w:tcW w:w="236" w:type="dxa"/>
            <w:noWrap/>
            <w:hideMark/>
          </w:tcPr>
          <w:p w14:paraId="3D5E00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1285.88771</w:t>
            </w:r>
          </w:p>
        </w:tc>
        <w:tc>
          <w:tcPr>
            <w:tcW w:w="236" w:type="dxa"/>
            <w:noWrap/>
            <w:hideMark/>
          </w:tcPr>
          <w:p w14:paraId="5A4CB7E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0.10203044</w:t>
            </w:r>
          </w:p>
        </w:tc>
      </w:tr>
      <w:tr w:rsidR="004A3F9A" w:rsidRPr="00CE7A00" w14:paraId="64B65AD0" w14:textId="77777777" w:rsidTr="004A3F9A">
        <w:trPr>
          <w:trHeight w:val="20"/>
        </w:trPr>
        <w:tc>
          <w:tcPr>
            <w:tcW w:w="236" w:type="dxa"/>
            <w:noWrap/>
            <w:hideMark/>
          </w:tcPr>
          <w:p w14:paraId="3BED009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E3CE51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12D98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0.0657443</w:t>
            </w:r>
          </w:p>
        </w:tc>
        <w:tc>
          <w:tcPr>
            <w:tcW w:w="236" w:type="dxa"/>
            <w:noWrap/>
            <w:hideMark/>
          </w:tcPr>
          <w:p w14:paraId="5D47A9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0.07057981</w:t>
            </w:r>
          </w:p>
        </w:tc>
        <w:tc>
          <w:tcPr>
            <w:tcW w:w="236" w:type="dxa"/>
            <w:noWrap/>
            <w:hideMark/>
          </w:tcPr>
          <w:p w14:paraId="213991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0.19837714</w:t>
            </w:r>
          </w:p>
        </w:tc>
        <w:tc>
          <w:tcPr>
            <w:tcW w:w="236" w:type="dxa"/>
            <w:noWrap/>
            <w:hideMark/>
          </w:tcPr>
          <w:p w14:paraId="387CB7F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1259.94596</w:t>
            </w:r>
          </w:p>
        </w:tc>
        <w:tc>
          <w:tcPr>
            <w:tcW w:w="236" w:type="dxa"/>
            <w:noWrap/>
            <w:hideMark/>
          </w:tcPr>
          <w:p w14:paraId="23AB62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1263.75014</w:t>
            </w:r>
          </w:p>
        </w:tc>
        <w:tc>
          <w:tcPr>
            <w:tcW w:w="236" w:type="dxa"/>
            <w:noWrap/>
            <w:hideMark/>
          </w:tcPr>
          <w:p w14:paraId="00FF7E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0.96853921</w:t>
            </w:r>
          </w:p>
        </w:tc>
      </w:tr>
      <w:tr w:rsidR="004A3F9A" w:rsidRPr="00CE7A00" w14:paraId="5CDEAA93" w14:textId="77777777" w:rsidTr="004A3F9A">
        <w:trPr>
          <w:trHeight w:val="20"/>
        </w:trPr>
        <w:tc>
          <w:tcPr>
            <w:tcW w:w="236" w:type="dxa"/>
            <w:noWrap/>
            <w:hideMark/>
          </w:tcPr>
          <w:p w14:paraId="42C6C74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5ED82C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62214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0.18059134</w:t>
            </w:r>
          </w:p>
        </w:tc>
        <w:tc>
          <w:tcPr>
            <w:tcW w:w="236" w:type="dxa"/>
            <w:noWrap/>
            <w:hideMark/>
          </w:tcPr>
          <w:p w14:paraId="0483FC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0.33982324</w:t>
            </w:r>
          </w:p>
        </w:tc>
        <w:tc>
          <w:tcPr>
            <w:tcW w:w="236" w:type="dxa"/>
            <w:noWrap/>
            <w:hideMark/>
          </w:tcPr>
          <w:p w14:paraId="5688C4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0.1062191</w:t>
            </w:r>
          </w:p>
        </w:tc>
        <w:tc>
          <w:tcPr>
            <w:tcW w:w="236" w:type="dxa"/>
            <w:noWrap/>
            <w:hideMark/>
          </w:tcPr>
          <w:p w14:paraId="57D582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441.109953</w:t>
            </w:r>
          </w:p>
        </w:tc>
        <w:tc>
          <w:tcPr>
            <w:tcW w:w="236" w:type="dxa"/>
            <w:noWrap/>
            <w:hideMark/>
          </w:tcPr>
          <w:p w14:paraId="350EBE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459.592067</w:t>
            </w:r>
          </w:p>
        </w:tc>
        <w:tc>
          <w:tcPr>
            <w:tcW w:w="236" w:type="dxa"/>
            <w:noWrap/>
            <w:hideMark/>
          </w:tcPr>
          <w:p w14:paraId="11B80D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0.15821803</w:t>
            </w:r>
          </w:p>
        </w:tc>
      </w:tr>
      <w:tr w:rsidR="004A3F9A" w:rsidRPr="00CE7A00" w14:paraId="333C5C47" w14:textId="77777777" w:rsidTr="004A3F9A">
        <w:trPr>
          <w:trHeight w:val="20"/>
        </w:trPr>
        <w:tc>
          <w:tcPr>
            <w:tcW w:w="236" w:type="dxa"/>
            <w:noWrap/>
            <w:hideMark/>
          </w:tcPr>
          <w:p w14:paraId="6542B5D2"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4B46331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2413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0.04122487</w:t>
            </w:r>
          </w:p>
        </w:tc>
        <w:tc>
          <w:tcPr>
            <w:tcW w:w="236" w:type="dxa"/>
            <w:noWrap/>
            <w:hideMark/>
          </w:tcPr>
          <w:p w14:paraId="060A8E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0.10512365</w:t>
            </w:r>
          </w:p>
        </w:tc>
        <w:tc>
          <w:tcPr>
            <w:tcW w:w="236" w:type="dxa"/>
            <w:noWrap/>
            <w:hideMark/>
          </w:tcPr>
          <w:p w14:paraId="5DFA29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0.02499272</w:t>
            </w:r>
          </w:p>
        </w:tc>
        <w:tc>
          <w:tcPr>
            <w:tcW w:w="236" w:type="dxa"/>
            <w:noWrap/>
            <w:hideMark/>
          </w:tcPr>
          <w:p w14:paraId="61236E3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226.192034</w:t>
            </w:r>
          </w:p>
        </w:tc>
        <w:tc>
          <w:tcPr>
            <w:tcW w:w="236" w:type="dxa"/>
            <w:noWrap/>
            <w:hideMark/>
          </w:tcPr>
          <w:p w14:paraId="27477F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226.189226</w:t>
            </w:r>
          </w:p>
        </w:tc>
        <w:tc>
          <w:tcPr>
            <w:tcW w:w="236" w:type="dxa"/>
            <w:noWrap/>
            <w:hideMark/>
          </w:tcPr>
          <w:p w14:paraId="7CF738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0.1351553</w:t>
            </w:r>
          </w:p>
        </w:tc>
      </w:tr>
      <w:tr w:rsidR="004A3F9A" w:rsidRPr="00CE7A00" w14:paraId="62B7CA53" w14:textId="77777777" w:rsidTr="004A3F9A">
        <w:trPr>
          <w:trHeight w:val="20"/>
        </w:trPr>
        <w:tc>
          <w:tcPr>
            <w:tcW w:w="236" w:type="dxa"/>
            <w:noWrap/>
            <w:hideMark/>
          </w:tcPr>
          <w:p w14:paraId="2DACEFE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5E7D32A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0D55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0.05066802</w:t>
            </w:r>
          </w:p>
        </w:tc>
        <w:tc>
          <w:tcPr>
            <w:tcW w:w="236" w:type="dxa"/>
            <w:noWrap/>
            <w:hideMark/>
          </w:tcPr>
          <w:p w14:paraId="0EA4AC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0.05628234</w:t>
            </w:r>
          </w:p>
        </w:tc>
        <w:tc>
          <w:tcPr>
            <w:tcW w:w="236" w:type="dxa"/>
            <w:noWrap/>
            <w:hideMark/>
          </w:tcPr>
          <w:p w14:paraId="5E85E4F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0.18044721</w:t>
            </w:r>
          </w:p>
        </w:tc>
        <w:tc>
          <w:tcPr>
            <w:tcW w:w="236" w:type="dxa"/>
            <w:noWrap/>
            <w:hideMark/>
          </w:tcPr>
          <w:p w14:paraId="51AD2C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634.539604</w:t>
            </w:r>
          </w:p>
        </w:tc>
        <w:tc>
          <w:tcPr>
            <w:tcW w:w="236" w:type="dxa"/>
            <w:noWrap/>
            <w:hideMark/>
          </w:tcPr>
          <w:p w14:paraId="7B8286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652.647046</w:t>
            </w:r>
          </w:p>
        </w:tc>
        <w:tc>
          <w:tcPr>
            <w:tcW w:w="236" w:type="dxa"/>
            <w:noWrap/>
            <w:hideMark/>
          </w:tcPr>
          <w:p w14:paraId="595D133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1.30019166</w:t>
            </w:r>
          </w:p>
        </w:tc>
      </w:tr>
      <w:tr w:rsidR="004A3F9A" w:rsidRPr="00CE7A00" w14:paraId="4B38CC6E" w14:textId="77777777" w:rsidTr="004A3F9A">
        <w:trPr>
          <w:trHeight w:val="20"/>
        </w:trPr>
        <w:tc>
          <w:tcPr>
            <w:tcW w:w="236" w:type="dxa"/>
            <w:noWrap/>
            <w:hideMark/>
          </w:tcPr>
          <w:p w14:paraId="3FD9B0B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1D5D18C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78D2C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0.00933779</w:t>
            </w:r>
          </w:p>
        </w:tc>
        <w:tc>
          <w:tcPr>
            <w:tcW w:w="236" w:type="dxa"/>
            <w:noWrap/>
            <w:hideMark/>
          </w:tcPr>
          <w:p w14:paraId="1DEDC4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0.00586886</w:t>
            </w:r>
          </w:p>
        </w:tc>
        <w:tc>
          <w:tcPr>
            <w:tcW w:w="236" w:type="dxa"/>
            <w:noWrap/>
            <w:hideMark/>
          </w:tcPr>
          <w:p w14:paraId="4591EB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0.00540275</w:t>
            </w:r>
          </w:p>
        </w:tc>
        <w:tc>
          <w:tcPr>
            <w:tcW w:w="236" w:type="dxa"/>
            <w:noWrap/>
            <w:hideMark/>
          </w:tcPr>
          <w:p w14:paraId="09FD2E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2401.60746</w:t>
            </w:r>
          </w:p>
        </w:tc>
        <w:tc>
          <w:tcPr>
            <w:tcW w:w="236" w:type="dxa"/>
            <w:noWrap/>
            <w:hideMark/>
          </w:tcPr>
          <w:p w14:paraId="50E47D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1754.24081</w:t>
            </w:r>
          </w:p>
        </w:tc>
        <w:tc>
          <w:tcPr>
            <w:tcW w:w="236" w:type="dxa"/>
            <w:noWrap/>
            <w:hideMark/>
          </w:tcPr>
          <w:p w14:paraId="68BA39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0.31425156</w:t>
            </w:r>
          </w:p>
        </w:tc>
      </w:tr>
      <w:tr w:rsidR="004A3F9A" w:rsidRPr="00CE7A00" w14:paraId="670B1194" w14:textId="77777777" w:rsidTr="004A3F9A">
        <w:trPr>
          <w:trHeight w:val="20"/>
        </w:trPr>
        <w:tc>
          <w:tcPr>
            <w:tcW w:w="236" w:type="dxa"/>
            <w:noWrap/>
            <w:hideMark/>
          </w:tcPr>
          <w:p w14:paraId="5D0771A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019FD76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C176C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0.02251709</w:t>
            </w:r>
          </w:p>
        </w:tc>
        <w:tc>
          <w:tcPr>
            <w:tcW w:w="236" w:type="dxa"/>
            <w:noWrap/>
            <w:hideMark/>
          </w:tcPr>
          <w:p w14:paraId="5998FC3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0.01408937</w:t>
            </w:r>
          </w:p>
        </w:tc>
        <w:tc>
          <w:tcPr>
            <w:tcW w:w="236" w:type="dxa"/>
            <w:noWrap/>
            <w:hideMark/>
          </w:tcPr>
          <w:p w14:paraId="5D100ED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0.01068491</w:t>
            </w:r>
          </w:p>
        </w:tc>
        <w:tc>
          <w:tcPr>
            <w:tcW w:w="236" w:type="dxa"/>
            <w:noWrap/>
            <w:hideMark/>
          </w:tcPr>
          <w:p w14:paraId="4C1702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722.609891</w:t>
            </w:r>
          </w:p>
        </w:tc>
        <w:tc>
          <w:tcPr>
            <w:tcW w:w="236" w:type="dxa"/>
            <w:noWrap/>
            <w:hideMark/>
          </w:tcPr>
          <w:p w14:paraId="29B6E8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989.06991</w:t>
            </w:r>
          </w:p>
        </w:tc>
        <w:tc>
          <w:tcPr>
            <w:tcW w:w="236" w:type="dxa"/>
            <w:noWrap/>
            <w:hideMark/>
          </w:tcPr>
          <w:p w14:paraId="68F3AB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0.33630006</w:t>
            </w:r>
          </w:p>
        </w:tc>
      </w:tr>
      <w:tr w:rsidR="004A3F9A" w:rsidRPr="00CE7A00" w14:paraId="6971093F" w14:textId="77777777" w:rsidTr="004A3F9A">
        <w:trPr>
          <w:trHeight w:val="20"/>
        </w:trPr>
        <w:tc>
          <w:tcPr>
            <w:tcW w:w="236" w:type="dxa"/>
            <w:noWrap/>
            <w:hideMark/>
          </w:tcPr>
          <w:p w14:paraId="2EAE446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6E8374B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42090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0.03311223</w:t>
            </w:r>
          </w:p>
        </w:tc>
        <w:tc>
          <w:tcPr>
            <w:tcW w:w="236" w:type="dxa"/>
            <w:noWrap/>
            <w:hideMark/>
          </w:tcPr>
          <w:p w14:paraId="3054756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0.19296797</w:t>
            </w:r>
          </w:p>
        </w:tc>
        <w:tc>
          <w:tcPr>
            <w:tcW w:w="236" w:type="dxa"/>
            <w:noWrap/>
            <w:hideMark/>
          </w:tcPr>
          <w:p w14:paraId="332921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0.08350208</w:t>
            </w:r>
          </w:p>
        </w:tc>
        <w:tc>
          <w:tcPr>
            <w:tcW w:w="236" w:type="dxa"/>
            <w:noWrap/>
            <w:hideMark/>
          </w:tcPr>
          <w:p w14:paraId="4BE7A1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243.426276</w:t>
            </w:r>
          </w:p>
        </w:tc>
        <w:tc>
          <w:tcPr>
            <w:tcW w:w="236" w:type="dxa"/>
            <w:noWrap/>
            <w:hideMark/>
          </w:tcPr>
          <w:p w14:paraId="10357B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243.520266</w:t>
            </w:r>
          </w:p>
        </w:tc>
        <w:tc>
          <w:tcPr>
            <w:tcW w:w="236" w:type="dxa"/>
            <w:noWrap/>
            <w:hideMark/>
          </w:tcPr>
          <w:p w14:paraId="6EE1D9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0.24173503</w:t>
            </w:r>
          </w:p>
        </w:tc>
      </w:tr>
      <w:tr w:rsidR="004A3F9A" w:rsidRPr="00CE7A00" w14:paraId="7BFD22A6" w14:textId="77777777" w:rsidTr="004A3F9A">
        <w:trPr>
          <w:trHeight w:val="20"/>
        </w:trPr>
        <w:tc>
          <w:tcPr>
            <w:tcW w:w="236" w:type="dxa"/>
            <w:noWrap/>
            <w:hideMark/>
          </w:tcPr>
          <w:p w14:paraId="307C94D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36661B7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637D8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0.08401337</w:t>
            </w:r>
          </w:p>
        </w:tc>
        <w:tc>
          <w:tcPr>
            <w:tcW w:w="236" w:type="dxa"/>
            <w:noWrap/>
            <w:hideMark/>
          </w:tcPr>
          <w:p w14:paraId="2778A8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3.0114711</w:t>
            </w:r>
          </w:p>
        </w:tc>
        <w:tc>
          <w:tcPr>
            <w:tcW w:w="236" w:type="dxa"/>
            <w:noWrap/>
            <w:hideMark/>
          </w:tcPr>
          <w:p w14:paraId="5AD2B0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0.6776461</w:t>
            </w:r>
          </w:p>
        </w:tc>
        <w:tc>
          <w:tcPr>
            <w:tcW w:w="236" w:type="dxa"/>
            <w:noWrap/>
            <w:hideMark/>
          </w:tcPr>
          <w:p w14:paraId="5FCF61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1216.79566</w:t>
            </w:r>
          </w:p>
        </w:tc>
        <w:tc>
          <w:tcPr>
            <w:tcW w:w="236" w:type="dxa"/>
            <w:noWrap/>
            <w:hideMark/>
          </w:tcPr>
          <w:p w14:paraId="31E93B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1216.86001</w:t>
            </w:r>
          </w:p>
        </w:tc>
        <w:tc>
          <w:tcPr>
            <w:tcW w:w="236" w:type="dxa"/>
            <w:noWrap/>
            <w:hideMark/>
          </w:tcPr>
          <w:p w14:paraId="5BAC4C6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0.11949485</w:t>
            </w:r>
          </w:p>
        </w:tc>
      </w:tr>
      <w:tr w:rsidR="004A3F9A" w:rsidRPr="00CE7A00" w14:paraId="34AD3D97" w14:textId="77777777" w:rsidTr="004A3F9A">
        <w:trPr>
          <w:trHeight w:val="20"/>
        </w:trPr>
        <w:tc>
          <w:tcPr>
            <w:tcW w:w="236" w:type="dxa"/>
            <w:noWrap/>
            <w:hideMark/>
          </w:tcPr>
          <w:p w14:paraId="392742D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323B70B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D5F20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0.2466082</w:t>
            </w:r>
          </w:p>
        </w:tc>
        <w:tc>
          <w:tcPr>
            <w:tcW w:w="236" w:type="dxa"/>
            <w:noWrap/>
            <w:hideMark/>
          </w:tcPr>
          <w:p w14:paraId="35708A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14.5832526</w:t>
            </w:r>
          </w:p>
        </w:tc>
        <w:tc>
          <w:tcPr>
            <w:tcW w:w="236" w:type="dxa"/>
            <w:noWrap/>
            <w:hideMark/>
          </w:tcPr>
          <w:p w14:paraId="397B63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6.02475324</w:t>
            </w:r>
          </w:p>
        </w:tc>
        <w:tc>
          <w:tcPr>
            <w:tcW w:w="236" w:type="dxa"/>
            <w:noWrap/>
            <w:hideMark/>
          </w:tcPr>
          <w:p w14:paraId="4D9948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393.737997</w:t>
            </w:r>
          </w:p>
        </w:tc>
        <w:tc>
          <w:tcPr>
            <w:tcW w:w="236" w:type="dxa"/>
            <w:noWrap/>
            <w:hideMark/>
          </w:tcPr>
          <w:p w14:paraId="0C8735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393.860982</w:t>
            </w:r>
          </w:p>
        </w:tc>
        <w:tc>
          <w:tcPr>
            <w:tcW w:w="236" w:type="dxa"/>
            <w:noWrap/>
            <w:hideMark/>
          </w:tcPr>
          <w:p w14:paraId="3A2B92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0.20732368</w:t>
            </w:r>
          </w:p>
        </w:tc>
      </w:tr>
      <w:tr w:rsidR="004A3F9A" w:rsidRPr="00CE7A00" w14:paraId="5D340E83" w14:textId="77777777" w:rsidTr="004A3F9A">
        <w:trPr>
          <w:trHeight w:val="20"/>
        </w:trPr>
        <w:tc>
          <w:tcPr>
            <w:tcW w:w="236" w:type="dxa"/>
            <w:noWrap/>
            <w:hideMark/>
          </w:tcPr>
          <w:p w14:paraId="75208A8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C6EE0C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4B2828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0.0297662</w:t>
            </w:r>
          </w:p>
        </w:tc>
        <w:tc>
          <w:tcPr>
            <w:tcW w:w="236" w:type="dxa"/>
            <w:noWrap/>
            <w:hideMark/>
          </w:tcPr>
          <w:p w14:paraId="0F45F9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0.06025797</w:t>
            </w:r>
          </w:p>
        </w:tc>
        <w:tc>
          <w:tcPr>
            <w:tcW w:w="236" w:type="dxa"/>
            <w:noWrap/>
            <w:hideMark/>
          </w:tcPr>
          <w:p w14:paraId="0A8B98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0.05970691</w:t>
            </w:r>
          </w:p>
        </w:tc>
        <w:tc>
          <w:tcPr>
            <w:tcW w:w="236" w:type="dxa"/>
            <w:noWrap/>
            <w:hideMark/>
          </w:tcPr>
          <w:p w14:paraId="286D72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562.62679</w:t>
            </w:r>
          </w:p>
        </w:tc>
        <w:tc>
          <w:tcPr>
            <w:tcW w:w="236" w:type="dxa"/>
            <w:noWrap/>
            <w:hideMark/>
          </w:tcPr>
          <w:p w14:paraId="09CF6F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625.787037</w:t>
            </w:r>
          </w:p>
        </w:tc>
        <w:tc>
          <w:tcPr>
            <w:tcW w:w="236" w:type="dxa"/>
            <w:noWrap/>
            <w:hideMark/>
          </w:tcPr>
          <w:p w14:paraId="75FBF0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0.40368399</w:t>
            </w:r>
          </w:p>
        </w:tc>
      </w:tr>
      <w:tr w:rsidR="004A3F9A" w:rsidRPr="00CE7A00" w14:paraId="2B206035" w14:textId="77777777" w:rsidTr="004A3F9A">
        <w:trPr>
          <w:trHeight w:val="20"/>
        </w:trPr>
        <w:tc>
          <w:tcPr>
            <w:tcW w:w="236" w:type="dxa"/>
            <w:noWrap/>
            <w:hideMark/>
          </w:tcPr>
          <w:p w14:paraId="311DAD0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5A82CB0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6B42A0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0.02842698</w:t>
            </w:r>
          </w:p>
        </w:tc>
        <w:tc>
          <w:tcPr>
            <w:tcW w:w="236" w:type="dxa"/>
            <w:noWrap/>
            <w:hideMark/>
          </w:tcPr>
          <w:p w14:paraId="28BC4D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0.11347005</w:t>
            </w:r>
          </w:p>
        </w:tc>
        <w:tc>
          <w:tcPr>
            <w:tcW w:w="236" w:type="dxa"/>
            <w:noWrap/>
            <w:hideMark/>
          </w:tcPr>
          <w:p w14:paraId="5AF0E3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0.0110182</w:t>
            </w:r>
          </w:p>
        </w:tc>
        <w:tc>
          <w:tcPr>
            <w:tcW w:w="236" w:type="dxa"/>
            <w:noWrap/>
            <w:hideMark/>
          </w:tcPr>
          <w:p w14:paraId="664C8D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969.797239</w:t>
            </w:r>
          </w:p>
        </w:tc>
        <w:tc>
          <w:tcPr>
            <w:tcW w:w="236" w:type="dxa"/>
            <w:noWrap/>
            <w:hideMark/>
          </w:tcPr>
          <w:p w14:paraId="21D9D4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966.581562</w:t>
            </w:r>
          </w:p>
        </w:tc>
        <w:tc>
          <w:tcPr>
            <w:tcW w:w="236" w:type="dxa"/>
            <w:noWrap/>
            <w:hideMark/>
          </w:tcPr>
          <w:p w14:paraId="3CC6A1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0.09253496</w:t>
            </w:r>
          </w:p>
        </w:tc>
      </w:tr>
      <w:tr w:rsidR="004A3F9A" w:rsidRPr="00CE7A00" w14:paraId="101CF886" w14:textId="77777777" w:rsidTr="004A3F9A">
        <w:trPr>
          <w:trHeight w:val="20"/>
        </w:trPr>
        <w:tc>
          <w:tcPr>
            <w:tcW w:w="236" w:type="dxa"/>
            <w:noWrap/>
            <w:hideMark/>
          </w:tcPr>
          <w:p w14:paraId="1417965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67EF4D3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272070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0.39683951</w:t>
            </w:r>
          </w:p>
        </w:tc>
        <w:tc>
          <w:tcPr>
            <w:tcW w:w="236" w:type="dxa"/>
            <w:noWrap/>
            <w:hideMark/>
          </w:tcPr>
          <w:p w14:paraId="4B838A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0.02167004</w:t>
            </w:r>
          </w:p>
        </w:tc>
        <w:tc>
          <w:tcPr>
            <w:tcW w:w="236" w:type="dxa"/>
            <w:noWrap/>
            <w:hideMark/>
          </w:tcPr>
          <w:p w14:paraId="10749C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0.09018649</w:t>
            </w:r>
          </w:p>
        </w:tc>
        <w:tc>
          <w:tcPr>
            <w:tcW w:w="236" w:type="dxa"/>
            <w:noWrap/>
            <w:hideMark/>
          </w:tcPr>
          <w:p w14:paraId="6494952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954.557296</w:t>
            </w:r>
          </w:p>
        </w:tc>
        <w:tc>
          <w:tcPr>
            <w:tcW w:w="236" w:type="dxa"/>
            <w:noWrap/>
            <w:hideMark/>
          </w:tcPr>
          <w:p w14:paraId="332A52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952.29553</w:t>
            </w:r>
          </w:p>
        </w:tc>
        <w:tc>
          <w:tcPr>
            <w:tcW w:w="236" w:type="dxa"/>
            <w:noWrap/>
            <w:hideMark/>
          </w:tcPr>
          <w:p w14:paraId="79B782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1.42189999</w:t>
            </w:r>
          </w:p>
        </w:tc>
      </w:tr>
      <w:tr w:rsidR="004A3F9A" w:rsidRPr="00CE7A00" w14:paraId="48F0BA2C" w14:textId="77777777" w:rsidTr="004A3F9A">
        <w:trPr>
          <w:trHeight w:val="20"/>
        </w:trPr>
        <w:tc>
          <w:tcPr>
            <w:tcW w:w="236" w:type="dxa"/>
            <w:noWrap/>
            <w:hideMark/>
          </w:tcPr>
          <w:p w14:paraId="4276DFD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576B0B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5666CB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0.04945723</w:t>
            </w:r>
          </w:p>
        </w:tc>
        <w:tc>
          <w:tcPr>
            <w:tcW w:w="236" w:type="dxa"/>
            <w:noWrap/>
            <w:hideMark/>
          </w:tcPr>
          <w:p w14:paraId="15659B9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0.07389371</w:t>
            </w:r>
          </w:p>
        </w:tc>
        <w:tc>
          <w:tcPr>
            <w:tcW w:w="236" w:type="dxa"/>
            <w:noWrap/>
            <w:hideMark/>
          </w:tcPr>
          <w:p w14:paraId="760E09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0.04647261</w:t>
            </w:r>
          </w:p>
        </w:tc>
        <w:tc>
          <w:tcPr>
            <w:tcW w:w="236" w:type="dxa"/>
            <w:noWrap/>
            <w:hideMark/>
          </w:tcPr>
          <w:p w14:paraId="139DCE6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730.129648</w:t>
            </w:r>
          </w:p>
        </w:tc>
        <w:tc>
          <w:tcPr>
            <w:tcW w:w="236" w:type="dxa"/>
            <w:noWrap/>
            <w:hideMark/>
          </w:tcPr>
          <w:p w14:paraId="28046B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706.770783</w:t>
            </w:r>
          </w:p>
        </w:tc>
        <w:tc>
          <w:tcPr>
            <w:tcW w:w="236" w:type="dxa"/>
            <w:noWrap/>
            <w:hideMark/>
          </w:tcPr>
          <w:p w14:paraId="4CA3F4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0.33064432</w:t>
            </w:r>
          </w:p>
        </w:tc>
      </w:tr>
      <w:tr w:rsidR="004A3F9A" w:rsidRPr="00CE7A00" w14:paraId="5F242900" w14:textId="77777777" w:rsidTr="004A3F9A">
        <w:trPr>
          <w:trHeight w:val="20"/>
        </w:trPr>
        <w:tc>
          <w:tcPr>
            <w:tcW w:w="236" w:type="dxa"/>
            <w:noWrap/>
            <w:hideMark/>
          </w:tcPr>
          <w:p w14:paraId="5622F6B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165F7DF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86FF1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0.02474128</w:t>
            </w:r>
          </w:p>
        </w:tc>
        <w:tc>
          <w:tcPr>
            <w:tcW w:w="236" w:type="dxa"/>
            <w:noWrap/>
            <w:hideMark/>
          </w:tcPr>
          <w:p w14:paraId="2997533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0.48334241</w:t>
            </w:r>
          </w:p>
        </w:tc>
        <w:tc>
          <w:tcPr>
            <w:tcW w:w="236" w:type="dxa"/>
            <w:noWrap/>
            <w:hideMark/>
          </w:tcPr>
          <w:p w14:paraId="2D6119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0.247008</w:t>
            </w:r>
          </w:p>
        </w:tc>
        <w:tc>
          <w:tcPr>
            <w:tcW w:w="236" w:type="dxa"/>
            <w:noWrap/>
            <w:hideMark/>
          </w:tcPr>
          <w:p w14:paraId="0117B6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1035.40849</w:t>
            </w:r>
          </w:p>
        </w:tc>
        <w:tc>
          <w:tcPr>
            <w:tcW w:w="236" w:type="dxa"/>
            <w:noWrap/>
            <w:hideMark/>
          </w:tcPr>
          <w:p w14:paraId="05C97C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1049.03123</w:t>
            </w:r>
          </w:p>
        </w:tc>
        <w:tc>
          <w:tcPr>
            <w:tcW w:w="236" w:type="dxa"/>
            <w:noWrap/>
            <w:hideMark/>
          </w:tcPr>
          <w:p w14:paraId="1DC6652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0.25616232</w:t>
            </w:r>
          </w:p>
        </w:tc>
      </w:tr>
      <w:tr w:rsidR="004A3F9A" w:rsidRPr="00CE7A00" w14:paraId="74CFB184" w14:textId="77777777" w:rsidTr="004A3F9A">
        <w:trPr>
          <w:trHeight w:val="20"/>
        </w:trPr>
        <w:tc>
          <w:tcPr>
            <w:tcW w:w="236" w:type="dxa"/>
            <w:noWrap/>
            <w:hideMark/>
          </w:tcPr>
          <w:p w14:paraId="0945C1A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5422DAF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83711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0.01148871</w:t>
            </w:r>
          </w:p>
        </w:tc>
        <w:tc>
          <w:tcPr>
            <w:tcW w:w="236" w:type="dxa"/>
            <w:noWrap/>
            <w:hideMark/>
          </w:tcPr>
          <w:p w14:paraId="53A7E2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0.01947166</w:t>
            </w:r>
          </w:p>
        </w:tc>
        <w:tc>
          <w:tcPr>
            <w:tcW w:w="236" w:type="dxa"/>
            <w:noWrap/>
            <w:hideMark/>
          </w:tcPr>
          <w:p w14:paraId="6AA351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0.02355574</w:t>
            </w:r>
          </w:p>
        </w:tc>
        <w:tc>
          <w:tcPr>
            <w:tcW w:w="236" w:type="dxa"/>
            <w:noWrap/>
            <w:hideMark/>
          </w:tcPr>
          <w:p w14:paraId="1680BEB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39.6677214</w:t>
            </w:r>
          </w:p>
        </w:tc>
        <w:tc>
          <w:tcPr>
            <w:tcW w:w="236" w:type="dxa"/>
            <w:noWrap/>
            <w:hideMark/>
          </w:tcPr>
          <w:p w14:paraId="6421A27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143.598729</w:t>
            </w:r>
          </w:p>
        </w:tc>
        <w:tc>
          <w:tcPr>
            <w:tcW w:w="236" w:type="dxa"/>
            <w:noWrap/>
            <w:hideMark/>
          </w:tcPr>
          <w:p w14:paraId="796362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0.53311352</w:t>
            </w:r>
          </w:p>
        </w:tc>
      </w:tr>
      <w:tr w:rsidR="004A3F9A" w:rsidRPr="00CE7A00" w14:paraId="38BFB4AC" w14:textId="77777777" w:rsidTr="004A3F9A">
        <w:trPr>
          <w:trHeight w:val="20"/>
        </w:trPr>
        <w:tc>
          <w:tcPr>
            <w:tcW w:w="236" w:type="dxa"/>
            <w:noWrap/>
            <w:hideMark/>
          </w:tcPr>
          <w:p w14:paraId="5EDA127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6F02F5E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A1AD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0.02238177</w:t>
            </w:r>
          </w:p>
        </w:tc>
        <w:tc>
          <w:tcPr>
            <w:tcW w:w="236" w:type="dxa"/>
            <w:noWrap/>
            <w:hideMark/>
          </w:tcPr>
          <w:p w14:paraId="587A08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8.59686616</w:t>
            </w:r>
          </w:p>
        </w:tc>
        <w:tc>
          <w:tcPr>
            <w:tcW w:w="236" w:type="dxa"/>
            <w:noWrap/>
            <w:hideMark/>
          </w:tcPr>
          <w:p w14:paraId="5C9673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2.64449224</w:t>
            </w:r>
          </w:p>
        </w:tc>
        <w:tc>
          <w:tcPr>
            <w:tcW w:w="236" w:type="dxa"/>
            <w:noWrap/>
            <w:hideMark/>
          </w:tcPr>
          <w:p w14:paraId="12C72D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583.224332</w:t>
            </w:r>
          </w:p>
        </w:tc>
        <w:tc>
          <w:tcPr>
            <w:tcW w:w="236" w:type="dxa"/>
            <w:noWrap/>
            <w:hideMark/>
          </w:tcPr>
          <w:p w14:paraId="7E2B76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583.224332</w:t>
            </w:r>
          </w:p>
        </w:tc>
        <w:tc>
          <w:tcPr>
            <w:tcW w:w="236" w:type="dxa"/>
            <w:noWrap/>
            <w:hideMark/>
          </w:tcPr>
          <w:p w14:paraId="647D5F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0.15427025</w:t>
            </w:r>
          </w:p>
        </w:tc>
      </w:tr>
      <w:tr w:rsidR="004A3F9A" w:rsidRPr="00CE7A00" w14:paraId="632AEAAB" w14:textId="77777777" w:rsidTr="004A3F9A">
        <w:trPr>
          <w:trHeight w:val="20"/>
        </w:trPr>
        <w:tc>
          <w:tcPr>
            <w:tcW w:w="236" w:type="dxa"/>
            <w:noWrap/>
            <w:hideMark/>
          </w:tcPr>
          <w:p w14:paraId="2D82EE1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12F3FC3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5205F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0.03370578</w:t>
            </w:r>
          </w:p>
        </w:tc>
        <w:tc>
          <w:tcPr>
            <w:tcW w:w="236" w:type="dxa"/>
            <w:noWrap/>
            <w:hideMark/>
          </w:tcPr>
          <w:p w14:paraId="35FD1D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0.20251442</w:t>
            </w:r>
          </w:p>
        </w:tc>
        <w:tc>
          <w:tcPr>
            <w:tcW w:w="236" w:type="dxa"/>
            <w:noWrap/>
            <w:hideMark/>
          </w:tcPr>
          <w:p w14:paraId="4A4E5E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0.00363834</w:t>
            </w:r>
          </w:p>
        </w:tc>
        <w:tc>
          <w:tcPr>
            <w:tcW w:w="236" w:type="dxa"/>
            <w:noWrap/>
            <w:hideMark/>
          </w:tcPr>
          <w:p w14:paraId="3B9A4AA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424.745044</w:t>
            </w:r>
          </w:p>
        </w:tc>
        <w:tc>
          <w:tcPr>
            <w:tcW w:w="236" w:type="dxa"/>
            <w:noWrap/>
            <w:hideMark/>
          </w:tcPr>
          <w:p w14:paraId="292DF6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473.130039</w:t>
            </w:r>
          </w:p>
        </w:tc>
        <w:tc>
          <w:tcPr>
            <w:tcW w:w="236" w:type="dxa"/>
            <w:noWrap/>
            <w:hideMark/>
          </w:tcPr>
          <w:p w14:paraId="635587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0.04871923</w:t>
            </w:r>
          </w:p>
        </w:tc>
      </w:tr>
      <w:tr w:rsidR="004A3F9A" w:rsidRPr="00CE7A00" w14:paraId="0CE69747" w14:textId="77777777" w:rsidTr="004A3F9A">
        <w:trPr>
          <w:trHeight w:val="20"/>
        </w:trPr>
        <w:tc>
          <w:tcPr>
            <w:tcW w:w="236" w:type="dxa"/>
            <w:noWrap/>
            <w:hideMark/>
          </w:tcPr>
          <w:p w14:paraId="0079800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5030970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1FD5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0.04086928</w:t>
            </w:r>
          </w:p>
        </w:tc>
        <w:tc>
          <w:tcPr>
            <w:tcW w:w="236" w:type="dxa"/>
            <w:noWrap/>
            <w:hideMark/>
          </w:tcPr>
          <w:p w14:paraId="273FCD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0.5448742</w:t>
            </w:r>
          </w:p>
        </w:tc>
        <w:tc>
          <w:tcPr>
            <w:tcW w:w="236" w:type="dxa"/>
            <w:noWrap/>
            <w:hideMark/>
          </w:tcPr>
          <w:p w14:paraId="55C7B6B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0.01326983</w:t>
            </w:r>
          </w:p>
        </w:tc>
        <w:tc>
          <w:tcPr>
            <w:tcW w:w="236" w:type="dxa"/>
            <w:noWrap/>
            <w:hideMark/>
          </w:tcPr>
          <w:p w14:paraId="69BAA5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577.69731</w:t>
            </w:r>
          </w:p>
        </w:tc>
        <w:tc>
          <w:tcPr>
            <w:tcW w:w="236" w:type="dxa"/>
            <w:noWrap/>
            <w:hideMark/>
          </w:tcPr>
          <w:p w14:paraId="3878E48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611.146904</w:t>
            </w:r>
          </w:p>
        </w:tc>
        <w:tc>
          <w:tcPr>
            <w:tcW w:w="236" w:type="dxa"/>
            <w:noWrap/>
            <w:hideMark/>
          </w:tcPr>
          <w:p w14:paraId="10E3C4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0.03277425</w:t>
            </w:r>
          </w:p>
        </w:tc>
      </w:tr>
      <w:tr w:rsidR="004A3F9A" w:rsidRPr="00CE7A00" w14:paraId="44E09F97" w14:textId="77777777" w:rsidTr="004A3F9A">
        <w:trPr>
          <w:trHeight w:val="20"/>
        </w:trPr>
        <w:tc>
          <w:tcPr>
            <w:tcW w:w="236" w:type="dxa"/>
            <w:noWrap/>
            <w:hideMark/>
          </w:tcPr>
          <w:p w14:paraId="0546280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6F79847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DB4B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0.02865751</w:t>
            </w:r>
          </w:p>
        </w:tc>
        <w:tc>
          <w:tcPr>
            <w:tcW w:w="236" w:type="dxa"/>
            <w:noWrap/>
            <w:hideMark/>
          </w:tcPr>
          <w:p w14:paraId="2EDA33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0.05890604</w:t>
            </w:r>
          </w:p>
        </w:tc>
        <w:tc>
          <w:tcPr>
            <w:tcW w:w="236" w:type="dxa"/>
            <w:noWrap/>
            <w:hideMark/>
          </w:tcPr>
          <w:p w14:paraId="03E9DA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1.66478395</w:t>
            </w:r>
          </w:p>
        </w:tc>
        <w:tc>
          <w:tcPr>
            <w:tcW w:w="236" w:type="dxa"/>
            <w:noWrap/>
            <w:hideMark/>
          </w:tcPr>
          <w:p w14:paraId="3D6F5C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532.772536</w:t>
            </w:r>
          </w:p>
        </w:tc>
        <w:tc>
          <w:tcPr>
            <w:tcW w:w="236" w:type="dxa"/>
            <w:noWrap/>
            <w:hideMark/>
          </w:tcPr>
          <w:p w14:paraId="74442B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567.133825</w:t>
            </w:r>
          </w:p>
        </w:tc>
        <w:tc>
          <w:tcPr>
            <w:tcW w:w="236" w:type="dxa"/>
            <w:noWrap/>
            <w:hideMark/>
          </w:tcPr>
          <w:p w14:paraId="76520D9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5.73621352</w:t>
            </w:r>
          </w:p>
        </w:tc>
      </w:tr>
      <w:tr w:rsidR="004A3F9A" w:rsidRPr="00CE7A00" w14:paraId="5153D549" w14:textId="77777777" w:rsidTr="004A3F9A">
        <w:trPr>
          <w:trHeight w:val="20"/>
        </w:trPr>
        <w:tc>
          <w:tcPr>
            <w:tcW w:w="236" w:type="dxa"/>
            <w:noWrap/>
            <w:hideMark/>
          </w:tcPr>
          <w:p w14:paraId="78574B2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47EC100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630DC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0.03071688</w:t>
            </w:r>
          </w:p>
        </w:tc>
        <w:tc>
          <w:tcPr>
            <w:tcW w:w="236" w:type="dxa"/>
            <w:noWrap/>
            <w:hideMark/>
          </w:tcPr>
          <w:p w14:paraId="5B78A4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0.11665591</w:t>
            </w:r>
          </w:p>
        </w:tc>
        <w:tc>
          <w:tcPr>
            <w:tcW w:w="236" w:type="dxa"/>
            <w:noWrap/>
            <w:hideMark/>
          </w:tcPr>
          <w:p w14:paraId="3E448D3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0.19142686</w:t>
            </w:r>
          </w:p>
        </w:tc>
        <w:tc>
          <w:tcPr>
            <w:tcW w:w="236" w:type="dxa"/>
            <w:noWrap/>
            <w:hideMark/>
          </w:tcPr>
          <w:p w14:paraId="66EA76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511.278857</w:t>
            </w:r>
          </w:p>
        </w:tc>
        <w:tc>
          <w:tcPr>
            <w:tcW w:w="236" w:type="dxa"/>
            <w:noWrap/>
            <w:hideMark/>
          </w:tcPr>
          <w:p w14:paraId="4BCB79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665.148487</w:t>
            </w:r>
          </w:p>
        </w:tc>
        <w:tc>
          <w:tcPr>
            <w:tcW w:w="236" w:type="dxa"/>
            <w:noWrap/>
            <w:hideMark/>
          </w:tcPr>
          <w:p w14:paraId="57F446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0.81962612</w:t>
            </w:r>
          </w:p>
        </w:tc>
      </w:tr>
      <w:tr w:rsidR="004A3F9A" w:rsidRPr="00CE7A00" w14:paraId="3B84FCC5" w14:textId="77777777" w:rsidTr="004A3F9A">
        <w:trPr>
          <w:trHeight w:val="20"/>
        </w:trPr>
        <w:tc>
          <w:tcPr>
            <w:tcW w:w="236" w:type="dxa"/>
            <w:noWrap/>
            <w:hideMark/>
          </w:tcPr>
          <w:p w14:paraId="182A440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287FEF8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F159A2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0.03606006</w:t>
            </w:r>
          </w:p>
        </w:tc>
        <w:tc>
          <w:tcPr>
            <w:tcW w:w="236" w:type="dxa"/>
            <w:noWrap/>
            <w:hideMark/>
          </w:tcPr>
          <w:p w14:paraId="0AC707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0.05363067</w:t>
            </w:r>
          </w:p>
        </w:tc>
        <w:tc>
          <w:tcPr>
            <w:tcW w:w="236" w:type="dxa"/>
            <w:noWrap/>
            <w:hideMark/>
          </w:tcPr>
          <w:p w14:paraId="1068813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0.02618234</w:t>
            </w:r>
          </w:p>
        </w:tc>
        <w:tc>
          <w:tcPr>
            <w:tcW w:w="236" w:type="dxa"/>
            <w:noWrap/>
            <w:hideMark/>
          </w:tcPr>
          <w:p w14:paraId="1431A5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1238.42687</w:t>
            </w:r>
          </w:p>
        </w:tc>
        <w:tc>
          <w:tcPr>
            <w:tcW w:w="236" w:type="dxa"/>
            <w:noWrap/>
            <w:hideMark/>
          </w:tcPr>
          <w:p w14:paraId="4FA2F7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1218.88448</w:t>
            </w:r>
          </w:p>
        </w:tc>
        <w:tc>
          <w:tcPr>
            <w:tcW w:w="236" w:type="dxa"/>
            <w:noWrap/>
            <w:hideMark/>
          </w:tcPr>
          <w:p w14:paraId="39EC5B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0.24925646</w:t>
            </w:r>
          </w:p>
        </w:tc>
      </w:tr>
      <w:tr w:rsidR="004A3F9A" w:rsidRPr="00CE7A00" w14:paraId="4B74579C" w14:textId="77777777" w:rsidTr="004A3F9A">
        <w:trPr>
          <w:trHeight w:val="20"/>
        </w:trPr>
        <w:tc>
          <w:tcPr>
            <w:tcW w:w="236" w:type="dxa"/>
            <w:noWrap/>
            <w:hideMark/>
          </w:tcPr>
          <w:p w14:paraId="77E1E90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30B4CA9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2CCED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0.03025708</w:t>
            </w:r>
          </w:p>
        </w:tc>
        <w:tc>
          <w:tcPr>
            <w:tcW w:w="236" w:type="dxa"/>
            <w:noWrap/>
            <w:hideMark/>
          </w:tcPr>
          <w:p w14:paraId="2AB3CDE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0.28845223</w:t>
            </w:r>
          </w:p>
        </w:tc>
        <w:tc>
          <w:tcPr>
            <w:tcW w:w="236" w:type="dxa"/>
            <w:noWrap/>
            <w:hideMark/>
          </w:tcPr>
          <w:p w14:paraId="4EEE3E9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0.29293827</w:t>
            </w:r>
          </w:p>
        </w:tc>
        <w:tc>
          <w:tcPr>
            <w:tcW w:w="236" w:type="dxa"/>
            <w:noWrap/>
            <w:hideMark/>
          </w:tcPr>
          <w:p w14:paraId="24E38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656.824222</w:t>
            </w:r>
          </w:p>
        </w:tc>
        <w:tc>
          <w:tcPr>
            <w:tcW w:w="236" w:type="dxa"/>
            <w:noWrap/>
            <w:hideMark/>
          </w:tcPr>
          <w:p w14:paraId="47D92F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541.813074</w:t>
            </w:r>
          </w:p>
        </w:tc>
        <w:tc>
          <w:tcPr>
            <w:tcW w:w="236" w:type="dxa"/>
            <w:noWrap/>
            <w:hideMark/>
          </w:tcPr>
          <w:p w14:paraId="71F47D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0.52192279</w:t>
            </w:r>
          </w:p>
        </w:tc>
      </w:tr>
      <w:tr w:rsidR="004A3F9A" w:rsidRPr="00CE7A00" w14:paraId="2927838A" w14:textId="77777777" w:rsidTr="004A3F9A">
        <w:trPr>
          <w:trHeight w:val="20"/>
        </w:trPr>
        <w:tc>
          <w:tcPr>
            <w:tcW w:w="236" w:type="dxa"/>
            <w:noWrap/>
            <w:hideMark/>
          </w:tcPr>
          <w:p w14:paraId="4951D12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62D21BC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7FEA1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0.02317844</w:t>
            </w:r>
          </w:p>
        </w:tc>
        <w:tc>
          <w:tcPr>
            <w:tcW w:w="236" w:type="dxa"/>
            <w:noWrap/>
            <w:hideMark/>
          </w:tcPr>
          <w:p w14:paraId="1343936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0.20819149</w:t>
            </w:r>
          </w:p>
        </w:tc>
        <w:tc>
          <w:tcPr>
            <w:tcW w:w="236" w:type="dxa"/>
            <w:noWrap/>
            <w:hideMark/>
          </w:tcPr>
          <w:p w14:paraId="227A88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0.03804949</w:t>
            </w:r>
          </w:p>
        </w:tc>
        <w:tc>
          <w:tcPr>
            <w:tcW w:w="236" w:type="dxa"/>
            <w:noWrap/>
            <w:hideMark/>
          </w:tcPr>
          <w:p w14:paraId="51C9AA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579.780784</w:t>
            </w:r>
          </w:p>
        </w:tc>
        <w:tc>
          <w:tcPr>
            <w:tcW w:w="236" w:type="dxa"/>
            <w:noWrap/>
            <w:hideMark/>
          </w:tcPr>
          <w:p w14:paraId="40A6C9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570.514228</w:t>
            </w:r>
          </w:p>
        </w:tc>
        <w:tc>
          <w:tcPr>
            <w:tcW w:w="236" w:type="dxa"/>
            <w:noWrap/>
            <w:hideMark/>
          </w:tcPr>
          <w:p w14:paraId="597CF0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0.0983292</w:t>
            </w:r>
          </w:p>
        </w:tc>
      </w:tr>
      <w:tr w:rsidR="004A3F9A" w:rsidRPr="00CE7A00" w14:paraId="1255A596" w14:textId="77777777" w:rsidTr="004A3F9A">
        <w:trPr>
          <w:trHeight w:val="20"/>
        </w:trPr>
        <w:tc>
          <w:tcPr>
            <w:tcW w:w="236" w:type="dxa"/>
            <w:noWrap/>
            <w:hideMark/>
          </w:tcPr>
          <w:p w14:paraId="6BEE0A1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26050C3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AB24B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0.01227838</w:t>
            </w:r>
          </w:p>
        </w:tc>
        <w:tc>
          <w:tcPr>
            <w:tcW w:w="236" w:type="dxa"/>
            <w:noWrap/>
            <w:hideMark/>
          </w:tcPr>
          <w:p w14:paraId="1518D5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0.07240906</w:t>
            </w:r>
          </w:p>
        </w:tc>
        <w:tc>
          <w:tcPr>
            <w:tcW w:w="236" w:type="dxa"/>
            <w:noWrap/>
            <w:hideMark/>
          </w:tcPr>
          <w:p w14:paraId="74CD78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0.0632659</w:t>
            </w:r>
          </w:p>
        </w:tc>
        <w:tc>
          <w:tcPr>
            <w:tcW w:w="236" w:type="dxa"/>
            <w:noWrap/>
            <w:hideMark/>
          </w:tcPr>
          <w:p w14:paraId="09A4E2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505.82864</w:t>
            </w:r>
          </w:p>
        </w:tc>
        <w:tc>
          <w:tcPr>
            <w:tcW w:w="236" w:type="dxa"/>
            <w:noWrap/>
            <w:hideMark/>
          </w:tcPr>
          <w:p w14:paraId="159ECA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458.96603</w:t>
            </w:r>
          </w:p>
        </w:tc>
        <w:tc>
          <w:tcPr>
            <w:tcW w:w="236" w:type="dxa"/>
            <w:noWrap/>
            <w:hideMark/>
          </w:tcPr>
          <w:p w14:paraId="07D85C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0.41929557</w:t>
            </w:r>
          </w:p>
        </w:tc>
      </w:tr>
      <w:tr w:rsidR="004A3F9A" w:rsidRPr="00CE7A00" w14:paraId="190F5B49" w14:textId="77777777" w:rsidTr="004A3F9A">
        <w:trPr>
          <w:trHeight w:val="20"/>
        </w:trPr>
        <w:tc>
          <w:tcPr>
            <w:tcW w:w="236" w:type="dxa"/>
            <w:noWrap/>
            <w:hideMark/>
          </w:tcPr>
          <w:p w14:paraId="7ABE208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6AF33F0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C6A56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0.01301137</w:t>
            </w:r>
          </w:p>
        </w:tc>
        <w:tc>
          <w:tcPr>
            <w:tcW w:w="236" w:type="dxa"/>
            <w:noWrap/>
            <w:hideMark/>
          </w:tcPr>
          <w:p w14:paraId="2FC30AA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0.10902763</w:t>
            </w:r>
          </w:p>
        </w:tc>
        <w:tc>
          <w:tcPr>
            <w:tcW w:w="236" w:type="dxa"/>
            <w:noWrap/>
            <w:hideMark/>
          </w:tcPr>
          <w:p w14:paraId="687C53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0.07482765</w:t>
            </w:r>
          </w:p>
        </w:tc>
        <w:tc>
          <w:tcPr>
            <w:tcW w:w="236" w:type="dxa"/>
            <w:noWrap/>
            <w:hideMark/>
          </w:tcPr>
          <w:p w14:paraId="04A2F7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634.694502</w:t>
            </w:r>
          </w:p>
        </w:tc>
        <w:tc>
          <w:tcPr>
            <w:tcW w:w="236" w:type="dxa"/>
            <w:noWrap/>
            <w:hideMark/>
          </w:tcPr>
          <w:p w14:paraId="7B0679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634.445528</w:t>
            </w:r>
          </w:p>
        </w:tc>
        <w:tc>
          <w:tcPr>
            <w:tcW w:w="236" w:type="dxa"/>
            <w:noWrap/>
            <w:hideMark/>
          </w:tcPr>
          <w:p w14:paraId="426789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0.34315586</w:t>
            </w:r>
          </w:p>
        </w:tc>
      </w:tr>
      <w:tr w:rsidR="004A3F9A" w:rsidRPr="00CE7A00" w14:paraId="54FB53C7" w14:textId="77777777" w:rsidTr="004A3F9A">
        <w:trPr>
          <w:trHeight w:val="20"/>
        </w:trPr>
        <w:tc>
          <w:tcPr>
            <w:tcW w:w="236" w:type="dxa"/>
            <w:noWrap/>
            <w:hideMark/>
          </w:tcPr>
          <w:p w14:paraId="7D2DC6B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602CB0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D7423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1.48285992</w:t>
            </w:r>
          </w:p>
        </w:tc>
        <w:tc>
          <w:tcPr>
            <w:tcW w:w="236" w:type="dxa"/>
            <w:noWrap/>
            <w:hideMark/>
          </w:tcPr>
          <w:p w14:paraId="5B7F37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10.0883102</w:t>
            </w:r>
          </w:p>
        </w:tc>
        <w:tc>
          <w:tcPr>
            <w:tcW w:w="236" w:type="dxa"/>
            <w:noWrap/>
            <w:hideMark/>
          </w:tcPr>
          <w:p w14:paraId="3A8BB5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5.4521792</w:t>
            </w:r>
          </w:p>
        </w:tc>
        <w:tc>
          <w:tcPr>
            <w:tcW w:w="236" w:type="dxa"/>
            <w:noWrap/>
            <w:hideMark/>
          </w:tcPr>
          <w:p w14:paraId="1CCAFB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613.045861</w:t>
            </w:r>
          </w:p>
        </w:tc>
        <w:tc>
          <w:tcPr>
            <w:tcW w:w="236" w:type="dxa"/>
            <w:noWrap/>
            <w:hideMark/>
          </w:tcPr>
          <w:p w14:paraId="3225F3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613.041922</w:t>
            </w:r>
          </w:p>
        </w:tc>
        <w:tc>
          <w:tcPr>
            <w:tcW w:w="236" w:type="dxa"/>
            <w:noWrap/>
            <w:hideMark/>
          </w:tcPr>
          <w:p w14:paraId="74ED770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0.27675403</w:t>
            </w:r>
          </w:p>
        </w:tc>
      </w:tr>
      <w:tr w:rsidR="004A3F9A" w:rsidRPr="00CE7A00" w14:paraId="6B744F13" w14:textId="77777777" w:rsidTr="004A3F9A">
        <w:trPr>
          <w:trHeight w:val="20"/>
        </w:trPr>
        <w:tc>
          <w:tcPr>
            <w:tcW w:w="236" w:type="dxa"/>
            <w:noWrap/>
            <w:hideMark/>
          </w:tcPr>
          <w:p w14:paraId="48C9E13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03D1F8B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93F30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0.01451376</w:t>
            </w:r>
          </w:p>
        </w:tc>
        <w:tc>
          <w:tcPr>
            <w:tcW w:w="236" w:type="dxa"/>
            <w:noWrap/>
            <w:hideMark/>
          </w:tcPr>
          <w:p w14:paraId="7821D1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0.06439439</w:t>
            </w:r>
          </w:p>
        </w:tc>
        <w:tc>
          <w:tcPr>
            <w:tcW w:w="236" w:type="dxa"/>
            <w:noWrap/>
            <w:hideMark/>
          </w:tcPr>
          <w:p w14:paraId="446A84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0.02015306</w:t>
            </w:r>
          </w:p>
        </w:tc>
        <w:tc>
          <w:tcPr>
            <w:tcW w:w="236" w:type="dxa"/>
            <w:noWrap/>
            <w:hideMark/>
          </w:tcPr>
          <w:p w14:paraId="457685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1871.70662</w:t>
            </w:r>
          </w:p>
        </w:tc>
        <w:tc>
          <w:tcPr>
            <w:tcW w:w="236" w:type="dxa"/>
            <w:noWrap/>
            <w:hideMark/>
          </w:tcPr>
          <w:p w14:paraId="6EFE43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1679.55734</w:t>
            </w:r>
          </w:p>
        </w:tc>
        <w:tc>
          <w:tcPr>
            <w:tcW w:w="236" w:type="dxa"/>
            <w:noWrap/>
            <w:hideMark/>
          </w:tcPr>
          <w:p w14:paraId="2B6F64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0.15954815</w:t>
            </w:r>
          </w:p>
        </w:tc>
      </w:tr>
      <w:tr w:rsidR="004A3F9A" w:rsidRPr="00CE7A00" w14:paraId="030CAD81" w14:textId="77777777" w:rsidTr="004A3F9A">
        <w:trPr>
          <w:trHeight w:val="20"/>
        </w:trPr>
        <w:tc>
          <w:tcPr>
            <w:tcW w:w="236" w:type="dxa"/>
            <w:noWrap/>
            <w:hideMark/>
          </w:tcPr>
          <w:p w14:paraId="680A7CE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756633B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DB85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0.02160555</w:t>
            </w:r>
          </w:p>
        </w:tc>
        <w:tc>
          <w:tcPr>
            <w:tcW w:w="236" w:type="dxa"/>
            <w:noWrap/>
            <w:hideMark/>
          </w:tcPr>
          <w:p w14:paraId="3C9477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1.76016765</w:t>
            </w:r>
          </w:p>
        </w:tc>
        <w:tc>
          <w:tcPr>
            <w:tcW w:w="236" w:type="dxa"/>
            <w:noWrap/>
            <w:hideMark/>
          </w:tcPr>
          <w:p w14:paraId="26AA85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1.29222597</w:t>
            </w:r>
          </w:p>
        </w:tc>
        <w:tc>
          <w:tcPr>
            <w:tcW w:w="236" w:type="dxa"/>
            <w:noWrap/>
            <w:hideMark/>
          </w:tcPr>
          <w:p w14:paraId="76D623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416.796016</w:t>
            </w:r>
          </w:p>
        </w:tc>
        <w:tc>
          <w:tcPr>
            <w:tcW w:w="236" w:type="dxa"/>
            <w:noWrap/>
            <w:hideMark/>
          </w:tcPr>
          <w:p w14:paraId="102251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420.584472</w:t>
            </w:r>
          </w:p>
        </w:tc>
        <w:tc>
          <w:tcPr>
            <w:tcW w:w="236" w:type="dxa"/>
            <w:noWrap/>
            <w:hideMark/>
          </w:tcPr>
          <w:p w14:paraId="0FA9E04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0.36448539</w:t>
            </w:r>
          </w:p>
        </w:tc>
      </w:tr>
      <w:tr w:rsidR="004A3F9A" w:rsidRPr="00CE7A00" w14:paraId="331A6858" w14:textId="77777777" w:rsidTr="004A3F9A">
        <w:trPr>
          <w:trHeight w:val="20"/>
        </w:trPr>
        <w:tc>
          <w:tcPr>
            <w:tcW w:w="236" w:type="dxa"/>
            <w:noWrap/>
            <w:hideMark/>
          </w:tcPr>
          <w:p w14:paraId="1868CE7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07C538E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4238F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0.03955619</w:t>
            </w:r>
          </w:p>
        </w:tc>
        <w:tc>
          <w:tcPr>
            <w:tcW w:w="236" w:type="dxa"/>
            <w:noWrap/>
            <w:hideMark/>
          </w:tcPr>
          <w:p w14:paraId="534E1F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0.53738209</w:t>
            </w:r>
          </w:p>
        </w:tc>
        <w:tc>
          <w:tcPr>
            <w:tcW w:w="236" w:type="dxa"/>
            <w:noWrap/>
            <w:hideMark/>
          </w:tcPr>
          <w:p w14:paraId="771B43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0.28257672</w:t>
            </w:r>
          </w:p>
        </w:tc>
        <w:tc>
          <w:tcPr>
            <w:tcW w:w="236" w:type="dxa"/>
            <w:noWrap/>
            <w:hideMark/>
          </w:tcPr>
          <w:p w14:paraId="6BECC8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852.276083</w:t>
            </w:r>
          </w:p>
        </w:tc>
        <w:tc>
          <w:tcPr>
            <w:tcW w:w="236" w:type="dxa"/>
            <w:noWrap/>
            <w:hideMark/>
          </w:tcPr>
          <w:p w14:paraId="75CFD9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852.355688</w:t>
            </w:r>
          </w:p>
        </w:tc>
        <w:tc>
          <w:tcPr>
            <w:tcW w:w="236" w:type="dxa"/>
            <w:noWrap/>
            <w:hideMark/>
          </w:tcPr>
          <w:p w14:paraId="41CB66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0.26755142</w:t>
            </w:r>
          </w:p>
        </w:tc>
      </w:tr>
      <w:tr w:rsidR="004A3F9A" w:rsidRPr="00CE7A00" w14:paraId="026FFC23" w14:textId="77777777" w:rsidTr="004A3F9A">
        <w:trPr>
          <w:trHeight w:val="20"/>
        </w:trPr>
        <w:tc>
          <w:tcPr>
            <w:tcW w:w="236" w:type="dxa"/>
            <w:noWrap/>
            <w:hideMark/>
          </w:tcPr>
          <w:p w14:paraId="1721B5B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0344D45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93FE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0.01769078</w:t>
            </w:r>
          </w:p>
        </w:tc>
        <w:tc>
          <w:tcPr>
            <w:tcW w:w="236" w:type="dxa"/>
            <w:noWrap/>
            <w:hideMark/>
          </w:tcPr>
          <w:p w14:paraId="029390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0.08485246</w:t>
            </w:r>
          </w:p>
        </w:tc>
        <w:tc>
          <w:tcPr>
            <w:tcW w:w="236" w:type="dxa"/>
            <w:noWrap/>
            <w:hideMark/>
          </w:tcPr>
          <w:p w14:paraId="721F7D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0.05928923</w:t>
            </w:r>
          </w:p>
        </w:tc>
        <w:tc>
          <w:tcPr>
            <w:tcW w:w="236" w:type="dxa"/>
            <w:noWrap/>
            <w:hideMark/>
          </w:tcPr>
          <w:p w14:paraId="3D177E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556.051389</w:t>
            </w:r>
          </w:p>
        </w:tc>
        <w:tc>
          <w:tcPr>
            <w:tcW w:w="236" w:type="dxa"/>
            <w:noWrap/>
            <w:hideMark/>
          </w:tcPr>
          <w:p w14:paraId="494AE8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555.551978</w:t>
            </w:r>
          </w:p>
        </w:tc>
        <w:tc>
          <w:tcPr>
            <w:tcW w:w="236" w:type="dxa"/>
            <w:noWrap/>
            <w:hideMark/>
          </w:tcPr>
          <w:p w14:paraId="59C5558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0.2925052</w:t>
            </w:r>
          </w:p>
        </w:tc>
      </w:tr>
      <w:tr w:rsidR="004A3F9A" w:rsidRPr="00CE7A00" w14:paraId="74B4421E" w14:textId="77777777" w:rsidTr="004A3F9A">
        <w:trPr>
          <w:trHeight w:val="20"/>
        </w:trPr>
        <w:tc>
          <w:tcPr>
            <w:tcW w:w="236" w:type="dxa"/>
            <w:noWrap/>
            <w:hideMark/>
          </w:tcPr>
          <w:p w14:paraId="1D286C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32C92EA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0F35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0.03118811</w:t>
            </w:r>
          </w:p>
        </w:tc>
        <w:tc>
          <w:tcPr>
            <w:tcW w:w="236" w:type="dxa"/>
            <w:noWrap/>
            <w:hideMark/>
          </w:tcPr>
          <w:p w14:paraId="418BF1F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0.0897381</w:t>
            </w:r>
          </w:p>
        </w:tc>
        <w:tc>
          <w:tcPr>
            <w:tcW w:w="236" w:type="dxa"/>
            <w:noWrap/>
            <w:hideMark/>
          </w:tcPr>
          <w:p w14:paraId="30CF48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0.10409495</w:t>
            </w:r>
          </w:p>
        </w:tc>
        <w:tc>
          <w:tcPr>
            <w:tcW w:w="236" w:type="dxa"/>
            <w:noWrap/>
            <w:hideMark/>
          </w:tcPr>
          <w:p w14:paraId="1B17B5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316.056617</w:t>
            </w:r>
          </w:p>
        </w:tc>
        <w:tc>
          <w:tcPr>
            <w:tcW w:w="236" w:type="dxa"/>
            <w:noWrap/>
            <w:hideMark/>
          </w:tcPr>
          <w:p w14:paraId="77AA5F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316.120842</w:t>
            </w:r>
          </w:p>
        </w:tc>
        <w:tc>
          <w:tcPr>
            <w:tcW w:w="236" w:type="dxa"/>
            <w:noWrap/>
            <w:hideMark/>
          </w:tcPr>
          <w:p w14:paraId="5E2CB8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0.7323502</w:t>
            </w:r>
          </w:p>
        </w:tc>
      </w:tr>
      <w:tr w:rsidR="004A3F9A" w:rsidRPr="00CE7A00" w14:paraId="0F597CAB" w14:textId="77777777" w:rsidTr="004A3F9A">
        <w:trPr>
          <w:trHeight w:val="20"/>
        </w:trPr>
        <w:tc>
          <w:tcPr>
            <w:tcW w:w="236" w:type="dxa"/>
            <w:noWrap/>
            <w:hideMark/>
          </w:tcPr>
          <w:p w14:paraId="4259713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7C59D9D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E07258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0.01088525</w:t>
            </w:r>
          </w:p>
        </w:tc>
        <w:tc>
          <w:tcPr>
            <w:tcW w:w="236" w:type="dxa"/>
            <w:noWrap/>
            <w:hideMark/>
          </w:tcPr>
          <w:p w14:paraId="1336D7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0.04823854</w:t>
            </w:r>
          </w:p>
        </w:tc>
        <w:tc>
          <w:tcPr>
            <w:tcW w:w="236" w:type="dxa"/>
            <w:noWrap/>
            <w:hideMark/>
          </w:tcPr>
          <w:p w14:paraId="39FFAD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0.00972918</w:t>
            </w:r>
          </w:p>
        </w:tc>
        <w:tc>
          <w:tcPr>
            <w:tcW w:w="236" w:type="dxa"/>
            <w:noWrap/>
            <w:hideMark/>
          </w:tcPr>
          <w:p w14:paraId="20A93B6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1284.65185</w:t>
            </w:r>
          </w:p>
        </w:tc>
        <w:tc>
          <w:tcPr>
            <w:tcW w:w="236" w:type="dxa"/>
            <w:noWrap/>
            <w:hideMark/>
          </w:tcPr>
          <w:p w14:paraId="175951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1284.67505</w:t>
            </w:r>
          </w:p>
        </w:tc>
        <w:tc>
          <w:tcPr>
            <w:tcW w:w="236" w:type="dxa"/>
            <w:noWrap/>
            <w:hideMark/>
          </w:tcPr>
          <w:p w14:paraId="58A364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0.11594419</w:t>
            </w:r>
          </w:p>
        </w:tc>
      </w:tr>
      <w:tr w:rsidR="004A3F9A" w:rsidRPr="00CE7A00" w14:paraId="200EA62D" w14:textId="77777777" w:rsidTr="004A3F9A">
        <w:trPr>
          <w:trHeight w:val="20"/>
        </w:trPr>
        <w:tc>
          <w:tcPr>
            <w:tcW w:w="236" w:type="dxa"/>
            <w:noWrap/>
            <w:hideMark/>
          </w:tcPr>
          <w:p w14:paraId="7710545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488115A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2885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0.00382829</w:t>
            </w:r>
          </w:p>
        </w:tc>
        <w:tc>
          <w:tcPr>
            <w:tcW w:w="236" w:type="dxa"/>
            <w:noWrap/>
            <w:hideMark/>
          </w:tcPr>
          <w:p w14:paraId="7C92A3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0.07057981</w:t>
            </w:r>
          </w:p>
        </w:tc>
        <w:tc>
          <w:tcPr>
            <w:tcW w:w="236" w:type="dxa"/>
            <w:noWrap/>
            <w:hideMark/>
          </w:tcPr>
          <w:p w14:paraId="208AB8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0.03191024</w:t>
            </w:r>
          </w:p>
        </w:tc>
        <w:tc>
          <w:tcPr>
            <w:tcW w:w="236" w:type="dxa"/>
            <w:noWrap/>
            <w:hideMark/>
          </w:tcPr>
          <w:p w14:paraId="04CB9D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1267.62649</w:t>
            </w:r>
          </w:p>
        </w:tc>
        <w:tc>
          <w:tcPr>
            <w:tcW w:w="236" w:type="dxa"/>
            <w:noWrap/>
            <w:hideMark/>
          </w:tcPr>
          <w:p w14:paraId="126FF6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1267.47535</w:t>
            </w:r>
          </w:p>
        </w:tc>
        <w:tc>
          <w:tcPr>
            <w:tcW w:w="236" w:type="dxa"/>
            <w:noWrap/>
            <w:hideMark/>
          </w:tcPr>
          <w:p w14:paraId="6C5F53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0.30310253</w:t>
            </w:r>
          </w:p>
        </w:tc>
      </w:tr>
      <w:tr w:rsidR="004A3F9A" w:rsidRPr="00CE7A00" w14:paraId="16EB72A1" w14:textId="77777777" w:rsidTr="004A3F9A">
        <w:trPr>
          <w:trHeight w:val="20"/>
        </w:trPr>
        <w:tc>
          <w:tcPr>
            <w:tcW w:w="236" w:type="dxa"/>
            <w:noWrap/>
            <w:hideMark/>
          </w:tcPr>
          <w:p w14:paraId="6D09E29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2F46975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227DD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0.02581131</w:t>
            </w:r>
          </w:p>
        </w:tc>
        <w:tc>
          <w:tcPr>
            <w:tcW w:w="236" w:type="dxa"/>
            <w:noWrap/>
            <w:hideMark/>
          </w:tcPr>
          <w:p w14:paraId="0E7AF0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0.33982324</w:t>
            </w:r>
          </w:p>
        </w:tc>
        <w:tc>
          <w:tcPr>
            <w:tcW w:w="236" w:type="dxa"/>
            <w:noWrap/>
            <w:hideMark/>
          </w:tcPr>
          <w:p w14:paraId="1D6AFD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0.10191942</w:t>
            </w:r>
          </w:p>
        </w:tc>
        <w:tc>
          <w:tcPr>
            <w:tcW w:w="236" w:type="dxa"/>
            <w:noWrap/>
            <w:hideMark/>
          </w:tcPr>
          <w:p w14:paraId="2C9D64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490.226032</w:t>
            </w:r>
          </w:p>
        </w:tc>
        <w:tc>
          <w:tcPr>
            <w:tcW w:w="236" w:type="dxa"/>
            <w:noWrap/>
            <w:hideMark/>
          </w:tcPr>
          <w:p w14:paraId="2D1F2A4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489.919729</w:t>
            </w:r>
          </w:p>
        </w:tc>
        <w:tc>
          <w:tcPr>
            <w:tcW w:w="236" w:type="dxa"/>
            <w:noWrap/>
            <w:hideMark/>
          </w:tcPr>
          <w:p w14:paraId="1FA4F8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0.15299116</w:t>
            </w:r>
          </w:p>
        </w:tc>
      </w:tr>
      <w:tr w:rsidR="004A3F9A" w:rsidRPr="00CE7A00" w14:paraId="0D816C90" w14:textId="77777777" w:rsidTr="004A3F9A">
        <w:trPr>
          <w:trHeight w:val="20"/>
        </w:trPr>
        <w:tc>
          <w:tcPr>
            <w:tcW w:w="236" w:type="dxa"/>
            <w:noWrap/>
            <w:hideMark/>
          </w:tcPr>
          <w:p w14:paraId="61993D2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4ECB5FD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2802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0.04698327</w:t>
            </w:r>
          </w:p>
        </w:tc>
        <w:tc>
          <w:tcPr>
            <w:tcW w:w="236" w:type="dxa"/>
            <w:noWrap/>
            <w:hideMark/>
          </w:tcPr>
          <w:p w14:paraId="78E1F7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0.10512365</w:t>
            </w:r>
          </w:p>
        </w:tc>
        <w:tc>
          <w:tcPr>
            <w:tcW w:w="236" w:type="dxa"/>
            <w:noWrap/>
            <w:hideMark/>
          </w:tcPr>
          <w:p w14:paraId="0FD505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0.18484741</w:t>
            </w:r>
          </w:p>
        </w:tc>
        <w:tc>
          <w:tcPr>
            <w:tcW w:w="236" w:type="dxa"/>
            <w:noWrap/>
            <w:hideMark/>
          </w:tcPr>
          <w:p w14:paraId="7A3BB6A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220.197295</w:t>
            </w:r>
          </w:p>
        </w:tc>
        <w:tc>
          <w:tcPr>
            <w:tcW w:w="236" w:type="dxa"/>
            <w:noWrap/>
            <w:hideMark/>
          </w:tcPr>
          <w:p w14:paraId="5FDACD6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226.330659</w:t>
            </w:r>
          </w:p>
        </w:tc>
        <w:tc>
          <w:tcPr>
            <w:tcW w:w="236" w:type="dxa"/>
            <w:noWrap/>
            <w:hideMark/>
          </w:tcPr>
          <w:p w14:paraId="6807C7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0.71344613</w:t>
            </w:r>
          </w:p>
        </w:tc>
      </w:tr>
      <w:tr w:rsidR="004A3F9A" w:rsidRPr="00CE7A00" w14:paraId="129A5355" w14:textId="77777777" w:rsidTr="004A3F9A">
        <w:trPr>
          <w:trHeight w:val="20"/>
        </w:trPr>
        <w:tc>
          <w:tcPr>
            <w:tcW w:w="236" w:type="dxa"/>
            <w:noWrap/>
            <w:hideMark/>
          </w:tcPr>
          <w:p w14:paraId="392E8F5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4A3D5A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EB7DB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0.01704625</w:t>
            </w:r>
          </w:p>
        </w:tc>
        <w:tc>
          <w:tcPr>
            <w:tcW w:w="236" w:type="dxa"/>
            <w:noWrap/>
            <w:hideMark/>
          </w:tcPr>
          <w:p w14:paraId="5E71DDC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0.05628234</w:t>
            </w:r>
          </w:p>
        </w:tc>
        <w:tc>
          <w:tcPr>
            <w:tcW w:w="236" w:type="dxa"/>
            <w:noWrap/>
            <w:hideMark/>
          </w:tcPr>
          <w:p w14:paraId="5155BB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0.05717853</w:t>
            </w:r>
          </w:p>
        </w:tc>
        <w:tc>
          <w:tcPr>
            <w:tcW w:w="236" w:type="dxa"/>
            <w:noWrap/>
            <w:hideMark/>
          </w:tcPr>
          <w:p w14:paraId="61048E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673.317734</w:t>
            </w:r>
          </w:p>
        </w:tc>
        <w:tc>
          <w:tcPr>
            <w:tcW w:w="236" w:type="dxa"/>
            <w:noWrap/>
            <w:hideMark/>
          </w:tcPr>
          <w:p w14:paraId="06DF9E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670.450098</w:t>
            </w:r>
          </w:p>
        </w:tc>
        <w:tc>
          <w:tcPr>
            <w:tcW w:w="236" w:type="dxa"/>
            <w:noWrap/>
            <w:hideMark/>
          </w:tcPr>
          <w:p w14:paraId="4BDA59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0.58206823</w:t>
            </w:r>
          </w:p>
        </w:tc>
      </w:tr>
      <w:tr w:rsidR="004A3F9A" w:rsidRPr="00CE7A00" w14:paraId="6BAA94B1" w14:textId="77777777" w:rsidTr="004A3F9A">
        <w:trPr>
          <w:trHeight w:val="20"/>
        </w:trPr>
        <w:tc>
          <w:tcPr>
            <w:tcW w:w="236" w:type="dxa"/>
            <w:noWrap/>
            <w:hideMark/>
          </w:tcPr>
          <w:p w14:paraId="457B9F8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32A3A1A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A7CA8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0.00225536</w:t>
            </w:r>
          </w:p>
        </w:tc>
        <w:tc>
          <w:tcPr>
            <w:tcW w:w="236" w:type="dxa"/>
            <w:noWrap/>
            <w:hideMark/>
          </w:tcPr>
          <w:p w14:paraId="2B556E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0.00586886</w:t>
            </w:r>
          </w:p>
        </w:tc>
        <w:tc>
          <w:tcPr>
            <w:tcW w:w="236" w:type="dxa"/>
            <w:noWrap/>
            <w:hideMark/>
          </w:tcPr>
          <w:p w14:paraId="077C30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0.00597045</w:t>
            </w:r>
          </w:p>
        </w:tc>
        <w:tc>
          <w:tcPr>
            <w:tcW w:w="236" w:type="dxa"/>
            <w:noWrap/>
            <w:hideMark/>
          </w:tcPr>
          <w:p w14:paraId="425265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1704.92509</w:t>
            </w:r>
          </w:p>
        </w:tc>
        <w:tc>
          <w:tcPr>
            <w:tcW w:w="236" w:type="dxa"/>
            <w:noWrap/>
            <w:hideMark/>
          </w:tcPr>
          <w:p w14:paraId="6DFB90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1693.48979</w:t>
            </w:r>
          </w:p>
        </w:tc>
        <w:tc>
          <w:tcPr>
            <w:tcW w:w="236" w:type="dxa"/>
            <w:noWrap/>
            <w:hideMark/>
          </w:tcPr>
          <w:p w14:paraId="66F54D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0.32379055</w:t>
            </w:r>
          </w:p>
        </w:tc>
      </w:tr>
      <w:tr w:rsidR="004A3F9A" w:rsidRPr="00CE7A00" w14:paraId="1D7291D1" w14:textId="77777777" w:rsidTr="004A3F9A">
        <w:trPr>
          <w:trHeight w:val="20"/>
        </w:trPr>
        <w:tc>
          <w:tcPr>
            <w:tcW w:w="236" w:type="dxa"/>
            <w:noWrap/>
            <w:hideMark/>
          </w:tcPr>
          <w:p w14:paraId="0A1733C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372B0FB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A06F4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0.0033909</w:t>
            </w:r>
          </w:p>
        </w:tc>
        <w:tc>
          <w:tcPr>
            <w:tcW w:w="236" w:type="dxa"/>
            <w:noWrap/>
            <w:hideMark/>
          </w:tcPr>
          <w:p w14:paraId="47D68A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0.01408937</w:t>
            </w:r>
          </w:p>
        </w:tc>
        <w:tc>
          <w:tcPr>
            <w:tcW w:w="236" w:type="dxa"/>
            <w:noWrap/>
            <w:hideMark/>
          </w:tcPr>
          <w:p w14:paraId="0C93203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0.01036084</w:t>
            </w:r>
          </w:p>
        </w:tc>
        <w:tc>
          <w:tcPr>
            <w:tcW w:w="236" w:type="dxa"/>
            <w:noWrap/>
            <w:hideMark/>
          </w:tcPr>
          <w:p w14:paraId="034779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1366.88548</w:t>
            </w:r>
          </w:p>
        </w:tc>
        <w:tc>
          <w:tcPr>
            <w:tcW w:w="236" w:type="dxa"/>
            <w:noWrap/>
            <w:hideMark/>
          </w:tcPr>
          <w:p w14:paraId="6817B0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1323.32213</w:t>
            </w:r>
          </w:p>
        </w:tc>
        <w:tc>
          <w:tcPr>
            <w:tcW w:w="236" w:type="dxa"/>
            <w:noWrap/>
            <w:hideMark/>
          </w:tcPr>
          <w:p w14:paraId="6FC96D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0.32981363</w:t>
            </w:r>
          </w:p>
        </w:tc>
      </w:tr>
      <w:tr w:rsidR="004A3F9A" w:rsidRPr="00CE7A00" w14:paraId="33E7E55B" w14:textId="77777777" w:rsidTr="004A3F9A">
        <w:trPr>
          <w:trHeight w:val="20"/>
        </w:trPr>
        <w:tc>
          <w:tcPr>
            <w:tcW w:w="236" w:type="dxa"/>
            <w:noWrap/>
            <w:hideMark/>
          </w:tcPr>
          <w:p w14:paraId="4F50C1F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682ED03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6F5B4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0.02190553</w:t>
            </w:r>
          </w:p>
        </w:tc>
        <w:tc>
          <w:tcPr>
            <w:tcW w:w="236" w:type="dxa"/>
            <w:noWrap/>
            <w:hideMark/>
          </w:tcPr>
          <w:p w14:paraId="7B0759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0.19296797</w:t>
            </w:r>
          </w:p>
        </w:tc>
        <w:tc>
          <w:tcPr>
            <w:tcW w:w="236" w:type="dxa"/>
            <w:noWrap/>
            <w:hideMark/>
          </w:tcPr>
          <w:p w14:paraId="640C628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0.06775391</w:t>
            </w:r>
          </w:p>
        </w:tc>
        <w:tc>
          <w:tcPr>
            <w:tcW w:w="236" w:type="dxa"/>
            <w:noWrap/>
            <w:hideMark/>
          </w:tcPr>
          <w:p w14:paraId="4A2D1E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467.928166</w:t>
            </w:r>
          </w:p>
        </w:tc>
        <w:tc>
          <w:tcPr>
            <w:tcW w:w="236" w:type="dxa"/>
            <w:noWrap/>
            <w:hideMark/>
          </w:tcPr>
          <w:p w14:paraId="400A24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385.223352</w:t>
            </w:r>
          </w:p>
        </w:tc>
        <w:tc>
          <w:tcPr>
            <w:tcW w:w="236" w:type="dxa"/>
            <w:noWrap/>
            <w:hideMark/>
          </w:tcPr>
          <w:p w14:paraId="601F82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0.21372747</w:t>
            </w:r>
          </w:p>
        </w:tc>
      </w:tr>
      <w:tr w:rsidR="004A3F9A" w:rsidRPr="00CE7A00" w14:paraId="0BE0ECED" w14:textId="77777777" w:rsidTr="004A3F9A">
        <w:trPr>
          <w:trHeight w:val="20"/>
        </w:trPr>
        <w:tc>
          <w:tcPr>
            <w:tcW w:w="236" w:type="dxa"/>
            <w:noWrap/>
            <w:hideMark/>
          </w:tcPr>
          <w:p w14:paraId="6256933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2E5AD04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F4A3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0.01755665</w:t>
            </w:r>
          </w:p>
        </w:tc>
        <w:tc>
          <w:tcPr>
            <w:tcW w:w="236" w:type="dxa"/>
            <w:noWrap/>
            <w:hideMark/>
          </w:tcPr>
          <w:p w14:paraId="002CC8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3.0114711</w:t>
            </w:r>
          </w:p>
        </w:tc>
        <w:tc>
          <w:tcPr>
            <w:tcW w:w="236" w:type="dxa"/>
            <w:noWrap/>
            <w:hideMark/>
          </w:tcPr>
          <w:p w14:paraId="512452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0.23064585</w:t>
            </w:r>
          </w:p>
        </w:tc>
        <w:tc>
          <w:tcPr>
            <w:tcW w:w="236" w:type="dxa"/>
            <w:noWrap/>
            <w:hideMark/>
          </w:tcPr>
          <w:p w14:paraId="796ED03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1380.56798</w:t>
            </w:r>
          </w:p>
        </w:tc>
        <w:tc>
          <w:tcPr>
            <w:tcW w:w="236" w:type="dxa"/>
            <w:noWrap/>
            <w:hideMark/>
          </w:tcPr>
          <w:p w14:paraId="2B37BB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1380.5384</w:t>
            </w:r>
          </w:p>
        </w:tc>
        <w:tc>
          <w:tcPr>
            <w:tcW w:w="236" w:type="dxa"/>
            <w:noWrap/>
            <w:hideMark/>
          </w:tcPr>
          <w:p w14:paraId="1411D9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0.03965665</w:t>
            </w:r>
          </w:p>
        </w:tc>
      </w:tr>
      <w:tr w:rsidR="004A3F9A" w:rsidRPr="00CE7A00" w14:paraId="296A4B3A" w14:textId="77777777" w:rsidTr="004A3F9A">
        <w:trPr>
          <w:trHeight w:val="20"/>
        </w:trPr>
        <w:tc>
          <w:tcPr>
            <w:tcW w:w="236" w:type="dxa"/>
            <w:noWrap/>
            <w:hideMark/>
          </w:tcPr>
          <w:p w14:paraId="4EEE058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1C58010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72C98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0.22744216</w:t>
            </w:r>
          </w:p>
        </w:tc>
        <w:tc>
          <w:tcPr>
            <w:tcW w:w="236" w:type="dxa"/>
            <w:noWrap/>
            <w:hideMark/>
          </w:tcPr>
          <w:p w14:paraId="04D206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14.5832526</w:t>
            </w:r>
          </w:p>
        </w:tc>
        <w:tc>
          <w:tcPr>
            <w:tcW w:w="236" w:type="dxa"/>
            <w:noWrap/>
            <w:hideMark/>
          </w:tcPr>
          <w:p w14:paraId="084237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6.02021216</w:t>
            </w:r>
          </w:p>
        </w:tc>
        <w:tc>
          <w:tcPr>
            <w:tcW w:w="236" w:type="dxa"/>
            <w:noWrap/>
            <w:hideMark/>
          </w:tcPr>
          <w:p w14:paraId="6F4F21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398.185235</w:t>
            </w:r>
          </w:p>
        </w:tc>
        <w:tc>
          <w:tcPr>
            <w:tcW w:w="236" w:type="dxa"/>
            <w:noWrap/>
            <w:hideMark/>
          </w:tcPr>
          <w:p w14:paraId="49CA66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398.029268</w:t>
            </w:r>
          </w:p>
        </w:tc>
        <w:tc>
          <w:tcPr>
            <w:tcW w:w="236" w:type="dxa"/>
            <w:noWrap/>
            <w:hideMark/>
          </w:tcPr>
          <w:p w14:paraId="74D1A3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0.20592134</w:t>
            </w:r>
          </w:p>
        </w:tc>
      </w:tr>
      <w:tr w:rsidR="004A3F9A" w:rsidRPr="00CE7A00" w14:paraId="2377ED45" w14:textId="77777777" w:rsidTr="004A3F9A">
        <w:trPr>
          <w:trHeight w:val="20"/>
        </w:trPr>
        <w:tc>
          <w:tcPr>
            <w:tcW w:w="236" w:type="dxa"/>
            <w:noWrap/>
            <w:hideMark/>
          </w:tcPr>
          <w:p w14:paraId="6DD4A77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12287CC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648D4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0.08012825</w:t>
            </w:r>
          </w:p>
        </w:tc>
        <w:tc>
          <w:tcPr>
            <w:tcW w:w="236" w:type="dxa"/>
            <w:noWrap/>
            <w:hideMark/>
          </w:tcPr>
          <w:p w14:paraId="2303D7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0.06025797</w:t>
            </w:r>
          </w:p>
        </w:tc>
        <w:tc>
          <w:tcPr>
            <w:tcW w:w="236" w:type="dxa"/>
            <w:noWrap/>
            <w:hideMark/>
          </w:tcPr>
          <w:p w14:paraId="6573BA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0.09324341</w:t>
            </w:r>
          </w:p>
        </w:tc>
        <w:tc>
          <w:tcPr>
            <w:tcW w:w="236" w:type="dxa"/>
            <w:noWrap/>
            <w:hideMark/>
          </w:tcPr>
          <w:p w14:paraId="23D865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4292.69077</w:t>
            </w:r>
          </w:p>
        </w:tc>
        <w:tc>
          <w:tcPr>
            <w:tcW w:w="236" w:type="dxa"/>
            <w:noWrap/>
            <w:hideMark/>
          </w:tcPr>
          <w:p w14:paraId="3FAD7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1012.19252</w:t>
            </w:r>
          </w:p>
        </w:tc>
        <w:tc>
          <w:tcPr>
            <w:tcW w:w="236" w:type="dxa"/>
            <w:noWrap/>
            <w:hideMark/>
          </w:tcPr>
          <w:p w14:paraId="7CD571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0.52254639</w:t>
            </w:r>
          </w:p>
        </w:tc>
      </w:tr>
      <w:tr w:rsidR="004A3F9A" w:rsidRPr="00CE7A00" w14:paraId="6207652C" w14:textId="77777777" w:rsidTr="004A3F9A">
        <w:trPr>
          <w:trHeight w:val="20"/>
        </w:trPr>
        <w:tc>
          <w:tcPr>
            <w:tcW w:w="236" w:type="dxa"/>
            <w:noWrap/>
            <w:hideMark/>
          </w:tcPr>
          <w:p w14:paraId="4AD632A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1663030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F78A1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0.02461495</w:t>
            </w:r>
          </w:p>
        </w:tc>
        <w:tc>
          <w:tcPr>
            <w:tcW w:w="236" w:type="dxa"/>
            <w:noWrap/>
            <w:hideMark/>
          </w:tcPr>
          <w:p w14:paraId="01E8CE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0.11347005</w:t>
            </w:r>
          </w:p>
        </w:tc>
        <w:tc>
          <w:tcPr>
            <w:tcW w:w="236" w:type="dxa"/>
            <w:noWrap/>
            <w:hideMark/>
          </w:tcPr>
          <w:p w14:paraId="5B3E30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0.03375462</w:t>
            </w:r>
          </w:p>
        </w:tc>
        <w:tc>
          <w:tcPr>
            <w:tcW w:w="236" w:type="dxa"/>
            <w:noWrap/>
            <w:hideMark/>
          </w:tcPr>
          <w:p w14:paraId="7BE57B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963.492792</w:t>
            </w:r>
          </w:p>
        </w:tc>
        <w:tc>
          <w:tcPr>
            <w:tcW w:w="236" w:type="dxa"/>
            <w:noWrap/>
            <w:hideMark/>
          </w:tcPr>
          <w:p w14:paraId="2DC0FA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963.560334</w:t>
            </w:r>
          </w:p>
        </w:tc>
        <w:tc>
          <w:tcPr>
            <w:tcW w:w="236" w:type="dxa"/>
            <w:noWrap/>
            <w:hideMark/>
          </w:tcPr>
          <w:p w14:paraId="5F6287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0.16066922</w:t>
            </w:r>
          </w:p>
        </w:tc>
      </w:tr>
      <w:tr w:rsidR="004A3F9A" w:rsidRPr="00CE7A00" w14:paraId="042FDE94" w14:textId="77777777" w:rsidTr="004A3F9A">
        <w:trPr>
          <w:trHeight w:val="20"/>
        </w:trPr>
        <w:tc>
          <w:tcPr>
            <w:tcW w:w="236" w:type="dxa"/>
            <w:noWrap/>
            <w:hideMark/>
          </w:tcPr>
          <w:p w14:paraId="50C143A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214CD1A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14D7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0.19986618</w:t>
            </w:r>
          </w:p>
        </w:tc>
        <w:tc>
          <w:tcPr>
            <w:tcW w:w="236" w:type="dxa"/>
            <w:noWrap/>
            <w:hideMark/>
          </w:tcPr>
          <w:p w14:paraId="09A1FA8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0.02167004</w:t>
            </w:r>
          </w:p>
        </w:tc>
        <w:tc>
          <w:tcPr>
            <w:tcW w:w="236" w:type="dxa"/>
            <w:noWrap/>
            <w:hideMark/>
          </w:tcPr>
          <w:p w14:paraId="26151D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0.13556119</w:t>
            </w:r>
          </w:p>
        </w:tc>
        <w:tc>
          <w:tcPr>
            <w:tcW w:w="236" w:type="dxa"/>
            <w:noWrap/>
            <w:hideMark/>
          </w:tcPr>
          <w:p w14:paraId="131C9F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956.241676</w:t>
            </w:r>
          </w:p>
        </w:tc>
        <w:tc>
          <w:tcPr>
            <w:tcW w:w="236" w:type="dxa"/>
            <w:noWrap/>
            <w:hideMark/>
          </w:tcPr>
          <w:p w14:paraId="4C1AA2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955.842784</w:t>
            </w:r>
          </w:p>
        </w:tc>
        <w:tc>
          <w:tcPr>
            <w:tcW w:w="236" w:type="dxa"/>
            <w:noWrap/>
            <w:hideMark/>
          </w:tcPr>
          <w:p w14:paraId="34D902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1.52437791</w:t>
            </w:r>
          </w:p>
        </w:tc>
      </w:tr>
      <w:tr w:rsidR="004A3F9A" w:rsidRPr="00CE7A00" w14:paraId="42F0C71E" w14:textId="77777777" w:rsidTr="004A3F9A">
        <w:trPr>
          <w:trHeight w:val="20"/>
        </w:trPr>
        <w:tc>
          <w:tcPr>
            <w:tcW w:w="236" w:type="dxa"/>
            <w:noWrap/>
            <w:hideMark/>
          </w:tcPr>
          <w:p w14:paraId="3B7A75E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40B251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A99F5D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0.04446025</w:t>
            </w:r>
          </w:p>
        </w:tc>
        <w:tc>
          <w:tcPr>
            <w:tcW w:w="236" w:type="dxa"/>
            <w:noWrap/>
            <w:hideMark/>
          </w:tcPr>
          <w:p w14:paraId="1F77F0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0.07389371</w:t>
            </w:r>
          </w:p>
        </w:tc>
        <w:tc>
          <w:tcPr>
            <w:tcW w:w="236" w:type="dxa"/>
            <w:noWrap/>
            <w:hideMark/>
          </w:tcPr>
          <w:p w14:paraId="5764541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0.0555584</w:t>
            </w:r>
          </w:p>
        </w:tc>
        <w:tc>
          <w:tcPr>
            <w:tcW w:w="236" w:type="dxa"/>
            <w:noWrap/>
            <w:hideMark/>
          </w:tcPr>
          <w:p w14:paraId="3EFA52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606.228458</w:t>
            </w:r>
          </w:p>
        </w:tc>
        <w:tc>
          <w:tcPr>
            <w:tcW w:w="236" w:type="dxa"/>
            <w:noWrap/>
            <w:hideMark/>
          </w:tcPr>
          <w:p w14:paraId="242939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642.711882</w:t>
            </w:r>
          </w:p>
        </w:tc>
        <w:tc>
          <w:tcPr>
            <w:tcW w:w="236" w:type="dxa"/>
            <w:noWrap/>
            <w:hideMark/>
          </w:tcPr>
          <w:p w14:paraId="5C945E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0.38035432</w:t>
            </w:r>
          </w:p>
        </w:tc>
      </w:tr>
      <w:tr w:rsidR="004A3F9A" w:rsidRPr="00CE7A00" w14:paraId="6EE5BFA4" w14:textId="77777777" w:rsidTr="004A3F9A">
        <w:trPr>
          <w:trHeight w:val="20"/>
        </w:trPr>
        <w:tc>
          <w:tcPr>
            <w:tcW w:w="236" w:type="dxa"/>
            <w:noWrap/>
            <w:hideMark/>
          </w:tcPr>
          <w:p w14:paraId="2A13AC22"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4FBF4CD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8F3F90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0.04163422</w:t>
            </w:r>
          </w:p>
        </w:tc>
        <w:tc>
          <w:tcPr>
            <w:tcW w:w="236" w:type="dxa"/>
            <w:noWrap/>
            <w:hideMark/>
          </w:tcPr>
          <w:p w14:paraId="42A52D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0.48334241</w:t>
            </w:r>
          </w:p>
        </w:tc>
        <w:tc>
          <w:tcPr>
            <w:tcW w:w="236" w:type="dxa"/>
            <w:noWrap/>
            <w:hideMark/>
          </w:tcPr>
          <w:p w14:paraId="55BC40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0.24577139</w:t>
            </w:r>
          </w:p>
        </w:tc>
        <w:tc>
          <w:tcPr>
            <w:tcW w:w="236" w:type="dxa"/>
            <w:noWrap/>
            <w:hideMark/>
          </w:tcPr>
          <w:p w14:paraId="31FC9C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1093.43089</w:t>
            </w:r>
          </w:p>
        </w:tc>
        <w:tc>
          <w:tcPr>
            <w:tcW w:w="236" w:type="dxa"/>
            <w:noWrap/>
            <w:hideMark/>
          </w:tcPr>
          <w:p w14:paraId="430CA7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1092.4182</w:t>
            </w:r>
          </w:p>
        </w:tc>
        <w:tc>
          <w:tcPr>
            <w:tcW w:w="236" w:type="dxa"/>
            <w:noWrap/>
            <w:hideMark/>
          </w:tcPr>
          <w:p w14:paraId="576F964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0.25484125</w:t>
            </w:r>
          </w:p>
        </w:tc>
      </w:tr>
      <w:tr w:rsidR="004A3F9A" w:rsidRPr="00CE7A00" w14:paraId="6410F89A" w14:textId="77777777" w:rsidTr="004A3F9A">
        <w:trPr>
          <w:trHeight w:val="20"/>
        </w:trPr>
        <w:tc>
          <w:tcPr>
            <w:tcW w:w="236" w:type="dxa"/>
            <w:noWrap/>
            <w:hideMark/>
          </w:tcPr>
          <w:p w14:paraId="7EF5F53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3CCCCB3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79C080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0.01023562</w:t>
            </w:r>
          </w:p>
        </w:tc>
        <w:tc>
          <w:tcPr>
            <w:tcW w:w="236" w:type="dxa"/>
            <w:noWrap/>
            <w:hideMark/>
          </w:tcPr>
          <w:p w14:paraId="57EC6C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0.01947166</w:t>
            </w:r>
          </w:p>
        </w:tc>
        <w:tc>
          <w:tcPr>
            <w:tcW w:w="236" w:type="dxa"/>
            <w:noWrap/>
            <w:hideMark/>
          </w:tcPr>
          <w:p w14:paraId="241A9F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0.0247927</w:t>
            </w:r>
          </w:p>
        </w:tc>
        <w:tc>
          <w:tcPr>
            <w:tcW w:w="236" w:type="dxa"/>
            <w:noWrap/>
            <w:hideMark/>
          </w:tcPr>
          <w:p w14:paraId="2C66CE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1015.12253</w:t>
            </w:r>
          </w:p>
        </w:tc>
        <w:tc>
          <w:tcPr>
            <w:tcW w:w="236" w:type="dxa"/>
            <w:noWrap/>
            <w:hideMark/>
          </w:tcPr>
          <w:p w14:paraId="7EFC3BB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356.753845</w:t>
            </w:r>
          </w:p>
        </w:tc>
        <w:tc>
          <w:tcPr>
            <w:tcW w:w="236" w:type="dxa"/>
            <w:noWrap/>
            <w:hideMark/>
          </w:tcPr>
          <w:p w14:paraId="2D8BB7A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0.54782084</w:t>
            </w:r>
          </w:p>
        </w:tc>
      </w:tr>
      <w:tr w:rsidR="004A3F9A" w:rsidRPr="00CE7A00" w14:paraId="779BBF0C" w14:textId="77777777" w:rsidTr="004A3F9A">
        <w:trPr>
          <w:trHeight w:val="20"/>
        </w:trPr>
        <w:tc>
          <w:tcPr>
            <w:tcW w:w="236" w:type="dxa"/>
            <w:noWrap/>
            <w:hideMark/>
          </w:tcPr>
          <w:p w14:paraId="7A1E069B"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6CF0604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CAA09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0.02824956</w:t>
            </w:r>
          </w:p>
        </w:tc>
        <w:tc>
          <w:tcPr>
            <w:tcW w:w="236" w:type="dxa"/>
            <w:noWrap/>
            <w:hideMark/>
          </w:tcPr>
          <w:p w14:paraId="023DB2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8.59686616</w:t>
            </w:r>
          </w:p>
        </w:tc>
        <w:tc>
          <w:tcPr>
            <w:tcW w:w="236" w:type="dxa"/>
            <w:noWrap/>
            <w:hideMark/>
          </w:tcPr>
          <w:p w14:paraId="13FD71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5.69766657</w:t>
            </w:r>
          </w:p>
        </w:tc>
        <w:tc>
          <w:tcPr>
            <w:tcW w:w="236" w:type="dxa"/>
            <w:noWrap/>
            <w:hideMark/>
          </w:tcPr>
          <w:p w14:paraId="7CFC862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583.224333</w:t>
            </w:r>
          </w:p>
        </w:tc>
        <w:tc>
          <w:tcPr>
            <w:tcW w:w="236" w:type="dxa"/>
            <w:noWrap/>
            <w:hideMark/>
          </w:tcPr>
          <w:p w14:paraId="7EB369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583.224333</w:t>
            </w:r>
          </w:p>
        </w:tc>
        <w:tc>
          <w:tcPr>
            <w:tcW w:w="236" w:type="dxa"/>
            <w:noWrap/>
            <w:hideMark/>
          </w:tcPr>
          <w:p w14:paraId="43D5AE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0.33126481</w:t>
            </w:r>
          </w:p>
        </w:tc>
      </w:tr>
      <w:tr w:rsidR="004A3F9A" w:rsidRPr="00CE7A00" w14:paraId="71DB6996" w14:textId="77777777" w:rsidTr="004A3F9A">
        <w:trPr>
          <w:trHeight w:val="20"/>
        </w:trPr>
        <w:tc>
          <w:tcPr>
            <w:tcW w:w="236" w:type="dxa"/>
            <w:noWrap/>
            <w:hideMark/>
          </w:tcPr>
          <w:p w14:paraId="2CFD2E2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07DFDB7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F259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0.00759099</w:t>
            </w:r>
          </w:p>
        </w:tc>
        <w:tc>
          <w:tcPr>
            <w:tcW w:w="236" w:type="dxa"/>
            <w:noWrap/>
            <w:hideMark/>
          </w:tcPr>
          <w:p w14:paraId="394DB5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0.20251442</w:t>
            </w:r>
          </w:p>
        </w:tc>
        <w:tc>
          <w:tcPr>
            <w:tcW w:w="236" w:type="dxa"/>
            <w:noWrap/>
            <w:hideMark/>
          </w:tcPr>
          <w:p w14:paraId="753B17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0.11394444</w:t>
            </w:r>
          </w:p>
        </w:tc>
        <w:tc>
          <w:tcPr>
            <w:tcW w:w="236" w:type="dxa"/>
            <w:noWrap/>
            <w:hideMark/>
          </w:tcPr>
          <w:p w14:paraId="76F7C6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740.85253</w:t>
            </w:r>
          </w:p>
        </w:tc>
        <w:tc>
          <w:tcPr>
            <w:tcW w:w="236" w:type="dxa"/>
            <w:noWrap/>
            <w:hideMark/>
          </w:tcPr>
          <w:p w14:paraId="1A776A7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727.995877</w:t>
            </w:r>
          </w:p>
        </w:tc>
        <w:tc>
          <w:tcPr>
            <w:tcW w:w="236" w:type="dxa"/>
            <w:noWrap/>
            <w:hideMark/>
          </w:tcPr>
          <w:p w14:paraId="723B8E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0.27999627</w:t>
            </w:r>
          </w:p>
        </w:tc>
      </w:tr>
      <w:tr w:rsidR="004A3F9A" w:rsidRPr="00CE7A00" w14:paraId="6C53BA3C" w14:textId="77777777" w:rsidTr="004A3F9A">
        <w:trPr>
          <w:trHeight w:val="20"/>
        </w:trPr>
        <w:tc>
          <w:tcPr>
            <w:tcW w:w="236" w:type="dxa"/>
            <w:noWrap/>
            <w:hideMark/>
          </w:tcPr>
          <w:p w14:paraId="096E9B3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7344C92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0E668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0.04769792</w:t>
            </w:r>
          </w:p>
        </w:tc>
        <w:tc>
          <w:tcPr>
            <w:tcW w:w="236" w:type="dxa"/>
            <w:noWrap/>
            <w:hideMark/>
          </w:tcPr>
          <w:p w14:paraId="123307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0.5448742</w:t>
            </w:r>
          </w:p>
        </w:tc>
        <w:tc>
          <w:tcPr>
            <w:tcW w:w="236" w:type="dxa"/>
            <w:noWrap/>
            <w:hideMark/>
          </w:tcPr>
          <w:p w14:paraId="4AC4E2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0.17420824</w:t>
            </w:r>
          </w:p>
        </w:tc>
        <w:tc>
          <w:tcPr>
            <w:tcW w:w="236" w:type="dxa"/>
            <w:noWrap/>
            <w:hideMark/>
          </w:tcPr>
          <w:p w14:paraId="7E3E818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746.603781</w:t>
            </w:r>
          </w:p>
        </w:tc>
        <w:tc>
          <w:tcPr>
            <w:tcW w:w="236" w:type="dxa"/>
            <w:noWrap/>
            <w:hideMark/>
          </w:tcPr>
          <w:p w14:paraId="3EFD1A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743.041502</w:t>
            </w:r>
          </w:p>
        </w:tc>
        <w:tc>
          <w:tcPr>
            <w:tcW w:w="236" w:type="dxa"/>
            <w:noWrap/>
            <w:hideMark/>
          </w:tcPr>
          <w:p w14:paraId="0EF51C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0.15812164</w:t>
            </w:r>
          </w:p>
        </w:tc>
      </w:tr>
      <w:tr w:rsidR="004A3F9A" w:rsidRPr="00CE7A00" w14:paraId="742B8DA3" w14:textId="77777777" w:rsidTr="004A3F9A">
        <w:trPr>
          <w:trHeight w:val="20"/>
        </w:trPr>
        <w:tc>
          <w:tcPr>
            <w:tcW w:w="236" w:type="dxa"/>
            <w:noWrap/>
            <w:hideMark/>
          </w:tcPr>
          <w:p w14:paraId="631C782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563B0AD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21CF3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0.01275457</w:t>
            </w:r>
          </w:p>
        </w:tc>
        <w:tc>
          <w:tcPr>
            <w:tcW w:w="236" w:type="dxa"/>
            <w:noWrap/>
            <w:hideMark/>
          </w:tcPr>
          <w:p w14:paraId="1BB6D5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0.05890604</w:t>
            </w:r>
          </w:p>
        </w:tc>
        <w:tc>
          <w:tcPr>
            <w:tcW w:w="236" w:type="dxa"/>
            <w:noWrap/>
            <w:hideMark/>
          </w:tcPr>
          <w:p w14:paraId="5016A7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0.05316311</w:t>
            </w:r>
          </w:p>
        </w:tc>
        <w:tc>
          <w:tcPr>
            <w:tcW w:w="236" w:type="dxa"/>
            <w:noWrap/>
            <w:hideMark/>
          </w:tcPr>
          <w:p w14:paraId="1027002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575.924195</w:t>
            </w:r>
          </w:p>
        </w:tc>
        <w:tc>
          <w:tcPr>
            <w:tcW w:w="236" w:type="dxa"/>
            <w:noWrap/>
            <w:hideMark/>
          </w:tcPr>
          <w:p w14:paraId="433CAA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575.922976</w:t>
            </w:r>
          </w:p>
        </w:tc>
        <w:tc>
          <w:tcPr>
            <w:tcW w:w="236" w:type="dxa"/>
            <w:noWrap/>
            <w:hideMark/>
          </w:tcPr>
          <w:p w14:paraId="0953F0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0.83698316</w:t>
            </w:r>
          </w:p>
        </w:tc>
      </w:tr>
      <w:tr w:rsidR="004A3F9A" w:rsidRPr="00CE7A00" w14:paraId="4FC86FD3" w14:textId="77777777" w:rsidTr="004A3F9A">
        <w:trPr>
          <w:trHeight w:val="20"/>
        </w:trPr>
        <w:tc>
          <w:tcPr>
            <w:tcW w:w="236" w:type="dxa"/>
            <w:noWrap/>
            <w:hideMark/>
          </w:tcPr>
          <w:p w14:paraId="45E58B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121D977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44759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0.01689401</w:t>
            </w:r>
          </w:p>
        </w:tc>
        <w:tc>
          <w:tcPr>
            <w:tcW w:w="236" w:type="dxa"/>
            <w:noWrap/>
            <w:hideMark/>
          </w:tcPr>
          <w:p w14:paraId="103B142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0.11665591</w:t>
            </w:r>
          </w:p>
        </w:tc>
        <w:tc>
          <w:tcPr>
            <w:tcW w:w="236" w:type="dxa"/>
            <w:noWrap/>
            <w:hideMark/>
          </w:tcPr>
          <w:p w14:paraId="4581FD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0.19105004</w:t>
            </w:r>
          </w:p>
        </w:tc>
        <w:tc>
          <w:tcPr>
            <w:tcW w:w="236" w:type="dxa"/>
            <w:noWrap/>
            <w:hideMark/>
          </w:tcPr>
          <w:p w14:paraId="26EDD5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729.618851</w:t>
            </w:r>
          </w:p>
        </w:tc>
        <w:tc>
          <w:tcPr>
            <w:tcW w:w="236" w:type="dxa"/>
            <w:noWrap/>
            <w:hideMark/>
          </w:tcPr>
          <w:p w14:paraId="0D1CC3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752.517491</w:t>
            </w:r>
          </w:p>
        </w:tc>
        <w:tc>
          <w:tcPr>
            <w:tcW w:w="236" w:type="dxa"/>
            <w:noWrap/>
            <w:hideMark/>
          </w:tcPr>
          <w:p w14:paraId="238C132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0.81823637</w:t>
            </w:r>
          </w:p>
        </w:tc>
      </w:tr>
      <w:tr w:rsidR="004A3F9A" w:rsidRPr="00CE7A00" w14:paraId="0FD7E065" w14:textId="77777777" w:rsidTr="004A3F9A">
        <w:trPr>
          <w:trHeight w:val="20"/>
        </w:trPr>
        <w:tc>
          <w:tcPr>
            <w:tcW w:w="236" w:type="dxa"/>
            <w:noWrap/>
            <w:hideMark/>
          </w:tcPr>
          <w:p w14:paraId="5776E09F"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06940DF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8E8FD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0.01306143</w:t>
            </w:r>
          </w:p>
        </w:tc>
        <w:tc>
          <w:tcPr>
            <w:tcW w:w="236" w:type="dxa"/>
            <w:noWrap/>
            <w:hideMark/>
          </w:tcPr>
          <w:p w14:paraId="1D63FE3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0.05363067</w:t>
            </w:r>
          </w:p>
        </w:tc>
        <w:tc>
          <w:tcPr>
            <w:tcW w:w="236" w:type="dxa"/>
            <w:noWrap/>
            <w:hideMark/>
          </w:tcPr>
          <w:p w14:paraId="201D60C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0.04043872</w:t>
            </w:r>
          </w:p>
        </w:tc>
        <w:tc>
          <w:tcPr>
            <w:tcW w:w="236" w:type="dxa"/>
            <w:noWrap/>
            <w:hideMark/>
          </w:tcPr>
          <w:p w14:paraId="221654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1000.56226</w:t>
            </w:r>
          </w:p>
        </w:tc>
        <w:tc>
          <w:tcPr>
            <w:tcW w:w="236" w:type="dxa"/>
            <w:noWrap/>
            <w:hideMark/>
          </w:tcPr>
          <w:p w14:paraId="4DA1C6E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1097.78395</w:t>
            </w:r>
          </w:p>
        </w:tc>
        <w:tc>
          <w:tcPr>
            <w:tcW w:w="236" w:type="dxa"/>
            <w:noWrap/>
            <w:hideMark/>
          </w:tcPr>
          <w:p w14:paraId="5257DD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0.3387305</w:t>
            </w:r>
          </w:p>
        </w:tc>
      </w:tr>
      <w:tr w:rsidR="004A3F9A" w:rsidRPr="00CE7A00" w14:paraId="5F77BC28" w14:textId="77777777" w:rsidTr="004A3F9A">
        <w:trPr>
          <w:trHeight w:val="20"/>
        </w:trPr>
        <w:tc>
          <w:tcPr>
            <w:tcW w:w="236" w:type="dxa"/>
            <w:noWrap/>
            <w:hideMark/>
          </w:tcPr>
          <w:p w14:paraId="67C8451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090EE79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D623E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0.08492402</w:t>
            </w:r>
          </w:p>
        </w:tc>
        <w:tc>
          <w:tcPr>
            <w:tcW w:w="236" w:type="dxa"/>
            <w:noWrap/>
            <w:hideMark/>
          </w:tcPr>
          <w:p w14:paraId="012B3A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0.28845223</w:t>
            </w:r>
          </w:p>
        </w:tc>
        <w:tc>
          <w:tcPr>
            <w:tcW w:w="236" w:type="dxa"/>
            <w:noWrap/>
            <w:hideMark/>
          </w:tcPr>
          <w:p w14:paraId="727B3F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0.27379223</w:t>
            </w:r>
          </w:p>
        </w:tc>
        <w:tc>
          <w:tcPr>
            <w:tcW w:w="236" w:type="dxa"/>
            <w:noWrap/>
            <w:hideMark/>
          </w:tcPr>
          <w:p w14:paraId="7D35B1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339.642254</w:t>
            </w:r>
          </w:p>
        </w:tc>
        <w:tc>
          <w:tcPr>
            <w:tcW w:w="236" w:type="dxa"/>
            <w:noWrap/>
            <w:hideMark/>
          </w:tcPr>
          <w:p w14:paraId="0FDBAC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343.354377</w:t>
            </w:r>
          </w:p>
        </w:tc>
        <w:tc>
          <w:tcPr>
            <w:tcW w:w="236" w:type="dxa"/>
            <w:noWrap/>
            <w:hideMark/>
          </w:tcPr>
          <w:p w14:paraId="7980DB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0.48334722</w:t>
            </w:r>
          </w:p>
        </w:tc>
      </w:tr>
    </w:tbl>
    <w:p w14:paraId="2F3EE07F" w14:textId="77777777" w:rsidR="00682E97" w:rsidRPr="00CE7A00" w:rsidRDefault="00682E97" w:rsidP="004C7D04">
      <w:pPr>
        <w:rPr>
          <w:rFonts w:cs="Times New Roman"/>
        </w:rPr>
      </w:pPr>
    </w:p>
    <w:p w14:paraId="1A373697" w14:textId="77777777" w:rsidR="00682E97" w:rsidRPr="00CE7A00" w:rsidRDefault="00682E97" w:rsidP="004C7D04">
      <w:pPr>
        <w:rPr>
          <w:rFonts w:cs="Times New Roman"/>
        </w:rPr>
      </w:pPr>
      <w:r w:rsidRPr="00CE7A00">
        <w:rPr>
          <w:rFonts w:cs="Times New Roman"/>
        </w:rPr>
        <w:br w:type="page"/>
      </w:r>
    </w:p>
    <w:p w14:paraId="5335F926" w14:textId="34D60C8B" w:rsidR="00682E97" w:rsidRPr="00CE7A00" w:rsidRDefault="00682E97" w:rsidP="004C7D04">
      <w:pPr>
        <w:rPr>
          <w:rFonts w:cs="Times New Roman"/>
        </w:rPr>
      </w:pPr>
      <w:r w:rsidRPr="00CE7A00">
        <w:rPr>
          <w:rFonts w:cs="Times New Roman"/>
          <w:b/>
          <w:bCs/>
        </w:rPr>
        <w:lastRenderedPageBreak/>
        <w:t>Table S6.</w:t>
      </w:r>
      <w:r w:rsidRPr="00CE7A00">
        <w:rPr>
          <w:rFonts w:cs="Times New Roman"/>
        </w:rPr>
        <w:t xml:space="preserve">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BIO14</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5C7E66F0" w14:textId="77777777" w:rsidTr="004A3F9A">
        <w:trPr>
          <w:trHeight w:val="20"/>
        </w:trPr>
        <w:tc>
          <w:tcPr>
            <w:tcW w:w="236" w:type="dxa"/>
            <w:noWrap/>
            <w:hideMark/>
          </w:tcPr>
          <w:p w14:paraId="01782AF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7A15996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29AAE36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BE3BE4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0B06FF3D" w14:textId="77777777" w:rsidR="004A3F9A" w:rsidRPr="00CE7A00" w:rsidRDefault="004A3F9A" w:rsidP="004A3F9A">
            <w:pPr>
              <w:rPr>
                <w:rFonts w:eastAsia="Times New Roman" w:cs="Times New Roman"/>
                <w:color w:val="000000"/>
                <w:sz w:val="16"/>
                <w:szCs w:val="16"/>
                <w:lang w:val="en-CA"/>
              </w:rPr>
            </w:pPr>
            <w:proofErr w:type="spellStart"/>
            <w:proofErr w:type="gramStart"/>
            <w:r w:rsidRPr="00CE7A00">
              <w:rPr>
                <w:rFonts w:eastAsia="Times New Roman" w:cs="Times New Roman"/>
                <w:color w:val="000000"/>
                <w:sz w:val="16"/>
                <w:szCs w:val="16"/>
                <w:lang w:val="en-CA"/>
              </w:rPr>
              <w:t>sigma.sq</w:t>
            </w:r>
            <w:proofErr w:type="spellEnd"/>
            <w:proofErr w:type="gramEnd"/>
          </w:p>
        </w:tc>
        <w:tc>
          <w:tcPr>
            <w:tcW w:w="236" w:type="dxa"/>
            <w:noWrap/>
            <w:hideMark/>
          </w:tcPr>
          <w:p w14:paraId="267A740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42C29C4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expected_mean</w:t>
            </w:r>
            <w:proofErr w:type="spellEnd"/>
          </w:p>
        </w:tc>
        <w:tc>
          <w:tcPr>
            <w:tcW w:w="236" w:type="dxa"/>
            <w:noWrap/>
            <w:hideMark/>
          </w:tcPr>
          <w:p w14:paraId="3EF1C77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expected_var</w:t>
            </w:r>
            <w:proofErr w:type="spellEnd"/>
          </w:p>
        </w:tc>
      </w:tr>
      <w:tr w:rsidR="004A3F9A" w:rsidRPr="00CE7A00" w14:paraId="725F7EBF" w14:textId="77777777" w:rsidTr="004A3F9A">
        <w:trPr>
          <w:trHeight w:val="20"/>
        </w:trPr>
        <w:tc>
          <w:tcPr>
            <w:tcW w:w="236" w:type="dxa"/>
            <w:noWrap/>
            <w:hideMark/>
          </w:tcPr>
          <w:p w14:paraId="783FFA4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4972322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FA64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0.04579259</w:t>
            </w:r>
          </w:p>
        </w:tc>
        <w:tc>
          <w:tcPr>
            <w:tcW w:w="236" w:type="dxa"/>
            <w:noWrap/>
            <w:hideMark/>
          </w:tcPr>
          <w:p w14:paraId="6CF6D8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0.47798098</w:t>
            </w:r>
          </w:p>
        </w:tc>
        <w:tc>
          <w:tcPr>
            <w:tcW w:w="236" w:type="dxa"/>
            <w:noWrap/>
            <w:hideMark/>
          </w:tcPr>
          <w:p w14:paraId="54D442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0.48552629</w:t>
            </w:r>
          </w:p>
        </w:tc>
        <w:tc>
          <w:tcPr>
            <w:tcW w:w="236" w:type="dxa"/>
            <w:noWrap/>
            <w:hideMark/>
          </w:tcPr>
          <w:p w14:paraId="6E0854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9.9509342</w:t>
            </w:r>
          </w:p>
        </w:tc>
        <w:tc>
          <w:tcPr>
            <w:tcW w:w="236" w:type="dxa"/>
            <w:noWrap/>
            <w:hideMark/>
          </w:tcPr>
          <w:p w14:paraId="50AE46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10.0914011</w:t>
            </w:r>
          </w:p>
        </w:tc>
        <w:tc>
          <w:tcPr>
            <w:tcW w:w="236" w:type="dxa"/>
            <w:noWrap/>
            <w:hideMark/>
          </w:tcPr>
          <w:p w14:paraId="48DD71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0.51430865</w:t>
            </w:r>
          </w:p>
        </w:tc>
      </w:tr>
      <w:tr w:rsidR="004A3F9A" w:rsidRPr="00CE7A00" w14:paraId="7B7D004D" w14:textId="77777777" w:rsidTr="004A3F9A">
        <w:trPr>
          <w:trHeight w:val="20"/>
        </w:trPr>
        <w:tc>
          <w:tcPr>
            <w:tcW w:w="236" w:type="dxa"/>
            <w:noWrap/>
            <w:hideMark/>
          </w:tcPr>
          <w:p w14:paraId="548E515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72D4068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B0AFC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0.03415206</w:t>
            </w:r>
          </w:p>
        </w:tc>
        <w:tc>
          <w:tcPr>
            <w:tcW w:w="236" w:type="dxa"/>
            <w:noWrap/>
            <w:hideMark/>
          </w:tcPr>
          <w:p w14:paraId="7F9202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0.24270092</w:t>
            </w:r>
          </w:p>
        </w:tc>
        <w:tc>
          <w:tcPr>
            <w:tcW w:w="236" w:type="dxa"/>
            <w:noWrap/>
            <w:hideMark/>
          </w:tcPr>
          <w:p w14:paraId="1F7E2A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0.51299472</w:t>
            </w:r>
          </w:p>
        </w:tc>
        <w:tc>
          <w:tcPr>
            <w:tcW w:w="236" w:type="dxa"/>
            <w:noWrap/>
            <w:hideMark/>
          </w:tcPr>
          <w:p w14:paraId="46332C9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6.59550892</w:t>
            </w:r>
          </w:p>
        </w:tc>
        <w:tc>
          <w:tcPr>
            <w:tcW w:w="236" w:type="dxa"/>
            <w:noWrap/>
            <w:hideMark/>
          </w:tcPr>
          <w:p w14:paraId="3441FCF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6.60005843</w:t>
            </w:r>
          </w:p>
        </w:tc>
        <w:tc>
          <w:tcPr>
            <w:tcW w:w="236" w:type="dxa"/>
            <w:noWrap/>
            <w:hideMark/>
          </w:tcPr>
          <w:p w14:paraId="62914E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1.05972644</w:t>
            </w:r>
          </w:p>
        </w:tc>
      </w:tr>
      <w:tr w:rsidR="004A3F9A" w:rsidRPr="00CE7A00" w14:paraId="18DE5171" w14:textId="77777777" w:rsidTr="004A3F9A">
        <w:trPr>
          <w:trHeight w:val="20"/>
        </w:trPr>
        <w:tc>
          <w:tcPr>
            <w:tcW w:w="236" w:type="dxa"/>
            <w:noWrap/>
            <w:hideMark/>
          </w:tcPr>
          <w:p w14:paraId="0581839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54A1BD7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EEBC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0.01662286</w:t>
            </w:r>
          </w:p>
        </w:tc>
        <w:tc>
          <w:tcPr>
            <w:tcW w:w="236" w:type="dxa"/>
            <w:noWrap/>
            <w:hideMark/>
          </w:tcPr>
          <w:p w14:paraId="70C9EE8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0.13450909</w:t>
            </w:r>
          </w:p>
        </w:tc>
        <w:tc>
          <w:tcPr>
            <w:tcW w:w="236" w:type="dxa"/>
            <w:noWrap/>
            <w:hideMark/>
          </w:tcPr>
          <w:p w14:paraId="0DD080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0.33430538</w:t>
            </w:r>
          </w:p>
        </w:tc>
        <w:tc>
          <w:tcPr>
            <w:tcW w:w="236" w:type="dxa"/>
            <w:noWrap/>
            <w:hideMark/>
          </w:tcPr>
          <w:p w14:paraId="12D1C4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10.7888516</w:t>
            </w:r>
          </w:p>
        </w:tc>
        <w:tc>
          <w:tcPr>
            <w:tcW w:w="236" w:type="dxa"/>
            <w:noWrap/>
            <w:hideMark/>
          </w:tcPr>
          <w:p w14:paraId="14634B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10.5621439</w:t>
            </w:r>
          </w:p>
        </w:tc>
        <w:tc>
          <w:tcPr>
            <w:tcW w:w="236" w:type="dxa"/>
            <w:noWrap/>
            <w:hideMark/>
          </w:tcPr>
          <w:p w14:paraId="4065B50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1.242724</w:t>
            </w:r>
          </w:p>
        </w:tc>
      </w:tr>
      <w:tr w:rsidR="004A3F9A" w:rsidRPr="00CE7A00" w14:paraId="31875D24" w14:textId="77777777" w:rsidTr="004A3F9A">
        <w:trPr>
          <w:trHeight w:val="20"/>
        </w:trPr>
        <w:tc>
          <w:tcPr>
            <w:tcW w:w="236" w:type="dxa"/>
            <w:noWrap/>
            <w:hideMark/>
          </w:tcPr>
          <w:p w14:paraId="23E7209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74DAE23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C25B7F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1.75095961</w:t>
            </w:r>
          </w:p>
        </w:tc>
        <w:tc>
          <w:tcPr>
            <w:tcW w:w="236" w:type="dxa"/>
            <w:noWrap/>
            <w:hideMark/>
          </w:tcPr>
          <w:p w14:paraId="1E0E6F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7.13680715</w:t>
            </w:r>
          </w:p>
        </w:tc>
        <w:tc>
          <w:tcPr>
            <w:tcW w:w="236" w:type="dxa"/>
            <w:noWrap/>
            <w:hideMark/>
          </w:tcPr>
          <w:p w14:paraId="2AD9FC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12.3092249</w:t>
            </w:r>
          </w:p>
        </w:tc>
        <w:tc>
          <w:tcPr>
            <w:tcW w:w="236" w:type="dxa"/>
            <w:noWrap/>
            <w:hideMark/>
          </w:tcPr>
          <w:p w14:paraId="07C879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13.303918</w:t>
            </w:r>
          </w:p>
        </w:tc>
        <w:tc>
          <w:tcPr>
            <w:tcW w:w="236" w:type="dxa"/>
            <w:noWrap/>
            <w:hideMark/>
          </w:tcPr>
          <w:p w14:paraId="30EBAF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13.4428904</w:t>
            </w:r>
          </w:p>
        </w:tc>
        <w:tc>
          <w:tcPr>
            <w:tcW w:w="236" w:type="dxa"/>
            <w:noWrap/>
            <w:hideMark/>
          </w:tcPr>
          <w:p w14:paraId="5CC5F6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0.86253332</w:t>
            </w:r>
          </w:p>
        </w:tc>
      </w:tr>
      <w:tr w:rsidR="004A3F9A" w:rsidRPr="00CE7A00" w14:paraId="1B56108C" w14:textId="77777777" w:rsidTr="004A3F9A">
        <w:trPr>
          <w:trHeight w:val="20"/>
        </w:trPr>
        <w:tc>
          <w:tcPr>
            <w:tcW w:w="236" w:type="dxa"/>
            <w:noWrap/>
            <w:hideMark/>
          </w:tcPr>
          <w:p w14:paraId="310CEE2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5818C08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89EF8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0.01397567</w:t>
            </w:r>
          </w:p>
        </w:tc>
        <w:tc>
          <w:tcPr>
            <w:tcW w:w="236" w:type="dxa"/>
            <w:noWrap/>
            <w:hideMark/>
          </w:tcPr>
          <w:p w14:paraId="15C335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0.10438049</w:t>
            </w:r>
          </w:p>
        </w:tc>
        <w:tc>
          <w:tcPr>
            <w:tcW w:w="236" w:type="dxa"/>
            <w:noWrap/>
            <w:hideMark/>
          </w:tcPr>
          <w:p w14:paraId="7CE5EB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0.18847685</w:t>
            </w:r>
          </w:p>
        </w:tc>
        <w:tc>
          <w:tcPr>
            <w:tcW w:w="236" w:type="dxa"/>
            <w:noWrap/>
            <w:hideMark/>
          </w:tcPr>
          <w:p w14:paraId="1B8CF5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13.2250231</w:t>
            </w:r>
          </w:p>
        </w:tc>
        <w:tc>
          <w:tcPr>
            <w:tcW w:w="236" w:type="dxa"/>
            <w:noWrap/>
            <w:hideMark/>
          </w:tcPr>
          <w:p w14:paraId="09BC89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14.024651</w:t>
            </w:r>
          </w:p>
        </w:tc>
        <w:tc>
          <w:tcPr>
            <w:tcW w:w="236" w:type="dxa"/>
            <w:noWrap/>
            <w:hideMark/>
          </w:tcPr>
          <w:p w14:paraId="20E8BAE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0.91156299</w:t>
            </w:r>
          </w:p>
        </w:tc>
      </w:tr>
      <w:tr w:rsidR="004A3F9A" w:rsidRPr="00CE7A00" w14:paraId="4294B330" w14:textId="77777777" w:rsidTr="004A3F9A">
        <w:trPr>
          <w:trHeight w:val="20"/>
        </w:trPr>
        <w:tc>
          <w:tcPr>
            <w:tcW w:w="236" w:type="dxa"/>
            <w:noWrap/>
            <w:hideMark/>
          </w:tcPr>
          <w:p w14:paraId="4FC59749"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6A49AFD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7EBF9F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0.05477588</w:t>
            </w:r>
          </w:p>
        </w:tc>
        <w:tc>
          <w:tcPr>
            <w:tcW w:w="236" w:type="dxa"/>
            <w:noWrap/>
            <w:hideMark/>
          </w:tcPr>
          <w:p w14:paraId="22E236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0.33993062</w:t>
            </w:r>
          </w:p>
        </w:tc>
        <w:tc>
          <w:tcPr>
            <w:tcW w:w="236" w:type="dxa"/>
            <w:noWrap/>
            <w:hideMark/>
          </w:tcPr>
          <w:p w14:paraId="5B5D32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0.6134576</w:t>
            </w:r>
          </w:p>
        </w:tc>
        <w:tc>
          <w:tcPr>
            <w:tcW w:w="236" w:type="dxa"/>
            <w:noWrap/>
            <w:hideMark/>
          </w:tcPr>
          <w:p w14:paraId="21721A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8.48687684</w:t>
            </w:r>
          </w:p>
        </w:tc>
        <w:tc>
          <w:tcPr>
            <w:tcW w:w="236" w:type="dxa"/>
            <w:noWrap/>
            <w:hideMark/>
          </w:tcPr>
          <w:p w14:paraId="316E321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8.47316861</w:t>
            </w:r>
          </w:p>
        </w:tc>
        <w:tc>
          <w:tcPr>
            <w:tcW w:w="236" w:type="dxa"/>
            <w:noWrap/>
            <w:hideMark/>
          </w:tcPr>
          <w:p w14:paraId="6B8403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0.9020602</w:t>
            </w:r>
          </w:p>
        </w:tc>
      </w:tr>
      <w:tr w:rsidR="004A3F9A" w:rsidRPr="00CE7A00" w14:paraId="71C4ABF8" w14:textId="77777777" w:rsidTr="004A3F9A">
        <w:trPr>
          <w:trHeight w:val="20"/>
        </w:trPr>
        <w:tc>
          <w:tcPr>
            <w:tcW w:w="236" w:type="dxa"/>
            <w:noWrap/>
            <w:hideMark/>
          </w:tcPr>
          <w:p w14:paraId="5DAB0EF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066A852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831E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0.032016</w:t>
            </w:r>
          </w:p>
        </w:tc>
        <w:tc>
          <w:tcPr>
            <w:tcW w:w="236" w:type="dxa"/>
            <w:noWrap/>
            <w:hideMark/>
          </w:tcPr>
          <w:p w14:paraId="243346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5.10328054</w:t>
            </w:r>
          </w:p>
        </w:tc>
        <w:tc>
          <w:tcPr>
            <w:tcW w:w="236" w:type="dxa"/>
            <w:noWrap/>
            <w:hideMark/>
          </w:tcPr>
          <w:p w14:paraId="5E13C76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7.85332442</w:t>
            </w:r>
          </w:p>
        </w:tc>
        <w:tc>
          <w:tcPr>
            <w:tcW w:w="236" w:type="dxa"/>
            <w:noWrap/>
            <w:hideMark/>
          </w:tcPr>
          <w:p w14:paraId="37D684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27.2031202</w:t>
            </w:r>
          </w:p>
        </w:tc>
        <w:tc>
          <w:tcPr>
            <w:tcW w:w="236" w:type="dxa"/>
            <w:noWrap/>
            <w:hideMark/>
          </w:tcPr>
          <w:p w14:paraId="3BB37A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27.1629205</w:t>
            </w:r>
          </w:p>
        </w:tc>
        <w:tc>
          <w:tcPr>
            <w:tcW w:w="236" w:type="dxa"/>
            <w:noWrap/>
            <w:hideMark/>
          </w:tcPr>
          <w:p w14:paraId="6F6ADD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0.77100091</w:t>
            </w:r>
          </w:p>
        </w:tc>
      </w:tr>
      <w:tr w:rsidR="004A3F9A" w:rsidRPr="00CE7A00" w14:paraId="5BE9B589" w14:textId="77777777" w:rsidTr="004A3F9A">
        <w:trPr>
          <w:trHeight w:val="20"/>
        </w:trPr>
        <w:tc>
          <w:tcPr>
            <w:tcW w:w="236" w:type="dxa"/>
            <w:noWrap/>
            <w:hideMark/>
          </w:tcPr>
          <w:p w14:paraId="2106448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087EC2A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FD9C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0.06311925</w:t>
            </w:r>
          </w:p>
        </w:tc>
        <w:tc>
          <w:tcPr>
            <w:tcW w:w="236" w:type="dxa"/>
            <w:noWrap/>
            <w:hideMark/>
          </w:tcPr>
          <w:p w14:paraId="796666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0.11819022</w:t>
            </w:r>
          </w:p>
        </w:tc>
        <w:tc>
          <w:tcPr>
            <w:tcW w:w="236" w:type="dxa"/>
            <w:noWrap/>
            <w:hideMark/>
          </w:tcPr>
          <w:p w14:paraId="688A32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0.25717259</w:t>
            </w:r>
          </w:p>
        </w:tc>
        <w:tc>
          <w:tcPr>
            <w:tcW w:w="236" w:type="dxa"/>
            <w:noWrap/>
            <w:hideMark/>
          </w:tcPr>
          <w:p w14:paraId="18B9D4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7.93199866</w:t>
            </w:r>
          </w:p>
        </w:tc>
        <w:tc>
          <w:tcPr>
            <w:tcW w:w="236" w:type="dxa"/>
            <w:noWrap/>
            <w:hideMark/>
          </w:tcPr>
          <w:p w14:paraId="2C2581D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8.18382079</w:t>
            </w:r>
          </w:p>
        </w:tc>
        <w:tc>
          <w:tcPr>
            <w:tcW w:w="236" w:type="dxa"/>
            <w:noWrap/>
            <w:hideMark/>
          </w:tcPr>
          <w:p w14:paraId="35F390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1.08767445</w:t>
            </w:r>
          </w:p>
        </w:tc>
      </w:tr>
      <w:tr w:rsidR="004A3F9A" w:rsidRPr="00CE7A00" w14:paraId="09915915" w14:textId="77777777" w:rsidTr="004A3F9A">
        <w:trPr>
          <w:trHeight w:val="20"/>
        </w:trPr>
        <w:tc>
          <w:tcPr>
            <w:tcW w:w="236" w:type="dxa"/>
            <w:noWrap/>
            <w:hideMark/>
          </w:tcPr>
          <w:p w14:paraId="2FE623C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2AF88A4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BDD83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0.26964558</w:t>
            </w:r>
          </w:p>
        </w:tc>
        <w:tc>
          <w:tcPr>
            <w:tcW w:w="236" w:type="dxa"/>
            <w:noWrap/>
            <w:hideMark/>
          </w:tcPr>
          <w:p w14:paraId="1C0ECB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0.15524033</w:t>
            </w:r>
          </w:p>
        </w:tc>
        <w:tc>
          <w:tcPr>
            <w:tcW w:w="236" w:type="dxa"/>
            <w:noWrap/>
            <w:hideMark/>
          </w:tcPr>
          <w:p w14:paraId="7EB0C9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0.18166066</w:t>
            </w:r>
          </w:p>
        </w:tc>
        <w:tc>
          <w:tcPr>
            <w:tcW w:w="236" w:type="dxa"/>
            <w:noWrap/>
            <w:hideMark/>
          </w:tcPr>
          <w:p w14:paraId="5F40BDE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9.40973286</w:t>
            </w:r>
          </w:p>
        </w:tc>
        <w:tc>
          <w:tcPr>
            <w:tcW w:w="236" w:type="dxa"/>
            <w:noWrap/>
            <w:hideMark/>
          </w:tcPr>
          <w:p w14:paraId="51C32C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8.97862281</w:t>
            </w:r>
          </w:p>
        </w:tc>
        <w:tc>
          <w:tcPr>
            <w:tcW w:w="236" w:type="dxa"/>
            <w:noWrap/>
            <w:hideMark/>
          </w:tcPr>
          <w:p w14:paraId="477FB6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0.83748149</w:t>
            </w:r>
          </w:p>
        </w:tc>
      </w:tr>
      <w:tr w:rsidR="004A3F9A" w:rsidRPr="00CE7A00" w14:paraId="79E93166" w14:textId="77777777" w:rsidTr="004A3F9A">
        <w:trPr>
          <w:trHeight w:val="20"/>
        </w:trPr>
        <w:tc>
          <w:tcPr>
            <w:tcW w:w="236" w:type="dxa"/>
            <w:noWrap/>
            <w:hideMark/>
          </w:tcPr>
          <w:p w14:paraId="281342D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05F8CFA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54342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0.08640687</w:t>
            </w:r>
          </w:p>
        </w:tc>
        <w:tc>
          <w:tcPr>
            <w:tcW w:w="236" w:type="dxa"/>
            <w:noWrap/>
            <w:hideMark/>
          </w:tcPr>
          <w:p w14:paraId="706602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0.06312635</w:t>
            </w:r>
          </w:p>
        </w:tc>
        <w:tc>
          <w:tcPr>
            <w:tcW w:w="236" w:type="dxa"/>
            <w:noWrap/>
            <w:hideMark/>
          </w:tcPr>
          <w:p w14:paraId="1472D8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0.09218532</w:t>
            </w:r>
          </w:p>
        </w:tc>
        <w:tc>
          <w:tcPr>
            <w:tcW w:w="236" w:type="dxa"/>
            <w:noWrap/>
            <w:hideMark/>
          </w:tcPr>
          <w:p w14:paraId="14F9DD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15.4731671</w:t>
            </w:r>
          </w:p>
        </w:tc>
        <w:tc>
          <w:tcPr>
            <w:tcW w:w="236" w:type="dxa"/>
            <w:noWrap/>
            <w:hideMark/>
          </w:tcPr>
          <w:p w14:paraId="50A363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15.5129028</w:t>
            </w:r>
          </w:p>
        </w:tc>
        <w:tc>
          <w:tcPr>
            <w:tcW w:w="236" w:type="dxa"/>
            <w:noWrap/>
            <w:hideMark/>
          </w:tcPr>
          <w:p w14:paraId="2733665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0.80729012</w:t>
            </w:r>
          </w:p>
        </w:tc>
      </w:tr>
      <w:tr w:rsidR="004A3F9A" w:rsidRPr="00CE7A00" w14:paraId="138EBC03" w14:textId="77777777" w:rsidTr="004A3F9A">
        <w:trPr>
          <w:trHeight w:val="20"/>
        </w:trPr>
        <w:tc>
          <w:tcPr>
            <w:tcW w:w="236" w:type="dxa"/>
            <w:noWrap/>
            <w:hideMark/>
          </w:tcPr>
          <w:p w14:paraId="02191F8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18DC23B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051EB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0.14998827</w:t>
            </w:r>
          </w:p>
        </w:tc>
        <w:tc>
          <w:tcPr>
            <w:tcW w:w="236" w:type="dxa"/>
            <w:noWrap/>
            <w:hideMark/>
          </w:tcPr>
          <w:p w14:paraId="71B194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0.14082145</w:t>
            </w:r>
          </w:p>
        </w:tc>
        <w:tc>
          <w:tcPr>
            <w:tcW w:w="236" w:type="dxa"/>
            <w:noWrap/>
            <w:hideMark/>
          </w:tcPr>
          <w:p w14:paraId="44AB22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0.28026217</w:t>
            </w:r>
          </w:p>
        </w:tc>
        <w:tc>
          <w:tcPr>
            <w:tcW w:w="236" w:type="dxa"/>
            <w:noWrap/>
            <w:hideMark/>
          </w:tcPr>
          <w:p w14:paraId="746444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22.3380453</w:t>
            </w:r>
          </w:p>
        </w:tc>
        <w:tc>
          <w:tcPr>
            <w:tcW w:w="236" w:type="dxa"/>
            <w:noWrap/>
            <w:hideMark/>
          </w:tcPr>
          <w:p w14:paraId="45A038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21.3961722</w:t>
            </w:r>
          </w:p>
        </w:tc>
        <w:tc>
          <w:tcPr>
            <w:tcW w:w="236" w:type="dxa"/>
            <w:noWrap/>
            <w:hideMark/>
          </w:tcPr>
          <w:p w14:paraId="2EB291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0.99944581</w:t>
            </w:r>
          </w:p>
        </w:tc>
      </w:tr>
      <w:tr w:rsidR="004A3F9A" w:rsidRPr="00CE7A00" w14:paraId="5C891957" w14:textId="77777777" w:rsidTr="004A3F9A">
        <w:trPr>
          <w:trHeight w:val="20"/>
        </w:trPr>
        <w:tc>
          <w:tcPr>
            <w:tcW w:w="236" w:type="dxa"/>
            <w:noWrap/>
            <w:hideMark/>
          </w:tcPr>
          <w:p w14:paraId="65CF6E3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61C43DD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08590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0.17207479</w:t>
            </w:r>
          </w:p>
        </w:tc>
        <w:tc>
          <w:tcPr>
            <w:tcW w:w="236" w:type="dxa"/>
            <w:noWrap/>
            <w:hideMark/>
          </w:tcPr>
          <w:p w14:paraId="5EF494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0.73359004</w:t>
            </w:r>
          </w:p>
        </w:tc>
        <w:tc>
          <w:tcPr>
            <w:tcW w:w="236" w:type="dxa"/>
            <w:noWrap/>
            <w:hideMark/>
          </w:tcPr>
          <w:p w14:paraId="67F862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1.34351187</w:t>
            </w:r>
          </w:p>
        </w:tc>
        <w:tc>
          <w:tcPr>
            <w:tcW w:w="236" w:type="dxa"/>
            <w:noWrap/>
            <w:hideMark/>
          </w:tcPr>
          <w:p w14:paraId="3EEE58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9.79397017</w:t>
            </w:r>
          </w:p>
        </w:tc>
        <w:tc>
          <w:tcPr>
            <w:tcW w:w="236" w:type="dxa"/>
            <w:noWrap/>
            <w:hideMark/>
          </w:tcPr>
          <w:p w14:paraId="58CC7F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9.73528345</w:t>
            </w:r>
          </w:p>
        </w:tc>
        <w:tc>
          <w:tcPr>
            <w:tcW w:w="236" w:type="dxa"/>
            <w:noWrap/>
            <w:hideMark/>
          </w:tcPr>
          <w:p w14:paraId="384224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0.91958202</w:t>
            </w:r>
          </w:p>
        </w:tc>
      </w:tr>
      <w:tr w:rsidR="004A3F9A" w:rsidRPr="00CE7A00" w14:paraId="47335B03" w14:textId="77777777" w:rsidTr="004A3F9A">
        <w:trPr>
          <w:trHeight w:val="20"/>
        </w:trPr>
        <w:tc>
          <w:tcPr>
            <w:tcW w:w="236" w:type="dxa"/>
            <w:noWrap/>
            <w:hideMark/>
          </w:tcPr>
          <w:p w14:paraId="129E09E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53EEC0F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96D28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0.04217904</w:t>
            </w:r>
          </w:p>
        </w:tc>
        <w:tc>
          <w:tcPr>
            <w:tcW w:w="236" w:type="dxa"/>
            <w:noWrap/>
            <w:hideMark/>
          </w:tcPr>
          <w:p w14:paraId="3BC7251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0.09874811</w:t>
            </w:r>
          </w:p>
        </w:tc>
        <w:tc>
          <w:tcPr>
            <w:tcW w:w="236" w:type="dxa"/>
            <w:noWrap/>
            <w:hideMark/>
          </w:tcPr>
          <w:p w14:paraId="61E606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0.11277588</w:t>
            </w:r>
          </w:p>
        </w:tc>
        <w:tc>
          <w:tcPr>
            <w:tcW w:w="236" w:type="dxa"/>
            <w:noWrap/>
            <w:hideMark/>
          </w:tcPr>
          <w:p w14:paraId="509D93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3.36190769</w:t>
            </w:r>
          </w:p>
        </w:tc>
        <w:tc>
          <w:tcPr>
            <w:tcW w:w="236" w:type="dxa"/>
            <w:noWrap/>
            <w:hideMark/>
          </w:tcPr>
          <w:p w14:paraId="4839CF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3.3638688</w:t>
            </w:r>
          </w:p>
        </w:tc>
        <w:tc>
          <w:tcPr>
            <w:tcW w:w="236" w:type="dxa"/>
            <w:noWrap/>
            <w:hideMark/>
          </w:tcPr>
          <w:p w14:paraId="6CD51F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0.55111196</w:t>
            </w:r>
          </w:p>
        </w:tc>
      </w:tr>
      <w:tr w:rsidR="004A3F9A" w:rsidRPr="00CE7A00" w14:paraId="0310315B" w14:textId="77777777" w:rsidTr="004A3F9A">
        <w:trPr>
          <w:trHeight w:val="20"/>
        </w:trPr>
        <w:tc>
          <w:tcPr>
            <w:tcW w:w="236" w:type="dxa"/>
            <w:noWrap/>
            <w:hideMark/>
          </w:tcPr>
          <w:p w14:paraId="18376F1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21AE6A0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B2654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0.04172981</w:t>
            </w:r>
          </w:p>
        </w:tc>
        <w:tc>
          <w:tcPr>
            <w:tcW w:w="236" w:type="dxa"/>
            <w:noWrap/>
            <w:hideMark/>
          </w:tcPr>
          <w:p w14:paraId="488E2B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0.0772997</w:t>
            </w:r>
          </w:p>
        </w:tc>
        <w:tc>
          <w:tcPr>
            <w:tcW w:w="236" w:type="dxa"/>
            <w:noWrap/>
            <w:hideMark/>
          </w:tcPr>
          <w:p w14:paraId="111A7C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0.15664278</w:t>
            </w:r>
          </w:p>
        </w:tc>
        <w:tc>
          <w:tcPr>
            <w:tcW w:w="236" w:type="dxa"/>
            <w:noWrap/>
            <w:hideMark/>
          </w:tcPr>
          <w:p w14:paraId="4025C06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4.5435306</w:t>
            </w:r>
          </w:p>
        </w:tc>
        <w:tc>
          <w:tcPr>
            <w:tcW w:w="236" w:type="dxa"/>
            <w:noWrap/>
            <w:hideMark/>
          </w:tcPr>
          <w:p w14:paraId="03528A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6.11844567</w:t>
            </w:r>
          </w:p>
        </w:tc>
        <w:tc>
          <w:tcPr>
            <w:tcW w:w="236" w:type="dxa"/>
            <w:noWrap/>
            <w:hideMark/>
          </w:tcPr>
          <w:p w14:paraId="108616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1.01302429</w:t>
            </w:r>
          </w:p>
        </w:tc>
      </w:tr>
      <w:tr w:rsidR="004A3F9A" w:rsidRPr="00CE7A00" w14:paraId="070F55C0" w14:textId="77777777" w:rsidTr="004A3F9A">
        <w:trPr>
          <w:trHeight w:val="20"/>
        </w:trPr>
        <w:tc>
          <w:tcPr>
            <w:tcW w:w="236" w:type="dxa"/>
            <w:noWrap/>
            <w:hideMark/>
          </w:tcPr>
          <w:p w14:paraId="1F421899"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45B6635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0D4B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0.00439606</w:t>
            </w:r>
          </w:p>
        </w:tc>
        <w:tc>
          <w:tcPr>
            <w:tcW w:w="236" w:type="dxa"/>
            <w:noWrap/>
            <w:hideMark/>
          </w:tcPr>
          <w:p w14:paraId="7612AF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0.02525216</w:t>
            </w:r>
          </w:p>
        </w:tc>
        <w:tc>
          <w:tcPr>
            <w:tcW w:w="236" w:type="dxa"/>
            <w:noWrap/>
            <w:hideMark/>
          </w:tcPr>
          <w:p w14:paraId="45F5991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0.05538558</w:t>
            </w:r>
          </w:p>
        </w:tc>
        <w:tc>
          <w:tcPr>
            <w:tcW w:w="236" w:type="dxa"/>
            <w:noWrap/>
            <w:hideMark/>
          </w:tcPr>
          <w:p w14:paraId="79FF88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30.4554998</w:t>
            </w:r>
          </w:p>
        </w:tc>
        <w:tc>
          <w:tcPr>
            <w:tcW w:w="236" w:type="dxa"/>
            <w:noWrap/>
            <w:hideMark/>
          </w:tcPr>
          <w:p w14:paraId="5B1C2C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31.247659</w:t>
            </w:r>
          </w:p>
        </w:tc>
        <w:tc>
          <w:tcPr>
            <w:tcW w:w="236" w:type="dxa"/>
            <w:noWrap/>
            <w:hideMark/>
          </w:tcPr>
          <w:p w14:paraId="62E1AF4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1.07526829</w:t>
            </w:r>
          </w:p>
        </w:tc>
      </w:tr>
      <w:tr w:rsidR="004A3F9A" w:rsidRPr="00CE7A00" w14:paraId="0609A6CA" w14:textId="77777777" w:rsidTr="004A3F9A">
        <w:trPr>
          <w:trHeight w:val="20"/>
        </w:trPr>
        <w:tc>
          <w:tcPr>
            <w:tcW w:w="236" w:type="dxa"/>
            <w:noWrap/>
            <w:hideMark/>
          </w:tcPr>
          <w:p w14:paraId="72595760"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6879F9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A6B7E9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0.017218</w:t>
            </w:r>
          </w:p>
        </w:tc>
        <w:tc>
          <w:tcPr>
            <w:tcW w:w="236" w:type="dxa"/>
            <w:noWrap/>
            <w:hideMark/>
          </w:tcPr>
          <w:p w14:paraId="78E367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0.05160354</w:t>
            </w:r>
          </w:p>
        </w:tc>
        <w:tc>
          <w:tcPr>
            <w:tcW w:w="236" w:type="dxa"/>
            <w:noWrap/>
            <w:hideMark/>
          </w:tcPr>
          <w:p w14:paraId="46F4560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0.11907702</w:t>
            </w:r>
          </w:p>
        </w:tc>
        <w:tc>
          <w:tcPr>
            <w:tcW w:w="236" w:type="dxa"/>
            <w:noWrap/>
            <w:hideMark/>
          </w:tcPr>
          <w:p w14:paraId="269526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5.83801168</w:t>
            </w:r>
          </w:p>
        </w:tc>
        <w:tc>
          <w:tcPr>
            <w:tcW w:w="236" w:type="dxa"/>
            <w:noWrap/>
            <w:hideMark/>
          </w:tcPr>
          <w:p w14:paraId="42EC51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7.07659271</w:t>
            </w:r>
          </w:p>
        </w:tc>
        <w:tc>
          <w:tcPr>
            <w:tcW w:w="236" w:type="dxa"/>
            <w:noWrap/>
            <w:hideMark/>
          </w:tcPr>
          <w:p w14:paraId="7F0F38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1.15756398</w:t>
            </w:r>
          </w:p>
        </w:tc>
      </w:tr>
      <w:tr w:rsidR="004A3F9A" w:rsidRPr="00CE7A00" w14:paraId="6C42BAC6" w14:textId="77777777" w:rsidTr="004A3F9A">
        <w:trPr>
          <w:trHeight w:val="20"/>
        </w:trPr>
        <w:tc>
          <w:tcPr>
            <w:tcW w:w="236" w:type="dxa"/>
            <w:noWrap/>
            <w:hideMark/>
          </w:tcPr>
          <w:p w14:paraId="3B50507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132B270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9858D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0.03554063</w:t>
            </w:r>
          </w:p>
        </w:tc>
        <w:tc>
          <w:tcPr>
            <w:tcW w:w="236" w:type="dxa"/>
            <w:noWrap/>
            <w:hideMark/>
          </w:tcPr>
          <w:p w14:paraId="139697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0.03527601</w:t>
            </w:r>
          </w:p>
        </w:tc>
        <w:tc>
          <w:tcPr>
            <w:tcW w:w="236" w:type="dxa"/>
            <w:noWrap/>
            <w:hideMark/>
          </w:tcPr>
          <w:p w14:paraId="134C5B8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0.045307</w:t>
            </w:r>
          </w:p>
        </w:tc>
        <w:tc>
          <w:tcPr>
            <w:tcW w:w="236" w:type="dxa"/>
            <w:noWrap/>
            <w:hideMark/>
          </w:tcPr>
          <w:p w14:paraId="736092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7.56826034</w:t>
            </w:r>
          </w:p>
        </w:tc>
        <w:tc>
          <w:tcPr>
            <w:tcW w:w="236" w:type="dxa"/>
            <w:noWrap/>
            <w:hideMark/>
          </w:tcPr>
          <w:p w14:paraId="5AE8C7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7.56826037</w:t>
            </w:r>
          </w:p>
        </w:tc>
        <w:tc>
          <w:tcPr>
            <w:tcW w:w="236" w:type="dxa"/>
            <w:noWrap/>
            <w:hideMark/>
          </w:tcPr>
          <w:p w14:paraId="2F3A5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0.38233642</w:t>
            </w:r>
          </w:p>
        </w:tc>
      </w:tr>
      <w:tr w:rsidR="004A3F9A" w:rsidRPr="00CE7A00" w14:paraId="7204E5CC" w14:textId="77777777" w:rsidTr="004A3F9A">
        <w:trPr>
          <w:trHeight w:val="20"/>
        </w:trPr>
        <w:tc>
          <w:tcPr>
            <w:tcW w:w="236" w:type="dxa"/>
            <w:noWrap/>
            <w:hideMark/>
          </w:tcPr>
          <w:p w14:paraId="570434D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576C002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54E04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0.09900478</w:t>
            </w:r>
          </w:p>
        </w:tc>
        <w:tc>
          <w:tcPr>
            <w:tcW w:w="236" w:type="dxa"/>
            <w:noWrap/>
            <w:hideMark/>
          </w:tcPr>
          <w:p w14:paraId="7D2293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0.63522607</w:t>
            </w:r>
          </w:p>
        </w:tc>
        <w:tc>
          <w:tcPr>
            <w:tcW w:w="236" w:type="dxa"/>
            <w:noWrap/>
            <w:hideMark/>
          </w:tcPr>
          <w:p w14:paraId="326EB4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0.71258968</w:t>
            </w:r>
          </w:p>
        </w:tc>
        <w:tc>
          <w:tcPr>
            <w:tcW w:w="236" w:type="dxa"/>
            <w:noWrap/>
            <w:hideMark/>
          </w:tcPr>
          <w:p w14:paraId="5C1EE17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27.9872035</w:t>
            </w:r>
          </w:p>
        </w:tc>
        <w:tc>
          <w:tcPr>
            <w:tcW w:w="236" w:type="dxa"/>
            <w:noWrap/>
            <w:hideMark/>
          </w:tcPr>
          <w:p w14:paraId="27BBE95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28.2061366</w:t>
            </w:r>
          </w:p>
        </w:tc>
        <w:tc>
          <w:tcPr>
            <w:tcW w:w="236" w:type="dxa"/>
            <w:noWrap/>
            <w:hideMark/>
          </w:tcPr>
          <w:p w14:paraId="6EF2C1E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0.57292021</w:t>
            </w:r>
          </w:p>
        </w:tc>
      </w:tr>
      <w:tr w:rsidR="004A3F9A" w:rsidRPr="00CE7A00" w14:paraId="1D0F500F" w14:textId="77777777" w:rsidTr="004A3F9A">
        <w:trPr>
          <w:trHeight w:val="20"/>
        </w:trPr>
        <w:tc>
          <w:tcPr>
            <w:tcW w:w="236" w:type="dxa"/>
            <w:noWrap/>
            <w:hideMark/>
          </w:tcPr>
          <w:p w14:paraId="40F0B620"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6D87BC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5A09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0.27649931</w:t>
            </w:r>
          </w:p>
        </w:tc>
        <w:tc>
          <w:tcPr>
            <w:tcW w:w="236" w:type="dxa"/>
            <w:noWrap/>
            <w:hideMark/>
          </w:tcPr>
          <w:p w14:paraId="1836D28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1.71090885</w:t>
            </w:r>
          </w:p>
        </w:tc>
        <w:tc>
          <w:tcPr>
            <w:tcW w:w="236" w:type="dxa"/>
            <w:noWrap/>
            <w:hideMark/>
          </w:tcPr>
          <w:p w14:paraId="0A36F2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3.07276909</w:t>
            </w:r>
          </w:p>
        </w:tc>
        <w:tc>
          <w:tcPr>
            <w:tcW w:w="236" w:type="dxa"/>
            <w:noWrap/>
            <w:hideMark/>
          </w:tcPr>
          <w:p w14:paraId="78EF31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8.29814105</w:t>
            </w:r>
          </w:p>
        </w:tc>
        <w:tc>
          <w:tcPr>
            <w:tcW w:w="236" w:type="dxa"/>
            <w:noWrap/>
            <w:hideMark/>
          </w:tcPr>
          <w:p w14:paraId="0B51E3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8.31073899</w:t>
            </w:r>
          </w:p>
        </w:tc>
        <w:tc>
          <w:tcPr>
            <w:tcW w:w="236" w:type="dxa"/>
            <w:noWrap/>
            <w:hideMark/>
          </w:tcPr>
          <w:p w14:paraId="5F856F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0.90678868</w:t>
            </w:r>
          </w:p>
        </w:tc>
      </w:tr>
      <w:tr w:rsidR="004A3F9A" w:rsidRPr="00CE7A00" w14:paraId="1211C452" w14:textId="77777777" w:rsidTr="004A3F9A">
        <w:trPr>
          <w:trHeight w:val="20"/>
        </w:trPr>
        <w:tc>
          <w:tcPr>
            <w:tcW w:w="236" w:type="dxa"/>
            <w:noWrap/>
            <w:hideMark/>
          </w:tcPr>
          <w:p w14:paraId="6F7F052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6F64BE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1CA3A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0.02734713</w:t>
            </w:r>
          </w:p>
        </w:tc>
        <w:tc>
          <w:tcPr>
            <w:tcW w:w="236" w:type="dxa"/>
            <w:noWrap/>
            <w:hideMark/>
          </w:tcPr>
          <w:p w14:paraId="2639D86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0.00204536</w:t>
            </w:r>
          </w:p>
        </w:tc>
        <w:tc>
          <w:tcPr>
            <w:tcW w:w="236" w:type="dxa"/>
            <w:noWrap/>
            <w:hideMark/>
          </w:tcPr>
          <w:p w14:paraId="142F2A2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0.12015314</w:t>
            </w:r>
          </w:p>
        </w:tc>
        <w:tc>
          <w:tcPr>
            <w:tcW w:w="236" w:type="dxa"/>
            <w:noWrap/>
            <w:hideMark/>
          </w:tcPr>
          <w:p w14:paraId="706FF7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8.78293089</w:t>
            </w:r>
          </w:p>
        </w:tc>
        <w:tc>
          <w:tcPr>
            <w:tcW w:w="236" w:type="dxa"/>
            <w:noWrap/>
            <w:hideMark/>
          </w:tcPr>
          <w:p w14:paraId="1276B6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8.86029821</w:t>
            </w:r>
          </w:p>
        </w:tc>
        <w:tc>
          <w:tcPr>
            <w:tcW w:w="236" w:type="dxa"/>
            <w:noWrap/>
            <w:hideMark/>
          </w:tcPr>
          <w:p w14:paraId="6F39A8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1.65303628</w:t>
            </w:r>
          </w:p>
        </w:tc>
      </w:tr>
      <w:tr w:rsidR="004A3F9A" w:rsidRPr="00CE7A00" w14:paraId="40B08900" w14:textId="77777777" w:rsidTr="004A3F9A">
        <w:trPr>
          <w:trHeight w:val="20"/>
        </w:trPr>
        <w:tc>
          <w:tcPr>
            <w:tcW w:w="236" w:type="dxa"/>
            <w:noWrap/>
            <w:hideMark/>
          </w:tcPr>
          <w:p w14:paraId="4EA530F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32544FE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789C7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0.04871493</w:t>
            </w:r>
          </w:p>
        </w:tc>
        <w:tc>
          <w:tcPr>
            <w:tcW w:w="236" w:type="dxa"/>
            <w:noWrap/>
            <w:hideMark/>
          </w:tcPr>
          <w:p w14:paraId="2BBF11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0.37000828</w:t>
            </w:r>
          </w:p>
        </w:tc>
        <w:tc>
          <w:tcPr>
            <w:tcW w:w="236" w:type="dxa"/>
            <w:noWrap/>
            <w:hideMark/>
          </w:tcPr>
          <w:p w14:paraId="5C0085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0.35028624</w:t>
            </w:r>
          </w:p>
        </w:tc>
        <w:tc>
          <w:tcPr>
            <w:tcW w:w="236" w:type="dxa"/>
            <w:noWrap/>
            <w:hideMark/>
          </w:tcPr>
          <w:p w14:paraId="1B177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12.2859542</w:t>
            </w:r>
          </w:p>
        </w:tc>
        <w:tc>
          <w:tcPr>
            <w:tcW w:w="236" w:type="dxa"/>
            <w:noWrap/>
            <w:hideMark/>
          </w:tcPr>
          <w:p w14:paraId="6DFD17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13.9443554</w:t>
            </w:r>
          </w:p>
        </w:tc>
        <w:tc>
          <w:tcPr>
            <w:tcW w:w="236" w:type="dxa"/>
            <w:noWrap/>
            <w:hideMark/>
          </w:tcPr>
          <w:p w14:paraId="217280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0.47584819</w:t>
            </w:r>
          </w:p>
        </w:tc>
      </w:tr>
      <w:tr w:rsidR="004A3F9A" w:rsidRPr="00CE7A00" w14:paraId="7D15010A" w14:textId="77777777" w:rsidTr="004A3F9A">
        <w:trPr>
          <w:trHeight w:val="20"/>
        </w:trPr>
        <w:tc>
          <w:tcPr>
            <w:tcW w:w="236" w:type="dxa"/>
            <w:noWrap/>
            <w:hideMark/>
          </w:tcPr>
          <w:p w14:paraId="4F8490F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2BBAA7B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2C078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0.06849037</w:t>
            </w:r>
          </w:p>
        </w:tc>
        <w:tc>
          <w:tcPr>
            <w:tcW w:w="236" w:type="dxa"/>
            <w:noWrap/>
            <w:hideMark/>
          </w:tcPr>
          <w:p w14:paraId="1CEB58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2.62375144</w:t>
            </w:r>
          </w:p>
        </w:tc>
        <w:tc>
          <w:tcPr>
            <w:tcW w:w="236" w:type="dxa"/>
            <w:noWrap/>
            <w:hideMark/>
          </w:tcPr>
          <w:p w14:paraId="0BA6D9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5.16135105</w:t>
            </w:r>
          </w:p>
        </w:tc>
        <w:tc>
          <w:tcPr>
            <w:tcW w:w="236" w:type="dxa"/>
            <w:noWrap/>
            <w:hideMark/>
          </w:tcPr>
          <w:p w14:paraId="1B048C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6.73775487</w:t>
            </w:r>
          </w:p>
        </w:tc>
        <w:tc>
          <w:tcPr>
            <w:tcW w:w="236" w:type="dxa"/>
            <w:noWrap/>
            <w:hideMark/>
          </w:tcPr>
          <w:p w14:paraId="18895E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6.8316547</w:t>
            </w:r>
          </w:p>
        </w:tc>
        <w:tc>
          <w:tcPr>
            <w:tcW w:w="236" w:type="dxa"/>
            <w:noWrap/>
            <w:hideMark/>
          </w:tcPr>
          <w:p w14:paraId="690197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0.98358232</w:t>
            </w:r>
          </w:p>
        </w:tc>
      </w:tr>
      <w:tr w:rsidR="004A3F9A" w:rsidRPr="00CE7A00" w14:paraId="54FFC105" w14:textId="77777777" w:rsidTr="004A3F9A">
        <w:trPr>
          <w:trHeight w:val="20"/>
        </w:trPr>
        <w:tc>
          <w:tcPr>
            <w:tcW w:w="236" w:type="dxa"/>
            <w:noWrap/>
            <w:hideMark/>
          </w:tcPr>
          <w:p w14:paraId="29D5C7B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95B33F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E529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0.04351292</w:t>
            </w:r>
          </w:p>
        </w:tc>
        <w:tc>
          <w:tcPr>
            <w:tcW w:w="236" w:type="dxa"/>
            <w:noWrap/>
            <w:hideMark/>
          </w:tcPr>
          <w:p w14:paraId="1479CC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5.90084035</w:t>
            </w:r>
          </w:p>
        </w:tc>
        <w:tc>
          <w:tcPr>
            <w:tcW w:w="236" w:type="dxa"/>
            <w:noWrap/>
            <w:hideMark/>
          </w:tcPr>
          <w:p w14:paraId="1FA6C5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12.11917</w:t>
            </w:r>
          </w:p>
        </w:tc>
        <w:tc>
          <w:tcPr>
            <w:tcW w:w="236" w:type="dxa"/>
            <w:noWrap/>
            <w:hideMark/>
          </w:tcPr>
          <w:p w14:paraId="5BF5B2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13.3759506</w:t>
            </w:r>
          </w:p>
        </w:tc>
        <w:tc>
          <w:tcPr>
            <w:tcW w:w="236" w:type="dxa"/>
            <w:noWrap/>
            <w:hideMark/>
          </w:tcPr>
          <w:p w14:paraId="7BDC10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13.3745486</w:t>
            </w:r>
          </w:p>
        </w:tc>
        <w:tc>
          <w:tcPr>
            <w:tcW w:w="236" w:type="dxa"/>
            <w:noWrap/>
            <w:hideMark/>
          </w:tcPr>
          <w:p w14:paraId="447198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1.0299938</w:t>
            </w:r>
          </w:p>
        </w:tc>
      </w:tr>
      <w:tr w:rsidR="004A3F9A" w:rsidRPr="00CE7A00" w14:paraId="5C139939" w14:textId="77777777" w:rsidTr="004A3F9A">
        <w:trPr>
          <w:trHeight w:val="20"/>
        </w:trPr>
        <w:tc>
          <w:tcPr>
            <w:tcW w:w="236" w:type="dxa"/>
            <w:noWrap/>
            <w:hideMark/>
          </w:tcPr>
          <w:p w14:paraId="729CC0C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029C2B4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33D6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0.02188394</w:t>
            </w:r>
          </w:p>
        </w:tc>
        <w:tc>
          <w:tcPr>
            <w:tcW w:w="236" w:type="dxa"/>
            <w:noWrap/>
            <w:hideMark/>
          </w:tcPr>
          <w:p w14:paraId="2BA9382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9.91761498</w:t>
            </w:r>
          </w:p>
        </w:tc>
        <w:tc>
          <w:tcPr>
            <w:tcW w:w="236" w:type="dxa"/>
            <w:noWrap/>
            <w:hideMark/>
          </w:tcPr>
          <w:p w14:paraId="15DB199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11707F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12.7132505</w:t>
            </w:r>
          </w:p>
        </w:tc>
        <w:tc>
          <w:tcPr>
            <w:tcW w:w="236" w:type="dxa"/>
            <w:noWrap/>
            <w:hideMark/>
          </w:tcPr>
          <w:p w14:paraId="23D4874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12.714649</w:t>
            </w:r>
          </w:p>
        </w:tc>
        <w:tc>
          <w:tcPr>
            <w:tcW w:w="236" w:type="dxa"/>
            <w:noWrap/>
            <w:hideMark/>
          </w:tcPr>
          <w:p w14:paraId="2B57A2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0.75623093</w:t>
            </w:r>
          </w:p>
        </w:tc>
      </w:tr>
      <w:tr w:rsidR="004A3F9A" w:rsidRPr="00CE7A00" w14:paraId="3E0AD929" w14:textId="77777777" w:rsidTr="004A3F9A">
        <w:trPr>
          <w:trHeight w:val="20"/>
        </w:trPr>
        <w:tc>
          <w:tcPr>
            <w:tcW w:w="236" w:type="dxa"/>
            <w:noWrap/>
            <w:hideMark/>
          </w:tcPr>
          <w:p w14:paraId="76EA021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0A5EF2C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794FF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0.01190267</w:t>
            </w:r>
          </w:p>
        </w:tc>
        <w:tc>
          <w:tcPr>
            <w:tcW w:w="236" w:type="dxa"/>
            <w:noWrap/>
            <w:hideMark/>
          </w:tcPr>
          <w:p w14:paraId="2A14327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0.08065316</w:t>
            </w:r>
          </w:p>
        </w:tc>
        <w:tc>
          <w:tcPr>
            <w:tcW w:w="236" w:type="dxa"/>
            <w:noWrap/>
            <w:hideMark/>
          </w:tcPr>
          <w:p w14:paraId="63E046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0.10943205</w:t>
            </w:r>
          </w:p>
        </w:tc>
        <w:tc>
          <w:tcPr>
            <w:tcW w:w="236" w:type="dxa"/>
            <w:noWrap/>
            <w:hideMark/>
          </w:tcPr>
          <w:p w14:paraId="2DF256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4.04979968</w:t>
            </w:r>
          </w:p>
        </w:tc>
        <w:tc>
          <w:tcPr>
            <w:tcW w:w="236" w:type="dxa"/>
            <w:noWrap/>
            <w:hideMark/>
          </w:tcPr>
          <w:p w14:paraId="44F48C4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4.29508993</w:t>
            </w:r>
          </w:p>
        </w:tc>
        <w:tc>
          <w:tcPr>
            <w:tcW w:w="236" w:type="dxa"/>
            <w:noWrap/>
            <w:hideMark/>
          </w:tcPr>
          <w:p w14:paraId="74B77B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0.68488172</w:t>
            </w:r>
          </w:p>
        </w:tc>
      </w:tr>
      <w:tr w:rsidR="004A3F9A" w:rsidRPr="00CE7A00" w14:paraId="6417E6D7" w14:textId="77777777" w:rsidTr="004A3F9A">
        <w:trPr>
          <w:trHeight w:val="20"/>
        </w:trPr>
        <w:tc>
          <w:tcPr>
            <w:tcW w:w="236" w:type="dxa"/>
            <w:noWrap/>
            <w:hideMark/>
          </w:tcPr>
          <w:p w14:paraId="4139E21F"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64A48C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7A102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0.02183113</w:t>
            </w:r>
          </w:p>
        </w:tc>
        <w:tc>
          <w:tcPr>
            <w:tcW w:w="236" w:type="dxa"/>
            <w:noWrap/>
            <w:hideMark/>
          </w:tcPr>
          <w:p w14:paraId="16E965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7.97966766</w:t>
            </w:r>
          </w:p>
        </w:tc>
        <w:tc>
          <w:tcPr>
            <w:tcW w:w="236" w:type="dxa"/>
            <w:noWrap/>
            <w:hideMark/>
          </w:tcPr>
          <w:p w14:paraId="12DC56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29DD38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9.5025711</w:t>
            </w:r>
          </w:p>
        </w:tc>
        <w:tc>
          <w:tcPr>
            <w:tcW w:w="236" w:type="dxa"/>
            <w:noWrap/>
            <w:hideMark/>
          </w:tcPr>
          <w:p w14:paraId="26BD93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9.57202901</w:t>
            </w:r>
          </w:p>
        </w:tc>
        <w:tc>
          <w:tcPr>
            <w:tcW w:w="236" w:type="dxa"/>
            <w:noWrap/>
            <w:hideMark/>
          </w:tcPr>
          <w:p w14:paraId="51C741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0.93988877</w:t>
            </w:r>
          </w:p>
        </w:tc>
      </w:tr>
      <w:tr w:rsidR="004A3F9A" w:rsidRPr="00CE7A00" w14:paraId="6CF9DADF" w14:textId="77777777" w:rsidTr="004A3F9A">
        <w:trPr>
          <w:trHeight w:val="20"/>
        </w:trPr>
        <w:tc>
          <w:tcPr>
            <w:tcW w:w="236" w:type="dxa"/>
            <w:noWrap/>
            <w:hideMark/>
          </w:tcPr>
          <w:p w14:paraId="03FFB2C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0379582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1369E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0.03226997</w:t>
            </w:r>
          </w:p>
        </w:tc>
        <w:tc>
          <w:tcPr>
            <w:tcW w:w="236" w:type="dxa"/>
            <w:noWrap/>
            <w:hideMark/>
          </w:tcPr>
          <w:p w14:paraId="07690E3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0.18388311</w:t>
            </w:r>
          </w:p>
        </w:tc>
        <w:tc>
          <w:tcPr>
            <w:tcW w:w="236" w:type="dxa"/>
            <w:noWrap/>
            <w:hideMark/>
          </w:tcPr>
          <w:p w14:paraId="64536AE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0.45658066</w:t>
            </w:r>
          </w:p>
        </w:tc>
        <w:tc>
          <w:tcPr>
            <w:tcW w:w="236" w:type="dxa"/>
            <w:noWrap/>
            <w:hideMark/>
          </w:tcPr>
          <w:p w14:paraId="6F3859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9.69604876</w:t>
            </w:r>
          </w:p>
        </w:tc>
        <w:tc>
          <w:tcPr>
            <w:tcW w:w="236" w:type="dxa"/>
            <w:noWrap/>
            <w:hideMark/>
          </w:tcPr>
          <w:p w14:paraId="5FD0ADA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9.71603307</w:t>
            </w:r>
          </w:p>
        </w:tc>
        <w:tc>
          <w:tcPr>
            <w:tcW w:w="236" w:type="dxa"/>
            <w:noWrap/>
            <w:hideMark/>
          </w:tcPr>
          <w:p w14:paraId="63A285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1.24200741</w:t>
            </w:r>
          </w:p>
        </w:tc>
      </w:tr>
      <w:tr w:rsidR="004A3F9A" w:rsidRPr="00CE7A00" w14:paraId="34B83FEE" w14:textId="77777777" w:rsidTr="004A3F9A">
        <w:trPr>
          <w:trHeight w:val="20"/>
        </w:trPr>
        <w:tc>
          <w:tcPr>
            <w:tcW w:w="236" w:type="dxa"/>
            <w:noWrap/>
            <w:hideMark/>
          </w:tcPr>
          <w:p w14:paraId="484E992B"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0A56DFB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1D121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0.05232785</w:t>
            </w:r>
          </w:p>
        </w:tc>
        <w:tc>
          <w:tcPr>
            <w:tcW w:w="236" w:type="dxa"/>
            <w:noWrap/>
            <w:hideMark/>
          </w:tcPr>
          <w:p w14:paraId="0F0BC4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1.17350003</w:t>
            </w:r>
          </w:p>
        </w:tc>
        <w:tc>
          <w:tcPr>
            <w:tcW w:w="236" w:type="dxa"/>
            <w:noWrap/>
            <w:hideMark/>
          </w:tcPr>
          <w:p w14:paraId="5182AB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2.31212842</w:t>
            </w:r>
          </w:p>
        </w:tc>
        <w:tc>
          <w:tcPr>
            <w:tcW w:w="236" w:type="dxa"/>
            <w:noWrap/>
            <w:hideMark/>
          </w:tcPr>
          <w:p w14:paraId="1D089F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7.79785992</w:t>
            </w:r>
          </w:p>
        </w:tc>
        <w:tc>
          <w:tcPr>
            <w:tcW w:w="236" w:type="dxa"/>
            <w:noWrap/>
            <w:hideMark/>
          </w:tcPr>
          <w:p w14:paraId="6ED5CD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8.49551689</w:t>
            </w:r>
          </w:p>
        </w:tc>
        <w:tc>
          <w:tcPr>
            <w:tcW w:w="236" w:type="dxa"/>
            <w:noWrap/>
            <w:hideMark/>
          </w:tcPr>
          <w:p w14:paraId="1B2D523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0.97091258</w:t>
            </w:r>
          </w:p>
        </w:tc>
      </w:tr>
      <w:tr w:rsidR="004A3F9A" w:rsidRPr="00CE7A00" w14:paraId="627E1DBC" w14:textId="77777777" w:rsidTr="004A3F9A">
        <w:trPr>
          <w:trHeight w:val="20"/>
        </w:trPr>
        <w:tc>
          <w:tcPr>
            <w:tcW w:w="236" w:type="dxa"/>
            <w:noWrap/>
            <w:hideMark/>
          </w:tcPr>
          <w:p w14:paraId="1B79648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1B126B6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CB033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0.04507623</w:t>
            </w:r>
          </w:p>
        </w:tc>
        <w:tc>
          <w:tcPr>
            <w:tcW w:w="236" w:type="dxa"/>
            <w:noWrap/>
            <w:hideMark/>
          </w:tcPr>
          <w:p w14:paraId="7EAFD09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0.04112045</w:t>
            </w:r>
          </w:p>
        </w:tc>
        <w:tc>
          <w:tcPr>
            <w:tcW w:w="236" w:type="dxa"/>
            <w:noWrap/>
            <w:hideMark/>
          </w:tcPr>
          <w:p w14:paraId="39E27E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0.12576575</w:t>
            </w:r>
          </w:p>
        </w:tc>
        <w:tc>
          <w:tcPr>
            <w:tcW w:w="236" w:type="dxa"/>
            <w:noWrap/>
            <w:hideMark/>
          </w:tcPr>
          <w:p w14:paraId="412B77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8.17490282</w:t>
            </w:r>
          </w:p>
        </w:tc>
        <w:tc>
          <w:tcPr>
            <w:tcW w:w="236" w:type="dxa"/>
            <w:noWrap/>
            <w:hideMark/>
          </w:tcPr>
          <w:p w14:paraId="3BA3A8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8.11720532</w:t>
            </w:r>
          </w:p>
        </w:tc>
        <w:tc>
          <w:tcPr>
            <w:tcW w:w="236" w:type="dxa"/>
            <w:noWrap/>
            <w:hideMark/>
          </w:tcPr>
          <w:p w14:paraId="108F3F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1.42247451</w:t>
            </w:r>
          </w:p>
        </w:tc>
      </w:tr>
      <w:tr w:rsidR="004A3F9A" w:rsidRPr="00CE7A00" w14:paraId="61037031" w14:textId="77777777" w:rsidTr="004A3F9A">
        <w:trPr>
          <w:trHeight w:val="20"/>
        </w:trPr>
        <w:tc>
          <w:tcPr>
            <w:tcW w:w="236" w:type="dxa"/>
            <w:noWrap/>
            <w:hideMark/>
          </w:tcPr>
          <w:p w14:paraId="1B479E6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2595690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FEA28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0.01689352</w:t>
            </w:r>
          </w:p>
        </w:tc>
        <w:tc>
          <w:tcPr>
            <w:tcW w:w="236" w:type="dxa"/>
            <w:noWrap/>
            <w:hideMark/>
          </w:tcPr>
          <w:p w14:paraId="050F48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0.17648081</w:t>
            </w:r>
          </w:p>
        </w:tc>
        <w:tc>
          <w:tcPr>
            <w:tcW w:w="236" w:type="dxa"/>
            <w:noWrap/>
            <w:hideMark/>
          </w:tcPr>
          <w:p w14:paraId="3662DE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0.42858963</w:t>
            </w:r>
          </w:p>
        </w:tc>
        <w:tc>
          <w:tcPr>
            <w:tcW w:w="236" w:type="dxa"/>
            <w:noWrap/>
            <w:hideMark/>
          </w:tcPr>
          <w:p w14:paraId="0A007D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6.80269218</w:t>
            </w:r>
          </w:p>
        </w:tc>
        <w:tc>
          <w:tcPr>
            <w:tcW w:w="236" w:type="dxa"/>
            <w:noWrap/>
            <w:hideMark/>
          </w:tcPr>
          <w:p w14:paraId="4FD492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9.15145633</w:t>
            </w:r>
          </w:p>
        </w:tc>
        <w:tc>
          <w:tcPr>
            <w:tcW w:w="236" w:type="dxa"/>
            <w:noWrap/>
            <w:hideMark/>
          </w:tcPr>
          <w:p w14:paraId="28F884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1.18876228</w:t>
            </w:r>
          </w:p>
        </w:tc>
      </w:tr>
      <w:tr w:rsidR="004A3F9A" w:rsidRPr="00CE7A00" w14:paraId="4CD70B19" w14:textId="77777777" w:rsidTr="004A3F9A">
        <w:trPr>
          <w:trHeight w:val="20"/>
        </w:trPr>
        <w:tc>
          <w:tcPr>
            <w:tcW w:w="236" w:type="dxa"/>
            <w:noWrap/>
            <w:hideMark/>
          </w:tcPr>
          <w:p w14:paraId="5BF3F1BF"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388E267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065B9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0.03242268</w:t>
            </w:r>
          </w:p>
        </w:tc>
        <w:tc>
          <w:tcPr>
            <w:tcW w:w="236" w:type="dxa"/>
            <w:noWrap/>
            <w:hideMark/>
          </w:tcPr>
          <w:p w14:paraId="197C1F6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0.01405353</w:t>
            </w:r>
          </w:p>
        </w:tc>
        <w:tc>
          <w:tcPr>
            <w:tcW w:w="236" w:type="dxa"/>
            <w:noWrap/>
            <w:hideMark/>
          </w:tcPr>
          <w:p w14:paraId="49CD61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0.07047834</w:t>
            </w:r>
          </w:p>
        </w:tc>
        <w:tc>
          <w:tcPr>
            <w:tcW w:w="236" w:type="dxa"/>
            <w:noWrap/>
            <w:hideMark/>
          </w:tcPr>
          <w:p w14:paraId="67327A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7.15587134</w:t>
            </w:r>
          </w:p>
        </w:tc>
        <w:tc>
          <w:tcPr>
            <w:tcW w:w="236" w:type="dxa"/>
            <w:noWrap/>
            <w:hideMark/>
          </w:tcPr>
          <w:p w14:paraId="169AB2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10.2375225</w:t>
            </w:r>
          </w:p>
        </w:tc>
        <w:tc>
          <w:tcPr>
            <w:tcW w:w="236" w:type="dxa"/>
            <w:noWrap/>
            <w:hideMark/>
          </w:tcPr>
          <w:p w14:paraId="47BD86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1.84542428</w:t>
            </w:r>
          </w:p>
        </w:tc>
      </w:tr>
      <w:tr w:rsidR="004A3F9A" w:rsidRPr="00CE7A00" w14:paraId="42AEE914" w14:textId="77777777" w:rsidTr="004A3F9A">
        <w:trPr>
          <w:trHeight w:val="20"/>
        </w:trPr>
        <w:tc>
          <w:tcPr>
            <w:tcW w:w="236" w:type="dxa"/>
            <w:noWrap/>
            <w:hideMark/>
          </w:tcPr>
          <w:p w14:paraId="70D19BF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3459436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7C67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0.03439999</w:t>
            </w:r>
          </w:p>
        </w:tc>
        <w:tc>
          <w:tcPr>
            <w:tcW w:w="236" w:type="dxa"/>
            <w:noWrap/>
            <w:hideMark/>
          </w:tcPr>
          <w:p w14:paraId="42927E2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0.0160098</w:t>
            </w:r>
          </w:p>
        </w:tc>
        <w:tc>
          <w:tcPr>
            <w:tcW w:w="236" w:type="dxa"/>
            <w:noWrap/>
            <w:hideMark/>
          </w:tcPr>
          <w:p w14:paraId="08FEB8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0.35180244</w:t>
            </w:r>
          </w:p>
        </w:tc>
        <w:tc>
          <w:tcPr>
            <w:tcW w:w="236" w:type="dxa"/>
            <w:noWrap/>
            <w:hideMark/>
          </w:tcPr>
          <w:p w14:paraId="2EF107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5.30243797</w:t>
            </w:r>
          </w:p>
        </w:tc>
        <w:tc>
          <w:tcPr>
            <w:tcW w:w="236" w:type="dxa"/>
            <w:noWrap/>
            <w:hideMark/>
          </w:tcPr>
          <w:p w14:paraId="6FB726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5.05586878</w:t>
            </w:r>
          </w:p>
        </w:tc>
        <w:tc>
          <w:tcPr>
            <w:tcW w:w="236" w:type="dxa"/>
            <w:noWrap/>
            <w:hideMark/>
          </w:tcPr>
          <w:p w14:paraId="6051F1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2.05078883</w:t>
            </w:r>
          </w:p>
        </w:tc>
      </w:tr>
      <w:tr w:rsidR="004A3F9A" w:rsidRPr="00CE7A00" w14:paraId="2B0AFD08" w14:textId="77777777" w:rsidTr="004A3F9A">
        <w:trPr>
          <w:trHeight w:val="20"/>
        </w:trPr>
        <w:tc>
          <w:tcPr>
            <w:tcW w:w="236" w:type="dxa"/>
            <w:noWrap/>
            <w:hideMark/>
          </w:tcPr>
          <w:p w14:paraId="4B30845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1F5138C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9FAD4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0.02561623</w:t>
            </w:r>
          </w:p>
        </w:tc>
        <w:tc>
          <w:tcPr>
            <w:tcW w:w="236" w:type="dxa"/>
            <w:noWrap/>
            <w:hideMark/>
          </w:tcPr>
          <w:p w14:paraId="76A3CA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0.47798098</w:t>
            </w:r>
          </w:p>
        </w:tc>
        <w:tc>
          <w:tcPr>
            <w:tcW w:w="236" w:type="dxa"/>
            <w:noWrap/>
            <w:hideMark/>
          </w:tcPr>
          <w:p w14:paraId="04ADF3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0.49790275</w:t>
            </w:r>
          </w:p>
        </w:tc>
        <w:tc>
          <w:tcPr>
            <w:tcW w:w="236" w:type="dxa"/>
            <w:noWrap/>
            <w:hideMark/>
          </w:tcPr>
          <w:p w14:paraId="205E39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12.4415605</w:t>
            </w:r>
          </w:p>
        </w:tc>
        <w:tc>
          <w:tcPr>
            <w:tcW w:w="236" w:type="dxa"/>
            <w:noWrap/>
            <w:hideMark/>
          </w:tcPr>
          <w:p w14:paraId="59CC55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12.3116039</w:t>
            </w:r>
          </w:p>
        </w:tc>
        <w:tc>
          <w:tcPr>
            <w:tcW w:w="236" w:type="dxa"/>
            <w:noWrap/>
            <w:hideMark/>
          </w:tcPr>
          <w:p w14:paraId="0EF6BF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0.52624369</w:t>
            </w:r>
          </w:p>
        </w:tc>
      </w:tr>
      <w:tr w:rsidR="004A3F9A" w:rsidRPr="00CE7A00" w14:paraId="304EC15D" w14:textId="77777777" w:rsidTr="004A3F9A">
        <w:trPr>
          <w:trHeight w:val="20"/>
        </w:trPr>
        <w:tc>
          <w:tcPr>
            <w:tcW w:w="236" w:type="dxa"/>
            <w:noWrap/>
            <w:hideMark/>
          </w:tcPr>
          <w:p w14:paraId="5F99EA0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2EB5063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1BCFB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0.01193103</w:t>
            </w:r>
          </w:p>
        </w:tc>
        <w:tc>
          <w:tcPr>
            <w:tcW w:w="236" w:type="dxa"/>
            <w:noWrap/>
            <w:hideMark/>
          </w:tcPr>
          <w:p w14:paraId="7A1860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0.24270092</w:t>
            </w:r>
          </w:p>
        </w:tc>
        <w:tc>
          <w:tcPr>
            <w:tcW w:w="236" w:type="dxa"/>
            <w:noWrap/>
            <w:hideMark/>
          </w:tcPr>
          <w:p w14:paraId="14428B1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0.5156674</w:t>
            </w:r>
          </w:p>
        </w:tc>
        <w:tc>
          <w:tcPr>
            <w:tcW w:w="236" w:type="dxa"/>
            <w:noWrap/>
            <w:hideMark/>
          </w:tcPr>
          <w:p w14:paraId="57DDF5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6.98042699</w:t>
            </w:r>
          </w:p>
        </w:tc>
        <w:tc>
          <w:tcPr>
            <w:tcW w:w="236" w:type="dxa"/>
            <w:noWrap/>
            <w:hideMark/>
          </w:tcPr>
          <w:p w14:paraId="791FFF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6.88094423</w:t>
            </w:r>
          </w:p>
        </w:tc>
        <w:tc>
          <w:tcPr>
            <w:tcW w:w="236" w:type="dxa"/>
            <w:noWrap/>
            <w:hideMark/>
          </w:tcPr>
          <w:p w14:paraId="5BA050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1.06624138</w:t>
            </w:r>
          </w:p>
        </w:tc>
      </w:tr>
      <w:tr w:rsidR="004A3F9A" w:rsidRPr="00CE7A00" w14:paraId="795C0186" w14:textId="77777777" w:rsidTr="004A3F9A">
        <w:trPr>
          <w:trHeight w:val="20"/>
        </w:trPr>
        <w:tc>
          <w:tcPr>
            <w:tcW w:w="236" w:type="dxa"/>
            <w:noWrap/>
            <w:hideMark/>
          </w:tcPr>
          <w:p w14:paraId="585CD80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7CD7D30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EC717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0.01356522</w:t>
            </w:r>
          </w:p>
        </w:tc>
        <w:tc>
          <w:tcPr>
            <w:tcW w:w="236" w:type="dxa"/>
            <w:noWrap/>
            <w:hideMark/>
          </w:tcPr>
          <w:p w14:paraId="36E9A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0.13450909</w:t>
            </w:r>
          </w:p>
        </w:tc>
        <w:tc>
          <w:tcPr>
            <w:tcW w:w="236" w:type="dxa"/>
            <w:noWrap/>
            <w:hideMark/>
          </w:tcPr>
          <w:p w14:paraId="3C78AA2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0.33430401</w:t>
            </w:r>
          </w:p>
        </w:tc>
        <w:tc>
          <w:tcPr>
            <w:tcW w:w="236" w:type="dxa"/>
            <w:noWrap/>
            <w:hideMark/>
          </w:tcPr>
          <w:p w14:paraId="7C25B4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10.2279576</w:t>
            </w:r>
          </w:p>
        </w:tc>
        <w:tc>
          <w:tcPr>
            <w:tcW w:w="236" w:type="dxa"/>
            <w:noWrap/>
            <w:hideMark/>
          </w:tcPr>
          <w:p w14:paraId="4D783A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10.2320775</w:t>
            </w:r>
          </w:p>
        </w:tc>
        <w:tc>
          <w:tcPr>
            <w:tcW w:w="236" w:type="dxa"/>
            <w:noWrap/>
            <w:hideMark/>
          </w:tcPr>
          <w:p w14:paraId="1857BF8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1.24271999</w:t>
            </w:r>
          </w:p>
        </w:tc>
      </w:tr>
      <w:tr w:rsidR="004A3F9A" w:rsidRPr="00CE7A00" w14:paraId="3C7BC005" w14:textId="77777777" w:rsidTr="004A3F9A">
        <w:trPr>
          <w:trHeight w:val="20"/>
        </w:trPr>
        <w:tc>
          <w:tcPr>
            <w:tcW w:w="236" w:type="dxa"/>
            <w:noWrap/>
            <w:hideMark/>
          </w:tcPr>
          <w:p w14:paraId="59B35D3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510B608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C8387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0.27782878</w:t>
            </w:r>
          </w:p>
        </w:tc>
        <w:tc>
          <w:tcPr>
            <w:tcW w:w="236" w:type="dxa"/>
            <w:noWrap/>
            <w:hideMark/>
          </w:tcPr>
          <w:p w14:paraId="1CECF6F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7.13680715</w:t>
            </w:r>
          </w:p>
        </w:tc>
        <w:tc>
          <w:tcPr>
            <w:tcW w:w="236" w:type="dxa"/>
            <w:noWrap/>
            <w:hideMark/>
          </w:tcPr>
          <w:p w14:paraId="49CA549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12.3001201</w:t>
            </w:r>
          </w:p>
        </w:tc>
        <w:tc>
          <w:tcPr>
            <w:tcW w:w="236" w:type="dxa"/>
            <w:noWrap/>
            <w:hideMark/>
          </w:tcPr>
          <w:p w14:paraId="721B10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14.2696304</w:t>
            </w:r>
          </w:p>
        </w:tc>
        <w:tc>
          <w:tcPr>
            <w:tcW w:w="236" w:type="dxa"/>
            <w:noWrap/>
            <w:hideMark/>
          </w:tcPr>
          <w:p w14:paraId="1351DF9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14.2675431</w:t>
            </w:r>
          </w:p>
        </w:tc>
        <w:tc>
          <w:tcPr>
            <w:tcW w:w="236" w:type="dxa"/>
            <w:noWrap/>
            <w:hideMark/>
          </w:tcPr>
          <w:p w14:paraId="46FB94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0.86222939</w:t>
            </w:r>
          </w:p>
        </w:tc>
      </w:tr>
      <w:tr w:rsidR="004A3F9A" w:rsidRPr="00CE7A00" w14:paraId="1EC380DD" w14:textId="77777777" w:rsidTr="004A3F9A">
        <w:trPr>
          <w:trHeight w:val="20"/>
        </w:trPr>
        <w:tc>
          <w:tcPr>
            <w:tcW w:w="236" w:type="dxa"/>
            <w:noWrap/>
            <w:hideMark/>
          </w:tcPr>
          <w:p w14:paraId="7282666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0F9EFDB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1784B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0.01531837</w:t>
            </w:r>
          </w:p>
        </w:tc>
        <w:tc>
          <w:tcPr>
            <w:tcW w:w="236" w:type="dxa"/>
            <w:noWrap/>
            <w:hideMark/>
          </w:tcPr>
          <w:p w14:paraId="5EE97E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0.10438049</w:t>
            </w:r>
          </w:p>
        </w:tc>
        <w:tc>
          <w:tcPr>
            <w:tcW w:w="236" w:type="dxa"/>
            <w:noWrap/>
            <w:hideMark/>
          </w:tcPr>
          <w:p w14:paraId="3EA11D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0.18619607</w:t>
            </w:r>
          </w:p>
        </w:tc>
        <w:tc>
          <w:tcPr>
            <w:tcW w:w="236" w:type="dxa"/>
            <w:noWrap/>
            <w:hideMark/>
          </w:tcPr>
          <w:p w14:paraId="45F8C3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27.860556</w:t>
            </w:r>
          </w:p>
        </w:tc>
        <w:tc>
          <w:tcPr>
            <w:tcW w:w="236" w:type="dxa"/>
            <w:noWrap/>
            <w:hideMark/>
          </w:tcPr>
          <w:p w14:paraId="7375E3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25.2679439</w:t>
            </w:r>
          </w:p>
        </w:tc>
        <w:tc>
          <w:tcPr>
            <w:tcW w:w="236" w:type="dxa"/>
            <w:noWrap/>
            <w:hideMark/>
          </w:tcPr>
          <w:p w14:paraId="0CB535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0.89776156</w:t>
            </w:r>
          </w:p>
        </w:tc>
      </w:tr>
      <w:tr w:rsidR="004A3F9A" w:rsidRPr="00CE7A00" w14:paraId="53BA7020" w14:textId="77777777" w:rsidTr="004A3F9A">
        <w:trPr>
          <w:trHeight w:val="20"/>
        </w:trPr>
        <w:tc>
          <w:tcPr>
            <w:tcW w:w="236" w:type="dxa"/>
            <w:noWrap/>
            <w:hideMark/>
          </w:tcPr>
          <w:p w14:paraId="4D33644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479A77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BE9E0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0.02769703</w:t>
            </w:r>
          </w:p>
        </w:tc>
        <w:tc>
          <w:tcPr>
            <w:tcW w:w="236" w:type="dxa"/>
            <w:noWrap/>
            <w:hideMark/>
          </w:tcPr>
          <w:p w14:paraId="26688E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0.33993062</w:t>
            </w:r>
          </w:p>
        </w:tc>
        <w:tc>
          <w:tcPr>
            <w:tcW w:w="236" w:type="dxa"/>
            <w:noWrap/>
            <w:hideMark/>
          </w:tcPr>
          <w:p w14:paraId="142F50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0.61357049</w:t>
            </w:r>
          </w:p>
        </w:tc>
        <w:tc>
          <w:tcPr>
            <w:tcW w:w="236" w:type="dxa"/>
            <w:noWrap/>
            <w:hideMark/>
          </w:tcPr>
          <w:p w14:paraId="761E68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6.66054602</w:t>
            </w:r>
          </w:p>
        </w:tc>
        <w:tc>
          <w:tcPr>
            <w:tcW w:w="236" w:type="dxa"/>
            <w:noWrap/>
            <w:hideMark/>
          </w:tcPr>
          <w:p w14:paraId="0798DA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6.97911116</w:t>
            </w:r>
          </w:p>
        </w:tc>
        <w:tc>
          <w:tcPr>
            <w:tcW w:w="236" w:type="dxa"/>
            <w:noWrap/>
            <w:hideMark/>
          </w:tcPr>
          <w:p w14:paraId="0E00E7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0.9024216</w:t>
            </w:r>
          </w:p>
        </w:tc>
      </w:tr>
      <w:tr w:rsidR="004A3F9A" w:rsidRPr="00CE7A00" w14:paraId="2923909E" w14:textId="77777777" w:rsidTr="004A3F9A">
        <w:trPr>
          <w:trHeight w:val="20"/>
        </w:trPr>
        <w:tc>
          <w:tcPr>
            <w:tcW w:w="236" w:type="dxa"/>
            <w:noWrap/>
            <w:hideMark/>
          </w:tcPr>
          <w:p w14:paraId="326C525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009ECD5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73822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0.03783889</w:t>
            </w:r>
          </w:p>
        </w:tc>
        <w:tc>
          <w:tcPr>
            <w:tcW w:w="236" w:type="dxa"/>
            <w:noWrap/>
            <w:hideMark/>
          </w:tcPr>
          <w:p w14:paraId="6F9FB6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5.10328054</w:t>
            </w:r>
          </w:p>
        </w:tc>
        <w:tc>
          <w:tcPr>
            <w:tcW w:w="236" w:type="dxa"/>
            <w:noWrap/>
            <w:hideMark/>
          </w:tcPr>
          <w:p w14:paraId="5D25AB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7.85333359</w:t>
            </w:r>
          </w:p>
        </w:tc>
        <w:tc>
          <w:tcPr>
            <w:tcW w:w="236" w:type="dxa"/>
            <w:noWrap/>
            <w:hideMark/>
          </w:tcPr>
          <w:p w14:paraId="093D4A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26.174041</w:t>
            </w:r>
          </w:p>
        </w:tc>
        <w:tc>
          <w:tcPr>
            <w:tcW w:w="236" w:type="dxa"/>
            <w:noWrap/>
            <w:hideMark/>
          </w:tcPr>
          <w:p w14:paraId="0F5E93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26.1743258</w:t>
            </w:r>
          </w:p>
        </w:tc>
        <w:tc>
          <w:tcPr>
            <w:tcW w:w="236" w:type="dxa"/>
            <w:noWrap/>
            <w:hideMark/>
          </w:tcPr>
          <w:p w14:paraId="3A494D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0.77104292</w:t>
            </w:r>
          </w:p>
        </w:tc>
      </w:tr>
      <w:tr w:rsidR="004A3F9A" w:rsidRPr="00CE7A00" w14:paraId="1D3479A9" w14:textId="77777777" w:rsidTr="004A3F9A">
        <w:trPr>
          <w:trHeight w:val="20"/>
        </w:trPr>
        <w:tc>
          <w:tcPr>
            <w:tcW w:w="236" w:type="dxa"/>
            <w:noWrap/>
            <w:hideMark/>
          </w:tcPr>
          <w:p w14:paraId="546FD73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61A110D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B0F94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0.03938396</w:t>
            </w:r>
          </w:p>
        </w:tc>
        <w:tc>
          <w:tcPr>
            <w:tcW w:w="236" w:type="dxa"/>
            <w:noWrap/>
            <w:hideMark/>
          </w:tcPr>
          <w:p w14:paraId="1FCB17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0.11819022</w:t>
            </w:r>
          </w:p>
        </w:tc>
        <w:tc>
          <w:tcPr>
            <w:tcW w:w="236" w:type="dxa"/>
            <w:noWrap/>
            <w:hideMark/>
          </w:tcPr>
          <w:p w14:paraId="4D5C92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0.25722806</w:t>
            </w:r>
          </w:p>
        </w:tc>
        <w:tc>
          <w:tcPr>
            <w:tcW w:w="236" w:type="dxa"/>
            <w:noWrap/>
            <w:hideMark/>
          </w:tcPr>
          <w:p w14:paraId="736D04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8.61387148</w:t>
            </w:r>
          </w:p>
        </w:tc>
        <w:tc>
          <w:tcPr>
            <w:tcW w:w="236" w:type="dxa"/>
            <w:noWrap/>
            <w:hideMark/>
          </w:tcPr>
          <w:p w14:paraId="38519D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8.55311593</w:t>
            </w:r>
          </w:p>
        </w:tc>
        <w:tc>
          <w:tcPr>
            <w:tcW w:w="236" w:type="dxa"/>
            <w:noWrap/>
            <w:hideMark/>
          </w:tcPr>
          <w:p w14:paraId="2E08A87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1.08786262</w:t>
            </w:r>
          </w:p>
        </w:tc>
      </w:tr>
      <w:tr w:rsidR="004A3F9A" w:rsidRPr="00CE7A00" w14:paraId="4282C73B" w14:textId="77777777" w:rsidTr="004A3F9A">
        <w:trPr>
          <w:trHeight w:val="20"/>
        </w:trPr>
        <w:tc>
          <w:tcPr>
            <w:tcW w:w="236" w:type="dxa"/>
            <w:noWrap/>
            <w:hideMark/>
          </w:tcPr>
          <w:p w14:paraId="012C0F5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1255CA1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0357D8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0.04409831</w:t>
            </w:r>
          </w:p>
        </w:tc>
        <w:tc>
          <w:tcPr>
            <w:tcW w:w="236" w:type="dxa"/>
            <w:noWrap/>
            <w:hideMark/>
          </w:tcPr>
          <w:p w14:paraId="1F1DDF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0.15524033</w:t>
            </w:r>
          </w:p>
        </w:tc>
        <w:tc>
          <w:tcPr>
            <w:tcW w:w="236" w:type="dxa"/>
            <w:noWrap/>
            <w:hideMark/>
          </w:tcPr>
          <w:p w14:paraId="5807A0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0.1951037</w:t>
            </w:r>
          </w:p>
        </w:tc>
        <w:tc>
          <w:tcPr>
            <w:tcW w:w="236" w:type="dxa"/>
            <w:noWrap/>
            <w:hideMark/>
          </w:tcPr>
          <w:p w14:paraId="37B266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8.51454294</w:t>
            </w:r>
          </w:p>
        </w:tc>
        <w:tc>
          <w:tcPr>
            <w:tcW w:w="236" w:type="dxa"/>
            <w:noWrap/>
            <w:hideMark/>
          </w:tcPr>
          <w:p w14:paraId="521BF7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8.5419729</w:t>
            </w:r>
          </w:p>
        </w:tc>
        <w:tc>
          <w:tcPr>
            <w:tcW w:w="236" w:type="dxa"/>
            <w:noWrap/>
            <w:hideMark/>
          </w:tcPr>
          <w:p w14:paraId="15F065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0.86292059</w:t>
            </w:r>
          </w:p>
        </w:tc>
      </w:tr>
      <w:tr w:rsidR="004A3F9A" w:rsidRPr="00CE7A00" w14:paraId="349FBCE6" w14:textId="77777777" w:rsidTr="004A3F9A">
        <w:trPr>
          <w:trHeight w:val="20"/>
        </w:trPr>
        <w:tc>
          <w:tcPr>
            <w:tcW w:w="236" w:type="dxa"/>
            <w:noWrap/>
            <w:hideMark/>
          </w:tcPr>
          <w:p w14:paraId="2E21FAA0"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68989DF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1F0343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0.01085283</w:t>
            </w:r>
          </w:p>
        </w:tc>
        <w:tc>
          <w:tcPr>
            <w:tcW w:w="236" w:type="dxa"/>
            <w:noWrap/>
            <w:hideMark/>
          </w:tcPr>
          <w:p w14:paraId="3710F4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0.06312635</w:t>
            </w:r>
          </w:p>
        </w:tc>
        <w:tc>
          <w:tcPr>
            <w:tcW w:w="236" w:type="dxa"/>
            <w:noWrap/>
            <w:hideMark/>
          </w:tcPr>
          <w:p w14:paraId="2080EB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0.09696641</w:t>
            </w:r>
          </w:p>
        </w:tc>
        <w:tc>
          <w:tcPr>
            <w:tcW w:w="236" w:type="dxa"/>
            <w:noWrap/>
            <w:hideMark/>
          </w:tcPr>
          <w:p w14:paraId="0CE029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15.5104573</w:t>
            </w:r>
          </w:p>
        </w:tc>
        <w:tc>
          <w:tcPr>
            <w:tcW w:w="236" w:type="dxa"/>
            <w:noWrap/>
            <w:hideMark/>
          </w:tcPr>
          <w:p w14:paraId="0EB30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15.5105721</w:t>
            </w:r>
          </w:p>
        </w:tc>
        <w:tc>
          <w:tcPr>
            <w:tcW w:w="236" w:type="dxa"/>
            <w:noWrap/>
            <w:hideMark/>
          </w:tcPr>
          <w:p w14:paraId="053A9C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0.86454123</w:t>
            </w:r>
          </w:p>
        </w:tc>
      </w:tr>
      <w:tr w:rsidR="004A3F9A" w:rsidRPr="00CE7A00" w14:paraId="377FBC0F" w14:textId="77777777" w:rsidTr="004A3F9A">
        <w:trPr>
          <w:trHeight w:val="20"/>
        </w:trPr>
        <w:tc>
          <w:tcPr>
            <w:tcW w:w="236" w:type="dxa"/>
            <w:noWrap/>
            <w:hideMark/>
          </w:tcPr>
          <w:p w14:paraId="6F1E806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0308F6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1FA9E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0.03595118</w:t>
            </w:r>
          </w:p>
        </w:tc>
        <w:tc>
          <w:tcPr>
            <w:tcW w:w="236" w:type="dxa"/>
            <w:noWrap/>
            <w:hideMark/>
          </w:tcPr>
          <w:p w14:paraId="66A1D7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0.14082145</w:t>
            </w:r>
          </w:p>
        </w:tc>
        <w:tc>
          <w:tcPr>
            <w:tcW w:w="236" w:type="dxa"/>
            <w:noWrap/>
            <w:hideMark/>
          </w:tcPr>
          <w:p w14:paraId="69E755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0.2747635</w:t>
            </w:r>
          </w:p>
        </w:tc>
        <w:tc>
          <w:tcPr>
            <w:tcW w:w="236" w:type="dxa"/>
            <w:noWrap/>
            <w:hideMark/>
          </w:tcPr>
          <w:p w14:paraId="6ACCEA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20.5121542</w:t>
            </w:r>
          </w:p>
        </w:tc>
        <w:tc>
          <w:tcPr>
            <w:tcW w:w="236" w:type="dxa"/>
            <w:noWrap/>
            <w:hideMark/>
          </w:tcPr>
          <w:p w14:paraId="523D3DB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20.5238386</w:t>
            </w:r>
          </w:p>
        </w:tc>
        <w:tc>
          <w:tcPr>
            <w:tcW w:w="236" w:type="dxa"/>
            <w:noWrap/>
            <w:hideMark/>
          </w:tcPr>
          <w:p w14:paraId="127542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0.97835386</w:t>
            </w:r>
          </w:p>
        </w:tc>
      </w:tr>
      <w:tr w:rsidR="004A3F9A" w:rsidRPr="00CE7A00" w14:paraId="411C7DFD" w14:textId="77777777" w:rsidTr="004A3F9A">
        <w:trPr>
          <w:trHeight w:val="20"/>
        </w:trPr>
        <w:tc>
          <w:tcPr>
            <w:tcW w:w="236" w:type="dxa"/>
            <w:noWrap/>
            <w:hideMark/>
          </w:tcPr>
          <w:p w14:paraId="3A5E4FD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4F2A7E8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C4569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0.02732867</w:t>
            </w:r>
          </w:p>
        </w:tc>
        <w:tc>
          <w:tcPr>
            <w:tcW w:w="236" w:type="dxa"/>
            <w:noWrap/>
            <w:hideMark/>
          </w:tcPr>
          <w:p w14:paraId="7DE36C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0.73359004</w:t>
            </w:r>
          </w:p>
        </w:tc>
        <w:tc>
          <w:tcPr>
            <w:tcW w:w="236" w:type="dxa"/>
            <w:noWrap/>
            <w:hideMark/>
          </w:tcPr>
          <w:p w14:paraId="18B52A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1.34366493</w:t>
            </w:r>
          </w:p>
        </w:tc>
        <w:tc>
          <w:tcPr>
            <w:tcW w:w="236" w:type="dxa"/>
            <w:noWrap/>
            <w:hideMark/>
          </w:tcPr>
          <w:p w14:paraId="792F535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9.5409786</w:t>
            </w:r>
          </w:p>
        </w:tc>
        <w:tc>
          <w:tcPr>
            <w:tcW w:w="236" w:type="dxa"/>
            <w:noWrap/>
            <w:hideMark/>
          </w:tcPr>
          <w:p w14:paraId="279D40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9.54214389</w:t>
            </w:r>
          </w:p>
        </w:tc>
        <w:tc>
          <w:tcPr>
            <w:tcW w:w="236" w:type="dxa"/>
            <w:noWrap/>
            <w:hideMark/>
          </w:tcPr>
          <w:p w14:paraId="56B38C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0.91991508</w:t>
            </w:r>
          </w:p>
        </w:tc>
      </w:tr>
      <w:tr w:rsidR="004A3F9A" w:rsidRPr="00CE7A00" w14:paraId="2086EF38" w14:textId="77777777" w:rsidTr="004A3F9A">
        <w:trPr>
          <w:trHeight w:val="20"/>
        </w:trPr>
        <w:tc>
          <w:tcPr>
            <w:tcW w:w="236" w:type="dxa"/>
            <w:noWrap/>
            <w:hideMark/>
          </w:tcPr>
          <w:p w14:paraId="7D1A213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6E78E75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4FBC7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0.05597158</w:t>
            </w:r>
          </w:p>
        </w:tc>
        <w:tc>
          <w:tcPr>
            <w:tcW w:w="236" w:type="dxa"/>
            <w:noWrap/>
            <w:hideMark/>
          </w:tcPr>
          <w:p w14:paraId="20FDDC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0.09874811</w:t>
            </w:r>
          </w:p>
        </w:tc>
        <w:tc>
          <w:tcPr>
            <w:tcW w:w="236" w:type="dxa"/>
            <w:noWrap/>
            <w:hideMark/>
          </w:tcPr>
          <w:p w14:paraId="45F568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0.11686561</w:t>
            </w:r>
          </w:p>
        </w:tc>
        <w:tc>
          <w:tcPr>
            <w:tcW w:w="236" w:type="dxa"/>
            <w:noWrap/>
            <w:hideMark/>
          </w:tcPr>
          <w:p w14:paraId="72B68D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3.39611739</w:t>
            </w:r>
          </w:p>
        </w:tc>
        <w:tc>
          <w:tcPr>
            <w:tcW w:w="236" w:type="dxa"/>
            <w:noWrap/>
            <w:hideMark/>
          </w:tcPr>
          <w:p w14:paraId="604E1F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3.38736917</w:t>
            </w:r>
          </w:p>
        </w:tc>
        <w:tc>
          <w:tcPr>
            <w:tcW w:w="236" w:type="dxa"/>
            <w:noWrap/>
            <w:hideMark/>
          </w:tcPr>
          <w:p w14:paraId="3017EA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0.56852722</w:t>
            </w:r>
          </w:p>
        </w:tc>
      </w:tr>
      <w:tr w:rsidR="004A3F9A" w:rsidRPr="00CE7A00" w14:paraId="3CD777D3" w14:textId="77777777" w:rsidTr="004A3F9A">
        <w:trPr>
          <w:trHeight w:val="20"/>
        </w:trPr>
        <w:tc>
          <w:tcPr>
            <w:tcW w:w="236" w:type="dxa"/>
            <w:noWrap/>
            <w:hideMark/>
          </w:tcPr>
          <w:p w14:paraId="7393ED5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0D0607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B5D06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0.01216178</w:t>
            </w:r>
          </w:p>
        </w:tc>
        <w:tc>
          <w:tcPr>
            <w:tcW w:w="236" w:type="dxa"/>
            <w:noWrap/>
            <w:hideMark/>
          </w:tcPr>
          <w:p w14:paraId="7ABD889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0.0772997</w:t>
            </w:r>
          </w:p>
        </w:tc>
        <w:tc>
          <w:tcPr>
            <w:tcW w:w="236" w:type="dxa"/>
            <w:noWrap/>
            <w:hideMark/>
          </w:tcPr>
          <w:p w14:paraId="542E1C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0.15654563</w:t>
            </w:r>
          </w:p>
        </w:tc>
        <w:tc>
          <w:tcPr>
            <w:tcW w:w="236" w:type="dxa"/>
            <w:noWrap/>
            <w:hideMark/>
          </w:tcPr>
          <w:p w14:paraId="080F74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9.20691145</w:t>
            </w:r>
          </w:p>
        </w:tc>
        <w:tc>
          <w:tcPr>
            <w:tcW w:w="236" w:type="dxa"/>
            <w:noWrap/>
            <w:hideMark/>
          </w:tcPr>
          <w:p w14:paraId="53EDFB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8.79779358</w:t>
            </w:r>
          </w:p>
        </w:tc>
        <w:tc>
          <w:tcPr>
            <w:tcW w:w="236" w:type="dxa"/>
            <w:noWrap/>
            <w:hideMark/>
          </w:tcPr>
          <w:p w14:paraId="6BE49F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1.01253657</w:t>
            </w:r>
          </w:p>
        </w:tc>
      </w:tr>
      <w:tr w:rsidR="004A3F9A" w:rsidRPr="00CE7A00" w14:paraId="42FBC98E" w14:textId="77777777" w:rsidTr="004A3F9A">
        <w:trPr>
          <w:trHeight w:val="20"/>
        </w:trPr>
        <w:tc>
          <w:tcPr>
            <w:tcW w:w="236" w:type="dxa"/>
            <w:noWrap/>
            <w:hideMark/>
          </w:tcPr>
          <w:p w14:paraId="311CACE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3421C5D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EAF1A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0.00249704</w:t>
            </w:r>
          </w:p>
        </w:tc>
        <w:tc>
          <w:tcPr>
            <w:tcW w:w="236" w:type="dxa"/>
            <w:noWrap/>
            <w:hideMark/>
          </w:tcPr>
          <w:p w14:paraId="6E959B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0.02525216</w:t>
            </w:r>
          </w:p>
        </w:tc>
        <w:tc>
          <w:tcPr>
            <w:tcW w:w="236" w:type="dxa"/>
            <w:noWrap/>
            <w:hideMark/>
          </w:tcPr>
          <w:p w14:paraId="7C7082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0.05382633</w:t>
            </w:r>
          </w:p>
        </w:tc>
        <w:tc>
          <w:tcPr>
            <w:tcW w:w="236" w:type="dxa"/>
            <w:noWrap/>
            <w:hideMark/>
          </w:tcPr>
          <w:p w14:paraId="033BA8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31.5242881</w:t>
            </w:r>
          </w:p>
        </w:tc>
        <w:tc>
          <w:tcPr>
            <w:tcW w:w="236" w:type="dxa"/>
            <w:noWrap/>
            <w:hideMark/>
          </w:tcPr>
          <w:p w14:paraId="22CDC1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31.5495104</w:t>
            </w:r>
          </w:p>
        </w:tc>
        <w:tc>
          <w:tcPr>
            <w:tcW w:w="236" w:type="dxa"/>
            <w:noWrap/>
            <w:hideMark/>
          </w:tcPr>
          <w:p w14:paraId="4A94A1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1.0542478</w:t>
            </w:r>
          </w:p>
        </w:tc>
      </w:tr>
      <w:tr w:rsidR="004A3F9A" w:rsidRPr="00CE7A00" w14:paraId="5973FD4A" w14:textId="77777777" w:rsidTr="004A3F9A">
        <w:trPr>
          <w:trHeight w:val="20"/>
        </w:trPr>
        <w:tc>
          <w:tcPr>
            <w:tcW w:w="236" w:type="dxa"/>
            <w:noWrap/>
            <w:hideMark/>
          </w:tcPr>
          <w:p w14:paraId="50701F3B"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786B01A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C2C7B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0.00173364</w:t>
            </w:r>
          </w:p>
        </w:tc>
        <w:tc>
          <w:tcPr>
            <w:tcW w:w="236" w:type="dxa"/>
            <w:noWrap/>
            <w:hideMark/>
          </w:tcPr>
          <w:p w14:paraId="119C10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0.05160354</w:t>
            </w:r>
          </w:p>
        </w:tc>
        <w:tc>
          <w:tcPr>
            <w:tcW w:w="236" w:type="dxa"/>
            <w:noWrap/>
            <w:hideMark/>
          </w:tcPr>
          <w:p w14:paraId="2B2BA52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0.10964436</w:t>
            </w:r>
          </w:p>
        </w:tc>
        <w:tc>
          <w:tcPr>
            <w:tcW w:w="236" w:type="dxa"/>
            <w:noWrap/>
            <w:hideMark/>
          </w:tcPr>
          <w:p w14:paraId="446AE6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20.5083508</w:t>
            </w:r>
          </w:p>
        </w:tc>
        <w:tc>
          <w:tcPr>
            <w:tcW w:w="236" w:type="dxa"/>
            <w:noWrap/>
            <w:hideMark/>
          </w:tcPr>
          <w:p w14:paraId="54249A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19.0210843</w:t>
            </w:r>
          </w:p>
        </w:tc>
        <w:tc>
          <w:tcPr>
            <w:tcW w:w="236" w:type="dxa"/>
            <w:noWrap/>
            <w:hideMark/>
          </w:tcPr>
          <w:p w14:paraId="1B3EF6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1.07327493</w:t>
            </w:r>
          </w:p>
        </w:tc>
      </w:tr>
      <w:tr w:rsidR="004A3F9A" w:rsidRPr="00CE7A00" w14:paraId="7AC53A85" w14:textId="77777777" w:rsidTr="004A3F9A">
        <w:trPr>
          <w:trHeight w:val="20"/>
        </w:trPr>
        <w:tc>
          <w:tcPr>
            <w:tcW w:w="236" w:type="dxa"/>
            <w:noWrap/>
            <w:hideMark/>
          </w:tcPr>
          <w:p w14:paraId="51C8E26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22A2D0E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B340F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0.02304538</w:t>
            </w:r>
          </w:p>
        </w:tc>
        <w:tc>
          <w:tcPr>
            <w:tcW w:w="236" w:type="dxa"/>
            <w:noWrap/>
            <w:hideMark/>
          </w:tcPr>
          <w:p w14:paraId="77415B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0.03527601</w:t>
            </w:r>
          </w:p>
        </w:tc>
        <w:tc>
          <w:tcPr>
            <w:tcW w:w="236" w:type="dxa"/>
            <w:noWrap/>
            <w:hideMark/>
          </w:tcPr>
          <w:p w14:paraId="216914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0.03994513</w:t>
            </w:r>
          </w:p>
        </w:tc>
        <w:tc>
          <w:tcPr>
            <w:tcW w:w="236" w:type="dxa"/>
            <w:noWrap/>
            <w:hideMark/>
          </w:tcPr>
          <w:p w14:paraId="5745B2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17.5842476</w:t>
            </w:r>
          </w:p>
        </w:tc>
        <w:tc>
          <w:tcPr>
            <w:tcW w:w="236" w:type="dxa"/>
            <w:noWrap/>
            <w:hideMark/>
          </w:tcPr>
          <w:p w14:paraId="27DD8D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9.9381081</w:t>
            </w:r>
          </w:p>
        </w:tc>
        <w:tc>
          <w:tcPr>
            <w:tcW w:w="236" w:type="dxa"/>
            <w:noWrap/>
            <w:hideMark/>
          </w:tcPr>
          <w:p w14:paraId="797AE5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0.37277583</w:t>
            </w:r>
          </w:p>
        </w:tc>
      </w:tr>
      <w:tr w:rsidR="004A3F9A" w:rsidRPr="00CE7A00" w14:paraId="0217ED53" w14:textId="77777777" w:rsidTr="004A3F9A">
        <w:trPr>
          <w:trHeight w:val="20"/>
        </w:trPr>
        <w:tc>
          <w:tcPr>
            <w:tcW w:w="236" w:type="dxa"/>
            <w:noWrap/>
            <w:hideMark/>
          </w:tcPr>
          <w:p w14:paraId="7B62FA8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1F31CA6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2EEEF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0.01491198</w:t>
            </w:r>
          </w:p>
        </w:tc>
        <w:tc>
          <w:tcPr>
            <w:tcW w:w="236" w:type="dxa"/>
            <w:noWrap/>
            <w:hideMark/>
          </w:tcPr>
          <w:p w14:paraId="27935F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0.63522607</w:t>
            </w:r>
          </w:p>
        </w:tc>
        <w:tc>
          <w:tcPr>
            <w:tcW w:w="236" w:type="dxa"/>
            <w:noWrap/>
            <w:hideMark/>
          </w:tcPr>
          <w:p w14:paraId="5BCCAA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0.07844782</w:t>
            </w:r>
          </w:p>
        </w:tc>
        <w:tc>
          <w:tcPr>
            <w:tcW w:w="236" w:type="dxa"/>
            <w:noWrap/>
            <w:hideMark/>
          </w:tcPr>
          <w:p w14:paraId="55C35B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59.463865</w:t>
            </w:r>
          </w:p>
        </w:tc>
        <w:tc>
          <w:tcPr>
            <w:tcW w:w="236" w:type="dxa"/>
            <w:noWrap/>
            <w:hideMark/>
          </w:tcPr>
          <w:p w14:paraId="428E332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57.103958</w:t>
            </w:r>
          </w:p>
        </w:tc>
        <w:tc>
          <w:tcPr>
            <w:tcW w:w="236" w:type="dxa"/>
            <w:noWrap/>
            <w:hideMark/>
          </w:tcPr>
          <w:p w14:paraId="644D3C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0.06760869</w:t>
            </w:r>
          </w:p>
        </w:tc>
      </w:tr>
      <w:tr w:rsidR="004A3F9A" w:rsidRPr="00CE7A00" w14:paraId="643E694E" w14:textId="77777777" w:rsidTr="004A3F9A">
        <w:trPr>
          <w:trHeight w:val="20"/>
        </w:trPr>
        <w:tc>
          <w:tcPr>
            <w:tcW w:w="236" w:type="dxa"/>
            <w:noWrap/>
            <w:hideMark/>
          </w:tcPr>
          <w:p w14:paraId="6AF83A4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4FE1A22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E1748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0.21766085</w:t>
            </w:r>
          </w:p>
        </w:tc>
        <w:tc>
          <w:tcPr>
            <w:tcW w:w="236" w:type="dxa"/>
            <w:noWrap/>
            <w:hideMark/>
          </w:tcPr>
          <w:p w14:paraId="7E4BF4C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1.71090885</w:t>
            </w:r>
          </w:p>
        </w:tc>
        <w:tc>
          <w:tcPr>
            <w:tcW w:w="236" w:type="dxa"/>
            <w:noWrap/>
            <w:hideMark/>
          </w:tcPr>
          <w:p w14:paraId="42F97D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2.67169604</w:t>
            </w:r>
          </w:p>
        </w:tc>
        <w:tc>
          <w:tcPr>
            <w:tcW w:w="236" w:type="dxa"/>
            <w:noWrap/>
            <w:hideMark/>
          </w:tcPr>
          <w:p w14:paraId="784266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8.43403409</w:t>
            </w:r>
          </w:p>
        </w:tc>
        <w:tc>
          <w:tcPr>
            <w:tcW w:w="236" w:type="dxa"/>
            <w:noWrap/>
            <w:hideMark/>
          </w:tcPr>
          <w:p w14:paraId="265AA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8.41705845</w:t>
            </w:r>
          </w:p>
        </w:tc>
        <w:tc>
          <w:tcPr>
            <w:tcW w:w="236" w:type="dxa"/>
            <w:noWrap/>
            <w:hideMark/>
          </w:tcPr>
          <w:p w14:paraId="7E858B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0.78448221</w:t>
            </w:r>
          </w:p>
        </w:tc>
      </w:tr>
      <w:tr w:rsidR="004A3F9A" w:rsidRPr="00CE7A00" w14:paraId="28D61933" w14:textId="77777777" w:rsidTr="004A3F9A">
        <w:trPr>
          <w:trHeight w:val="20"/>
        </w:trPr>
        <w:tc>
          <w:tcPr>
            <w:tcW w:w="236" w:type="dxa"/>
            <w:noWrap/>
            <w:hideMark/>
          </w:tcPr>
          <w:p w14:paraId="495ACF3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3BCD6BA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2A859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0.06808381</w:t>
            </w:r>
          </w:p>
        </w:tc>
        <w:tc>
          <w:tcPr>
            <w:tcW w:w="236" w:type="dxa"/>
            <w:noWrap/>
            <w:hideMark/>
          </w:tcPr>
          <w:p w14:paraId="1F7AE6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0.00204536</w:t>
            </w:r>
          </w:p>
        </w:tc>
        <w:tc>
          <w:tcPr>
            <w:tcW w:w="236" w:type="dxa"/>
            <w:noWrap/>
            <w:hideMark/>
          </w:tcPr>
          <w:p w14:paraId="48E07F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0.40852831</w:t>
            </w:r>
          </w:p>
        </w:tc>
        <w:tc>
          <w:tcPr>
            <w:tcW w:w="236" w:type="dxa"/>
            <w:noWrap/>
            <w:hideMark/>
          </w:tcPr>
          <w:p w14:paraId="678309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11.4604872</w:t>
            </w:r>
          </w:p>
        </w:tc>
        <w:tc>
          <w:tcPr>
            <w:tcW w:w="236" w:type="dxa"/>
            <w:noWrap/>
            <w:hideMark/>
          </w:tcPr>
          <w:p w14:paraId="2914F5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9.12873959</w:t>
            </w:r>
          </w:p>
        </w:tc>
        <w:tc>
          <w:tcPr>
            <w:tcW w:w="236" w:type="dxa"/>
            <w:noWrap/>
            <w:hideMark/>
          </w:tcPr>
          <w:p w14:paraId="24248A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2.80868967</w:t>
            </w:r>
          </w:p>
        </w:tc>
      </w:tr>
      <w:tr w:rsidR="004A3F9A" w:rsidRPr="00CE7A00" w14:paraId="6410D2B1" w14:textId="77777777" w:rsidTr="004A3F9A">
        <w:trPr>
          <w:trHeight w:val="20"/>
        </w:trPr>
        <w:tc>
          <w:tcPr>
            <w:tcW w:w="236" w:type="dxa"/>
            <w:noWrap/>
            <w:hideMark/>
          </w:tcPr>
          <w:p w14:paraId="38917120"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3EADA9E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75C9FA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0.02524198</w:t>
            </w:r>
          </w:p>
        </w:tc>
        <w:tc>
          <w:tcPr>
            <w:tcW w:w="236" w:type="dxa"/>
            <w:noWrap/>
            <w:hideMark/>
          </w:tcPr>
          <w:p w14:paraId="27655FC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0.37000828</w:t>
            </w:r>
          </w:p>
        </w:tc>
        <w:tc>
          <w:tcPr>
            <w:tcW w:w="236" w:type="dxa"/>
            <w:noWrap/>
            <w:hideMark/>
          </w:tcPr>
          <w:p w14:paraId="7717F8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0.35031334</w:t>
            </w:r>
          </w:p>
        </w:tc>
        <w:tc>
          <w:tcPr>
            <w:tcW w:w="236" w:type="dxa"/>
            <w:noWrap/>
            <w:hideMark/>
          </w:tcPr>
          <w:p w14:paraId="6DB0FA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21.3256514</w:t>
            </w:r>
          </w:p>
        </w:tc>
        <w:tc>
          <w:tcPr>
            <w:tcW w:w="236" w:type="dxa"/>
            <w:noWrap/>
            <w:hideMark/>
          </w:tcPr>
          <w:p w14:paraId="3991C5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21.1974096</w:t>
            </w:r>
          </w:p>
        </w:tc>
        <w:tc>
          <w:tcPr>
            <w:tcW w:w="236" w:type="dxa"/>
            <w:noWrap/>
            <w:hideMark/>
          </w:tcPr>
          <w:p w14:paraId="286274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0.47590472</w:t>
            </w:r>
          </w:p>
        </w:tc>
      </w:tr>
      <w:tr w:rsidR="004A3F9A" w:rsidRPr="00CE7A00" w14:paraId="48D9EBA4" w14:textId="77777777" w:rsidTr="004A3F9A">
        <w:trPr>
          <w:trHeight w:val="20"/>
        </w:trPr>
        <w:tc>
          <w:tcPr>
            <w:tcW w:w="236" w:type="dxa"/>
            <w:noWrap/>
            <w:hideMark/>
          </w:tcPr>
          <w:p w14:paraId="746FCE6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004E3A2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19EA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0.00193533</w:t>
            </w:r>
          </w:p>
        </w:tc>
        <w:tc>
          <w:tcPr>
            <w:tcW w:w="236" w:type="dxa"/>
            <w:noWrap/>
            <w:hideMark/>
          </w:tcPr>
          <w:p w14:paraId="014110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2.62375144</w:t>
            </w:r>
          </w:p>
        </w:tc>
        <w:tc>
          <w:tcPr>
            <w:tcW w:w="236" w:type="dxa"/>
            <w:noWrap/>
            <w:hideMark/>
          </w:tcPr>
          <w:p w14:paraId="3816C2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5.16135105</w:t>
            </w:r>
          </w:p>
        </w:tc>
        <w:tc>
          <w:tcPr>
            <w:tcW w:w="236" w:type="dxa"/>
            <w:noWrap/>
            <w:hideMark/>
          </w:tcPr>
          <w:p w14:paraId="5C3DEE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24.7771196</w:t>
            </w:r>
          </w:p>
        </w:tc>
        <w:tc>
          <w:tcPr>
            <w:tcW w:w="236" w:type="dxa"/>
            <w:noWrap/>
            <w:hideMark/>
          </w:tcPr>
          <w:p w14:paraId="4EF855B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24.7621258</w:t>
            </w:r>
          </w:p>
        </w:tc>
        <w:tc>
          <w:tcPr>
            <w:tcW w:w="236" w:type="dxa"/>
            <w:noWrap/>
            <w:hideMark/>
          </w:tcPr>
          <w:p w14:paraId="27FDA6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0.98358232</w:t>
            </w:r>
          </w:p>
        </w:tc>
      </w:tr>
      <w:tr w:rsidR="004A3F9A" w:rsidRPr="00CE7A00" w14:paraId="6641CAC4" w14:textId="77777777" w:rsidTr="004A3F9A">
        <w:trPr>
          <w:trHeight w:val="20"/>
        </w:trPr>
        <w:tc>
          <w:tcPr>
            <w:tcW w:w="236" w:type="dxa"/>
            <w:noWrap/>
            <w:hideMark/>
          </w:tcPr>
          <w:p w14:paraId="6B31D54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71CF274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322DA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0.04431145</w:t>
            </w:r>
          </w:p>
        </w:tc>
        <w:tc>
          <w:tcPr>
            <w:tcW w:w="236" w:type="dxa"/>
            <w:noWrap/>
            <w:hideMark/>
          </w:tcPr>
          <w:p w14:paraId="5B37C9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5.90084035</w:t>
            </w:r>
          </w:p>
        </w:tc>
        <w:tc>
          <w:tcPr>
            <w:tcW w:w="236" w:type="dxa"/>
            <w:noWrap/>
            <w:hideMark/>
          </w:tcPr>
          <w:p w14:paraId="064164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12.126715</w:t>
            </w:r>
          </w:p>
        </w:tc>
        <w:tc>
          <w:tcPr>
            <w:tcW w:w="236" w:type="dxa"/>
            <w:noWrap/>
            <w:hideMark/>
          </w:tcPr>
          <w:p w14:paraId="15B808E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13.3227365</w:t>
            </w:r>
          </w:p>
        </w:tc>
        <w:tc>
          <w:tcPr>
            <w:tcW w:w="236" w:type="dxa"/>
            <w:noWrap/>
            <w:hideMark/>
          </w:tcPr>
          <w:p w14:paraId="503AD1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13.322738</w:t>
            </w:r>
          </w:p>
        </w:tc>
        <w:tc>
          <w:tcPr>
            <w:tcW w:w="236" w:type="dxa"/>
            <w:noWrap/>
            <w:hideMark/>
          </w:tcPr>
          <w:p w14:paraId="7B7583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1.03114656</w:t>
            </w:r>
          </w:p>
        </w:tc>
      </w:tr>
      <w:tr w:rsidR="004A3F9A" w:rsidRPr="00CE7A00" w14:paraId="322A74E2" w14:textId="77777777" w:rsidTr="004A3F9A">
        <w:trPr>
          <w:trHeight w:val="20"/>
        </w:trPr>
        <w:tc>
          <w:tcPr>
            <w:tcW w:w="236" w:type="dxa"/>
            <w:noWrap/>
            <w:hideMark/>
          </w:tcPr>
          <w:p w14:paraId="050CAD5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5262271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A8354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0.03429727</w:t>
            </w:r>
          </w:p>
        </w:tc>
        <w:tc>
          <w:tcPr>
            <w:tcW w:w="236" w:type="dxa"/>
            <w:noWrap/>
            <w:hideMark/>
          </w:tcPr>
          <w:p w14:paraId="3B5A4C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9.91761498</w:t>
            </w:r>
          </w:p>
        </w:tc>
        <w:tc>
          <w:tcPr>
            <w:tcW w:w="236" w:type="dxa"/>
            <w:noWrap/>
            <w:hideMark/>
          </w:tcPr>
          <w:p w14:paraId="122D95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79D557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16.5899866</w:t>
            </w:r>
          </w:p>
        </w:tc>
        <w:tc>
          <w:tcPr>
            <w:tcW w:w="236" w:type="dxa"/>
            <w:noWrap/>
            <w:hideMark/>
          </w:tcPr>
          <w:p w14:paraId="088542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16.5904226</w:t>
            </w:r>
          </w:p>
        </w:tc>
        <w:tc>
          <w:tcPr>
            <w:tcW w:w="236" w:type="dxa"/>
            <w:noWrap/>
            <w:hideMark/>
          </w:tcPr>
          <w:p w14:paraId="7B421B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0.75623093</w:t>
            </w:r>
          </w:p>
        </w:tc>
      </w:tr>
      <w:tr w:rsidR="004A3F9A" w:rsidRPr="00CE7A00" w14:paraId="118756E8" w14:textId="77777777" w:rsidTr="004A3F9A">
        <w:trPr>
          <w:trHeight w:val="20"/>
        </w:trPr>
        <w:tc>
          <w:tcPr>
            <w:tcW w:w="236" w:type="dxa"/>
            <w:noWrap/>
            <w:hideMark/>
          </w:tcPr>
          <w:p w14:paraId="21D2DEF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31BF790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93B5B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0.01170706</w:t>
            </w:r>
          </w:p>
        </w:tc>
        <w:tc>
          <w:tcPr>
            <w:tcW w:w="236" w:type="dxa"/>
            <w:noWrap/>
            <w:hideMark/>
          </w:tcPr>
          <w:p w14:paraId="52AF57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0.08065316</w:t>
            </w:r>
          </w:p>
        </w:tc>
        <w:tc>
          <w:tcPr>
            <w:tcW w:w="236" w:type="dxa"/>
            <w:noWrap/>
            <w:hideMark/>
          </w:tcPr>
          <w:p w14:paraId="2BB97C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0.14545828</w:t>
            </w:r>
          </w:p>
        </w:tc>
        <w:tc>
          <w:tcPr>
            <w:tcW w:w="236" w:type="dxa"/>
            <w:noWrap/>
            <w:hideMark/>
          </w:tcPr>
          <w:p w14:paraId="05DF03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14.8172803</w:t>
            </w:r>
          </w:p>
        </w:tc>
        <w:tc>
          <w:tcPr>
            <w:tcW w:w="236" w:type="dxa"/>
            <w:noWrap/>
            <w:hideMark/>
          </w:tcPr>
          <w:p w14:paraId="579158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10.4108599</w:t>
            </w:r>
          </w:p>
        </w:tc>
        <w:tc>
          <w:tcPr>
            <w:tcW w:w="236" w:type="dxa"/>
            <w:noWrap/>
            <w:hideMark/>
          </w:tcPr>
          <w:p w14:paraId="7E0E9C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0.87436157</w:t>
            </w:r>
          </w:p>
        </w:tc>
      </w:tr>
      <w:tr w:rsidR="004A3F9A" w:rsidRPr="00CE7A00" w14:paraId="77A7B3CE" w14:textId="77777777" w:rsidTr="004A3F9A">
        <w:trPr>
          <w:trHeight w:val="20"/>
        </w:trPr>
        <w:tc>
          <w:tcPr>
            <w:tcW w:w="236" w:type="dxa"/>
            <w:noWrap/>
            <w:hideMark/>
          </w:tcPr>
          <w:p w14:paraId="101DC472"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61060BC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FFF8E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0.03047146</w:t>
            </w:r>
          </w:p>
        </w:tc>
        <w:tc>
          <w:tcPr>
            <w:tcW w:w="236" w:type="dxa"/>
            <w:noWrap/>
            <w:hideMark/>
          </w:tcPr>
          <w:p w14:paraId="4A14C0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7.97966766</w:t>
            </w:r>
          </w:p>
        </w:tc>
        <w:tc>
          <w:tcPr>
            <w:tcW w:w="236" w:type="dxa"/>
            <w:noWrap/>
            <w:hideMark/>
          </w:tcPr>
          <w:p w14:paraId="191BA4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547EEB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17.0460389</w:t>
            </w:r>
          </w:p>
        </w:tc>
        <w:tc>
          <w:tcPr>
            <w:tcW w:w="236" w:type="dxa"/>
            <w:noWrap/>
            <w:hideMark/>
          </w:tcPr>
          <w:p w14:paraId="2414867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17.0333096</w:t>
            </w:r>
          </w:p>
        </w:tc>
        <w:tc>
          <w:tcPr>
            <w:tcW w:w="236" w:type="dxa"/>
            <w:noWrap/>
            <w:hideMark/>
          </w:tcPr>
          <w:p w14:paraId="4277594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0.93988877</w:t>
            </w:r>
          </w:p>
        </w:tc>
      </w:tr>
      <w:tr w:rsidR="004A3F9A" w:rsidRPr="00CE7A00" w14:paraId="5CDB9AA5" w14:textId="77777777" w:rsidTr="004A3F9A">
        <w:trPr>
          <w:trHeight w:val="20"/>
        </w:trPr>
        <w:tc>
          <w:tcPr>
            <w:tcW w:w="236" w:type="dxa"/>
            <w:noWrap/>
            <w:hideMark/>
          </w:tcPr>
          <w:p w14:paraId="77A9D19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48DA22C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37460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0.01208718</w:t>
            </w:r>
          </w:p>
        </w:tc>
        <w:tc>
          <w:tcPr>
            <w:tcW w:w="236" w:type="dxa"/>
            <w:noWrap/>
            <w:hideMark/>
          </w:tcPr>
          <w:p w14:paraId="52A2B6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0.18388311</w:t>
            </w:r>
          </w:p>
        </w:tc>
        <w:tc>
          <w:tcPr>
            <w:tcW w:w="236" w:type="dxa"/>
            <w:noWrap/>
            <w:hideMark/>
          </w:tcPr>
          <w:p w14:paraId="4730819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0.45738327</w:t>
            </w:r>
          </w:p>
        </w:tc>
        <w:tc>
          <w:tcPr>
            <w:tcW w:w="236" w:type="dxa"/>
            <w:noWrap/>
            <w:hideMark/>
          </w:tcPr>
          <w:p w14:paraId="2AE7A9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9.741042</w:t>
            </w:r>
          </w:p>
        </w:tc>
        <w:tc>
          <w:tcPr>
            <w:tcW w:w="236" w:type="dxa"/>
            <w:noWrap/>
            <w:hideMark/>
          </w:tcPr>
          <w:p w14:paraId="145DE6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9.74052118</w:t>
            </w:r>
          </w:p>
        </w:tc>
        <w:tc>
          <w:tcPr>
            <w:tcW w:w="236" w:type="dxa"/>
            <w:noWrap/>
            <w:hideMark/>
          </w:tcPr>
          <w:p w14:paraId="714E1D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1.24384541</w:t>
            </w:r>
          </w:p>
        </w:tc>
      </w:tr>
      <w:tr w:rsidR="004A3F9A" w:rsidRPr="00CE7A00" w14:paraId="70BC23F3" w14:textId="77777777" w:rsidTr="004A3F9A">
        <w:trPr>
          <w:trHeight w:val="20"/>
        </w:trPr>
        <w:tc>
          <w:tcPr>
            <w:tcW w:w="236" w:type="dxa"/>
            <w:noWrap/>
            <w:hideMark/>
          </w:tcPr>
          <w:p w14:paraId="6FC8882D"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7B1D173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0F7B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0.04250172</w:t>
            </w:r>
          </w:p>
        </w:tc>
        <w:tc>
          <w:tcPr>
            <w:tcW w:w="236" w:type="dxa"/>
            <w:noWrap/>
            <w:hideMark/>
          </w:tcPr>
          <w:p w14:paraId="3B03DED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1.17350003</w:t>
            </w:r>
          </w:p>
        </w:tc>
        <w:tc>
          <w:tcPr>
            <w:tcW w:w="236" w:type="dxa"/>
            <w:noWrap/>
            <w:hideMark/>
          </w:tcPr>
          <w:p w14:paraId="1E879E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2.36764626</w:t>
            </w:r>
          </w:p>
        </w:tc>
        <w:tc>
          <w:tcPr>
            <w:tcW w:w="236" w:type="dxa"/>
            <w:noWrap/>
            <w:hideMark/>
          </w:tcPr>
          <w:p w14:paraId="53D616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16.1437052</w:t>
            </w:r>
          </w:p>
        </w:tc>
        <w:tc>
          <w:tcPr>
            <w:tcW w:w="236" w:type="dxa"/>
            <w:noWrap/>
            <w:hideMark/>
          </w:tcPr>
          <w:p w14:paraId="57289C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15.9928824</w:t>
            </w:r>
          </w:p>
        </w:tc>
        <w:tc>
          <w:tcPr>
            <w:tcW w:w="236" w:type="dxa"/>
            <w:noWrap/>
            <w:hideMark/>
          </w:tcPr>
          <w:p w14:paraId="4C0ED9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1.01511516</w:t>
            </w:r>
          </w:p>
        </w:tc>
      </w:tr>
      <w:tr w:rsidR="004A3F9A" w:rsidRPr="00CE7A00" w14:paraId="6980298C" w14:textId="77777777" w:rsidTr="004A3F9A">
        <w:trPr>
          <w:trHeight w:val="20"/>
        </w:trPr>
        <w:tc>
          <w:tcPr>
            <w:tcW w:w="236" w:type="dxa"/>
            <w:noWrap/>
            <w:hideMark/>
          </w:tcPr>
          <w:p w14:paraId="7CBC108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55D39A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E10A1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0.01256396</w:t>
            </w:r>
          </w:p>
        </w:tc>
        <w:tc>
          <w:tcPr>
            <w:tcW w:w="236" w:type="dxa"/>
            <w:noWrap/>
            <w:hideMark/>
          </w:tcPr>
          <w:p w14:paraId="214D76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0.04112045</w:t>
            </w:r>
          </w:p>
        </w:tc>
        <w:tc>
          <w:tcPr>
            <w:tcW w:w="236" w:type="dxa"/>
            <w:noWrap/>
            <w:hideMark/>
          </w:tcPr>
          <w:p w14:paraId="33D8B9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0.12576802</w:t>
            </w:r>
          </w:p>
        </w:tc>
        <w:tc>
          <w:tcPr>
            <w:tcW w:w="236" w:type="dxa"/>
            <w:noWrap/>
            <w:hideMark/>
          </w:tcPr>
          <w:p w14:paraId="1C5D5E9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8.08740665</w:t>
            </w:r>
          </w:p>
        </w:tc>
        <w:tc>
          <w:tcPr>
            <w:tcW w:w="236" w:type="dxa"/>
            <w:noWrap/>
            <w:hideMark/>
          </w:tcPr>
          <w:p w14:paraId="4502B4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8.09385121</w:t>
            </w:r>
          </w:p>
        </w:tc>
        <w:tc>
          <w:tcPr>
            <w:tcW w:w="236" w:type="dxa"/>
            <w:noWrap/>
            <w:hideMark/>
          </w:tcPr>
          <w:p w14:paraId="13D83BF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1.42252247</w:t>
            </w:r>
          </w:p>
        </w:tc>
      </w:tr>
      <w:tr w:rsidR="004A3F9A" w:rsidRPr="00CE7A00" w14:paraId="21CFE1A1" w14:textId="77777777" w:rsidTr="004A3F9A">
        <w:trPr>
          <w:trHeight w:val="20"/>
        </w:trPr>
        <w:tc>
          <w:tcPr>
            <w:tcW w:w="236" w:type="dxa"/>
            <w:noWrap/>
            <w:hideMark/>
          </w:tcPr>
          <w:p w14:paraId="74C6C50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880E62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0AF6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0.01383322</w:t>
            </w:r>
          </w:p>
        </w:tc>
        <w:tc>
          <w:tcPr>
            <w:tcW w:w="236" w:type="dxa"/>
            <w:noWrap/>
            <w:hideMark/>
          </w:tcPr>
          <w:p w14:paraId="43B1E29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0.17648081</w:t>
            </w:r>
          </w:p>
        </w:tc>
        <w:tc>
          <w:tcPr>
            <w:tcW w:w="236" w:type="dxa"/>
            <w:noWrap/>
            <w:hideMark/>
          </w:tcPr>
          <w:p w14:paraId="1A4E61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0.36442223</w:t>
            </w:r>
          </w:p>
        </w:tc>
        <w:tc>
          <w:tcPr>
            <w:tcW w:w="236" w:type="dxa"/>
            <w:noWrap/>
            <w:hideMark/>
          </w:tcPr>
          <w:p w14:paraId="4BFD1A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18.2393939</w:t>
            </w:r>
          </w:p>
        </w:tc>
        <w:tc>
          <w:tcPr>
            <w:tcW w:w="236" w:type="dxa"/>
            <w:noWrap/>
            <w:hideMark/>
          </w:tcPr>
          <w:p w14:paraId="47F9C9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18.0283888</w:t>
            </w:r>
          </w:p>
        </w:tc>
        <w:tc>
          <w:tcPr>
            <w:tcW w:w="236" w:type="dxa"/>
            <w:noWrap/>
            <w:hideMark/>
          </w:tcPr>
          <w:p w14:paraId="54B0E8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1.03435575</w:t>
            </w:r>
          </w:p>
        </w:tc>
      </w:tr>
      <w:tr w:rsidR="004A3F9A" w:rsidRPr="00CE7A00" w14:paraId="1A9AD7F3" w14:textId="77777777" w:rsidTr="004A3F9A">
        <w:trPr>
          <w:trHeight w:val="20"/>
        </w:trPr>
        <w:tc>
          <w:tcPr>
            <w:tcW w:w="236" w:type="dxa"/>
            <w:noWrap/>
            <w:hideMark/>
          </w:tcPr>
          <w:p w14:paraId="3F0F91C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5358C3F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F6346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0.01776849</w:t>
            </w:r>
          </w:p>
        </w:tc>
        <w:tc>
          <w:tcPr>
            <w:tcW w:w="236" w:type="dxa"/>
            <w:noWrap/>
            <w:hideMark/>
          </w:tcPr>
          <w:p w14:paraId="6E987A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0.01405353</w:t>
            </w:r>
          </w:p>
        </w:tc>
        <w:tc>
          <w:tcPr>
            <w:tcW w:w="236" w:type="dxa"/>
            <w:noWrap/>
            <w:hideMark/>
          </w:tcPr>
          <w:p w14:paraId="6AA64A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0.07153936</w:t>
            </w:r>
          </w:p>
        </w:tc>
        <w:tc>
          <w:tcPr>
            <w:tcW w:w="236" w:type="dxa"/>
            <w:noWrap/>
            <w:hideMark/>
          </w:tcPr>
          <w:p w14:paraId="08816D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11.3450197</w:t>
            </w:r>
          </w:p>
        </w:tc>
        <w:tc>
          <w:tcPr>
            <w:tcW w:w="236" w:type="dxa"/>
            <w:noWrap/>
            <w:hideMark/>
          </w:tcPr>
          <w:p w14:paraId="685DE1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11.2982585</w:t>
            </w:r>
          </w:p>
        </w:tc>
        <w:tc>
          <w:tcPr>
            <w:tcW w:w="236" w:type="dxa"/>
            <w:noWrap/>
            <w:hideMark/>
          </w:tcPr>
          <w:p w14:paraId="74AC8C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1.86078232</w:t>
            </w:r>
          </w:p>
        </w:tc>
      </w:tr>
      <w:tr w:rsidR="004A3F9A" w:rsidRPr="00CE7A00" w14:paraId="537779E0" w14:textId="77777777" w:rsidTr="004A3F9A">
        <w:trPr>
          <w:trHeight w:val="20"/>
        </w:trPr>
        <w:tc>
          <w:tcPr>
            <w:tcW w:w="236" w:type="dxa"/>
            <w:noWrap/>
            <w:hideMark/>
          </w:tcPr>
          <w:p w14:paraId="415B3D40"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64498E0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4DA6A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0.08706407</w:t>
            </w:r>
          </w:p>
        </w:tc>
        <w:tc>
          <w:tcPr>
            <w:tcW w:w="236" w:type="dxa"/>
            <w:noWrap/>
            <w:hideMark/>
          </w:tcPr>
          <w:p w14:paraId="7A41EB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0.0160098</w:t>
            </w:r>
          </w:p>
        </w:tc>
        <w:tc>
          <w:tcPr>
            <w:tcW w:w="236" w:type="dxa"/>
            <w:noWrap/>
            <w:hideMark/>
          </w:tcPr>
          <w:p w14:paraId="4DF5C56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0.03774245</w:t>
            </w:r>
          </w:p>
        </w:tc>
        <w:tc>
          <w:tcPr>
            <w:tcW w:w="236" w:type="dxa"/>
            <w:noWrap/>
            <w:hideMark/>
          </w:tcPr>
          <w:p w14:paraId="68A2EA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5.0502574</w:t>
            </w:r>
          </w:p>
        </w:tc>
        <w:tc>
          <w:tcPr>
            <w:tcW w:w="236" w:type="dxa"/>
            <w:noWrap/>
            <w:hideMark/>
          </w:tcPr>
          <w:p w14:paraId="4CFD4C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5.05519723</w:t>
            </w:r>
          </w:p>
        </w:tc>
        <w:tc>
          <w:tcPr>
            <w:tcW w:w="236" w:type="dxa"/>
            <w:noWrap/>
            <w:hideMark/>
          </w:tcPr>
          <w:p w14:paraId="2C6255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0.60973126</w:t>
            </w:r>
          </w:p>
        </w:tc>
      </w:tr>
    </w:tbl>
    <w:p w14:paraId="5103CE12" w14:textId="77777777" w:rsidR="00682E97" w:rsidRPr="00CE7A00" w:rsidRDefault="00682E97" w:rsidP="004C7D04">
      <w:pPr>
        <w:rPr>
          <w:rFonts w:cs="Times New Roman"/>
        </w:rPr>
      </w:pPr>
    </w:p>
    <w:p w14:paraId="1A056C7F" w14:textId="77777777" w:rsidR="00682E97" w:rsidRPr="00CE7A00" w:rsidRDefault="00682E97" w:rsidP="004C7D04">
      <w:pPr>
        <w:rPr>
          <w:rFonts w:cs="Times New Roman"/>
        </w:rPr>
      </w:pPr>
      <w:r w:rsidRPr="00CE7A00">
        <w:rPr>
          <w:rFonts w:cs="Times New Roman"/>
        </w:rPr>
        <w:br w:type="page"/>
      </w:r>
    </w:p>
    <w:p w14:paraId="5D200373" w14:textId="12AC0D09" w:rsidR="00682E97" w:rsidRPr="00CE7A00" w:rsidRDefault="00682E97" w:rsidP="004C7D04">
      <w:pPr>
        <w:rPr>
          <w:rFonts w:cs="Times New Roman"/>
        </w:rPr>
      </w:pPr>
      <w:r w:rsidRPr="00CE7A00">
        <w:rPr>
          <w:rFonts w:cs="Times New Roman"/>
        </w:rPr>
        <w:lastRenderedPageBreak/>
        <w:t xml:space="preserve">Table S7.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BIO15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31987857" w14:textId="77777777" w:rsidTr="004A3F9A">
        <w:trPr>
          <w:trHeight w:val="20"/>
        </w:trPr>
        <w:tc>
          <w:tcPr>
            <w:tcW w:w="236" w:type="dxa"/>
            <w:noWrap/>
            <w:hideMark/>
          </w:tcPr>
          <w:p w14:paraId="0067E2C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2C74B2A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3F79FB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DB81EC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3B81A191" w14:textId="77777777" w:rsidR="004A3F9A" w:rsidRPr="00CE7A00" w:rsidRDefault="004A3F9A" w:rsidP="004A3F9A">
            <w:pPr>
              <w:rPr>
                <w:rFonts w:eastAsia="Times New Roman" w:cs="Times New Roman"/>
                <w:color w:val="000000"/>
                <w:sz w:val="16"/>
                <w:szCs w:val="16"/>
                <w:lang w:val="en-CA"/>
              </w:rPr>
            </w:pPr>
            <w:proofErr w:type="spellStart"/>
            <w:proofErr w:type="gramStart"/>
            <w:r w:rsidRPr="00CE7A00">
              <w:rPr>
                <w:rFonts w:eastAsia="Times New Roman" w:cs="Times New Roman"/>
                <w:color w:val="000000"/>
                <w:sz w:val="16"/>
                <w:szCs w:val="16"/>
                <w:lang w:val="en-CA"/>
              </w:rPr>
              <w:t>sigma.sq</w:t>
            </w:r>
            <w:proofErr w:type="spellEnd"/>
            <w:proofErr w:type="gramEnd"/>
          </w:p>
        </w:tc>
        <w:tc>
          <w:tcPr>
            <w:tcW w:w="236" w:type="dxa"/>
            <w:noWrap/>
            <w:hideMark/>
          </w:tcPr>
          <w:p w14:paraId="7720196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257A990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expected_mean</w:t>
            </w:r>
            <w:proofErr w:type="spellEnd"/>
          </w:p>
        </w:tc>
        <w:tc>
          <w:tcPr>
            <w:tcW w:w="236" w:type="dxa"/>
            <w:noWrap/>
            <w:hideMark/>
          </w:tcPr>
          <w:p w14:paraId="6B4E301B"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expected_var</w:t>
            </w:r>
            <w:proofErr w:type="spellEnd"/>
          </w:p>
        </w:tc>
      </w:tr>
      <w:tr w:rsidR="004A3F9A" w:rsidRPr="00CE7A00" w14:paraId="45F51EA8" w14:textId="77777777" w:rsidTr="004A3F9A">
        <w:trPr>
          <w:trHeight w:val="20"/>
        </w:trPr>
        <w:tc>
          <w:tcPr>
            <w:tcW w:w="236" w:type="dxa"/>
            <w:noWrap/>
            <w:hideMark/>
          </w:tcPr>
          <w:p w14:paraId="414D7740"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53E49D5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7479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0.04378608</w:t>
            </w:r>
          </w:p>
        </w:tc>
        <w:tc>
          <w:tcPr>
            <w:tcW w:w="236" w:type="dxa"/>
            <w:noWrap/>
            <w:hideMark/>
          </w:tcPr>
          <w:p w14:paraId="036629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2.13850345</w:t>
            </w:r>
          </w:p>
        </w:tc>
        <w:tc>
          <w:tcPr>
            <w:tcW w:w="236" w:type="dxa"/>
            <w:noWrap/>
            <w:hideMark/>
          </w:tcPr>
          <w:p w14:paraId="0151D8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0.46763675</w:t>
            </w:r>
          </w:p>
        </w:tc>
        <w:tc>
          <w:tcPr>
            <w:tcW w:w="236" w:type="dxa"/>
            <w:noWrap/>
            <w:hideMark/>
          </w:tcPr>
          <w:p w14:paraId="3BDC52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44.6338786</w:t>
            </w:r>
          </w:p>
        </w:tc>
        <w:tc>
          <w:tcPr>
            <w:tcW w:w="236" w:type="dxa"/>
            <w:noWrap/>
            <w:hideMark/>
          </w:tcPr>
          <w:p w14:paraId="0E60AD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44.6038733</w:t>
            </w:r>
          </w:p>
        </w:tc>
        <w:tc>
          <w:tcPr>
            <w:tcW w:w="236" w:type="dxa"/>
            <w:noWrap/>
            <w:hideMark/>
          </w:tcPr>
          <w:p w14:paraId="2DF5B3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0.11262597</w:t>
            </w:r>
          </w:p>
        </w:tc>
      </w:tr>
      <w:tr w:rsidR="004A3F9A" w:rsidRPr="00CE7A00" w14:paraId="6DE869B5" w14:textId="77777777" w:rsidTr="004A3F9A">
        <w:trPr>
          <w:trHeight w:val="20"/>
        </w:trPr>
        <w:tc>
          <w:tcPr>
            <w:tcW w:w="236" w:type="dxa"/>
            <w:noWrap/>
            <w:hideMark/>
          </w:tcPr>
          <w:p w14:paraId="67A5D9F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60A8994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0CEE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0.03372723</w:t>
            </w:r>
          </w:p>
        </w:tc>
        <w:tc>
          <w:tcPr>
            <w:tcW w:w="236" w:type="dxa"/>
            <w:noWrap/>
            <w:hideMark/>
          </w:tcPr>
          <w:p w14:paraId="6E2720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0.22175491</w:t>
            </w:r>
          </w:p>
        </w:tc>
        <w:tc>
          <w:tcPr>
            <w:tcW w:w="236" w:type="dxa"/>
            <w:noWrap/>
            <w:hideMark/>
          </w:tcPr>
          <w:p w14:paraId="6E2468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0.07540967</w:t>
            </w:r>
          </w:p>
        </w:tc>
        <w:tc>
          <w:tcPr>
            <w:tcW w:w="236" w:type="dxa"/>
            <w:noWrap/>
            <w:hideMark/>
          </w:tcPr>
          <w:p w14:paraId="05D427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51.1135599</w:t>
            </w:r>
          </w:p>
        </w:tc>
        <w:tc>
          <w:tcPr>
            <w:tcW w:w="236" w:type="dxa"/>
            <w:noWrap/>
            <w:hideMark/>
          </w:tcPr>
          <w:p w14:paraId="36ED13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51.1235697</w:t>
            </w:r>
          </w:p>
        </w:tc>
        <w:tc>
          <w:tcPr>
            <w:tcW w:w="236" w:type="dxa"/>
            <w:noWrap/>
            <w:hideMark/>
          </w:tcPr>
          <w:p w14:paraId="40007D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0.16993306</w:t>
            </w:r>
          </w:p>
        </w:tc>
      </w:tr>
      <w:tr w:rsidR="004A3F9A" w:rsidRPr="00CE7A00" w14:paraId="0A14173E" w14:textId="77777777" w:rsidTr="004A3F9A">
        <w:trPr>
          <w:trHeight w:val="20"/>
        </w:trPr>
        <w:tc>
          <w:tcPr>
            <w:tcW w:w="236" w:type="dxa"/>
            <w:noWrap/>
            <w:hideMark/>
          </w:tcPr>
          <w:p w14:paraId="082C455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256C9C0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2AAA3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0.01412433</w:t>
            </w:r>
          </w:p>
        </w:tc>
        <w:tc>
          <w:tcPr>
            <w:tcW w:w="236" w:type="dxa"/>
            <w:noWrap/>
            <w:hideMark/>
          </w:tcPr>
          <w:p w14:paraId="77568D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0.11162976</w:t>
            </w:r>
          </w:p>
        </w:tc>
        <w:tc>
          <w:tcPr>
            <w:tcW w:w="236" w:type="dxa"/>
            <w:noWrap/>
            <w:hideMark/>
          </w:tcPr>
          <w:p w14:paraId="4E7B62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0.06055915</w:t>
            </w:r>
          </w:p>
        </w:tc>
        <w:tc>
          <w:tcPr>
            <w:tcW w:w="236" w:type="dxa"/>
            <w:noWrap/>
            <w:hideMark/>
          </w:tcPr>
          <w:p w14:paraId="6E8106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45.4198392</w:t>
            </w:r>
          </w:p>
        </w:tc>
        <w:tc>
          <w:tcPr>
            <w:tcW w:w="236" w:type="dxa"/>
            <w:noWrap/>
            <w:hideMark/>
          </w:tcPr>
          <w:p w14:paraId="66DD94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47.5607071</w:t>
            </w:r>
          </w:p>
        </w:tc>
        <w:tc>
          <w:tcPr>
            <w:tcW w:w="236" w:type="dxa"/>
            <w:noWrap/>
            <w:hideMark/>
          </w:tcPr>
          <w:p w14:paraId="5DA7D1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0.27139224</w:t>
            </w:r>
          </w:p>
        </w:tc>
      </w:tr>
      <w:tr w:rsidR="004A3F9A" w:rsidRPr="00CE7A00" w14:paraId="734098A5" w14:textId="77777777" w:rsidTr="004A3F9A">
        <w:trPr>
          <w:trHeight w:val="20"/>
        </w:trPr>
        <w:tc>
          <w:tcPr>
            <w:tcW w:w="236" w:type="dxa"/>
            <w:noWrap/>
            <w:hideMark/>
          </w:tcPr>
          <w:p w14:paraId="3FCC4A7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1B517FC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09F2F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0.65368158</w:t>
            </w:r>
          </w:p>
        </w:tc>
        <w:tc>
          <w:tcPr>
            <w:tcW w:w="236" w:type="dxa"/>
            <w:noWrap/>
            <w:hideMark/>
          </w:tcPr>
          <w:p w14:paraId="15DE31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8.94282157</w:t>
            </w:r>
          </w:p>
        </w:tc>
        <w:tc>
          <w:tcPr>
            <w:tcW w:w="236" w:type="dxa"/>
            <w:noWrap/>
            <w:hideMark/>
          </w:tcPr>
          <w:p w14:paraId="0814C2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3.42358735</w:t>
            </w:r>
          </w:p>
        </w:tc>
        <w:tc>
          <w:tcPr>
            <w:tcW w:w="236" w:type="dxa"/>
            <w:noWrap/>
            <w:hideMark/>
          </w:tcPr>
          <w:p w14:paraId="1F67A6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45.9269541</w:t>
            </w:r>
          </w:p>
        </w:tc>
        <w:tc>
          <w:tcPr>
            <w:tcW w:w="236" w:type="dxa"/>
            <w:noWrap/>
            <w:hideMark/>
          </w:tcPr>
          <w:p w14:paraId="665E1B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45.9181889</w:t>
            </w:r>
          </w:p>
        </w:tc>
        <w:tc>
          <w:tcPr>
            <w:tcW w:w="236" w:type="dxa"/>
            <w:noWrap/>
            <w:hideMark/>
          </w:tcPr>
          <w:p w14:paraId="43496F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0.19142823</w:t>
            </w:r>
          </w:p>
        </w:tc>
      </w:tr>
      <w:tr w:rsidR="004A3F9A" w:rsidRPr="00CE7A00" w14:paraId="3D7F9021" w14:textId="77777777" w:rsidTr="004A3F9A">
        <w:trPr>
          <w:trHeight w:val="20"/>
        </w:trPr>
        <w:tc>
          <w:tcPr>
            <w:tcW w:w="236" w:type="dxa"/>
            <w:noWrap/>
            <w:hideMark/>
          </w:tcPr>
          <w:p w14:paraId="102CD57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230558A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F2690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0.01491422</w:t>
            </w:r>
          </w:p>
        </w:tc>
        <w:tc>
          <w:tcPr>
            <w:tcW w:w="236" w:type="dxa"/>
            <w:noWrap/>
            <w:hideMark/>
          </w:tcPr>
          <w:p w14:paraId="258DE0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0.05322773</w:t>
            </w:r>
          </w:p>
        </w:tc>
        <w:tc>
          <w:tcPr>
            <w:tcW w:w="236" w:type="dxa"/>
            <w:noWrap/>
            <w:hideMark/>
          </w:tcPr>
          <w:p w14:paraId="4EF0AB9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0.01526969</w:t>
            </w:r>
          </w:p>
        </w:tc>
        <w:tc>
          <w:tcPr>
            <w:tcW w:w="236" w:type="dxa"/>
            <w:noWrap/>
            <w:hideMark/>
          </w:tcPr>
          <w:p w14:paraId="01F334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63.9284512</w:t>
            </w:r>
          </w:p>
        </w:tc>
        <w:tc>
          <w:tcPr>
            <w:tcW w:w="236" w:type="dxa"/>
            <w:noWrap/>
            <w:hideMark/>
          </w:tcPr>
          <w:p w14:paraId="6A2242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63.2497237</w:t>
            </w:r>
          </w:p>
        </w:tc>
        <w:tc>
          <w:tcPr>
            <w:tcW w:w="236" w:type="dxa"/>
            <w:noWrap/>
            <w:hideMark/>
          </w:tcPr>
          <w:p w14:paraId="3F65BF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0.14428678</w:t>
            </w:r>
          </w:p>
        </w:tc>
      </w:tr>
      <w:tr w:rsidR="004A3F9A" w:rsidRPr="00CE7A00" w14:paraId="294E56EB" w14:textId="77777777" w:rsidTr="004A3F9A">
        <w:trPr>
          <w:trHeight w:val="20"/>
        </w:trPr>
        <w:tc>
          <w:tcPr>
            <w:tcW w:w="236" w:type="dxa"/>
            <w:noWrap/>
            <w:hideMark/>
          </w:tcPr>
          <w:p w14:paraId="61C916F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7A828E1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D9207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0.05721943</w:t>
            </w:r>
          </w:p>
        </w:tc>
        <w:tc>
          <w:tcPr>
            <w:tcW w:w="236" w:type="dxa"/>
            <w:noWrap/>
            <w:hideMark/>
          </w:tcPr>
          <w:p w14:paraId="663409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1.24043227</w:t>
            </w:r>
          </w:p>
        </w:tc>
        <w:tc>
          <w:tcPr>
            <w:tcW w:w="236" w:type="dxa"/>
            <w:noWrap/>
            <w:hideMark/>
          </w:tcPr>
          <w:p w14:paraId="755FA3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0.67799626</w:t>
            </w:r>
          </w:p>
        </w:tc>
        <w:tc>
          <w:tcPr>
            <w:tcW w:w="236" w:type="dxa"/>
            <w:noWrap/>
            <w:hideMark/>
          </w:tcPr>
          <w:p w14:paraId="711E4B3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45.5538977</w:t>
            </w:r>
          </w:p>
        </w:tc>
        <w:tc>
          <w:tcPr>
            <w:tcW w:w="236" w:type="dxa"/>
            <w:noWrap/>
            <w:hideMark/>
          </w:tcPr>
          <w:p w14:paraId="32389FF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45.5556989</w:t>
            </w:r>
          </w:p>
        </w:tc>
        <w:tc>
          <w:tcPr>
            <w:tcW w:w="236" w:type="dxa"/>
            <w:noWrap/>
            <w:hideMark/>
          </w:tcPr>
          <w:p w14:paraId="415D09D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0.27514224</w:t>
            </w:r>
          </w:p>
        </w:tc>
      </w:tr>
      <w:tr w:rsidR="004A3F9A" w:rsidRPr="00CE7A00" w14:paraId="2895345D" w14:textId="77777777" w:rsidTr="004A3F9A">
        <w:trPr>
          <w:trHeight w:val="20"/>
        </w:trPr>
        <w:tc>
          <w:tcPr>
            <w:tcW w:w="236" w:type="dxa"/>
            <w:noWrap/>
            <w:hideMark/>
          </w:tcPr>
          <w:p w14:paraId="3D692D7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0703167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C8279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0.02936977</w:t>
            </w:r>
          </w:p>
        </w:tc>
        <w:tc>
          <w:tcPr>
            <w:tcW w:w="236" w:type="dxa"/>
            <w:noWrap/>
            <w:hideMark/>
          </w:tcPr>
          <w:p w14:paraId="547AFC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0.43801139</w:t>
            </w:r>
          </w:p>
        </w:tc>
        <w:tc>
          <w:tcPr>
            <w:tcW w:w="236" w:type="dxa"/>
            <w:noWrap/>
            <w:hideMark/>
          </w:tcPr>
          <w:p w14:paraId="0D321F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0.17261584</w:t>
            </w:r>
          </w:p>
        </w:tc>
        <w:tc>
          <w:tcPr>
            <w:tcW w:w="236" w:type="dxa"/>
            <w:noWrap/>
            <w:hideMark/>
          </w:tcPr>
          <w:p w14:paraId="56F856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35.9267652</w:t>
            </w:r>
          </w:p>
        </w:tc>
        <w:tc>
          <w:tcPr>
            <w:tcW w:w="236" w:type="dxa"/>
            <w:noWrap/>
            <w:hideMark/>
          </w:tcPr>
          <w:p w14:paraId="100BDF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36.0347586</w:t>
            </w:r>
          </w:p>
        </w:tc>
        <w:tc>
          <w:tcPr>
            <w:tcW w:w="236" w:type="dxa"/>
            <w:noWrap/>
            <w:hideMark/>
          </w:tcPr>
          <w:p w14:paraId="32775F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0.20407219</w:t>
            </w:r>
          </w:p>
        </w:tc>
      </w:tr>
      <w:tr w:rsidR="004A3F9A" w:rsidRPr="00CE7A00" w14:paraId="41D5E2D6" w14:textId="77777777" w:rsidTr="004A3F9A">
        <w:trPr>
          <w:trHeight w:val="20"/>
        </w:trPr>
        <w:tc>
          <w:tcPr>
            <w:tcW w:w="236" w:type="dxa"/>
            <w:noWrap/>
            <w:hideMark/>
          </w:tcPr>
          <w:p w14:paraId="7F06A41B"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3CD2953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5B3777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0.05806122</w:t>
            </w:r>
          </w:p>
        </w:tc>
        <w:tc>
          <w:tcPr>
            <w:tcW w:w="236" w:type="dxa"/>
            <w:noWrap/>
            <w:hideMark/>
          </w:tcPr>
          <w:p w14:paraId="00FAB5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0.18148917</w:t>
            </w:r>
          </w:p>
        </w:tc>
        <w:tc>
          <w:tcPr>
            <w:tcW w:w="236" w:type="dxa"/>
            <w:noWrap/>
            <w:hideMark/>
          </w:tcPr>
          <w:p w14:paraId="2D1F00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0.04698407</w:t>
            </w:r>
          </w:p>
        </w:tc>
        <w:tc>
          <w:tcPr>
            <w:tcW w:w="236" w:type="dxa"/>
            <w:noWrap/>
            <w:hideMark/>
          </w:tcPr>
          <w:p w14:paraId="196310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48.1409986</w:t>
            </w:r>
          </w:p>
        </w:tc>
        <w:tc>
          <w:tcPr>
            <w:tcW w:w="236" w:type="dxa"/>
            <w:noWrap/>
            <w:hideMark/>
          </w:tcPr>
          <w:p w14:paraId="088E5F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48.4722471</w:t>
            </w:r>
          </w:p>
        </w:tc>
        <w:tc>
          <w:tcPr>
            <w:tcW w:w="236" w:type="dxa"/>
            <w:noWrap/>
            <w:hideMark/>
          </w:tcPr>
          <w:p w14:paraId="590221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0.12952768</w:t>
            </w:r>
          </w:p>
        </w:tc>
      </w:tr>
      <w:tr w:rsidR="004A3F9A" w:rsidRPr="00CE7A00" w14:paraId="10BE3501" w14:textId="77777777" w:rsidTr="004A3F9A">
        <w:trPr>
          <w:trHeight w:val="20"/>
        </w:trPr>
        <w:tc>
          <w:tcPr>
            <w:tcW w:w="236" w:type="dxa"/>
            <w:noWrap/>
            <w:hideMark/>
          </w:tcPr>
          <w:p w14:paraId="456BF55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59AF32D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13F2D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0.09189669</w:t>
            </w:r>
          </w:p>
        </w:tc>
        <w:tc>
          <w:tcPr>
            <w:tcW w:w="236" w:type="dxa"/>
            <w:noWrap/>
            <w:hideMark/>
          </w:tcPr>
          <w:p w14:paraId="5FC4C3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0.01040016</w:t>
            </w:r>
          </w:p>
        </w:tc>
        <w:tc>
          <w:tcPr>
            <w:tcW w:w="236" w:type="dxa"/>
            <w:noWrap/>
            <w:hideMark/>
          </w:tcPr>
          <w:p w14:paraId="1A8D41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0.0134917</w:t>
            </w:r>
          </w:p>
        </w:tc>
        <w:tc>
          <w:tcPr>
            <w:tcW w:w="236" w:type="dxa"/>
            <w:noWrap/>
            <w:hideMark/>
          </w:tcPr>
          <w:p w14:paraId="380DD54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54.8359681</w:t>
            </w:r>
          </w:p>
        </w:tc>
        <w:tc>
          <w:tcPr>
            <w:tcW w:w="236" w:type="dxa"/>
            <w:noWrap/>
            <w:hideMark/>
          </w:tcPr>
          <w:p w14:paraId="05BAC2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55.0637738</w:t>
            </w:r>
          </w:p>
        </w:tc>
        <w:tc>
          <w:tcPr>
            <w:tcW w:w="236" w:type="dxa"/>
            <w:noWrap/>
            <w:hideMark/>
          </w:tcPr>
          <w:p w14:paraId="68BC09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0.42128873</w:t>
            </w:r>
          </w:p>
        </w:tc>
      </w:tr>
      <w:tr w:rsidR="004A3F9A" w:rsidRPr="00CE7A00" w14:paraId="7FB6F2A2" w14:textId="77777777" w:rsidTr="004A3F9A">
        <w:trPr>
          <w:trHeight w:val="20"/>
        </w:trPr>
        <w:tc>
          <w:tcPr>
            <w:tcW w:w="236" w:type="dxa"/>
            <w:noWrap/>
            <w:hideMark/>
          </w:tcPr>
          <w:p w14:paraId="6C04334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782F919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3F233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0.09217477</w:t>
            </w:r>
          </w:p>
        </w:tc>
        <w:tc>
          <w:tcPr>
            <w:tcW w:w="236" w:type="dxa"/>
            <w:noWrap/>
            <w:hideMark/>
          </w:tcPr>
          <w:p w14:paraId="0D9CDB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0.00349425</w:t>
            </w:r>
          </w:p>
        </w:tc>
        <w:tc>
          <w:tcPr>
            <w:tcW w:w="236" w:type="dxa"/>
            <w:noWrap/>
            <w:hideMark/>
          </w:tcPr>
          <w:p w14:paraId="55AFDB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0.00627452</w:t>
            </w:r>
          </w:p>
        </w:tc>
        <w:tc>
          <w:tcPr>
            <w:tcW w:w="236" w:type="dxa"/>
            <w:noWrap/>
            <w:hideMark/>
          </w:tcPr>
          <w:p w14:paraId="56804F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57.6550366</w:t>
            </w:r>
          </w:p>
        </w:tc>
        <w:tc>
          <w:tcPr>
            <w:tcW w:w="236" w:type="dxa"/>
            <w:noWrap/>
            <w:hideMark/>
          </w:tcPr>
          <w:p w14:paraId="137459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48.2869124</w:t>
            </w:r>
          </w:p>
        </w:tc>
        <w:tc>
          <w:tcPr>
            <w:tcW w:w="236" w:type="dxa"/>
            <w:noWrap/>
            <w:hideMark/>
          </w:tcPr>
          <w:p w14:paraId="71A5C6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0.1696715</w:t>
            </w:r>
          </w:p>
        </w:tc>
      </w:tr>
      <w:tr w:rsidR="004A3F9A" w:rsidRPr="00CE7A00" w14:paraId="1ABDF0A3" w14:textId="77777777" w:rsidTr="004A3F9A">
        <w:trPr>
          <w:trHeight w:val="20"/>
        </w:trPr>
        <w:tc>
          <w:tcPr>
            <w:tcW w:w="236" w:type="dxa"/>
            <w:noWrap/>
            <w:hideMark/>
          </w:tcPr>
          <w:p w14:paraId="28873AF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66ED26C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2F4E04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0.02436305</w:t>
            </w:r>
          </w:p>
        </w:tc>
        <w:tc>
          <w:tcPr>
            <w:tcW w:w="236" w:type="dxa"/>
            <w:noWrap/>
            <w:hideMark/>
          </w:tcPr>
          <w:p w14:paraId="774DE5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0.15985228</w:t>
            </w:r>
          </w:p>
        </w:tc>
        <w:tc>
          <w:tcPr>
            <w:tcW w:w="236" w:type="dxa"/>
            <w:noWrap/>
            <w:hideMark/>
          </w:tcPr>
          <w:p w14:paraId="026B5A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0.06077946</w:t>
            </w:r>
          </w:p>
        </w:tc>
        <w:tc>
          <w:tcPr>
            <w:tcW w:w="236" w:type="dxa"/>
            <w:noWrap/>
            <w:hideMark/>
          </w:tcPr>
          <w:p w14:paraId="6B69FD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32.3514008</w:t>
            </w:r>
          </w:p>
        </w:tc>
        <w:tc>
          <w:tcPr>
            <w:tcW w:w="236" w:type="dxa"/>
            <w:noWrap/>
            <w:hideMark/>
          </w:tcPr>
          <w:p w14:paraId="5C4189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39.0265804</w:t>
            </w:r>
          </w:p>
        </w:tc>
        <w:tc>
          <w:tcPr>
            <w:tcW w:w="236" w:type="dxa"/>
            <w:noWrap/>
            <w:hideMark/>
          </w:tcPr>
          <w:p w14:paraId="595486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0.1832457</w:t>
            </w:r>
          </w:p>
        </w:tc>
      </w:tr>
      <w:tr w:rsidR="004A3F9A" w:rsidRPr="00CE7A00" w14:paraId="32D12C77" w14:textId="77777777" w:rsidTr="004A3F9A">
        <w:trPr>
          <w:trHeight w:val="20"/>
        </w:trPr>
        <w:tc>
          <w:tcPr>
            <w:tcW w:w="236" w:type="dxa"/>
            <w:noWrap/>
            <w:hideMark/>
          </w:tcPr>
          <w:p w14:paraId="03C5536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441CE35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4978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0.18234183</w:t>
            </w:r>
          </w:p>
        </w:tc>
        <w:tc>
          <w:tcPr>
            <w:tcW w:w="236" w:type="dxa"/>
            <w:noWrap/>
            <w:hideMark/>
          </w:tcPr>
          <w:p w14:paraId="54B05E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2.02076521</w:t>
            </w:r>
          </w:p>
        </w:tc>
        <w:tc>
          <w:tcPr>
            <w:tcW w:w="236" w:type="dxa"/>
            <w:noWrap/>
            <w:hideMark/>
          </w:tcPr>
          <w:p w14:paraId="0D20AF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0.82082664</w:t>
            </w:r>
          </w:p>
        </w:tc>
        <w:tc>
          <w:tcPr>
            <w:tcW w:w="236" w:type="dxa"/>
            <w:noWrap/>
            <w:hideMark/>
          </w:tcPr>
          <w:p w14:paraId="39F90D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45.8866138</w:t>
            </w:r>
          </w:p>
        </w:tc>
        <w:tc>
          <w:tcPr>
            <w:tcW w:w="236" w:type="dxa"/>
            <w:noWrap/>
            <w:hideMark/>
          </w:tcPr>
          <w:p w14:paraId="2287BF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46.0451014</w:t>
            </w:r>
          </w:p>
        </w:tc>
        <w:tc>
          <w:tcPr>
            <w:tcW w:w="236" w:type="dxa"/>
            <w:noWrap/>
            <w:hideMark/>
          </w:tcPr>
          <w:p w14:paraId="4CBABC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0.18591706</w:t>
            </w:r>
          </w:p>
        </w:tc>
      </w:tr>
      <w:tr w:rsidR="004A3F9A" w:rsidRPr="00CE7A00" w14:paraId="4AE4C268" w14:textId="77777777" w:rsidTr="004A3F9A">
        <w:trPr>
          <w:trHeight w:val="20"/>
        </w:trPr>
        <w:tc>
          <w:tcPr>
            <w:tcW w:w="236" w:type="dxa"/>
            <w:noWrap/>
            <w:hideMark/>
          </w:tcPr>
          <w:p w14:paraId="1DA3943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2779EA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2BFF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0.04168759</w:t>
            </w:r>
          </w:p>
        </w:tc>
        <w:tc>
          <w:tcPr>
            <w:tcW w:w="236" w:type="dxa"/>
            <w:noWrap/>
            <w:hideMark/>
          </w:tcPr>
          <w:p w14:paraId="31F015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0.09995358</w:t>
            </w:r>
          </w:p>
        </w:tc>
        <w:tc>
          <w:tcPr>
            <w:tcW w:w="236" w:type="dxa"/>
            <w:noWrap/>
            <w:hideMark/>
          </w:tcPr>
          <w:p w14:paraId="62669E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0.06692274</w:t>
            </w:r>
          </w:p>
        </w:tc>
        <w:tc>
          <w:tcPr>
            <w:tcW w:w="236" w:type="dxa"/>
            <w:noWrap/>
            <w:hideMark/>
          </w:tcPr>
          <w:p w14:paraId="15E8D6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63.2240541</w:t>
            </w:r>
          </w:p>
        </w:tc>
        <w:tc>
          <w:tcPr>
            <w:tcW w:w="236" w:type="dxa"/>
            <w:noWrap/>
            <w:hideMark/>
          </w:tcPr>
          <w:p w14:paraId="206E6D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63.2284362</w:t>
            </w:r>
          </w:p>
        </w:tc>
        <w:tc>
          <w:tcPr>
            <w:tcW w:w="236" w:type="dxa"/>
            <w:noWrap/>
            <w:hideMark/>
          </w:tcPr>
          <w:p w14:paraId="477ABE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0.47444223</w:t>
            </w:r>
          </w:p>
        </w:tc>
      </w:tr>
      <w:tr w:rsidR="004A3F9A" w:rsidRPr="00CE7A00" w14:paraId="32DF2DDB" w14:textId="77777777" w:rsidTr="004A3F9A">
        <w:trPr>
          <w:trHeight w:val="20"/>
        </w:trPr>
        <w:tc>
          <w:tcPr>
            <w:tcW w:w="236" w:type="dxa"/>
            <w:noWrap/>
            <w:hideMark/>
          </w:tcPr>
          <w:p w14:paraId="4502EF7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1CA9805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DADA1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0.0491412</w:t>
            </w:r>
          </w:p>
        </w:tc>
        <w:tc>
          <w:tcPr>
            <w:tcW w:w="236" w:type="dxa"/>
            <w:noWrap/>
            <w:hideMark/>
          </w:tcPr>
          <w:p w14:paraId="790D738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0.09137134</w:t>
            </w:r>
          </w:p>
        </w:tc>
        <w:tc>
          <w:tcPr>
            <w:tcW w:w="236" w:type="dxa"/>
            <w:noWrap/>
            <w:hideMark/>
          </w:tcPr>
          <w:p w14:paraId="1415A1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0.00616466</w:t>
            </w:r>
          </w:p>
        </w:tc>
        <w:tc>
          <w:tcPr>
            <w:tcW w:w="236" w:type="dxa"/>
            <w:noWrap/>
            <w:hideMark/>
          </w:tcPr>
          <w:p w14:paraId="1CD963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69.6805507</w:t>
            </w:r>
          </w:p>
        </w:tc>
        <w:tc>
          <w:tcPr>
            <w:tcW w:w="236" w:type="dxa"/>
            <w:noWrap/>
            <w:hideMark/>
          </w:tcPr>
          <w:p w14:paraId="5ADD74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69.1502102</w:t>
            </w:r>
          </w:p>
        </w:tc>
        <w:tc>
          <w:tcPr>
            <w:tcW w:w="236" w:type="dxa"/>
            <w:noWrap/>
            <w:hideMark/>
          </w:tcPr>
          <w:p w14:paraId="7CD282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0.05506522</w:t>
            </w:r>
          </w:p>
        </w:tc>
      </w:tr>
      <w:tr w:rsidR="004A3F9A" w:rsidRPr="00CE7A00" w14:paraId="17B5FCED" w14:textId="77777777" w:rsidTr="004A3F9A">
        <w:trPr>
          <w:trHeight w:val="20"/>
        </w:trPr>
        <w:tc>
          <w:tcPr>
            <w:tcW w:w="236" w:type="dxa"/>
            <w:noWrap/>
            <w:hideMark/>
          </w:tcPr>
          <w:p w14:paraId="36EEF3E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08102B2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F554F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0.00358917</w:t>
            </w:r>
          </w:p>
        </w:tc>
        <w:tc>
          <w:tcPr>
            <w:tcW w:w="236" w:type="dxa"/>
            <w:noWrap/>
            <w:hideMark/>
          </w:tcPr>
          <w:p w14:paraId="36C514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0.04584437</w:t>
            </w:r>
          </w:p>
        </w:tc>
        <w:tc>
          <w:tcPr>
            <w:tcW w:w="236" w:type="dxa"/>
            <w:noWrap/>
            <w:hideMark/>
          </w:tcPr>
          <w:p w14:paraId="41C2DA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0.01611679</w:t>
            </w:r>
          </w:p>
        </w:tc>
        <w:tc>
          <w:tcPr>
            <w:tcW w:w="236" w:type="dxa"/>
            <w:noWrap/>
            <w:hideMark/>
          </w:tcPr>
          <w:p w14:paraId="6B5070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54.6190547</w:t>
            </w:r>
          </w:p>
        </w:tc>
        <w:tc>
          <w:tcPr>
            <w:tcW w:w="236" w:type="dxa"/>
            <w:noWrap/>
            <w:hideMark/>
          </w:tcPr>
          <w:p w14:paraId="07E634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54.5101167</w:t>
            </w:r>
          </w:p>
        </w:tc>
        <w:tc>
          <w:tcPr>
            <w:tcW w:w="236" w:type="dxa"/>
            <w:noWrap/>
            <w:hideMark/>
          </w:tcPr>
          <w:p w14:paraId="256E68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0.17579113</w:t>
            </w:r>
          </w:p>
        </w:tc>
      </w:tr>
      <w:tr w:rsidR="004A3F9A" w:rsidRPr="00CE7A00" w14:paraId="56AE2AFE" w14:textId="77777777" w:rsidTr="004A3F9A">
        <w:trPr>
          <w:trHeight w:val="20"/>
        </w:trPr>
        <w:tc>
          <w:tcPr>
            <w:tcW w:w="236" w:type="dxa"/>
            <w:noWrap/>
            <w:hideMark/>
          </w:tcPr>
          <w:p w14:paraId="3BB4BBC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1F94BD8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379D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0.01976282</w:t>
            </w:r>
          </w:p>
        </w:tc>
        <w:tc>
          <w:tcPr>
            <w:tcW w:w="236" w:type="dxa"/>
            <w:noWrap/>
            <w:hideMark/>
          </w:tcPr>
          <w:p w14:paraId="78A850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0.06982646</w:t>
            </w:r>
          </w:p>
        </w:tc>
        <w:tc>
          <w:tcPr>
            <w:tcW w:w="236" w:type="dxa"/>
            <w:noWrap/>
            <w:hideMark/>
          </w:tcPr>
          <w:p w14:paraId="6C20A0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0.00766736</w:t>
            </w:r>
          </w:p>
        </w:tc>
        <w:tc>
          <w:tcPr>
            <w:tcW w:w="236" w:type="dxa"/>
            <w:noWrap/>
            <w:hideMark/>
          </w:tcPr>
          <w:p w14:paraId="3AB3C9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80.3547339</w:t>
            </w:r>
          </w:p>
        </w:tc>
        <w:tc>
          <w:tcPr>
            <w:tcW w:w="236" w:type="dxa"/>
            <w:noWrap/>
            <w:hideMark/>
          </w:tcPr>
          <w:p w14:paraId="1E55617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77.7308253</w:t>
            </w:r>
          </w:p>
        </w:tc>
        <w:tc>
          <w:tcPr>
            <w:tcW w:w="236" w:type="dxa"/>
            <w:noWrap/>
            <w:hideMark/>
          </w:tcPr>
          <w:p w14:paraId="4C899F3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0.05562106</w:t>
            </w:r>
          </w:p>
        </w:tc>
      </w:tr>
      <w:tr w:rsidR="004A3F9A" w:rsidRPr="00CE7A00" w14:paraId="60869242" w14:textId="77777777" w:rsidTr="004A3F9A">
        <w:trPr>
          <w:trHeight w:val="20"/>
        </w:trPr>
        <w:tc>
          <w:tcPr>
            <w:tcW w:w="236" w:type="dxa"/>
            <w:noWrap/>
            <w:hideMark/>
          </w:tcPr>
          <w:p w14:paraId="72B4319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05DEFCC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693CA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0.03680605</w:t>
            </w:r>
          </w:p>
        </w:tc>
        <w:tc>
          <w:tcPr>
            <w:tcW w:w="236" w:type="dxa"/>
            <w:noWrap/>
            <w:hideMark/>
          </w:tcPr>
          <w:p w14:paraId="7ED57E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0.14277521</w:t>
            </w:r>
          </w:p>
        </w:tc>
        <w:tc>
          <w:tcPr>
            <w:tcW w:w="236" w:type="dxa"/>
            <w:noWrap/>
            <w:hideMark/>
          </w:tcPr>
          <w:p w14:paraId="5F6FD13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0.04783703</w:t>
            </w:r>
          </w:p>
        </w:tc>
        <w:tc>
          <w:tcPr>
            <w:tcW w:w="236" w:type="dxa"/>
            <w:noWrap/>
            <w:hideMark/>
          </w:tcPr>
          <w:p w14:paraId="5FB97C4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45.2762252</w:t>
            </w:r>
          </w:p>
        </w:tc>
        <w:tc>
          <w:tcPr>
            <w:tcW w:w="236" w:type="dxa"/>
            <w:noWrap/>
            <w:hideMark/>
          </w:tcPr>
          <w:p w14:paraId="69E269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45.2757689</w:t>
            </w:r>
          </w:p>
        </w:tc>
        <w:tc>
          <w:tcPr>
            <w:tcW w:w="236" w:type="dxa"/>
            <w:noWrap/>
            <w:hideMark/>
          </w:tcPr>
          <w:p w14:paraId="2DF9BA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0.30145577</w:t>
            </w:r>
          </w:p>
        </w:tc>
      </w:tr>
      <w:tr w:rsidR="004A3F9A" w:rsidRPr="00CE7A00" w14:paraId="7A9A9F48" w14:textId="77777777" w:rsidTr="004A3F9A">
        <w:trPr>
          <w:trHeight w:val="20"/>
        </w:trPr>
        <w:tc>
          <w:tcPr>
            <w:tcW w:w="236" w:type="dxa"/>
            <w:noWrap/>
            <w:hideMark/>
          </w:tcPr>
          <w:p w14:paraId="25A5E9D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690873E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5287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0.10033518</w:t>
            </w:r>
          </w:p>
        </w:tc>
        <w:tc>
          <w:tcPr>
            <w:tcW w:w="236" w:type="dxa"/>
            <w:noWrap/>
            <w:hideMark/>
          </w:tcPr>
          <w:p w14:paraId="6D1EA6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0.21882122</w:t>
            </w:r>
          </w:p>
        </w:tc>
        <w:tc>
          <w:tcPr>
            <w:tcW w:w="236" w:type="dxa"/>
            <w:noWrap/>
            <w:hideMark/>
          </w:tcPr>
          <w:p w14:paraId="4BEF78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0.12442934</w:t>
            </w:r>
          </w:p>
        </w:tc>
        <w:tc>
          <w:tcPr>
            <w:tcW w:w="236" w:type="dxa"/>
            <w:noWrap/>
            <w:hideMark/>
          </w:tcPr>
          <w:p w14:paraId="3CFC15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27.6950926</w:t>
            </w:r>
          </w:p>
        </w:tc>
        <w:tc>
          <w:tcPr>
            <w:tcW w:w="236" w:type="dxa"/>
            <w:noWrap/>
            <w:hideMark/>
          </w:tcPr>
          <w:p w14:paraId="2DC201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27.3387598</w:t>
            </w:r>
          </w:p>
        </w:tc>
        <w:tc>
          <w:tcPr>
            <w:tcW w:w="236" w:type="dxa"/>
            <w:noWrap/>
            <w:hideMark/>
          </w:tcPr>
          <w:p w14:paraId="06C6258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0.27752427</w:t>
            </w:r>
          </w:p>
        </w:tc>
      </w:tr>
      <w:tr w:rsidR="004A3F9A" w:rsidRPr="00CE7A00" w14:paraId="0493EC9A" w14:textId="77777777" w:rsidTr="004A3F9A">
        <w:trPr>
          <w:trHeight w:val="20"/>
        </w:trPr>
        <w:tc>
          <w:tcPr>
            <w:tcW w:w="236" w:type="dxa"/>
            <w:noWrap/>
            <w:hideMark/>
          </w:tcPr>
          <w:p w14:paraId="18DD74EF"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02DBBE5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3217D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0.24903137</w:t>
            </w:r>
          </w:p>
        </w:tc>
        <w:tc>
          <w:tcPr>
            <w:tcW w:w="236" w:type="dxa"/>
            <w:noWrap/>
            <w:hideMark/>
          </w:tcPr>
          <w:p w14:paraId="76DD262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2.29896517</w:t>
            </w:r>
          </w:p>
        </w:tc>
        <w:tc>
          <w:tcPr>
            <w:tcW w:w="236" w:type="dxa"/>
            <w:noWrap/>
            <w:hideMark/>
          </w:tcPr>
          <w:p w14:paraId="1D0EDF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1.06967053</w:t>
            </w:r>
          </w:p>
        </w:tc>
        <w:tc>
          <w:tcPr>
            <w:tcW w:w="236" w:type="dxa"/>
            <w:noWrap/>
            <w:hideMark/>
          </w:tcPr>
          <w:p w14:paraId="5EA97F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47.7279663</w:t>
            </w:r>
          </w:p>
        </w:tc>
        <w:tc>
          <w:tcPr>
            <w:tcW w:w="236" w:type="dxa"/>
            <w:noWrap/>
            <w:hideMark/>
          </w:tcPr>
          <w:p w14:paraId="278A03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47.5693626</w:t>
            </w:r>
          </w:p>
        </w:tc>
        <w:tc>
          <w:tcPr>
            <w:tcW w:w="236" w:type="dxa"/>
            <w:noWrap/>
            <w:hideMark/>
          </w:tcPr>
          <w:p w14:paraId="74A54D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0.23158558</w:t>
            </w:r>
          </w:p>
        </w:tc>
      </w:tr>
      <w:tr w:rsidR="004A3F9A" w:rsidRPr="00CE7A00" w14:paraId="2C06A0EC" w14:textId="77777777" w:rsidTr="004A3F9A">
        <w:trPr>
          <w:trHeight w:val="20"/>
        </w:trPr>
        <w:tc>
          <w:tcPr>
            <w:tcW w:w="236" w:type="dxa"/>
            <w:noWrap/>
            <w:hideMark/>
          </w:tcPr>
          <w:p w14:paraId="39E8913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2A17801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29A94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0.02967714</w:t>
            </w:r>
          </w:p>
        </w:tc>
        <w:tc>
          <w:tcPr>
            <w:tcW w:w="236" w:type="dxa"/>
            <w:noWrap/>
            <w:hideMark/>
          </w:tcPr>
          <w:p w14:paraId="5F41D2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0.04093387</w:t>
            </w:r>
          </w:p>
        </w:tc>
        <w:tc>
          <w:tcPr>
            <w:tcW w:w="236" w:type="dxa"/>
            <w:noWrap/>
            <w:hideMark/>
          </w:tcPr>
          <w:p w14:paraId="7B22D9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0.03023619</w:t>
            </w:r>
          </w:p>
        </w:tc>
        <w:tc>
          <w:tcPr>
            <w:tcW w:w="236" w:type="dxa"/>
            <w:noWrap/>
            <w:hideMark/>
          </w:tcPr>
          <w:p w14:paraId="030906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46.6765906</w:t>
            </w:r>
          </w:p>
        </w:tc>
        <w:tc>
          <w:tcPr>
            <w:tcW w:w="236" w:type="dxa"/>
            <w:noWrap/>
            <w:hideMark/>
          </w:tcPr>
          <w:p w14:paraId="0C55BA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46.6737109</w:t>
            </w:r>
          </w:p>
        </w:tc>
        <w:tc>
          <w:tcPr>
            <w:tcW w:w="236" w:type="dxa"/>
            <w:noWrap/>
            <w:hideMark/>
          </w:tcPr>
          <w:p w14:paraId="4FDB52D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0.28734436</w:t>
            </w:r>
          </w:p>
        </w:tc>
      </w:tr>
      <w:tr w:rsidR="004A3F9A" w:rsidRPr="00CE7A00" w14:paraId="1D80FAAF" w14:textId="77777777" w:rsidTr="004A3F9A">
        <w:trPr>
          <w:trHeight w:val="20"/>
        </w:trPr>
        <w:tc>
          <w:tcPr>
            <w:tcW w:w="236" w:type="dxa"/>
            <w:noWrap/>
            <w:hideMark/>
          </w:tcPr>
          <w:p w14:paraId="1558549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78B1793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B854A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0.03009999</w:t>
            </w:r>
          </w:p>
        </w:tc>
        <w:tc>
          <w:tcPr>
            <w:tcW w:w="236" w:type="dxa"/>
            <w:noWrap/>
            <w:hideMark/>
          </w:tcPr>
          <w:p w14:paraId="538E416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0.12299691</w:t>
            </w:r>
          </w:p>
        </w:tc>
        <w:tc>
          <w:tcPr>
            <w:tcW w:w="236" w:type="dxa"/>
            <w:noWrap/>
            <w:hideMark/>
          </w:tcPr>
          <w:p w14:paraId="13712B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0.00949672</w:t>
            </w:r>
          </w:p>
        </w:tc>
        <w:tc>
          <w:tcPr>
            <w:tcW w:w="236" w:type="dxa"/>
            <w:noWrap/>
            <w:hideMark/>
          </w:tcPr>
          <w:p w14:paraId="77AAF1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61.7952608</w:t>
            </w:r>
          </w:p>
        </w:tc>
        <w:tc>
          <w:tcPr>
            <w:tcW w:w="236" w:type="dxa"/>
            <w:noWrap/>
            <w:hideMark/>
          </w:tcPr>
          <w:p w14:paraId="74084F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52.1695755</w:t>
            </w:r>
          </w:p>
        </w:tc>
        <w:tc>
          <w:tcPr>
            <w:tcW w:w="236" w:type="dxa"/>
            <w:noWrap/>
            <w:hideMark/>
          </w:tcPr>
          <w:p w14:paraId="7DE38C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0.09018851</w:t>
            </w:r>
          </w:p>
        </w:tc>
      </w:tr>
      <w:tr w:rsidR="004A3F9A" w:rsidRPr="00CE7A00" w14:paraId="47BFF225" w14:textId="77777777" w:rsidTr="004A3F9A">
        <w:trPr>
          <w:trHeight w:val="20"/>
        </w:trPr>
        <w:tc>
          <w:tcPr>
            <w:tcW w:w="236" w:type="dxa"/>
            <w:noWrap/>
            <w:hideMark/>
          </w:tcPr>
          <w:p w14:paraId="781DE051"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2D336DF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90ECE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0.07922162</w:t>
            </w:r>
          </w:p>
        </w:tc>
        <w:tc>
          <w:tcPr>
            <w:tcW w:w="236" w:type="dxa"/>
            <w:noWrap/>
            <w:hideMark/>
          </w:tcPr>
          <w:p w14:paraId="381BF8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0.23355981</w:t>
            </w:r>
          </w:p>
        </w:tc>
        <w:tc>
          <w:tcPr>
            <w:tcW w:w="236" w:type="dxa"/>
            <w:noWrap/>
            <w:hideMark/>
          </w:tcPr>
          <w:p w14:paraId="241DDEE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0.14765297</w:t>
            </w:r>
          </w:p>
        </w:tc>
        <w:tc>
          <w:tcPr>
            <w:tcW w:w="236" w:type="dxa"/>
            <w:noWrap/>
            <w:hideMark/>
          </w:tcPr>
          <w:p w14:paraId="28FE0A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63.1929697</w:t>
            </w:r>
          </w:p>
        </w:tc>
        <w:tc>
          <w:tcPr>
            <w:tcW w:w="236" w:type="dxa"/>
            <w:noWrap/>
            <w:hideMark/>
          </w:tcPr>
          <w:p w14:paraId="34F533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63.1855445</w:t>
            </w:r>
          </w:p>
        </w:tc>
        <w:tc>
          <w:tcPr>
            <w:tcW w:w="236" w:type="dxa"/>
            <w:noWrap/>
            <w:hideMark/>
          </w:tcPr>
          <w:p w14:paraId="3DD24C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0.31580209</w:t>
            </w:r>
          </w:p>
        </w:tc>
      </w:tr>
      <w:tr w:rsidR="004A3F9A" w:rsidRPr="00CE7A00" w14:paraId="784A5CDF" w14:textId="77777777" w:rsidTr="004A3F9A">
        <w:trPr>
          <w:trHeight w:val="20"/>
        </w:trPr>
        <w:tc>
          <w:tcPr>
            <w:tcW w:w="236" w:type="dxa"/>
            <w:noWrap/>
            <w:hideMark/>
          </w:tcPr>
          <w:p w14:paraId="29B952F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45B0287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20E39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0.04711804</w:t>
            </w:r>
          </w:p>
        </w:tc>
        <w:tc>
          <w:tcPr>
            <w:tcW w:w="236" w:type="dxa"/>
            <w:noWrap/>
            <w:hideMark/>
          </w:tcPr>
          <w:p w14:paraId="46AF61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0.37223064</w:t>
            </w:r>
          </w:p>
        </w:tc>
        <w:tc>
          <w:tcPr>
            <w:tcW w:w="236" w:type="dxa"/>
            <w:noWrap/>
            <w:hideMark/>
          </w:tcPr>
          <w:p w14:paraId="514D39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0.19990937</w:t>
            </w:r>
          </w:p>
        </w:tc>
        <w:tc>
          <w:tcPr>
            <w:tcW w:w="236" w:type="dxa"/>
            <w:noWrap/>
            <w:hideMark/>
          </w:tcPr>
          <w:p w14:paraId="1AA6091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46.5125465</w:t>
            </w:r>
          </w:p>
        </w:tc>
        <w:tc>
          <w:tcPr>
            <w:tcW w:w="236" w:type="dxa"/>
            <w:noWrap/>
            <w:hideMark/>
          </w:tcPr>
          <w:p w14:paraId="6EB70D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46.7670322</w:t>
            </w:r>
          </w:p>
        </w:tc>
        <w:tc>
          <w:tcPr>
            <w:tcW w:w="236" w:type="dxa"/>
            <w:noWrap/>
            <w:hideMark/>
          </w:tcPr>
          <w:p w14:paraId="7F9AFF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0.268549</w:t>
            </w:r>
          </w:p>
        </w:tc>
      </w:tr>
      <w:tr w:rsidR="004A3F9A" w:rsidRPr="00CE7A00" w14:paraId="258AAF9B" w14:textId="77777777" w:rsidTr="004A3F9A">
        <w:trPr>
          <w:trHeight w:val="20"/>
        </w:trPr>
        <w:tc>
          <w:tcPr>
            <w:tcW w:w="236" w:type="dxa"/>
            <w:noWrap/>
            <w:hideMark/>
          </w:tcPr>
          <w:p w14:paraId="57D9CE12"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59C37A8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B3F8B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0.02090337</w:t>
            </w:r>
          </w:p>
        </w:tc>
        <w:tc>
          <w:tcPr>
            <w:tcW w:w="236" w:type="dxa"/>
            <w:noWrap/>
            <w:hideMark/>
          </w:tcPr>
          <w:p w14:paraId="0FCE98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9.51001499</w:t>
            </w:r>
          </w:p>
        </w:tc>
        <w:tc>
          <w:tcPr>
            <w:tcW w:w="236" w:type="dxa"/>
            <w:noWrap/>
            <w:hideMark/>
          </w:tcPr>
          <w:p w14:paraId="03C9D0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3.00651428</w:t>
            </w:r>
          </w:p>
        </w:tc>
        <w:tc>
          <w:tcPr>
            <w:tcW w:w="236" w:type="dxa"/>
            <w:noWrap/>
            <w:hideMark/>
          </w:tcPr>
          <w:p w14:paraId="705B8B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65.7785569</w:t>
            </w:r>
          </w:p>
        </w:tc>
        <w:tc>
          <w:tcPr>
            <w:tcW w:w="236" w:type="dxa"/>
            <w:noWrap/>
            <w:hideMark/>
          </w:tcPr>
          <w:p w14:paraId="030B6CA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65.7257723</w:t>
            </w:r>
          </w:p>
        </w:tc>
        <w:tc>
          <w:tcPr>
            <w:tcW w:w="236" w:type="dxa"/>
            <w:noWrap/>
            <w:hideMark/>
          </w:tcPr>
          <w:p w14:paraId="6855257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0.15807046</w:t>
            </w:r>
          </w:p>
        </w:tc>
      </w:tr>
      <w:tr w:rsidR="004A3F9A" w:rsidRPr="00CE7A00" w14:paraId="0CA8332E" w14:textId="77777777" w:rsidTr="004A3F9A">
        <w:trPr>
          <w:trHeight w:val="20"/>
        </w:trPr>
        <w:tc>
          <w:tcPr>
            <w:tcW w:w="236" w:type="dxa"/>
            <w:noWrap/>
            <w:hideMark/>
          </w:tcPr>
          <w:p w14:paraId="547F9D5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3EC39F6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1C7A8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0.01127168</w:t>
            </w:r>
          </w:p>
        </w:tc>
        <w:tc>
          <w:tcPr>
            <w:tcW w:w="236" w:type="dxa"/>
            <w:noWrap/>
            <w:hideMark/>
          </w:tcPr>
          <w:p w14:paraId="138624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0.06905906</w:t>
            </w:r>
          </w:p>
        </w:tc>
        <w:tc>
          <w:tcPr>
            <w:tcW w:w="236" w:type="dxa"/>
            <w:noWrap/>
            <w:hideMark/>
          </w:tcPr>
          <w:p w14:paraId="1C3DD9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0.01742792</w:t>
            </w:r>
          </w:p>
        </w:tc>
        <w:tc>
          <w:tcPr>
            <w:tcW w:w="236" w:type="dxa"/>
            <w:noWrap/>
            <w:hideMark/>
          </w:tcPr>
          <w:p w14:paraId="0BCC3E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53.5377775</w:t>
            </w:r>
          </w:p>
        </w:tc>
        <w:tc>
          <w:tcPr>
            <w:tcW w:w="236" w:type="dxa"/>
            <w:noWrap/>
            <w:hideMark/>
          </w:tcPr>
          <w:p w14:paraId="357F50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53.5221929</w:t>
            </w:r>
          </w:p>
        </w:tc>
        <w:tc>
          <w:tcPr>
            <w:tcW w:w="236" w:type="dxa"/>
            <w:noWrap/>
            <w:hideMark/>
          </w:tcPr>
          <w:p w14:paraId="704470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0.1329685</w:t>
            </w:r>
          </w:p>
        </w:tc>
      </w:tr>
      <w:tr w:rsidR="004A3F9A" w:rsidRPr="00CE7A00" w14:paraId="7606A35F" w14:textId="77777777" w:rsidTr="004A3F9A">
        <w:trPr>
          <w:trHeight w:val="20"/>
        </w:trPr>
        <w:tc>
          <w:tcPr>
            <w:tcW w:w="236" w:type="dxa"/>
            <w:noWrap/>
            <w:hideMark/>
          </w:tcPr>
          <w:p w14:paraId="2BC022EF"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0508FFA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54428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0.02274741</w:t>
            </w:r>
          </w:p>
        </w:tc>
        <w:tc>
          <w:tcPr>
            <w:tcW w:w="236" w:type="dxa"/>
            <w:noWrap/>
            <w:hideMark/>
          </w:tcPr>
          <w:p w14:paraId="62C301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7.86548183</w:t>
            </w:r>
          </w:p>
        </w:tc>
        <w:tc>
          <w:tcPr>
            <w:tcW w:w="236" w:type="dxa"/>
            <w:noWrap/>
            <w:hideMark/>
          </w:tcPr>
          <w:p w14:paraId="6E2425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3.74703147</w:t>
            </w:r>
          </w:p>
        </w:tc>
        <w:tc>
          <w:tcPr>
            <w:tcW w:w="236" w:type="dxa"/>
            <w:noWrap/>
            <w:hideMark/>
          </w:tcPr>
          <w:p w14:paraId="7BB925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46.5796933</w:t>
            </w:r>
          </w:p>
        </w:tc>
        <w:tc>
          <w:tcPr>
            <w:tcW w:w="236" w:type="dxa"/>
            <w:noWrap/>
            <w:hideMark/>
          </w:tcPr>
          <w:p w14:paraId="08EA9B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46.4778832</w:t>
            </w:r>
          </w:p>
        </w:tc>
        <w:tc>
          <w:tcPr>
            <w:tcW w:w="236" w:type="dxa"/>
            <w:noWrap/>
            <w:hideMark/>
          </w:tcPr>
          <w:p w14:paraId="2B62529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0.23815354</w:t>
            </w:r>
          </w:p>
        </w:tc>
      </w:tr>
      <w:tr w:rsidR="004A3F9A" w:rsidRPr="00CE7A00" w14:paraId="6E34511B" w14:textId="77777777" w:rsidTr="004A3F9A">
        <w:trPr>
          <w:trHeight w:val="20"/>
        </w:trPr>
        <w:tc>
          <w:tcPr>
            <w:tcW w:w="236" w:type="dxa"/>
            <w:noWrap/>
            <w:hideMark/>
          </w:tcPr>
          <w:p w14:paraId="77B668C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2BDE581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E6FE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0.0227563</w:t>
            </w:r>
          </w:p>
        </w:tc>
        <w:tc>
          <w:tcPr>
            <w:tcW w:w="236" w:type="dxa"/>
            <w:noWrap/>
            <w:hideMark/>
          </w:tcPr>
          <w:p w14:paraId="37BD02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0.09761794</w:t>
            </w:r>
          </w:p>
        </w:tc>
        <w:tc>
          <w:tcPr>
            <w:tcW w:w="236" w:type="dxa"/>
            <w:noWrap/>
            <w:hideMark/>
          </w:tcPr>
          <w:p w14:paraId="690F4E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0.02988087</w:t>
            </w:r>
          </w:p>
        </w:tc>
        <w:tc>
          <w:tcPr>
            <w:tcW w:w="236" w:type="dxa"/>
            <w:noWrap/>
            <w:hideMark/>
          </w:tcPr>
          <w:p w14:paraId="0B3C78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58.9528172</w:t>
            </w:r>
          </w:p>
        </w:tc>
        <w:tc>
          <w:tcPr>
            <w:tcW w:w="236" w:type="dxa"/>
            <w:noWrap/>
            <w:hideMark/>
          </w:tcPr>
          <w:p w14:paraId="29ED88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58.703151</w:t>
            </w:r>
          </w:p>
        </w:tc>
        <w:tc>
          <w:tcPr>
            <w:tcW w:w="236" w:type="dxa"/>
            <w:noWrap/>
            <w:hideMark/>
          </w:tcPr>
          <w:p w14:paraId="18A788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0.20198982</w:t>
            </w:r>
          </w:p>
        </w:tc>
      </w:tr>
      <w:tr w:rsidR="004A3F9A" w:rsidRPr="00CE7A00" w14:paraId="1867DD27" w14:textId="77777777" w:rsidTr="004A3F9A">
        <w:trPr>
          <w:trHeight w:val="20"/>
        </w:trPr>
        <w:tc>
          <w:tcPr>
            <w:tcW w:w="236" w:type="dxa"/>
            <w:noWrap/>
            <w:hideMark/>
          </w:tcPr>
          <w:p w14:paraId="6818725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0CE7656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42AB6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0.07596755</w:t>
            </w:r>
          </w:p>
        </w:tc>
        <w:tc>
          <w:tcPr>
            <w:tcW w:w="236" w:type="dxa"/>
            <w:noWrap/>
            <w:hideMark/>
          </w:tcPr>
          <w:p w14:paraId="15AFE2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0.63042086</w:t>
            </w:r>
          </w:p>
        </w:tc>
        <w:tc>
          <w:tcPr>
            <w:tcW w:w="236" w:type="dxa"/>
            <w:noWrap/>
            <w:hideMark/>
          </w:tcPr>
          <w:p w14:paraId="178D0F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0.22932493</w:t>
            </w:r>
          </w:p>
        </w:tc>
        <w:tc>
          <w:tcPr>
            <w:tcW w:w="236" w:type="dxa"/>
            <w:noWrap/>
            <w:hideMark/>
          </w:tcPr>
          <w:p w14:paraId="19A09C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49.2887668</w:t>
            </w:r>
          </w:p>
        </w:tc>
        <w:tc>
          <w:tcPr>
            <w:tcW w:w="236" w:type="dxa"/>
            <w:noWrap/>
            <w:hideMark/>
          </w:tcPr>
          <w:p w14:paraId="41AE01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48.8010052</w:t>
            </w:r>
          </w:p>
        </w:tc>
        <w:tc>
          <w:tcPr>
            <w:tcW w:w="236" w:type="dxa"/>
            <w:noWrap/>
            <w:hideMark/>
          </w:tcPr>
          <w:p w14:paraId="4B8069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0.17998085</w:t>
            </w:r>
          </w:p>
        </w:tc>
      </w:tr>
      <w:tr w:rsidR="004A3F9A" w:rsidRPr="00CE7A00" w14:paraId="5F06F5BA" w14:textId="77777777" w:rsidTr="004A3F9A">
        <w:trPr>
          <w:trHeight w:val="20"/>
        </w:trPr>
        <w:tc>
          <w:tcPr>
            <w:tcW w:w="236" w:type="dxa"/>
            <w:noWrap/>
            <w:hideMark/>
          </w:tcPr>
          <w:p w14:paraId="639BE86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6F306D7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FE486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0.02433589</w:t>
            </w:r>
          </w:p>
        </w:tc>
        <w:tc>
          <w:tcPr>
            <w:tcW w:w="236" w:type="dxa"/>
            <w:noWrap/>
            <w:hideMark/>
          </w:tcPr>
          <w:p w14:paraId="6D0B006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0.1049853</w:t>
            </w:r>
          </w:p>
        </w:tc>
        <w:tc>
          <w:tcPr>
            <w:tcW w:w="236" w:type="dxa"/>
            <w:noWrap/>
            <w:hideMark/>
          </w:tcPr>
          <w:p w14:paraId="5A1C45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0.00563725</w:t>
            </w:r>
          </w:p>
        </w:tc>
        <w:tc>
          <w:tcPr>
            <w:tcW w:w="236" w:type="dxa"/>
            <w:noWrap/>
            <w:hideMark/>
          </w:tcPr>
          <w:p w14:paraId="09AA66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65.2748799</w:t>
            </w:r>
          </w:p>
        </w:tc>
        <w:tc>
          <w:tcPr>
            <w:tcW w:w="236" w:type="dxa"/>
            <w:noWrap/>
            <w:hideMark/>
          </w:tcPr>
          <w:p w14:paraId="693C5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64.351494</w:t>
            </w:r>
          </w:p>
        </w:tc>
        <w:tc>
          <w:tcPr>
            <w:tcW w:w="236" w:type="dxa"/>
            <w:noWrap/>
            <w:hideMark/>
          </w:tcPr>
          <w:p w14:paraId="4AA2B5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0.09464866</w:t>
            </w:r>
          </w:p>
        </w:tc>
      </w:tr>
      <w:tr w:rsidR="004A3F9A" w:rsidRPr="00CE7A00" w14:paraId="103C7455" w14:textId="77777777" w:rsidTr="004A3F9A">
        <w:trPr>
          <w:trHeight w:val="20"/>
        </w:trPr>
        <w:tc>
          <w:tcPr>
            <w:tcW w:w="236" w:type="dxa"/>
            <w:noWrap/>
            <w:hideMark/>
          </w:tcPr>
          <w:p w14:paraId="290DBEE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F61980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E133F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0.03319608</w:t>
            </w:r>
          </w:p>
        </w:tc>
        <w:tc>
          <w:tcPr>
            <w:tcW w:w="236" w:type="dxa"/>
            <w:noWrap/>
            <w:hideMark/>
          </w:tcPr>
          <w:p w14:paraId="3381B3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0.22093706</w:t>
            </w:r>
          </w:p>
        </w:tc>
        <w:tc>
          <w:tcPr>
            <w:tcW w:w="236" w:type="dxa"/>
            <w:noWrap/>
            <w:hideMark/>
          </w:tcPr>
          <w:p w14:paraId="11DC37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0.09399433</w:t>
            </w:r>
          </w:p>
        </w:tc>
        <w:tc>
          <w:tcPr>
            <w:tcW w:w="236" w:type="dxa"/>
            <w:noWrap/>
            <w:hideMark/>
          </w:tcPr>
          <w:p w14:paraId="484C529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61.1618086</w:t>
            </w:r>
          </w:p>
        </w:tc>
        <w:tc>
          <w:tcPr>
            <w:tcW w:w="236" w:type="dxa"/>
            <w:noWrap/>
            <w:hideMark/>
          </w:tcPr>
          <w:p w14:paraId="330995C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59.6182792</w:t>
            </w:r>
          </w:p>
        </w:tc>
        <w:tc>
          <w:tcPr>
            <w:tcW w:w="236" w:type="dxa"/>
            <w:noWrap/>
            <w:hideMark/>
          </w:tcPr>
          <w:p w14:paraId="11C366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0.21087085</w:t>
            </w:r>
          </w:p>
        </w:tc>
      </w:tr>
      <w:tr w:rsidR="004A3F9A" w:rsidRPr="00CE7A00" w14:paraId="1883829D" w14:textId="77777777" w:rsidTr="004A3F9A">
        <w:trPr>
          <w:trHeight w:val="20"/>
        </w:trPr>
        <w:tc>
          <w:tcPr>
            <w:tcW w:w="236" w:type="dxa"/>
            <w:noWrap/>
            <w:hideMark/>
          </w:tcPr>
          <w:p w14:paraId="7A479E7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2897474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E960E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0.03715827</w:t>
            </w:r>
          </w:p>
        </w:tc>
        <w:tc>
          <w:tcPr>
            <w:tcW w:w="236" w:type="dxa"/>
            <w:noWrap/>
            <w:hideMark/>
          </w:tcPr>
          <w:p w14:paraId="6DBC64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0.06165751</w:t>
            </w:r>
          </w:p>
        </w:tc>
        <w:tc>
          <w:tcPr>
            <w:tcW w:w="236" w:type="dxa"/>
            <w:noWrap/>
            <w:hideMark/>
          </w:tcPr>
          <w:p w14:paraId="6F6D06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0.0224194</w:t>
            </w:r>
          </w:p>
        </w:tc>
        <w:tc>
          <w:tcPr>
            <w:tcW w:w="236" w:type="dxa"/>
            <w:noWrap/>
            <w:hideMark/>
          </w:tcPr>
          <w:p w14:paraId="44A6B9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67.3608595</w:t>
            </w:r>
          </w:p>
        </w:tc>
        <w:tc>
          <w:tcPr>
            <w:tcW w:w="236" w:type="dxa"/>
            <w:noWrap/>
            <w:hideMark/>
          </w:tcPr>
          <w:p w14:paraId="4B36814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66.9352549</w:t>
            </w:r>
          </w:p>
        </w:tc>
        <w:tc>
          <w:tcPr>
            <w:tcW w:w="236" w:type="dxa"/>
            <w:noWrap/>
            <w:hideMark/>
          </w:tcPr>
          <w:p w14:paraId="050B2B2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0.18361977</w:t>
            </w:r>
          </w:p>
        </w:tc>
      </w:tr>
      <w:tr w:rsidR="004A3F9A" w:rsidRPr="00CE7A00" w14:paraId="074ED561" w14:textId="77777777" w:rsidTr="004A3F9A">
        <w:trPr>
          <w:trHeight w:val="20"/>
        </w:trPr>
        <w:tc>
          <w:tcPr>
            <w:tcW w:w="236" w:type="dxa"/>
            <w:noWrap/>
            <w:hideMark/>
          </w:tcPr>
          <w:p w14:paraId="083675C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2C51751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04C6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0.02845831</w:t>
            </w:r>
          </w:p>
        </w:tc>
        <w:tc>
          <w:tcPr>
            <w:tcW w:w="236" w:type="dxa"/>
            <w:noWrap/>
            <w:hideMark/>
          </w:tcPr>
          <w:p w14:paraId="6E4E2D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0.02554676</w:t>
            </w:r>
          </w:p>
        </w:tc>
        <w:tc>
          <w:tcPr>
            <w:tcW w:w="236" w:type="dxa"/>
            <w:noWrap/>
            <w:hideMark/>
          </w:tcPr>
          <w:p w14:paraId="48386FE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0.03513655</w:t>
            </w:r>
          </w:p>
        </w:tc>
        <w:tc>
          <w:tcPr>
            <w:tcW w:w="236" w:type="dxa"/>
            <w:noWrap/>
            <w:hideMark/>
          </w:tcPr>
          <w:p w14:paraId="382A77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59.9337805</w:t>
            </w:r>
          </w:p>
        </w:tc>
        <w:tc>
          <w:tcPr>
            <w:tcW w:w="236" w:type="dxa"/>
            <w:noWrap/>
            <w:hideMark/>
          </w:tcPr>
          <w:p w14:paraId="503E9B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59.1609533</w:t>
            </w:r>
          </w:p>
        </w:tc>
        <w:tc>
          <w:tcPr>
            <w:tcW w:w="236" w:type="dxa"/>
            <w:noWrap/>
            <w:hideMark/>
          </w:tcPr>
          <w:p w14:paraId="0CE6A4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0.38825591</w:t>
            </w:r>
          </w:p>
        </w:tc>
      </w:tr>
      <w:tr w:rsidR="004A3F9A" w:rsidRPr="00CE7A00" w14:paraId="0D52613C" w14:textId="77777777" w:rsidTr="004A3F9A">
        <w:trPr>
          <w:trHeight w:val="20"/>
        </w:trPr>
        <w:tc>
          <w:tcPr>
            <w:tcW w:w="236" w:type="dxa"/>
            <w:noWrap/>
            <w:hideMark/>
          </w:tcPr>
          <w:p w14:paraId="765C94B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58C256A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283D9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0.02355089</w:t>
            </w:r>
          </w:p>
        </w:tc>
        <w:tc>
          <w:tcPr>
            <w:tcW w:w="236" w:type="dxa"/>
            <w:noWrap/>
            <w:hideMark/>
          </w:tcPr>
          <w:p w14:paraId="07486F9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2.13850345</w:t>
            </w:r>
          </w:p>
        </w:tc>
        <w:tc>
          <w:tcPr>
            <w:tcW w:w="236" w:type="dxa"/>
            <w:noWrap/>
            <w:hideMark/>
          </w:tcPr>
          <w:p w14:paraId="00ED91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0.46343081</w:t>
            </w:r>
          </w:p>
        </w:tc>
        <w:tc>
          <w:tcPr>
            <w:tcW w:w="236" w:type="dxa"/>
            <w:noWrap/>
            <w:hideMark/>
          </w:tcPr>
          <w:p w14:paraId="34F79F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44.1298154</w:t>
            </w:r>
          </w:p>
        </w:tc>
        <w:tc>
          <w:tcPr>
            <w:tcW w:w="236" w:type="dxa"/>
            <w:noWrap/>
            <w:hideMark/>
          </w:tcPr>
          <w:p w14:paraId="1A9DBB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44.1470453</w:t>
            </w:r>
          </w:p>
        </w:tc>
        <w:tc>
          <w:tcPr>
            <w:tcW w:w="236" w:type="dxa"/>
            <w:noWrap/>
            <w:hideMark/>
          </w:tcPr>
          <w:p w14:paraId="302818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0.10804074</w:t>
            </w:r>
          </w:p>
        </w:tc>
      </w:tr>
      <w:tr w:rsidR="004A3F9A" w:rsidRPr="00CE7A00" w14:paraId="19998171" w14:textId="77777777" w:rsidTr="004A3F9A">
        <w:trPr>
          <w:trHeight w:val="20"/>
        </w:trPr>
        <w:tc>
          <w:tcPr>
            <w:tcW w:w="236" w:type="dxa"/>
            <w:noWrap/>
            <w:hideMark/>
          </w:tcPr>
          <w:p w14:paraId="2C68FE0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52E6D9E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D4161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0.01247936</w:t>
            </w:r>
          </w:p>
        </w:tc>
        <w:tc>
          <w:tcPr>
            <w:tcW w:w="236" w:type="dxa"/>
            <w:noWrap/>
            <w:hideMark/>
          </w:tcPr>
          <w:p w14:paraId="505285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0.22175491</w:t>
            </w:r>
          </w:p>
        </w:tc>
        <w:tc>
          <w:tcPr>
            <w:tcW w:w="236" w:type="dxa"/>
            <w:noWrap/>
            <w:hideMark/>
          </w:tcPr>
          <w:p w14:paraId="08DCA7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0.08015895</w:t>
            </w:r>
          </w:p>
        </w:tc>
        <w:tc>
          <w:tcPr>
            <w:tcW w:w="236" w:type="dxa"/>
            <w:noWrap/>
            <w:hideMark/>
          </w:tcPr>
          <w:p w14:paraId="1402C2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51.8470419</w:t>
            </w:r>
          </w:p>
        </w:tc>
        <w:tc>
          <w:tcPr>
            <w:tcW w:w="236" w:type="dxa"/>
            <w:noWrap/>
            <w:hideMark/>
          </w:tcPr>
          <w:p w14:paraId="48F305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51.661791</w:t>
            </w:r>
          </w:p>
        </w:tc>
        <w:tc>
          <w:tcPr>
            <w:tcW w:w="236" w:type="dxa"/>
            <w:noWrap/>
            <w:hideMark/>
          </w:tcPr>
          <w:p w14:paraId="2E2697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0.18138313</w:t>
            </w:r>
          </w:p>
        </w:tc>
      </w:tr>
      <w:tr w:rsidR="004A3F9A" w:rsidRPr="00CE7A00" w14:paraId="719F6C8D" w14:textId="77777777" w:rsidTr="004A3F9A">
        <w:trPr>
          <w:trHeight w:val="20"/>
        </w:trPr>
        <w:tc>
          <w:tcPr>
            <w:tcW w:w="236" w:type="dxa"/>
            <w:noWrap/>
            <w:hideMark/>
          </w:tcPr>
          <w:p w14:paraId="31077EDA"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079A50E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61D9F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0.01350335</w:t>
            </w:r>
          </w:p>
        </w:tc>
        <w:tc>
          <w:tcPr>
            <w:tcW w:w="236" w:type="dxa"/>
            <w:noWrap/>
            <w:hideMark/>
          </w:tcPr>
          <w:p w14:paraId="798A5F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0.11162976</w:t>
            </w:r>
          </w:p>
        </w:tc>
        <w:tc>
          <w:tcPr>
            <w:tcW w:w="236" w:type="dxa"/>
            <w:noWrap/>
            <w:hideMark/>
          </w:tcPr>
          <w:p w14:paraId="4C7B2A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0.06057906</w:t>
            </w:r>
          </w:p>
        </w:tc>
        <w:tc>
          <w:tcPr>
            <w:tcW w:w="236" w:type="dxa"/>
            <w:noWrap/>
            <w:hideMark/>
          </w:tcPr>
          <w:p w14:paraId="2C1DCE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50.3990329</w:t>
            </w:r>
          </w:p>
        </w:tc>
        <w:tc>
          <w:tcPr>
            <w:tcW w:w="236" w:type="dxa"/>
            <w:noWrap/>
            <w:hideMark/>
          </w:tcPr>
          <w:p w14:paraId="0E9A2A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50.3670744</w:t>
            </w:r>
          </w:p>
        </w:tc>
        <w:tc>
          <w:tcPr>
            <w:tcW w:w="236" w:type="dxa"/>
            <w:noWrap/>
            <w:hideMark/>
          </w:tcPr>
          <w:p w14:paraId="4B680B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0.2714637</w:t>
            </w:r>
          </w:p>
        </w:tc>
      </w:tr>
      <w:tr w:rsidR="004A3F9A" w:rsidRPr="00CE7A00" w14:paraId="77C7705D" w14:textId="77777777" w:rsidTr="004A3F9A">
        <w:trPr>
          <w:trHeight w:val="20"/>
        </w:trPr>
        <w:tc>
          <w:tcPr>
            <w:tcW w:w="236" w:type="dxa"/>
            <w:noWrap/>
            <w:hideMark/>
          </w:tcPr>
          <w:p w14:paraId="0C14400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7FEA230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4F1B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0.14104669</w:t>
            </w:r>
          </w:p>
        </w:tc>
        <w:tc>
          <w:tcPr>
            <w:tcW w:w="236" w:type="dxa"/>
            <w:noWrap/>
            <w:hideMark/>
          </w:tcPr>
          <w:p w14:paraId="79D2D1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8.94282157</w:t>
            </w:r>
          </w:p>
        </w:tc>
        <w:tc>
          <w:tcPr>
            <w:tcW w:w="236" w:type="dxa"/>
            <w:noWrap/>
            <w:hideMark/>
          </w:tcPr>
          <w:p w14:paraId="27B3B6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3.42358789</w:t>
            </w:r>
          </w:p>
        </w:tc>
        <w:tc>
          <w:tcPr>
            <w:tcW w:w="236" w:type="dxa"/>
            <w:noWrap/>
            <w:hideMark/>
          </w:tcPr>
          <w:p w14:paraId="347FB6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45.8690971</w:t>
            </w:r>
          </w:p>
        </w:tc>
        <w:tc>
          <w:tcPr>
            <w:tcW w:w="236" w:type="dxa"/>
            <w:noWrap/>
            <w:hideMark/>
          </w:tcPr>
          <w:p w14:paraId="22981E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45.8688795</w:t>
            </w:r>
          </w:p>
        </w:tc>
        <w:tc>
          <w:tcPr>
            <w:tcW w:w="236" w:type="dxa"/>
            <w:noWrap/>
            <w:hideMark/>
          </w:tcPr>
          <w:p w14:paraId="40D2F32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0.19142835</w:t>
            </w:r>
          </w:p>
        </w:tc>
      </w:tr>
      <w:tr w:rsidR="004A3F9A" w:rsidRPr="00CE7A00" w14:paraId="2C6D507A" w14:textId="77777777" w:rsidTr="004A3F9A">
        <w:trPr>
          <w:trHeight w:val="20"/>
        </w:trPr>
        <w:tc>
          <w:tcPr>
            <w:tcW w:w="236" w:type="dxa"/>
            <w:noWrap/>
            <w:hideMark/>
          </w:tcPr>
          <w:p w14:paraId="392EA562"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4D8B755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A219B8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0.01234129</w:t>
            </w:r>
          </w:p>
        </w:tc>
        <w:tc>
          <w:tcPr>
            <w:tcW w:w="236" w:type="dxa"/>
            <w:noWrap/>
            <w:hideMark/>
          </w:tcPr>
          <w:p w14:paraId="7657FC0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0.05322773</w:t>
            </w:r>
          </w:p>
        </w:tc>
        <w:tc>
          <w:tcPr>
            <w:tcW w:w="236" w:type="dxa"/>
            <w:noWrap/>
            <w:hideMark/>
          </w:tcPr>
          <w:p w14:paraId="286C9A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0.01631923</w:t>
            </w:r>
          </w:p>
        </w:tc>
        <w:tc>
          <w:tcPr>
            <w:tcW w:w="236" w:type="dxa"/>
            <w:noWrap/>
            <w:hideMark/>
          </w:tcPr>
          <w:p w14:paraId="696066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57.2302199</w:t>
            </w:r>
          </w:p>
        </w:tc>
        <w:tc>
          <w:tcPr>
            <w:tcW w:w="236" w:type="dxa"/>
            <w:noWrap/>
            <w:hideMark/>
          </w:tcPr>
          <w:p w14:paraId="3254CF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58.789703</w:t>
            </w:r>
          </w:p>
        </w:tc>
        <w:tc>
          <w:tcPr>
            <w:tcW w:w="236" w:type="dxa"/>
            <w:noWrap/>
            <w:hideMark/>
          </w:tcPr>
          <w:p w14:paraId="7AB27C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0.15279054</w:t>
            </w:r>
          </w:p>
        </w:tc>
      </w:tr>
      <w:tr w:rsidR="004A3F9A" w:rsidRPr="00CE7A00" w14:paraId="61F68CA6" w14:textId="77777777" w:rsidTr="004A3F9A">
        <w:trPr>
          <w:trHeight w:val="20"/>
        </w:trPr>
        <w:tc>
          <w:tcPr>
            <w:tcW w:w="236" w:type="dxa"/>
            <w:noWrap/>
            <w:hideMark/>
          </w:tcPr>
          <w:p w14:paraId="78B52DA9"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59A5A85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33762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0.02125496</w:t>
            </w:r>
          </w:p>
        </w:tc>
        <w:tc>
          <w:tcPr>
            <w:tcW w:w="236" w:type="dxa"/>
            <w:noWrap/>
            <w:hideMark/>
          </w:tcPr>
          <w:p w14:paraId="3ED531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1.24043227</w:t>
            </w:r>
          </w:p>
        </w:tc>
        <w:tc>
          <w:tcPr>
            <w:tcW w:w="236" w:type="dxa"/>
            <w:noWrap/>
            <w:hideMark/>
          </w:tcPr>
          <w:p w14:paraId="13EB1A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0.54310231</w:t>
            </w:r>
          </w:p>
        </w:tc>
        <w:tc>
          <w:tcPr>
            <w:tcW w:w="236" w:type="dxa"/>
            <w:noWrap/>
            <w:hideMark/>
          </w:tcPr>
          <w:p w14:paraId="3D7072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46.0897561</w:t>
            </w:r>
          </w:p>
        </w:tc>
        <w:tc>
          <w:tcPr>
            <w:tcW w:w="236" w:type="dxa"/>
            <w:noWrap/>
            <w:hideMark/>
          </w:tcPr>
          <w:p w14:paraId="1DF7E3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46.0416265</w:t>
            </w:r>
          </w:p>
        </w:tc>
        <w:tc>
          <w:tcPr>
            <w:tcW w:w="236" w:type="dxa"/>
            <w:noWrap/>
            <w:hideMark/>
          </w:tcPr>
          <w:p w14:paraId="49E7F0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0.22025939</w:t>
            </w:r>
          </w:p>
        </w:tc>
      </w:tr>
      <w:tr w:rsidR="004A3F9A" w:rsidRPr="00CE7A00" w14:paraId="3CAB00DC" w14:textId="77777777" w:rsidTr="004A3F9A">
        <w:trPr>
          <w:trHeight w:val="20"/>
        </w:trPr>
        <w:tc>
          <w:tcPr>
            <w:tcW w:w="236" w:type="dxa"/>
            <w:noWrap/>
            <w:hideMark/>
          </w:tcPr>
          <w:p w14:paraId="4A7E980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759AB7E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B8D18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0.03796391</w:t>
            </w:r>
          </w:p>
        </w:tc>
        <w:tc>
          <w:tcPr>
            <w:tcW w:w="236" w:type="dxa"/>
            <w:noWrap/>
            <w:hideMark/>
          </w:tcPr>
          <w:p w14:paraId="7EE5E7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0.43801139</w:t>
            </w:r>
          </w:p>
        </w:tc>
        <w:tc>
          <w:tcPr>
            <w:tcW w:w="236" w:type="dxa"/>
            <w:noWrap/>
            <w:hideMark/>
          </w:tcPr>
          <w:p w14:paraId="54F08D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0.23265672</w:t>
            </w:r>
          </w:p>
        </w:tc>
        <w:tc>
          <w:tcPr>
            <w:tcW w:w="236" w:type="dxa"/>
            <w:noWrap/>
            <w:hideMark/>
          </w:tcPr>
          <w:p w14:paraId="2B7F7D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36.2660851</w:t>
            </w:r>
          </w:p>
        </w:tc>
        <w:tc>
          <w:tcPr>
            <w:tcW w:w="236" w:type="dxa"/>
            <w:noWrap/>
            <w:hideMark/>
          </w:tcPr>
          <w:p w14:paraId="550BE5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36.2622901</w:t>
            </w:r>
          </w:p>
        </w:tc>
        <w:tc>
          <w:tcPr>
            <w:tcW w:w="236" w:type="dxa"/>
            <w:noWrap/>
            <w:hideMark/>
          </w:tcPr>
          <w:p w14:paraId="447E4F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0.26891698</w:t>
            </w:r>
          </w:p>
        </w:tc>
      </w:tr>
      <w:tr w:rsidR="004A3F9A" w:rsidRPr="00CE7A00" w14:paraId="7F5BEE5D" w14:textId="77777777" w:rsidTr="004A3F9A">
        <w:trPr>
          <w:trHeight w:val="20"/>
        </w:trPr>
        <w:tc>
          <w:tcPr>
            <w:tcW w:w="236" w:type="dxa"/>
            <w:noWrap/>
            <w:hideMark/>
          </w:tcPr>
          <w:p w14:paraId="074CC3A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26FB8FD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C972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0.0196643</w:t>
            </w:r>
          </w:p>
        </w:tc>
        <w:tc>
          <w:tcPr>
            <w:tcW w:w="236" w:type="dxa"/>
            <w:noWrap/>
            <w:hideMark/>
          </w:tcPr>
          <w:p w14:paraId="1A3BC6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0.18148917</w:t>
            </w:r>
          </w:p>
        </w:tc>
        <w:tc>
          <w:tcPr>
            <w:tcW w:w="236" w:type="dxa"/>
            <w:noWrap/>
            <w:hideMark/>
          </w:tcPr>
          <w:p w14:paraId="0232DA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0.04748735</w:t>
            </w:r>
          </w:p>
        </w:tc>
        <w:tc>
          <w:tcPr>
            <w:tcW w:w="236" w:type="dxa"/>
            <w:noWrap/>
            <w:hideMark/>
          </w:tcPr>
          <w:p w14:paraId="73F638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49.9004093</w:t>
            </w:r>
          </w:p>
        </w:tc>
        <w:tc>
          <w:tcPr>
            <w:tcW w:w="236" w:type="dxa"/>
            <w:noWrap/>
            <w:hideMark/>
          </w:tcPr>
          <w:p w14:paraId="47D3D7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49.7022049</w:t>
            </w:r>
          </w:p>
        </w:tc>
        <w:tc>
          <w:tcPr>
            <w:tcW w:w="236" w:type="dxa"/>
            <w:noWrap/>
            <w:hideMark/>
          </w:tcPr>
          <w:p w14:paraId="24F5A8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0.13089321</w:t>
            </w:r>
          </w:p>
        </w:tc>
      </w:tr>
      <w:tr w:rsidR="004A3F9A" w:rsidRPr="00CE7A00" w14:paraId="56A97075" w14:textId="77777777" w:rsidTr="004A3F9A">
        <w:trPr>
          <w:trHeight w:val="20"/>
        </w:trPr>
        <w:tc>
          <w:tcPr>
            <w:tcW w:w="236" w:type="dxa"/>
            <w:noWrap/>
            <w:hideMark/>
          </w:tcPr>
          <w:p w14:paraId="04D45BF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61D83DF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FCEDC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0.02919222</w:t>
            </w:r>
          </w:p>
        </w:tc>
        <w:tc>
          <w:tcPr>
            <w:tcW w:w="236" w:type="dxa"/>
            <w:noWrap/>
            <w:hideMark/>
          </w:tcPr>
          <w:p w14:paraId="7DDC504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0.01040016</w:t>
            </w:r>
          </w:p>
        </w:tc>
        <w:tc>
          <w:tcPr>
            <w:tcW w:w="236" w:type="dxa"/>
            <w:noWrap/>
            <w:hideMark/>
          </w:tcPr>
          <w:p w14:paraId="07FFF2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0.01954551</w:t>
            </w:r>
          </w:p>
        </w:tc>
        <w:tc>
          <w:tcPr>
            <w:tcW w:w="236" w:type="dxa"/>
            <w:noWrap/>
            <w:hideMark/>
          </w:tcPr>
          <w:p w14:paraId="00F3FE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55.1218605</w:t>
            </w:r>
          </w:p>
        </w:tc>
        <w:tc>
          <w:tcPr>
            <w:tcW w:w="236" w:type="dxa"/>
            <w:noWrap/>
            <w:hideMark/>
          </w:tcPr>
          <w:p w14:paraId="2B6EFB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55.0930156</w:t>
            </w:r>
          </w:p>
        </w:tc>
        <w:tc>
          <w:tcPr>
            <w:tcW w:w="236" w:type="dxa"/>
            <w:noWrap/>
            <w:hideMark/>
          </w:tcPr>
          <w:p w14:paraId="5BC2AE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0.45449213</w:t>
            </w:r>
          </w:p>
        </w:tc>
      </w:tr>
      <w:tr w:rsidR="004A3F9A" w:rsidRPr="00CE7A00" w14:paraId="3FBC6685" w14:textId="77777777" w:rsidTr="004A3F9A">
        <w:trPr>
          <w:trHeight w:val="20"/>
        </w:trPr>
        <w:tc>
          <w:tcPr>
            <w:tcW w:w="236" w:type="dxa"/>
            <w:noWrap/>
            <w:hideMark/>
          </w:tcPr>
          <w:p w14:paraId="3D4C222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2CC7105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CB32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0.01116501</w:t>
            </w:r>
          </w:p>
        </w:tc>
        <w:tc>
          <w:tcPr>
            <w:tcW w:w="236" w:type="dxa"/>
            <w:noWrap/>
            <w:hideMark/>
          </w:tcPr>
          <w:p w14:paraId="6D6C72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0.00349425</w:t>
            </w:r>
          </w:p>
        </w:tc>
        <w:tc>
          <w:tcPr>
            <w:tcW w:w="236" w:type="dxa"/>
            <w:noWrap/>
            <w:hideMark/>
          </w:tcPr>
          <w:p w14:paraId="746233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0.00539632</w:t>
            </w:r>
          </w:p>
        </w:tc>
        <w:tc>
          <w:tcPr>
            <w:tcW w:w="236" w:type="dxa"/>
            <w:noWrap/>
            <w:hideMark/>
          </w:tcPr>
          <w:p w14:paraId="765D95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48.594263</w:t>
            </w:r>
          </w:p>
        </w:tc>
        <w:tc>
          <w:tcPr>
            <w:tcW w:w="236" w:type="dxa"/>
            <w:noWrap/>
            <w:hideMark/>
          </w:tcPr>
          <w:p w14:paraId="7F43FD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48.57248</w:t>
            </w:r>
          </w:p>
        </w:tc>
        <w:tc>
          <w:tcPr>
            <w:tcW w:w="236" w:type="dxa"/>
            <w:noWrap/>
            <w:hideMark/>
          </w:tcPr>
          <w:p w14:paraId="6E57F7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0.17337735</w:t>
            </w:r>
          </w:p>
        </w:tc>
      </w:tr>
      <w:tr w:rsidR="004A3F9A" w:rsidRPr="00CE7A00" w14:paraId="48845EBD" w14:textId="77777777" w:rsidTr="004A3F9A">
        <w:trPr>
          <w:trHeight w:val="20"/>
        </w:trPr>
        <w:tc>
          <w:tcPr>
            <w:tcW w:w="236" w:type="dxa"/>
            <w:noWrap/>
            <w:hideMark/>
          </w:tcPr>
          <w:p w14:paraId="39B5C64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D8429A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23D89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0.00498416</w:t>
            </w:r>
          </w:p>
        </w:tc>
        <w:tc>
          <w:tcPr>
            <w:tcW w:w="236" w:type="dxa"/>
            <w:noWrap/>
            <w:hideMark/>
          </w:tcPr>
          <w:p w14:paraId="2DCF3F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0.15985228</w:t>
            </w:r>
          </w:p>
        </w:tc>
        <w:tc>
          <w:tcPr>
            <w:tcW w:w="236" w:type="dxa"/>
            <w:noWrap/>
            <w:hideMark/>
          </w:tcPr>
          <w:p w14:paraId="02BFE3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0.05019135</w:t>
            </w:r>
          </w:p>
        </w:tc>
        <w:tc>
          <w:tcPr>
            <w:tcW w:w="236" w:type="dxa"/>
            <w:noWrap/>
            <w:hideMark/>
          </w:tcPr>
          <w:p w14:paraId="16792F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57.7880607</w:t>
            </w:r>
          </w:p>
        </w:tc>
        <w:tc>
          <w:tcPr>
            <w:tcW w:w="236" w:type="dxa"/>
            <w:noWrap/>
            <w:hideMark/>
          </w:tcPr>
          <w:p w14:paraId="422E51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57.4827946</w:t>
            </w:r>
          </w:p>
        </w:tc>
        <w:tc>
          <w:tcPr>
            <w:tcW w:w="236" w:type="dxa"/>
            <w:noWrap/>
            <w:hideMark/>
          </w:tcPr>
          <w:p w14:paraId="05F5F9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0.15721404</w:t>
            </w:r>
          </w:p>
        </w:tc>
      </w:tr>
      <w:tr w:rsidR="004A3F9A" w:rsidRPr="00CE7A00" w14:paraId="5CF0DF54" w14:textId="77777777" w:rsidTr="004A3F9A">
        <w:trPr>
          <w:trHeight w:val="20"/>
        </w:trPr>
        <w:tc>
          <w:tcPr>
            <w:tcW w:w="236" w:type="dxa"/>
            <w:noWrap/>
            <w:hideMark/>
          </w:tcPr>
          <w:p w14:paraId="19334DDB"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603E923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B7B2E2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0.02781484</w:t>
            </w:r>
          </w:p>
        </w:tc>
        <w:tc>
          <w:tcPr>
            <w:tcW w:w="236" w:type="dxa"/>
            <w:noWrap/>
            <w:hideMark/>
          </w:tcPr>
          <w:p w14:paraId="1FA66B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2.02076521</w:t>
            </w:r>
          </w:p>
        </w:tc>
        <w:tc>
          <w:tcPr>
            <w:tcW w:w="236" w:type="dxa"/>
            <w:noWrap/>
            <w:hideMark/>
          </w:tcPr>
          <w:p w14:paraId="4E78005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0.85160484</w:t>
            </w:r>
          </w:p>
        </w:tc>
        <w:tc>
          <w:tcPr>
            <w:tcW w:w="236" w:type="dxa"/>
            <w:noWrap/>
            <w:hideMark/>
          </w:tcPr>
          <w:p w14:paraId="6CB1214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48.0497799</w:t>
            </w:r>
          </w:p>
        </w:tc>
        <w:tc>
          <w:tcPr>
            <w:tcW w:w="236" w:type="dxa"/>
            <w:noWrap/>
            <w:hideMark/>
          </w:tcPr>
          <w:p w14:paraId="62578D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48.0463584</w:t>
            </w:r>
          </w:p>
        </w:tc>
        <w:tc>
          <w:tcPr>
            <w:tcW w:w="236" w:type="dxa"/>
            <w:noWrap/>
            <w:hideMark/>
          </w:tcPr>
          <w:p w14:paraId="53CF90B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0.21413506</w:t>
            </w:r>
          </w:p>
        </w:tc>
      </w:tr>
      <w:tr w:rsidR="004A3F9A" w:rsidRPr="00CE7A00" w14:paraId="1CD7E927" w14:textId="77777777" w:rsidTr="004A3F9A">
        <w:trPr>
          <w:trHeight w:val="20"/>
        </w:trPr>
        <w:tc>
          <w:tcPr>
            <w:tcW w:w="236" w:type="dxa"/>
            <w:noWrap/>
            <w:hideMark/>
          </w:tcPr>
          <w:p w14:paraId="1FB4819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6ADC632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3D4E5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0.04373934</w:t>
            </w:r>
          </w:p>
        </w:tc>
        <w:tc>
          <w:tcPr>
            <w:tcW w:w="236" w:type="dxa"/>
            <w:noWrap/>
            <w:hideMark/>
          </w:tcPr>
          <w:p w14:paraId="39771A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0.09995358</w:t>
            </w:r>
          </w:p>
        </w:tc>
        <w:tc>
          <w:tcPr>
            <w:tcW w:w="236" w:type="dxa"/>
            <w:noWrap/>
            <w:hideMark/>
          </w:tcPr>
          <w:p w14:paraId="2952D0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0.09841652</w:t>
            </w:r>
          </w:p>
        </w:tc>
        <w:tc>
          <w:tcPr>
            <w:tcW w:w="236" w:type="dxa"/>
            <w:noWrap/>
            <w:hideMark/>
          </w:tcPr>
          <w:p w14:paraId="6927A65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63.3699991</w:t>
            </w:r>
          </w:p>
        </w:tc>
        <w:tc>
          <w:tcPr>
            <w:tcW w:w="236" w:type="dxa"/>
            <w:noWrap/>
            <w:hideMark/>
          </w:tcPr>
          <w:p w14:paraId="312629A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63.3476004</w:t>
            </w:r>
          </w:p>
        </w:tc>
        <w:tc>
          <w:tcPr>
            <w:tcW w:w="236" w:type="dxa"/>
            <w:noWrap/>
            <w:hideMark/>
          </w:tcPr>
          <w:p w14:paraId="2019E7A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0.57480906</w:t>
            </w:r>
          </w:p>
        </w:tc>
      </w:tr>
      <w:tr w:rsidR="004A3F9A" w:rsidRPr="00CE7A00" w14:paraId="2618F667" w14:textId="77777777" w:rsidTr="004A3F9A">
        <w:trPr>
          <w:trHeight w:val="20"/>
        </w:trPr>
        <w:tc>
          <w:tcPr>
            <w:tcW w:w="236" w:type="dxa"/>
            <w:noWrap/>
            <w:hideMark/>
          </w:tcPr>
          <w:p w14:paraId="2218329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1559B84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DFE50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0.01325843</w:t>
            </w:r>
          </w:p>
        </w:tc>
        <w:tc>
          <w:tcPr>
            <w:tcW w:w="236" w:type="dxa"/>
            <w:noWrap/>
            <w:hideMark/>
          </w:tcPr>
          <w:p w14:paraId="10663C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0.09137134</w:t>
            </w:r>
          </w:p>
        </w:tc>
        <w:tc>
          <w:tcPr>
            <w:tcW w:w="236" w:type="dxa"/>
            <w:noWrap/>
            <w:hideMark/>
          </w:tcPr>
          <w:p w14:paraId="3D1C48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0.0256599</w:t>
            </w:r>
          </w:p>
        </w:tc>
        <w:tc>
          <w:tcPr>
            <w:tcW w:w="236" w:type="dxa"/>
            <w:noWrap/>
            <w:hideMark/>
          </w:tcPr>
          <w:p w14:paraId="0102F5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68.352852</w:t>
            </w:r>
          </w:p>
        </w:tc>
        <w:tc>
          <w:tcPr>
            <w:tcW w:w="236" w:type="dxa"/>
            <w:noWrap/>
            <w:hideMark/>
          </w:tcPr>
          <w:p w14:paraId="698A5C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68.4466995</w:t>
            </w:r>
          </w:p>
        </w:tc>
        <w:tc>
          <w:tcPr>
            <w:tcW w:w="236" w:type="dxa"/>
            <w:noWrap/>
            <w:hideMark/>
          </w:tcPr>
          <w:p w14:paraId="7C06A5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0.13614075</w:t>
            </w:r>
          </w:p>
        </w:tc>
      </w:tr>
      <w:tr w:rsidR="004A3F9A" w:rsidRPr="00CE7A00" w14:paraId="7FD755FF" w14:textId="77777777" w:rsidTr="004A3F9A">
        <w:trPr>
          <w:trHeight w:val="20"/>
        </w:trPr>
        <w:tc>
          <w:tcPr>
            <w:tcW w:w="236" w:type="dxa"/>
            <w:noWrap/>
            <w:hideMark/>
          </w:tcPr>
          <w:p w14:paraId="26B19DF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0705F0B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9EF4F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0.00254688</w:t>
            </w:r>
          </w:p>
        </w:tc>
        <w:tc>
          <w:tcPr>
            <w:tcW w:w="236" w:type="dxa"/>
            <w:noWrap/>
            <w:hideMark/>
          </w:tcPr>
          <w:p w14:paraId="3CC036B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0.04584437</w:t>
            </w:r>
          </w:p>
        </w:tc>
        <w:tc>
          <w:tcPr>
            <w:tcW w:w="236" w:type="dxa"/>
            <w:noWrap/>
            <w:hideMark/>
          </w:tcPr>
          <w:p w14:paraId="350117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0.01615284</w:t>
            </w:r>
          </w:p>
        </w:tc>
        <w:tc>
          <w:tcPr>
            <w:tcW w:w="236" w:type="dxa"/>
            <w:noWrap/>
            <w:hideMark/>
          </w:tcPr>
          <w:p w14:paraId="05FBDCB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54.3060305</w:t>
            </w:r>
          </w:p>
        </w:tc>
        <w:tc>
          <w:tcPr>
            <w:tcW w:w="236" w:type="dxa"/>
            <w:noWrap/>
            <w:hideMark/>
          </w:tcPr>
          <w:p w14:paraId="2A4EEA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54.2927852</w:t>
            </w:r>
          </w:p>
        </w:tc>
        <w:tc>
          <w:tcPr>
            <w:tcW w:w="236" w:type="dxa"/>
            <w:noWrap/>
            <w:hideMark/>
          </w:tcPr>
          <w:p w14:paraId="308881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0.176156</w:t>
            </w:r>
          </w:p>
        </w:tc>
      </w:tr>
      <w:tr w:rsidR="004A3F9A" w:rsidRPr="00CE7A00" w14:paraId="1723D763" w14:textId="77777777" w:rsidTr="004A3F9A">
        <w:trPr>
          <w:trHeight w:val="20"/>
        </w:trPr>
        <w:tc>
          <w:tcPr>
            <w:tcW w:w="236" w:type="dxa"/>
            <w:noWrap/>
            <w:hideMark/>
          </w:tcPr>
          <w:p w14:paraId="030B24F5"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5D956E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8B522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0.00180731</w:t>
            </w:r>
          </w:p>
        </w:tc>
        <w:tc>
          <w:tcPr>
            <w:tcW w:w="236" w:type="dxa"/>
            <w:noWrap/>
            <w:hideMark/>
          </w:tcPr>
          <w:p w14:paraId="67F169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0.06982646</w:t>
            </w:r>
          </w:p>
        </w:tc>
        <w:tc>
          <w:tcPr>
            <w:tcW w:w="236" w:type="dxa"/>
            <w:noWrap/>
            <w:hideMark/>
          </w:tcPr>
          <w:p w14:paraId="335898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0.01823636</w:t>
            </w:r>
          </w:p>
        </w:tc>
        <w:tc>
          <w:tcPr>
            <w:tcW w:w="236" w:type="dxa"/>
            <w:noWrap/>
            <w:hideMark/>
          </w:tcPr>
          <w:p w14:paraId="68DF52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55.035188</w:t>
            </w:r>
          </w:p>
        </w:tc>
        <w:tc>
          <w:tcPr>
            <w:tcW w:w="236" w:type="dxa"/>
            <w:noWrap/>
            <w:hideMark/>
          </w:tcPr>
          <w:p w14:paraId="5A7A1B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56.4576795</w:t>
            </w:r>
          </w:p>
        </w:tc>
        <w:tc>
          <w:tcPr>
            <w:tcW w:w="236" w:type="dxa"/>
            <w:noWrap/>
            <w:hideMark/>
          </w:tcPr>
          <w:p w14:paraId="197777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0.12787361</w:t>
            </w:r>
          </w:p>
        </w:tc>
      </w:tr>
      <w:tr w:rsidR="004A3F9A" w:rsidRPr="00CE7A00" w14:paraId="3F25ADBD" w14:textId="77777777" w:rsidTr="004A3F9A">
        <w:trPr>
          <w:trHeight w:val="20"/>
        </w:trPr>
        <w:tc>
          <w:tcPr>
            <w:tcW w:w="236" w:type="dxa"/>
            <w:noWrap/>
            <w:hideMark/>
          </w:tcPr>
          <w:p w14:paraId="550AA2DE"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1416F77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01F66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0.02387937</w:t>
            </w:r>
          </w:p>
        </w:tc>
        <w:tc>
          <w:tcPr>
            <w:tcW w:w="236" w:type="dxa"/>
            <w:noWrap/>
            <w:hideMark/>
          </w:tcPr>
          <w:p w14:paraId="5FBB25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0.14277521</w:t>
            </w:r>
          </w:p>
        </w:tc>
        <w:tc>
          <w:tcPr>
            <w:tcW w:w="236" w:type="dxa"/>
            <w:noWrap/>
            <w:hideMark/>
          </w:tcPr>
          <w:p w14:paraId="299C5B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0.07500505</w:t>
            </w:r>
          </w:p>
        </w:tc>
        <w:tc>
          <w:tcPr>
            <w:tcW w:w="236" w:type="dxa"/>
            <w:noWrap/>
            <w:hideMark/>
          </w:tcPr>
          <w:p w14:paraId="6E63B0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45.1016221</w:t>
            </w:r>
          </w:p>
        </w:tc>
        <w:tc>
          <w:tcPr>
            <w:tcW w:w="236" w:type="dxa"/>
            <w:noWrap/>
            <w:hideMark/>
          </w:tcPr>
          <w:p w14:paraId="017A24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45.1560854</w:t>
            </w:r>
          </w:p>
        </w:tc>
        <w:tc>
          <w:tcPr>
            <w:tcW w:w="236" w:type="dxa"/>
            <w:noWrap/>
            <w:hideMark/>
          </w:tcPr>
          <w:p w14:paraId="45C55A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0.34996531</w:t>
            </w:r>
          </w:p>
        </w:tc>
      </w:tr>
      <w:tr w:rsidR="004A3F9A" w:rsidRPr="00CE7A00" w14:paraId="3C8B61F6" w14:textId="77777777" w:rsidTr="004A3F9A">
        <w:trPr>
          <w:trHeight w:val="20"/>
        </w:trPr>
        <w:tc>
          <w:tcPr>
            <w:tcW w:w="236" w:type="dxa"/>
            <w:noWrap/>
            <w:hideMark/>
          </w:tcPr>
          <w:p w14:paraId="2386FD5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0CB17F4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6C48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0.01532457</w:t>
            </w:r>
          </w:p>
        </w:tc>
        <w:tc>
          <w:tcPr>
            <w:tcW w:w="236" w:type="dxa"/>
            <w:noWrap/>
            <w:hideMark/>
          </w:tcPr>
          <w:p w14:paraId="251E31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0.21882122</w:t>
            </w:r>
          </w:p>
        </w:tc>
        <w:tc>
          <w:tcPr>
            <w:tcW w:w="236" w:type="dxa"/>
            <w:noWrap/>
            <w:hideMark/>
          </w:tcPr>
          <w:p w14:paraId="124A98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0.04701878</w:t>
            </w:r>
          </w:p>
        </w:tc>
        <w:tc>
          <w:tcPr>
            <w:tcW w:w="236" w:type="dxa"/>
            <w:noWrap/>
            <w:hideMark/>
          </w:tcPr>
          <w:p w14:paraId="52DB8F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25.5684266</w:t>
            </w:r>
          </w:p>
        </w:tc>
        <w:tc>
          <w:tcPr>
            <w:tcW w:w="236" w:type="dxa"/>
            <w:noWrap/>
            <w:hideMark/>
          </w:tcPr>
          <w:p w14:paraId="4C24C0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25.9791231</w:t>
            </w:r>
          </w:p>
        </w:tc>
        <w:tc>
          <w:tcPr>
            <w:tcW w:w="236" w:type="dxa"/>
            <w:noWrap/>
            <w:hideMark/>
          </w:tcPr>
          <w:p w14:paraId="390980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0.12917329</w:t>
            </w:r>
          </w:p>
        </w:tc>
      </w:tr>
      <w:tr w:rsidR="004A3F9A" w:rsidRPr="00CE7A00" w14:paraId="11F28C18" w14:textId="77777777" w:rsidTr="004A3F9A">
        <w:trPr>
          <w:trHeight w:val="20"/>
        </w:trPr>
        <w:tc>
          <w:tcPr>
            <w:tcW w:w="236" w:type="dxa"/>
            <w:noWrap/>
            <w:hideMark/>
          </w:tcPr>
          <w:p w14:paraId="4A39F45B"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2C6026A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FB83F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0.21589796</w:t>
            </w:r>
          </w:p>
        </w:tc>
        <w:tc>
          <w:tcPr>
            <w:tcW w:w="236" w:type="dxa"/>
            <w:noWrap/>
            <w:hideMark/>
          </w:tcPr>
          <w:p w14:paraId="5A6009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2.29896517</w:t>
            </w:r>
          </w:p>
        </w:tc>
        <w:tc>
          <w:tcPr>
            <w:tcW w:w="236" w:type="dxa"/>
            <w:noWrap/>
            <w:hideMark/>
          </w:tcPr>
          <w:p w14:paraId="3147AF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0.98079118</w:t>
            </w:r>
          </w:p>
        </w:tc>
        <w:tc>
          <w:tcPr>
            <w:tcW w:w="236" w:type="dxa"/>
            <w:noWrap/>
            <w:hideMark/>
          </w:tcPr>
          <w:p w14:paraId="26323B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46.280477</w:t>
            </w:r>
          </w:p>
        </w:tc>
        <w:tc>
          <w:tcPr>
            <w:tcW w:w="236" w:type="dxa"/>
            <w:noWrap/>
            <w:hideMark/>
          </w:tcPr>
          <w:p w14:paraId="702645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46.4951824</w:t>
            </w:r>
          </w:p>
        </w:tc>
        <w:tc>
          <w:tcPr>
            <w:tcW w:w="236" w:type="dxa"/>
            <w:noWrap/>
            <w:hideMark/>
          </w:tcPr>
          <w:p w14:paraId="07458B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0.21619924</w:t>
            </w:r>
          </w:p>
        </w:tc>
      </w:tr>
      <w:tr w:rsidR="004A3F9A" w:rsidRPr="00CE7A00" w14:paraId="76F6B2D6" w14:textId="77777777" w:rsidTr="004A3F9A">
        <w:trPr>
          <w:trHeight w:val="20"/>
        </w:trPr>
        <w:tc>
          <w:tcPr>
            <w:tcW w:w="236" w:type="dxa"/>
            <w:noWrap/>
            <w:hideMark/>
          </w:tcPr>
          <w:p w14:paraId="20F5295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83EF5E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26C3A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0.07455664</w:t>
            </w:r>
          </w:p>
        </w:tc>
        <w:tc>
          <w:tcPr>
            <w:tcW w:w="236" w:type="dxa"/>
            <w:noWrap/>
            <w:hideMark/>
          </w:tcPr>
          <w:p w14:paraId="2D0CC7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0.04093387</w:t>
            </w:r>
          </w:p>
        </w:tc>
        <w:tc>
          <w:tcPr>
            <w:tcW w:w="236" w:type="dxa"/>
            <w:noWrap/>
            <w:hideMark/>
          </w:tcPr>
          <w:p w14:paraId="5E52DC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0.11066089</w:t>
            </w:r>
          </w:p>
        </w:tc>
        <w:tc>
          <w:tcPr>
            <w:tcW w:w="236" w:type="dxa"/>
            <w:noWrap/>
            <w:hideMark/>
          </w:tcPr>
          <w:p w14:paraId="2BD0CE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44.7449689</w:t>
            </w:r>
          </w:p>
        </w:tc>
        <w:tc>
          <w:tcPr>
            <w:tcW w:w="236" w:type="dxa"/>
            <w:noWrap/>
            <w:hideMark/>
          </w:tcPr>
          <w:p w14:paraId="049DD77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46.6546953</w:t>
            </w:r>
          </w:p>
        </w:tc>
        <w:tc>
          <w:tcPr>
            <w:tcW w:w="236" w:type="dxa"/>
            <w:noWrap/>
            <w:hideMark/>
          </w:tcPr>
          <w:p w14:paraId="365F09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0.56394118</w:t>
            </w:r>
          </w:p>
        </w:tc>
      </w:tr>
      <w:tr w:rsidR="004A3F9A" w:rsidRPr="00CE7A00" w14:paraId="031140F1" w14:textId="77777777" w:rsidTr="004A3F9A">
        <w:trPr>
          <w:trHeight w:val="20"/>
        </w:trPr>
        <w:tc>
          <w:tcPr>
            <w:tcW w:w="236" w:type="dxa"/>
            <w:noWrap/>
            <w:hideMark/>
          </w:tcPr>
          <w:p w14:paraId="7137A038"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7E0A748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2249C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0.02615461</w:t>
            </w:r>
          </w:p>
        </w:tc>
        <w:tc>
          <w:tcPr>
            <w:tcW w:w="236" w:type="dxa"/>
            <w:noWrap/>
            <w:hideMark/>
          </w:tcPr>
          <w:p w14:paraId="018C56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0.12299691</w:t>
            </w:r>
          </w:p>
        </w:tc>
        <w:tc>
          <w:tcPr>
            <w:tcW w:w="236" w:type="dxa"/>
            <w:noWrap/>
            <w:hideMark/>
          </w:tcPr>
          <w:p w14:paraId="7FD170C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0.04818991</w:t>
            </w:r>
          </w:p>
        </w:tc>
        <w:tc>
          <w:tcPr>
            <w:tcW w:w="236" w:type="dxa"/>
            <w:noWrap/>
            <w:hideMark/>
          </w:tcPr>
          <w:p w14:paraId="20E069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44.9787417</w:t>
            </w:r>
          </w:p>
        </w:tc>
        <w:tc>
          <w:tcPr>
            <w:tcW w:w="236" w:type="dxa"/>
            <w:noWrap/>
            <w:hideMark/>
          </w:tcPr>
          <w:p w14:paraId="5C4F29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45.138593</w:t>
            </w:r>
          </w:p>
        </w:tc>
        <w:tc>
          <w:tcPr>
            <w:tcW w:w="236" w:type="dxa"/>
            <w:noWrap/>
            <w:hideMark/>
          </w:tcPr>
          <w:p w14:paraId="63FD2F6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0.19503272</w:t>
            </w:r>
          </w:p>
        </w:tc>
      </w:tr>
      <w:tr w:rsidR="004A3F9A" w:rsidRPr="00CE7A00" w14:paraId="5884BB46" w14:textId="77777777" w:rsidTr="004A3F9A">
        <w:trPr>
          <w:trHeight w:val="20"/>
        </w:trPr>
        <w:tc>
          <w:tcPr>
            <w:tcW w:w="236" w:type="dxa"/>
            <w:noWrap/>
            <w:hideMark/>
          </w:tcPr>
          <w:p w14:paraId="47F516F2"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207E210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C4DA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0.00342103</w:t>
            </w:r>
          </w:p>
        </w:tc>
        <w:tc>
          <w:tcPr>
            <w:tcW w:w="236" w:type="dxa"/>
            <w:noWrap/>
            <w:hideMark/>
          </w:tcPr>
          <w:p w14:paraId="180841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0.23355981</w:t>
            </w:r>
          </w:p>
        </w:tc>
        <w:tc>
          <w:tcPr>
            <w:tcW w:w="236" w:type="dxa"/>
            <w:noWrap/>
            <w:hideMark/>
          </w:tcPr>
          <w:p w14:paraId="0FB479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0.21365964</w:t>
            </w:r>
          </w:p>
        </w:tc>
        <w:tc>
          <w:tcPr>
            <w:tcW w:w="236" w:type="dxa"/>
            <w:noWrap/>
            <w:hideMark/>
          </w:tcPr>
          <w:p w14:paraId="1992B0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62.8869461</w:t>
            </w:r>
          </w:p>
        </w:tc>
        <w:tc>
          <w:tcPr>
            <w:tcW w:w="236" w:type="dxa"/>
            <w:noWrap/>
            <w:hideMark/>
          </w:tcPr>
          <w:p w14:paraId="2B83F46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62.9021519</w:t>
            </w:r>
          </w:p>
        </w:tc>
        <w:tc>
          <w:tcPr>
            <w:tcW w:w="236" w:type="dxa"/>
            <w:noWrap/>
            <w:hideMark/>
          </w:tcPr>
          <w:p w14:paraId="004455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0.47123427</w:t>
            </w:r>
          </w:p>
        </w:tc>
      </w:tr>
      <w:tr w:rsidR="004A3F9A" w:rsidRPr="00CE7A00" w14:paraId="67343B04" w14:textId="77777777" w:rsidTr="004A3F9A">
        <w:trPr>
          <w:trHeight w:val="20"/>
        </w:trPr>
        <w:tc>
          <w:tcPr>
            <w:tcW w:w="236" w:type="dxa"/>
            <w:noWrap/>
            <w:hideMark/>
          </w:tcPr>
          <w:p w14:paraId="7711460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CB9058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11553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0.04214628</w:t>
            </w:r>
          </w:p>
        </w:tc>
        <w:tc>
          <w:tcPr>
            <w:tcW w:w="236" w:type="dxa"/>
            <w:noWrap/>
            <w:hideMark/>
          </w:tcPr>
          <w:p w14:paraId="7A35DD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0.37223064</w:t>
            </w:r>
          </w:p>
        </w:tc>
        <w:tc>
          <w:tcPr>
            <w:tcW w:w="236" w:type="dxa"/>
            <w:noWrap/>
            <w:hideMark/>
          </w:tcPr>
          <w:p w14:paraId="7F775A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0.19945829</w:t>
            </w:r>
          </w:p>
        </w:tc>
        <w:tc>
          <w:tcPr>
            <w:tcW w:w="236" w:type="dxa"/>
            <w:noWrap/>
            <w:hideMark/>
          </w:tcPr>
          <w:p w14:paraId="20DC274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48.2175298</w:t>
            </w:r>
          </w:p>
        </w:tc>
        <w:tc>
          <w:tcPr>
            <w:tcW w:w="236" w:type="dxa"/>
            <w:noWrap/>
            <w:hideMark/>
          </w:tcPr>
          <w:p w14:paraId="38DAC9F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48.1151881</w:t>
            </w:r>
          </w:p>
        </w:tc>
        <w:tc>
          <w:tcPr>
            <w:tcW w:w="236" w:type="dxa"/>
            <w:noWrap/>
            <w:hideMark/>
          </w:tcPr>
          <w:p w14:paraId="3C8220E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0.26801508</w:t>
            </w:r>
          </w:p>
        </w:tc>
      </w:tr>
      <w:tr w:rsidR="004A3F9A" w:rsidRPr="00CE7A00" w14:paraId="19CEFBFF" w14:textId="77777777" w:rsidTr="004A3F9A">
        <w:trPr>
          <w:trHeight w:val="20"/>
        </w:trPr>
        <w:tc>
          <w:tcPr>
            <w:tcW w:w="236" w:type="dxa"/>
            <w:noWrap/>
            <w:hideMark/>
          </w:tcPr>
          <w:p w14:paraId="59C8FC24"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0E7DDC4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D794D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0.04139276</w:t>
            </w:r>
          </w:p>
        </w:tc>
        <w:tc>
          <w:tcPr>
            <w:tcW w:w="236" w:type="dxa"/>
            <w:noWrap/>
            <w:hideMark/>
          </w:tcPr>
          <w:p w14:paraId="018D55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9.51001499</w:t>
            </w:r>
          </w:p>
        </w:tc>
        <w:tc>
          <w:tcPr>
            <w:tcW w:w="236" w:type="dxa"/>
            <w:noWrap/>
            <w:hideMark/>
          </w:tcPr>
          <w:p w14:paraId="2603793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3.00651428</w:t>
            </w:r>
          </w:p>
        </w:tc>
        <w:tc>
          <w:tcPr>
            <w:tcW w:w="236" w:type="dxa"/>
            <w:noWrap/>
            <w:hideMark/>
          </w:tcPr>
          <w:p w14:paraId="6E4EB32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54.542389</w:t>
            </w:r>
          </w:p>
        </w:tc>
        <w:tc>
          <w:tcPr>
            <w:tcW w:w="236" w:type="dxa"/>
            <w:noWrap/>
            <w:hideMark/>
          </w:tcPr>
          <w:p w14:paraId="5C3C12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54.5628577</w:t>
            </w:r>
          </w:p>
        </w:tc>
        <w:tc>
          <w:tcPr>
            <w:tcW w:w="236" w:type="dxa"/>
            <w:noWrap/>
            <w:hideMark/>
          </w:tcPr>
          <w:p w14:paraId="0799293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0.15807046</w:t>
            </w:r>
          </w:p>
        </w:tc>
      </w:tr>
      <w:tr w:rsidR="004A3F9A" w:rsidRPr="00CE7A00" w14:paraId="6060ADFC" w14:textId="77777777" w:rsidTr="004A3F9A">
        <w:trPr>
          <w:trHeight w:val="20"/>
        </w:trPr>
        <w:tc>
          <w:tcPr>
            <w:tcW w:w="236" w:type="dxa"/>
            <w:noWrap/>
            <w:hideMark/>
          </w:tcPr>
          <w:p w14:paraId="34A63762"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67A78AF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8AC9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0.0110541</w:t>
            </w:r>
          </w:p>
        </w:tc>
        <w:tc>
          <w:tcPr>
            <w:tcW w:w="236" w:type="dxa"/>
            <w:noWrap/>
            <w:hideMark/>
          </w:tcPr>
          <w:p w14:paraId="645FF3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0.06905906</w:t>
            </w:r>
          </w:p>
        </w:tc>
        <w:tc>
          <w:tcPr>
            <w:tcW w:w="236" w:type="dxa"/>
            <w:noWrap/>
            <w:hideMark/>
          </w:tcPr>
          <w:p w14:paraId="4FFD5B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0.04797808</w:t>
            </w:r>
          </w:p>
        </w:tc>
        <w:tc>
          <w:tcPr>
            <w:tcW w:w="236" w:type="dxa"/>
            <w:noWrap/>
            <w:hideMark/>
          </w:tcPr>
          <w:p w14:paraId="45AA17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53.2298641</w:t>
            </w:r>
          </w:p>
        </w:tc>
        <w:tc>
          <w:tcPr>
            <w:tcW w:w="236" w:type="dxa"/>
            <w:noWrap/>
            <w:hideMark/>
          </w:tcPr>
          <w:p w14:paraId="29434A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53.3349363</w:t>
            </w:r>
          </w:p>
        </w:tc>
        <w:tc>
          <w:tcPr>
            <w:tcW w:w="236" w:type="dxa"/>
            <w:noWrap/>
            <w:hideMark/>
          </w:tcPr>
          <w:p w14:paraId="158D14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0.30786256</w:t>
            </w:r>
          </w:p>
        </w:tc>
      </w:tr>
      <w:tr w:rsidR="004A3F9A" w:rsidRPr="00CE7A00" w14:paraId="282D812B" w14:textId="77777777" w:rsidTr="004A3F9A">
        <w:trPr>
          <w:trHeight w:val="20"/>
        </w:trPr>
        <w:tc>
          <w:tcPr>
            <w:tcW w:w="236" w:type="dxa"/>
            <w:noWrap/>
            <w:hideMark/>
          </w:tcPr>
          <w:p w14:paraId="77FF7FE6"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1FDA953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F9B1F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0.03194115</w:t>
            </w:r>
          </w:p>
        </w:tc>
        <w:tc>
          <w:tcPr>
            <w:tcW w:w="236" w:type="dxa"/>
            <w:noWrap/>
            <w:hideMark/>
          </w:tcPr>
          <w:p w14:paraId="1D1F8D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7.86548183</w:t>
            </w:r>
          </w:p>
        </w:tc>
        <w:tc>
          <w:tcPr>
            <w:tcW w:w="236" w:type="dxa"/>
            <w:noWrap/>
            <w:hideMark/>
          </w:tcPr>
          <w:p w14:paraId="5E770C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3.74729576</w:t>
            </w:r>
          </w:p>
        </w:tc>
        <w:tc>
          <w:tcPr>
            <w:tcW w:w="236" w:type="dxa"/>
            <w:noWrap/>
            <w:hideMark/>
          </w:tcPr>
          <w:p w14:paraId="181EC3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39.1310502</w:t>
            </w:r>
          </w:p>
        </w:tc>
        <w:tc>
          <w:tcPr>
            <w:tcW w:w="236" w:type="dxa"/>
            <w:noWrap/>
            <w:hideMark/>
          </w:tcPr>
          <w:p w14:paraId="6F5132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39.1398069</w:t>
            </w:r>
          </w:p>
        </w:tc>
        <w:tc>
          <w:tcPr>
            <w:tcW w:w="236" w:type="dxa"/>
            <w:noWrap/>
            <w:hideMark/>
          </w:tcPr>
          <w:p w14:paraId="191A7C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0.23832517</w:t>
            </w:r>
          </w:p>
        </w:tc>
      </w:tr>
      <w:tr w:rsidR="004A3F9A" w:rsidRPr="00CE7A00" w14:paraId="58194F64" w14:textId="77777777" w:rsidTr="004A3F9A">
        <w:trPr>
          <w:trHeight w:val="20"/>
        </w:trPr>
        <w:tc>
          <w:tcPr>
            <w:tcW w:w="236" w:type="dxa"/>
            <w:noWrap/>
            <w:hideMark/>
          </w:tcPr>
          <w:p w14:paraId="74C1085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2C68E00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E66FC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0.02759849</w:t>
            </w:r>
          </w:p>
        </w:tc>
        <w:tc>
          <w:tcPr>
            <w:tcW w:w="236" w:type="dxa"/>
            <w:noWrap/>
            <w:hideMark/>
          </w:tcPr>
          <w:p w14:paraId="5FF1AE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0.09761794</w:t>
            </w:r>
          </w:p>
        </w:tc>
        <w:tc>
          <w:tcPr>
            <w:tcW w:w="236" w:type="dxa"/>
            <w:noWrap/>
            <w:hideMark/>
          </w:tcPr>
          <w:p w14:paraId="55CB51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0.07577813</w:t>
            </w:r>
          </w:p>
        </w:tc>
        <w:tc>
          <w:tcPr>
            <w:tcW w:w="236" w:type="dxa"/>
            <w:noWrap/>
            <w:hideMark/>
          </w:tcPr>
          <w:p w14:paraId="740743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58.3878572</w:t>
            </w:r>
          </w:p>
        </w:tc>
        <w:tc>
          <w:tcPr>
            <w:tcW w:w="236" w:type="dxa"/>
            <w:noWrap/>
            <w:hideMark/>
          </w:tcPr>
          <w:p w14:paraId="55B8B0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58.3986934</w:t>
            </w:r>
          </w:p>
        </w:tc>
        <w:tc>
          <w:tcPr>
            <w:tcW w:w="236" w:type="dxa"/>
            <w:noWrap/>
            <w:hideMark/>
          </w:tcPr>
          <w:p w14:paraId="296664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0.27562567</w:t>
            </w:r>
          </w:p>
        </w:tc>
      </w:tr>
      <w:tr w:rsidR="004A3F9A" w:rsidRPr="00CE7A00" w14:paraId="0B86F020" w14:textId="77777777" w:rsidTr="004A3F9A">
        <w:trPr>
          <w:trHeight w:val="20"/>
        </w:trPr>
        <w:tc>
          <w:tcPr>
            <w:tcW w:w="236" w:type="dxa"/>
            <w:noWrap/>
            <w:hideMark/>
          </w:tcPr>
          <w:p w14:paraId="5E079527"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63F1F39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1B2D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0.03582593</w:t>
            </w:r>
          </w:p>
        </w:tc>
        <w:tc>
          <w:tcPr>
            <w:tcW w:w="236" w:type="dxa"/>
            <w:noWrap/>
            <w:hideMark/>
          </w:tcPr>
          <w:p w14:paraId="319FA1E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0.63042086</w:t>
            </w:r>
          </w:p>
        </w:tc>
        <w:tc>
          <w:tcPr>
            <w:tcW w:w="236" w:type="dxa"/>
            <w:noWrap/>
            <w:hideMark/>
          </w:tcPr>
          <w:p w14:paraId="541232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0.26169783</w:t>
            </w:r>
          </w:p>
        </w:tc>
        <w:tc>
          <w:tcPr>
            <w:tcW w:w="236" w:type="dxa"/>
            <w:noWrap/>
            <w:hideMark/>
          </w:tcPr>
          <w:p w14:paraId="593556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46.4002425</w:t>
            </w:r>
          </w:p>
        </w:tc>
        <w:tc>
          <w:tcPr>
            <w:tcW w:w="236" w:type="dxa"/>
            <w:noWrap/>
            <w:hideMark/>
          </w:tcPr>
          <w:p w14:paraId="6E5176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46.4515327</w:t>
            </w:r>
          </w:p>
        </w:tc>
        <w:tc>
          <w:tcPr>
            <w:tcW w:w="236" w:type="dxa"/>
            <w:noWrap/>
            <w:hideMark/>
          </w:tcPr>
          <w:p w14:paraId="462EC6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0.21011538</w:t>
            </w:r>
          </w:p>
        </w:tc>
      </w:tr>
      <w:tr w:rsidR="004A3F9A" w:rsidRPr="00CE7A00" w14:paraId="68D6B722" w14:textId="77777777" w:rsidTr="004A3F9A">
        <w:trPr>
          <w:trHeight w:val="20"/>
        </w:trPr>
        <w:tc>
          <w:tcPr>
            <w:tcW w:w="236" w:type="dxa"/>
            <w:noWrap/>
            <w:hideMark/>
          </w:tcPr>
          <w:p w14:paraId="52B6A2B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438DFF7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98DFA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0.01389107</w:t>
            </w:r>
          </w:p>
        </w:tc>
        <w:tc>
          <w:tcPr>
            <w:tcW w:w="236" w:type="dxa"/>
            <w:noWrap/>
            <w:hideMark/>
          </w:tcPr>
          <w:p w14:paraId="16C945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0.1049853</w:t>
            </w:r>
          </w:p>
        </w:tc>
        <w:tc>
          <w:tcPr>
            <w:tcW w:w="236" w:type="dxa"/>
            <w:noWrap/>
            <w:hideMark/>
          </w:tcPr>
          <w:p w14:paraId="4281E9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0.03814369</w:t>
            </w:r>
          </w:p>
        </w:tc>
        <w:tc>
          <w:tcPr>
            <w:tcW w:w="236" w:type="dxa"/>
            <w:noWrap/>
            <w:hideMark/>
          </w:tcPr>
          <w:p w14:paraId="0CD608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64.0361411</w:t>
            </w:r>
          </w:p>
        </w:tc>
        <w:tc>
          <w:tcPr>
            <w:tcW w:w="236" w:type="dxa"/>
            <w:noWrap/>
            <w:hideMark/>
          </w:tcPr>
          <w:p w14:paraId="0A11684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64.0393556</w:t>
            </w:r>
          </w:p>
        </w:tc>
        <w:tc>
          <w:tcPr>
            <w:tcW w:w="236" w:type="dxa"/>
            <w:noWrap/>
            <w:hideMark/>
          </w:tcPr>
          <w:p w14:paraId="58DB1C3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0.18099799</w:t>
            </w:r>
          </w:p>
        </w:tc>
      </w:tr>
      <w:tr w:rsidR="004A3F9A" w:rsidRPr="00CE7A00" w14:paraId="6995EE8A" w14:textId="77777777" w:rsidTr="004A3F9A">
        <w:trPr>
          <w:trHeight w:val="20"/>
        </w:trPr>
        <w:tc>
          <w:tcPr>
            <w:tcW w:w="236" w:type="dxa"/>
            <w:noWrap/>
            <w:hideMark/>
          </w:tcPr>
          <w:p w14:paraId="103C79E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7B1E6C7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934C6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0.01338455</w:t>
            </w:r>
          </w:p>
        </w:tc>
        <w:tc>
          <w:tcPr>
            <w:tcW w:w="236" w:type="dxa"/>
            <w:noWrap/>
            <w:hideMark/>
          </w:tcPr>
          <w:p w14:paraId="58B9E8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0.22093706</w:t>
            </w:r>
          </w:p>
        </w:tc>
        <w:tc>
          <w:tcPr>
            <w:tcW w:w="236" w:type="dxa"/>
            <w:noWrap/>
            <w:hideMark/>
          </w:tcPr>
          <w:p w14:paraId="6F0A0F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0.08263792</w:t>
            </w:r>
          </w:p>
        </w:tc>
        <w:tc>
          <w:tcPr>
            <w:tcW w:w="236" w:type="dxa"/>
            <w:noWrap/>
            <w:hideMark/>
          </w:tcPr>
          <w:p w14:paraId="6FF9DF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54.9069813</w:t>
            </w:r>
          </w:p>
        </w:tc>
        <w:tc>
          <w:tcPr>
            <w:tcW w:w="236" w:type="dxa"/>
            <w:noWrap/>
            <w:hideMark/>
          </w:tcPr>
          <w:p w14:paraId="5FFA6C9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54.9853456</w:t>
            </w:r>
          </w:p>
        </w:tc>
        <w:tc>
          <w:tcPr>
            <w:tcW w:w="236" w:type="dxa"/>
            <w:noWrap/>
            <w:hideMark/>
          </w:tcPr>
          <w:p w14:paraId="2523CD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0.18712184</w:t>
            </w:r>
          </w:p>
        </w:tc>
      </w:tr>
      <w:tr w:rsidR="004A3F9A" w:rsidRPr="00CE7A00" w14:paraId="7001E6BE" w14:textId="77777777" w:rsidTr="004A3F9A">
        <w:trPr>
          <w:trHeight w:val="20"/>
        </w:trPr>
        <w:tc>
          <w:tcPr>
            <w:tcW w:w="236" w:type="dxa"/>
            <w:noWrap/>
            <w:hideMark/>
          </w:tcPr>
          <w:p w14:paraId="37ED00AC"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1A3F867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216AE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0.01284506</w:t>
            </w:r>
          </w:p>
        </w:tc>
        <w:tc>
          <w:tcPr>
            <w:tcW w:w="236" w:type="dxa"/>
            <w:noWrap/>
            <w:hideMark/>
          </w:tcPr>
          <w:p w14:paraId="0B2F00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0.06165751</w:t>
            </w:r>
          </w:p>
        </w:tc>
        <w:tc>
          <w:tcPr>
            <w:tcW w:w="236" w:type="dxa"/>
            <w:noWrap/>
            <w:hideMark/>
          </w:tcPr>
          <w:p w14:paraId="253D1F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0.02612719</w:t>
            </w:r>
          </w:p>
        </w:tc>
        <w:tc>
          <w:tcPr>
            <w:tcW w:w="236" w:type="dxa"/>
            <w:noWrap/>
            <w:hideMark/>
          </w:tcPr>
          <w:p w14:paraId="34E559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60.9882376</w:t>
            </w:r>
          </w:p>
        </w:tc>
        <w:tc>
          <w:tcPr>
            <w:tcW w:w="236" w:type="dxa"/>
            <w:noWrap/>
            <w:hideMark/>
          </w:tcPr>
          <w:p w14:paraId="5D9A2B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63.540684</w:t>
            </w:r>
          </w:p>
        </w:tc>
        <w:tc>
          <w:tcPr>
            <w:tcW w:w="236" w:type="dxa"/>
            <w:noWrap/>
            <w:hideMark/>
          </w:tcPr>
          <w:p w14:paraId="7E752B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0.20485035</w:t>
            </w:r>
          </w:p>
        </w:tc>
      </w:tr>
      <w:tr w:rsidR="004A3F9A" w:rsidRPr="00CE7A00" w14:paraId="3CCF0A49" w14:textId="77777777" w:rsidTr="004A3F9A">
        <w:trPr>
          <w:trHeight w:val="20"/>
        </w:trPr>
        <w:tc>
          <w:tcPr>
            <w:tcW w:w="236" w:type="dxa"/>
            <w:noWrap/>
            <w:hideMark/>
          </w:tcPr>
          <w:p w14:paraId="13FDF073" w14:textId="77777777" w:rsidR="004A3F9A" w:rsidRPr="00CE7A00" w:rsidRDefault="004A3F9A" w:rsidP="004A3F9A">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0FFE35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492C8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0.08355172</w:t>
            </w:r>
          </w:p>
        </w:tc>
        <w:tc>
          <w:tcPr>
            <w:tcW w:w="236" w:type="dxa"/>
            <w:noWrap/>
            <w:hideMark/>
          </w:tcPr>
          <w:p w14:paraId="603DDB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0.02554676</w:t>
            </w:r>
          </w:p>
        </w:tc>
        <w:tc>
          <w:tcPr>
            <w:tcW w:w="236" w:type="dxa"/>
            <w:noWrap/>
            <w:hideMark/>
          </w:tcPr>
          <w:p w14:paraId="402D1B1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0.03295988</w:t>
            </w:r>
          </w:p>
        </w:tc>
        <w:tc>
          <w:tcPr>
            <w:tcW w:w="236" w:type="dxa"/>
            <w:noWrap/>
            <w:hideMark/>
          </w:tcPr>
          <w:p w14:paraId="1D74A18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58.5349776</w:t>
            </w:r>
          </w:p>
        </w:tc>
        <w:tc>
          <w:tcPr>
            <w:tcW w:w="236" w:type="dxa"/>
            <w:noWrap/>
            <w:hideMark/>
          </w:tcPr>
          <w:p w14:paraId="1E64F0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58.6836054</w:t>
            </w:r>
          </w:p>
        </w:tc>
        <w:tc>
          <w:tcPr>
            <w:tcW w:w="236" w:type="dxa"/>
            <w:noWrap/>
            <w:hideMark/>
          </w:tcPr>
          <w:p w14:paraId="217912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0.37862128</w:t>
            </w:r>
          </w:p>
        </w:tc>
      </w:tr>
    </w:tbl>
    <w:p w14:paraId="62BDC0A5" w14:textId="77777777" w:rsidR="00682E97" w:rsidRPr="00CE7A00" w:rsidRDefault="00682E97" w:rsidP="004C7D04">
      <w:pPr>
        <w:rPr>
          <w:rFonts w:cs="Times New Roman"/>
        </w:rPr>
      </w:pPr>
    </w:p>
    <w:p w14:paraId="2494532F" w14:textId="77777777" w:rsidR="00682E97" w:rsidRPr="00CE7A00" w:rsidRDefault="00682E97" w:rsidP="004C7D04">
      <w:pPr>
        <w:rPr>
          <w:rFonts w:cs="Times New Roman"/>
        </w:rPr>
      </w:pPr>
      <w:r w:rsidRPr="00CE7A00">
        <w:rPr>
          <w:rFonts w:cs="Times New Roman"/>
        </w:rPr>
        <w:br w:type="page"/>
      </w:r>
    </w:p>
    <w:p w14:paraId="6947F25C" w14:textId="6D7CD241" w:rsidR="00682E97" w:rsidRPr="00CE7A00" w:rsidRDefault="00682E97" w:rsidP="004C7D04">
      <w:pPr>
        <w:rPr>
          <w:rFonts w:cs="Times New Roman"/>
        </w:rPr>
      </w:pPr>
      <w:r w:rsidRPr="00CE7A00">
        <w:rPr>
          <w:rFonts w:cs="Times New Roman"/>
          <w:b/>
          <w:bCs/>
        </w:rPr>
        <w:lastRenderedPageBreak/>
        <w:t>Table S8.</w:t>
      </w:r>
      <w:r w:rsidRPr="00CE7A00">
        <w:rPr>
          <w:rFonts w:cs="Times New Roman"/>
        </w:rPr>
        <w:t xml:space="preserve">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AI</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7F607B" w:rsidRPr="00CE7A00" w14:paraId="66C66CB6" w14:textId="77777777" w:rsidTr="007F607B">
        <w:trPr>
          <w:trHeight w:val="20"/>
        </w:trPr>
        <w:tc>
          <w:tcPr>
            <w:tcW w:w="236" w:type="dxa"/>
            <w:noWrap/>
            <w:hideMark/>
          </w:tcPr>
          <w:p w14:paraId="133471F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5E049AF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71BAFE0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2DB13BA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03492931" w14:textId="77777777" w:rsidR="007F607B" w:rsidRPr="00CE7A00" w:rsidRDefault="007F607B" w:rsidP="007F607B">
            <w:pPr>
              <w:rPr>
                <w:rFonts w:eastAsia="Times New Roman" w:cs="Times New Roman"/>
                <w:color w:val="000000"/>
                <w:sz w:val="16"/>
                <w:szCs w:val="16"/>
                <w:lang w:val="en-CA"/>
              </w:rPr>
            </w:pPr>
            <w:proofErr w:type="spellStart"/>
            <w:proofErr w:type="gramStart"/>
            <w:r w:rsidRPr="00CE7A00">
              <w:rPr>
                <w:rFonts w:eastAsia="Times New Roman" w:cs="Times New Roman"/>
                <w:color w:val="000000"/>
                <w:sz w:val="16"/>
                <w:szCs w:val="16"/>
                <w:lang w:val="en-CA"/>
              </w:rPr>
              <w:t>sigma.sq</w:t>
            </w:r>
            <w:proofErr w:type="spellEnd"/>
            <w:proofErr w:type="gramEnd"/>
          </w:p>
        </w:tc>
        <w:tc>
          <w:tcPr>
            <w:tcW w:w="236" w:type="dxa"/>
            <w:noWrap/>
            <w:hideMark/>
          </w:tcPr>
          <w:p w14:paraId="28BDFBE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1B75316D"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expected_mean</w:t>
            </w:r>
            <w:proofErr w:type="spellEnd"/>
          </w:p>
        </w:tc>
        <w:tc>
          <w:tcPr>
            <w:tcW w:w="236" w:type="dxa"/>
            <w:noWrap/>
            <w:hideMark/>
          </w:tcPr>
          <w:p w14:paraId="79F5D3AC"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expected_var</w:t>
            </w:r>
            <w:proofErr w:type="spellEnd"/>
          </w:p>
        </w:tc>
      </w:tr>
      <w:tr w:rsidR="007F607B" w:rsidRPr="00CE7A00" w14:paraId="3745ACE6" w14:textId="77777777" w:rsidTr="007F607B">
        <w:trPr>
          <w:trHeight w:val="20"/>
        </w:trPr>
        <w:tc>
          <w:tcPr>
            <w:tcW w:w="236" w:type="dxa"/>
            <w:noWrap/>
            <w:hideMark/>
          </w:tcPr>
          <w:p w14:paraId="65456C70"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335DFB3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77BA1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0.04741912</w:t>
            </w:r>
          </w:p>
        </w:tc>
        <w:tc>
          <w:tcPr>
            <w:tcW w:w="236" w:type="dxa"/>
            <w:noWrap/>
            <w:hideMark/>
          </w:tcPr>
          <w:p w14:paraId="1CE35BF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0.38185637</w:t>
            </w:r>
          </w:p>
        </w:tc>
        <w:tc>
          <w:tcPr>
            <w:tcW w:w="236" w:type="dxa"/>
            <w:noWrap/>
            <w:hideMark/>
          </w:tcPr>
          <w:p w14:paraId="594D09E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0.16395818</w:t>
            </w:r>
          </w:p>
        </w:tc>
        <w:tc>
          <w:tcPr>
            <w:tcW w:w="236" w:type="dxa"/>
            <w:noWrap/>
            <w:hideMark/>
          </w:tcPr>
          <w:p w14:paraId="7B8182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0.38496298</w:t>
            </w:r>
          </w:p>
        </w:tc>
        <w:tc>
          <w:tcPr>
            <w:tcW w:w="236" w:type="dxa"/>
            <w:noWrap/>
            <w:hideMark/>
          </w:tcPr>
          <w:p w14:paraId="326E352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0.38680036</w:t>
            </w:r>
          </w:p>
        </w:tc>
        <w:tc>
          <w:tcPr>
            <w:tcW w:w="236" w:type="dxa"/>
            <w:noWrap/>
            <w:hideMark/>
          </w:tcPr>
          <w:p w14:paraId="48F9EEA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0.21213213</w:t>
            </w:r>
          </w:p>
        </w:tc>
      </w:tr>
      <w:tr w:rsidR="007F607B" w:rsidRPr="00CE7A00" w14:paraId="6260B24D" w14:textId="77777777" w:rsidTr="007F607B">
        <w:trPr>
          <w:trHeight w:val="20"/>
        </w:trPr>
        <w:tc>
          <w:tcPr>
            <w:tcW w:w="236" w:type="dxa"/>
            <w:noWrap/>
            <w:hideMark/>
          </w:tcPr>
          <w:p w14:paraId="0706D5C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2C445EE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5F8B5E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0.03300114</w:t>
            </w:r>
          </w:p>
        </w:tc>
        <w:tc>
          <w:tcPr>
            <w:tcW w:w="236" w:type="dxa"/>
            <w:noWrap/>
            <w:hideMark/>
          </w:tcPr>
          <w:p w14:paraId="41683D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0.05592467</w:t>
            </w:r>
          </w:p>
        </w:tc>
        <w:tc>
          <w:tcPr>
            <w:tcW w:w="236" w:type="dxa"/>
            <w:noWrap/>
            <w:hideMark/>
          </w:tcPr>
          <w:p w14:paraId="5703DA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0.06637453</w:t>
            </w:r>
          </w:p>
        </w:tc>
        <w:tc>
          <w:tcPr>
            <w:tcW w:w="236" w:type="dxa"/>
            <w:noWrap/>
            <w:hideMark/>
          </w:tcPr>
          <w:p w14:paraId="49E18D0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0.24546177</w:t>
            </w:r>
          </w:p>
        </w:tc>
        <w:tc>
          <w:tcPr>
            <w:tcW w:w="236" w:type="dxa"/>
            <w:noWrap/>
            <w:hideMark/>
          </w:tcPr>
          <w:p w14:paraId="6CEC38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0.24757722</w:t>
            </w:r>
          </w:p>
        </w:tc>
        <w:tc>
          <w:tcPr>
            <w:tcW w:w="236" w:type="dxa"/>
            <w:noWrap/>
            <w:hideMark/>
          </w:tcPr>
          <w:p w14:paraId="3D3CD91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0.59739377</w:t>
            </w:r>
          </w:p>
        </w:tc>
      </w:tr>
      <w:tr w:rsidR="007F607B" w:rsidRPr="00CE7A00" w14:paraId="5BDEA5DE" w14:textId="77777777" w:rsidTr="007F607B">
        <w:trPr>
          <w:trHeight w:val="20"/>
        </w:trPr>
        <w:tc>
          <w:tcPr>
            <w:tcW w:w="236" w:type="dxa"/>
            <w:noWrap/>
            <w:hideMark/>
          </w:tcPr>
          <w:p w14:paraId="32A50C3D"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00D358F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70845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0.01272887</w:t>
            </w:r>
          </w:p>
        </w:tc>
        <w:tc>
          <w:tcPr>
            <w:tcW w:w="236" w:type="dxa"/>
            <w:noWrap/>
            <w:hideMark/>
          </w:tcPr>
          <w:p w14:paraId="235E6C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0.08639321</w:t>
            </w:r>
          </w:p>
        </w:tc>
        <w:tc>
          <w:tcPr>
            <w:tcW w:w="236" w:type="dxa"/>
            <w:noWrap/>
            <w:hideMark/>
          </w:tcPr>
          <w:p w14:paraId="7871A6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0.09000746</w:t>
            </w:r>
          </w:p>
        </w:tc>
        <w:tc>
          <w:tcPr>
            <w:tcW w:w="236" w:type="dxa"/>
            <w:noWrap/>
            <w:hideMark/>
          </w:tcPr>
          <w:p w14:paraId="3B02CDB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0.32564161</w:t>
            </w:r>
          </w:p>
        </w:tc>
        <w:tc>
          <w:tcPr>
            <w:tcW w:w="236" w:type="dxa"/>
            <w:noWrap/>
            <w:hideMark/>
          </w:tcPr>
          <w:p w14:paraId="759BE7B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0.4333541</w:t>
            </w:r>
          </w:p>
        </w:tc>
        <w:tc>
          <w:tcPr>
            <w:tcW w:w="236" w:type="dxa"/>
            <w:noWrap/>
            <w:hideMark/>
          </w:tcPr>
          <w:p w14:paraId="7915FED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0.52083635</w:t>
            </w:r>
          </w:p>
        </w:tc>
      </w:tr>
      <w:tr w:rsidR="007F607B" w:rsidRPr="00CE7A00" w14:paraId="411FA457" w14:textId="77777777" w:rsidTr="007F607B">
        <w:trPr>
          <w:trHeight w:val="20"/>
        </w:trPr>
        <w:tc>
          <w:tcPr>
            <w:tcW w:w="236" w:type="dxa"/>
            <w:noWrap/>
            <w:hideMark/>
          </w:tcPr>
          <w:p w14:paraId="078E2A2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73F4520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EFC401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6.71605987</w:t>
            </w:r>
          </w:p>
        </w:tc>
        <w:tc>
          <w:tcPr>
            <w:tcW w:w="236" w:type="dxa"/>
            <w:noWrap/>
            <w:hideMark/>
          </w:tcPr>
          <w:p w14:paraId="2E33B94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13.2761943</w:t>
            </w:r>
          </w:p>
        </w:tc>
        <w:tc>
          <w:tcPr>
            <w:tcW w:w="236" w:type="dxa"/>
            <w:noWrap/>
            <w:hideMark/>
          </w:tcPr>
          <w:p w14:paraId="11589E0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6.84479096</w:t>
            </w:r>
          </w:p>
        </w:tc>
        <w:tc>
          <w:tcPr>
            <w:tcW w:w="236" w:type="dxa"/>
            <w:noWrap/>
            <w:hideMark/>
          </w:tcPr>
          <w:p w14:paraId="0FB46C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0.56077937</w:t>
            </w:r>
          </w:p>
        </w:tc>
        <w:tc>
          <w:tcPr>
            <w:tcW w:w="236" w:type="dxa"/>
            <w:noWrap/>
            <w:hideMark/>
          </w:tcPr>
          <w:p w14:paraId="17A70C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0.57307342</w:t>
            </w:r>
          </w:p>
        </w:tc>
        <w:tc>
          <w:tcPr>
            <w:tcW w:w="236" w:type="dxa"/>
            <w:noWrap/>
            <w:hideMark/>
          </w:tcPr>
          <w:p w14:paraId="7E98A5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0.25928284</w:t>
            </w:r>
          </w:p>
        </w:tc>
      </w:tr>
      <w:tr w:rsidR="007F607B" w:rsidRPr="00CE7A00" w14:paraId="6BAEB28A" w14:textId="77777777" w:rsidTr="007F607B">
        <w:trPr>
          <w:trHeight w:val="20"/>
        </w:trPr>
        <w:tc>
          <w:tcPr>
            <w:tcW w:w="236" w:type="dxa"/>
            <w:noWrap/>
            <w:hideMark/>
          </w:tcPr>
          <w:p w14:paraId="75F07917"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25625F3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9EC98F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0.01514862</w:t>
            </w:r>
          </w:p>
        </w:tc>
        <w:tc>
          <w:tcPr>
            <w:tcW w:w="236" w:type="dxa"/>
            <w:noWrap/>
            <w:hideMark/>
          </w:tcPr>
          <w:p w14:paraId="14B5854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0.4447766</w:t>
            </w:r>
          </w:p>
        </w:tc>
        <w:tc>
          <w:tcPr>
            <w:tcW w:w="236" w:type="dxa"/>
            <w:noWrap/>
            <w:hideMark/>
          </w:tcPr>
          <w:p w14:paraId="12C732E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0.11573094</w:t>
            </w:r>
          </w:p>
        </w:tc>
        <w:tc>
          <w:tcPr>
            <w:tcW w:w="236" w:type="dxa"/>
            <w:noWrap/>
            <w:hideMark/>
          </w:tcPr>
          <w:p w14:paraId="7EF801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0.91051857</w:t>
            </w:r>
          </w:p>
        </w:tc>
        <w:tc>
          <w:tcPr>
            <w:tcW w:w="236" w:type="dxa"/>
            <w:noWrap/>
            <w:hideMark/>
          </w:tcPr>
          <w:p w14:paraId="0B5DD5C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0.91945291</w:t>
            </w:r>
          </w:p>
        </w:tc>
        <w:tc>
          <w:tcPr>
            <w:tcW w:w="236" w:type="dxa"/>
            <w:noWrap/>
            <w:hideMark/>
          </w:tcPr>
          <w:p w14:paraId="29DF042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0.12988799</w:t>
            </w:r>
          </w:p>
        </w:tc>
      </w:tr>
      <w:tr w:rsidR="007F607B" w:rsidRPr="00CE7A00" w14:paraId="4E63481E" w14:textId="77777777" w:rsidTr="007F607B">
        <w:trPr>
          <w:trHeight w:val="20"/>
        </w:trPr>
        <w:tc>
          <w:tcPr>
            <w:tcW w:w="236" w:type="dxa"/>
            <w:noWrap/>
            <w:hideMark/>
          </w:tcPr>
          <w:p w14:paraId="280453B1"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490B750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794A10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0.05482146</w:t>
            </w:r>
          </w:p>
        </w:tc>
        <w:tc>
          <w:tcPr>
            <w:tcW w:w="236" w:type="dxa"/>
            <w:noWrap/>
            <w:hideMark/>
          </w:tcPr>
          <w:p w14:paraId="7BF3229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4.47560605</w:t>
            </w:r>
          </w:p>
        </w:tc>
        <w:tc>
          <w:tcPr>
            <w:tcW w:w="236" w:type="dxa"/>
            <w:noWrap/>
            <w:hideMark/>
          </w:tcPr>
          <w:p w14:paraId="39832E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5.86102179</w:t>
            </w:r>
          </w:p>
        </w:tc>
        <w:tc>
          <w:tcPr>
            <w:tcW w:w="236" w:type="dxa"/>
            <w:noWrap/>
            <w:hideMark/>
          </w:tcPr>
          <w:p w14:paraId="789187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0.32844235</w:t>
            </w:r>
          </w:p>
        </w:tc>
        <w:tc>
          <w:tcPr>
            <w:tcW w:w="236" w:type="dxa"/>
            <w:noWrap/>
            <w:hideMark/>
          </w:tcPr>
          <w:p w14:paraId="021901B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0.32841307</w:t>
            </w:r>
          </w:p>
        </w:tc>
        <w:tc>
          <w:tcPr>
            <w:tcW w:w="236" w:type="dxa"/>
            <w:noWrap/>
            <w:hideMark/>
          </w:tcPr>
          <w:p w14:paraId="1463A9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0.65533017</w:t>
            </w:r>
          </w:p>
        </w:tc>
      </w:tr>
      <w:tr w:rsidR="007F607B" w:rsidRPr="00CE7A00" w14:paraId="624C5943" w14:textId="77777777" w:rsidTr="007F607B">
        <w:trPr>
          <w:trHeight w:val="20"/>
        </w:trPr>
        <w:tc>
          <w:tcPr>
            <w:tcW w:w="236" w:type="dxa"/>
            <w:noWrap/>
            <w:hideMark/>
          </w:tcPr>
          <w:p w14:paraId="51D28083"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139904B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056EC9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0.0263482</w:t>
            </w:r>
          </w:p>
        </w:tc>
        <w:tc>
          <w:tcPr>
            <w:tcW w:w="236" w:type="dxa"/>
            <w:noWrap/>
            <w:hideMark/>
          </w:tcPr>
          <w:p w14:paraId="51BF76A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7.88857953</w:t>
            </w:r>
          </w:p>
        </w:tc>
        <w:tc>
          <w:tcPr>
            <w:tcW w:w="236" w:type="dxa"/>
            <w:noWrap/>
            <w:hideMark/>
          </w:tcPr>
          <w:p w14:paraId="3938EDF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2.49072211</w:t>
            </w:r>
          </w:p>
        </w:tc>
        <w:tc>
          <w:tcPr>
            <w:tcW w:w="236" w:type="dxa"/>
            <w:noWrap/>
            <w:hideMark/>
          </w:tcPr>
          <w:p w14:paraId="580E072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0.75645611</w:t>
            </w:r>
          </w:p>
        </w:tc>
        <w:tc>
          <w:tcPr>
            <w:tcW w:w="236" w:type="dxa"/>
            <w:noWrap/>
            <w:hideMark/>
          </w:tcPr>
          <w:p w14:paraId="2D34542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0.76613676</w:t>
            </w:r>
          </w:p>
        </w:tc>
        <w:tc>
          <w:tcPr>
            <w:tcW w:w="236" w:type="dxa"/>
            <w:noWrap/>
            <w:hideMark/>
          </w:tcPr>
          <w:p w14:paraId="4B8C59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0.15832056</w:t>
            </w:r>
          </w:p>
        </w:tc>
      </w:tr>
      <w:tr w:rsidR="007F607B" w:rsidRPr="00CE7A00" w14:paraId="6D552C4F" w14:textId="77777777" w:rsidTr="007F607B">
        <w:trPr>
          <w:trHeight w:val="20"/>
        </w:trPr>
        <w:tc>
          <w:tcPr>
            <w:tcW w:w="236" w:type="dxa"/>
            <w:noWrap/>
            <w:hideMark/>
          </w:tcPr>
          <w:p w14:paraId="26094671"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4CE0347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04A9EA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0.07430414</w:t>
            </w:r>
          </w:p>
        </w:tc>
        <w:tc>
          <w:tcPr>
            <w:tcW w:w="236" w:type="dxa"/>
            <w:noWrap/>
            <w:hideMark/>
          </w:tcPr>
          <w:p w14:paraId="59B4BD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0.12069729</w:t>
            </w:r>
          </w:p>
        </w:tc>
        <w:tc>
          <w:tcPr>
            <w:tcW w:w="236" w:type="dxa"/>
            <w:noWrap/>
            <w:hideMark/>
          </w:tcPr>
          <w:p w14:paraId="05D2679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0.07107648</w:t>
            </w:r>
          </w:p>
        </w:tc>
        <w:tc>
          <w:tcPr>
            <w:tcW w:w="236" w:type="dxa"/>
            <w:noWrap/>
            <w:hideMark/>
          </w:tcPr>
          <w:p w14:paraId="73DBEF0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0.40347295</w:t>
            </w:r>
          </w:p>
        </w:tc>
        <w:tc>
          <w:tcPr>
            <w:tcW w:w="236" w:type="dxa"/>
            <w:noWrap/>
            <w:hideMark/>
          </w:tcPr>
          <w:p w14:paraId="576DD91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0.40343534</w:t>
            </w:r>
          </w:p>
        </w:tc>
        <w:tc>
          <w:tcPr>
            <w:tcW w:w="236" w:type="dxa"/>
            <w:noWrap/>
            <w:hideMark/>
          </w:tcPr>
          <w:p w14:paraId="2C2D9FB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0.3026533</w:t>
            </w:r>
          </w:p>
        </w:tc>
      </w:tr>
      <w:tr w:rsidR="007F607B" w:rsidRPr="00CE7A00" w14:paraId="644D00CF" w14:textId="77777777" w:rsidTr="007F607B">
        <w:trPr>
          <w:trHeight w:val="20"/>
        </w:trPr>
        <w:tc>
          <w:tcPr>
            <w:tcW w:w="236" w:type="dxa"/>
            <w:noWrap/>
            <w:hideMark/>
          </w:tcPr>
          <w:p w14:paraId="7791C41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2E1B934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2EDA8D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0.1055719</w:t>
            </w:r>
          </w:p>
        </w:tc>
        <w:tc>
          <w:tcPr>
            <w:tcW w:w="236" w:type="dxa"/>
            <w:noWrap/>
            <w:hideMark/>
          </w:tcPr>
          <w:p w14:paraId="227313B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0.2152754</w:t>
            </w:r>
          </w:p>
        </w:tc>
        <w:tc>
          <w:tcPr>
            <w:tcW w:w="236" w:type="dxa"/>
            <w:noWrap/>
            <w:hideMark/>
          </w:tcPr>
          <w:p w14:paraId="33C8955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0.17490966</w:t>
            </w:r>
          </w:p>
        </w:tc>
        <w:tc>
          <w:tcPr>
            <w:tcW w:w="236" w:type="dxa"/>
            <w:noWrap/>
            <w:hideMark/>
          </w:tcPr>
          <w:p w14:paraId="311540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0.23474495</w:t>
            </w:r>
          </w:p>
        </w:tc>
        <w:tc>
          <w:tcPr>
            <w:tcW w:w="236" w:type="dxa"/>
            <w:noWrap/>
            <w:hideMark/>
          </w:tcPr>
          <w:p w14:paraId="1769CC8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0.235634</w:t>
            </w:r>
          </w:p>
        </w:tc>
        <w:tc>
          <w:tcPr>
            <w:tcW w:w="236" w:type="dxa"/>
            <w:noWrap/>
            <w:hideMark/>
          </w:tcPr>
          <w:p w14:paraId="50D707A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0.45585831</w:t>
            </w:r>
          </w:p>
        </w:tc>
      </w:tr>
      <w:tr w:rsidR="007F607B" w:rsidRPr="00CE7A00" w14:paraId="564A5E52" w14:textId="77777777" w:rsidTr="007F607B">
        <w:trPr>
          <w:trHeight w:val="20"/>
        </w:trPr>
        <w:tc>
          <w:tcPr>
            <w:tcW w:w="236" w:type="dxa"/>
            <w:noWrap/>
            <w:hideMark/>
          </w:tcPr>
          <w:p w14:paraId="7924E40E"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174DEBA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55C47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0.09298248</w:t>
            </w:r>
          </w:p>
        </w:tc>
        <w:tc>
          <w:tcPr>
            <w:tcW w:w="236" w:type="dxa"/>
            <w:noWrap/>
            <w:hideMark/>
          </w:tcPr>
          <w:p w14:paraId="2C5F444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0.01037084</w:t>
            </w:r>
          </w:p>
        </w:tc>
        <w:tc>
          <w:tcPr>
            <w:tcW w:w="236" w:type="dxa"/>
            <w:noWrap/>
            <w:hideMark/>
          </w:tcPr>
          <w:p w14:paraId="5DCA33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0.00544259</w:t>
            </w:r>
          </w:p>
        </w:tc>
        <w:tc>
          <w:tcPr>
            <w:tcW w:w="236" w:type="dxa"/>
            <w:noWrap/>
            <w:hideMark/>
          </w:tcPr>
          <w:p w14:paraId="31259C3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0.84222147</w:t>
            </w:r>
          </w:p>
        </w:tc>
        <w:tc>
          <w:tcPr>
            <w:tcW w:w="236" w:type="dxa"/>
            <w:noWrap/>
            <w:hideMark/>
          </w:tcPr>
          <w:p w14:paraId="0AE611F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0.84571574</w:t>
            </w:r>
          </w:p>
        </w:tc>
        <w:tc>
          <w:tcPr>
            <w:tcW w:w="236" w:type="dxa"/>
            <w:noWrap/>
            <w:hideMark/>
          </w:tcPr>
          <w:p w14:paraId="374B13F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0.17153597</w:t>
            </w:r>
          </w:p>
        </w:tc>
      </w:tr>
      <w:tr w:rsidR="007F607B" w:rsidRPr="00CE7A00" w14:paraId="39DB2A37" w14:textId="77777777" w:rsidTr="007F607B">
        <w:trPr>
          <w:trHeight w:val="20"/>
        </w:trPr>
        <w:tc>
          <w:tcPr>
            <w:tcW w:w="236" w:type="dxa"/>
            <w:noWrap/>
            <w:hideMark/>
          </w:tcPr>
          <w:p w14:paraId="7E115D5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7B36752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39029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0.3487838</w:t>
            </w:r>
          </w:p>
        </w:tc>
        <w:tc>
          <w:tcPr>
            <w:tcW w:w="236" w:type="dxa"/>
            <w:noWrap/>
            <w:hideMark/>
          </w:tcPr>
          <w:p w14:paraId="6D25B90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0.09015602</w:t>
            </w:r>
          </w:p>
        </w:tc>
        <w:tc>
          <w:tcPr>
            <w:tcW w:w="236" w:type="dxa"/>
            <w:noWrap/>
            <w:hideMark/>
          </w:tcPr>
          <w:p w14:paraId="5B37BE0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0.51193033</w:t>
            </w:r>
          </w:p>
        </w:tc>
        <w:tc>
          <w:tcPr>
            <w:tcW w:w="236" w:type="dxa"/>
            <w:noWrap/>
            <w:hideMark/>
          </w:tcPr>
          <w:p w14:paraId="0481B17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0.68061433</w:t>
            </w:r>
          </w:p>
        </w:tc>
        <w:tc>
          <w:tcPr>
            <w:tcW w:w="236" w:type="dxa"/>
            <w:noWrap/>
            <w:hideMark/>
          </w:tcPr>
          <w:p w14:paraId="7E82E2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0.73109794</w:t>
            </w:r>
          </w:p>
        </w:tc>
        <w:tc>
          <w:tcPr>
            <w:tcW w:w="236" w:type="dxa"/>
            <w:noWrap/>
            <w:hideMark/>
          </w:tcPr>
          <w:p w14:paraId="7E4861C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1.9698587</w:t>
            </w:r>
          </w:p>
        </w:tc>
      </w:tr>
      <w:tr w:rsidR="007F607B" w:rsidRPr="00CE7A00" w14:paraId="7E1EC861" w14:textId="77777777" w:rsidTr="007F607B">
        <w:trPr>
          <w:trHeight w:val="20"/>
        </w:trPr>
        <w:tc>
          <w:tcPr>
            <w:tcW w:w="236" w:type="dxa"/>
            <w:noWrap/>
            <w:hideMark/>
          </w:tcPr>
          <w:p w14:paraId="27EF589F"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2427A108"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F597E8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0.1641971</w:t>
            </w:r>
          </w:p>
        </w:tc>
        <w:tc>
          <w:tcPr>
            <w:tcW w:w="236" w:type="dxa"/>
            <w:noWrap/>
            <w:hideMark/>
          </w:tcPr>
          <w:p w14:paraId="4757097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0.46829282</w:t>
            </w:r>
          </w:p>
        </w:tc>
        <w:tc>
          <w:tcPr>
            <w:tcW w:w="236" w:type="dxa"/>
            <w:noWrap/>
            <w:hideMark/>
          </w:tcPr>
          <w:p w14:paraId="7112AB3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0.25067817</w:t>
            </w:r>
          </w:p>
        </w:tc>
        <w:tc>
          <w:tcPr>
            <w:tcW w:w="236" w:type="dxa"/>
            <w:noWrap/>
            <w:hideMark/>
          </w:tcPr>
          <w:p w14:paraId="744025E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0.37996341</w:t>
            </w:r>
          </w:p>
        </w:tc>
        <w:tc>
          <w:tcPr>
            <w:tcW w:w="236" w:type="dxa"/>
            <w:noWrap/>
            <w:hideMark/>
          </w:tcPr>
          <w:p w14:paraId="5BFB6B6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0.3808037</w:t>
            </w:r>
          </w:p>
        </w:tc>
        <w:tc>
          <w:tcPr>
            <w:tcW w:w="236" w:type="dxa"/>
            <w:noWrap/>
            <w:hideMark/>
          </w:tcPr>
          <w:p w14:paraId="57554AA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0.27214973</w:t>
            </w:r>
          </w:p>
        </w:tc>
      </w:tr>
      <w:tr w:rsidR="007F607B" w:rsidRPr="00CE7A00" w14:paraId="34BD48B0" w14:textId="77777777" w:rsidTr="007F607B">
        <w:trPr>
          <w:trHeight w:val="20"/>
        </w:trPr>
        <w:tc>
          <w:tcPr>
            <w:tcW w:w="236" w:type="dxa"/>
            <w:noWrap/>
            <w:hideMark/>
          </w:tcPr>
          <w:p w14:paraId="7DFA22E7"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0019E6E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CBB6CC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0.04172836</w:t>
            </w:r>
          </w:p>
        </w:tc>
        <w:tc>
          <w:tcPr>
            <w:tcW w:w="236" w:type="dxa"/>
            <w:noWrap/>
            <w:hideMark/>
          </w:tcPr>
          <w:p w14:paraId="3D47FD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0.83170587</w:t>
            </w:r>
          </w:p>
        </w:tc>
        <w:tc>
          <w:tcPr>
            <w:tcW w:w="236" w:type="dxa"/>
            <w:noWrap/>
            <w:hideMark/>
          </w:tcPr>
          <w:p w14:paraId="0DCAB54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0.25643256</w:t>
            </w:r>
          </w:p>
        </w:tc>
        <w:tc>
          <w:tcPr>
            <w:tcW w:w="236" w:type="dxa"/>
            <w:noWrap/>
            <w:hideMark/>
          </w:tcPr>
          <w:p w14:paraId="3498128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0.15109421</w:t>
            </w:r>
          </w:p>
        </w:tc>
        <w:tc>
          <w:tcPr>
            <w:tcW w:w="236" w:type="dxa"/>
            <w:noWrap/>
            <w:hideMark/>
          </w:tcPr>
          <w:p w14:paraId="490C44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0.15160889</w:t>
            </w:r>
          </w:p>
        </w:tc>
        <w:tc>
          <w:tcPr>
            <w:tcW w:w="236" w:type="dxa"/>
            <w:noWrap/>
            <w:hideMark/>
          </w:tcPr>
          <w:p w14:paraId="76ABB7F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0.29402523</w:t>
            </w:r>
          </w:p>
        </w:tc>
      </w:tr>
      <w:tr w:rsidR="007F607B" w:rsidRPr="00CE7A00" w14:paraId="0293252F" w14:textId="77777777" w:rsidTr="007F607B">
        <w:trPr>
          <w:trHeight w:val="20"/>
        </w:trPr>
        <w:tc>
          <w:tcPr>
            <w:tcW w:w="236" w:type="dxa"/>
            <w:noWrap/>
            <w:hideMark/>
          </w:tcPr>
          <w:p w14:paraId="5C9A4634"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2584108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67C055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0.44474892</w:t>
            </w:r>
          </w:p>
        </w:tc>
        <w:tc>
          <w:tcPr>
            <w:tcW w:w="236" w:type="dxa"/>
            <w:noWrap/>
            <w:hideMark/>
          </w:tcPr>
          <w:p w14:paraId="6EE651D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0.06583692</w:t>
            </w:r>
          </w:p>
        </w:tc>
        <w:tc>
          <w:tcPr>
            <w:tcW w:w="236" w:type="dxa"/>
            <w:noWrap/>
            <w:hideMark/>
          </w:tcPr>
          <w:p w14:paraId="14DF9B6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0.14033964</w:t>
            </w:r>
          </w:p>
        </w:tc>
        <w:tc>
          <w:tcPr>
            <w:tcW w:w="236" w:type="dxa"/>
            <w:noWrap/>
            <w:hideMark/>
          </w:tcPr>
          <w:p w14:paraId="615870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0.33734537</w:t>
            </w:r>
          </w:p>
        </w:tc>
        <w:tc>
          <w:tcPr>
            <w:tcW w:w="236" w:type="dxa"/>
            <w:noWrap/>
            <w:hideMark/>
          </w:tcPr>
          <w:p w14:paraId="18E9EBB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0.3591446</w:t>
            </w:r>
          </w:p>
        </w:tc>
        <w:tc>
          <w:tcPr>
            <w:tcW w:w="236" w:type="dxa"/>
            <w:noWrap/>
            <w:hideMark/>
          </w:tcPr>
          <w:p w14:paraId="610471E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1.03197494</w:t>
            </w:r>
          </w:p>
        </w:tc>
      </w:tr>
      <w:tr w:rsidR="007F607B" w:rsidRPr="00CE7A00" w14:paraId="6C12B40B" w14:textId="77777777" w:rsidTr="007F607B">
        <w:trPr>
          <w:trHeight w:val="20"/>
        </w:trPr>
        <w:tc>
          <w:tcPr>
            <w:tcW w:w="236" w:type="dxa"/>
            <w:noWrap/>
            <w:hideMark/>
          </w:tcPr>
          <w:p w14:paraId="62062343"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20839B1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E23C8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0.00282602</w:t>
            </w:r>
          </w:p>
        </w:tc>
        <w:tc>
          <w:tcPr>
            <w:tcW w:w="236" w:type="dxa"/>
            <w:noWrap/>
            <w:hideMark/>
          </w:tcPr>
          <w:p w14:paraId="4938686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0.03530129</w:t>
            </w:r>
          </w:p>
        </w:tc>
        <w:tc>
          <w:tcPr>
            <w:tcW w:w="236" w:type="dxa"/>
            <w:noWrap/>
            <w:hideMark/>
          </w:tcPr>
          <w:p w14:paraId="1409DFC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0.0039124</w:t>
            </w:r>
          </w:p>
        </w:tc>
        <w:tc>
          <w:tcPr>
            <w:tcW w:w="236" w:type="dxa"/>
            <w:noWrap/>
            <w:hideMark/>
          </w:tcPr>
          <w:p w14:paraId="59DBB80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1.50023931</w:t>
            </w:r>
          </w:p>
        </w:tc>
        <w:tc>
          <w:tcPr>
            <w:tcW w:w="236" w:type="dxa"/>
            <w:noWrap/>
            <w:hideMark/>
          </w:tcPr>
          <w:p w14:paraId="5D2ED3D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1.29835025</w:t>
            </w:r>
          </w:p>
        </w:tc>
        <w:tc>
          <w:tcPr>
            <w:tcW w:w="236" w:type="dxa"/>
            <w:noWrap/>
            <w:hideMark/>
          </w:tcPr>
          <w:p w14:paraId="68825C1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0.08969555</w:t>
            </w:r>
          </w:p>
        </w:tc>
      </w:tr>
      <w:tr w:rsidR="007F607B" w:rsidRPr="00CE7A00" w14:paraId="1BDD1C63" w14:textId="77777777" w:rsidTr="007F607B">
        <w:trPr>
          <w:trHeight w:val="20"/>
        </w:trPr>
        <w:tc>
          <w:tcPr>
            <w:tcW w:w="236" w:type="dxa"/>
            <w:noWrap/>
            <w:hideMark/>
          </w:tcPr>
          <w:p w14:paraId="2491E8DB"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0C9EF1E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8B2E45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0.01842587</w:t>
            </w:r>
          </w:p>
        </w:tc>
        <w:tc>
          <w:tcPr>
            <w:tcW w:w="236" w:type="dxa"/>
            <w:noWrap/>
            <w:hideMark/>
          </w:tcPr>
          <w:p w14:paraId="11EDB02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0.02340999</w:t>
            </w:r>
          </w:p>
        </w:tc>
        <w:tc>
          <w:tcPr>
            <w:tcW w:w="236" w:type="dxa"/>
            <w:noWrap/>
            <w:hideMark/>
          </w:tcPr>
          <w:p w14:paraId="668B68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0.02914529</w:t>
            </w:r>
          </w:p>
        </w:tc>
        <w:tc>
          <w:tcPr>
            <w:tcW w:w="236" w:type="dxa"/>
            <w:noWrap/>
            <w:hideMark/>
          </w:tcPr>
          <w:p w14:paraId="0D363B9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0.43346657</w:t>
            </w:r>
          </w:p>
        </w:tc>
        <w:tc>
          <w:tcPr>
            <w:tcW w:w="236" w:type="dxa"/>
            <w:noWrap/>
            <w:hideMark/>
          </w:tcPr>
          <w:p w14:paraId="7498F84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0.56883783</w:t>
            </w:r>
          </w:p>
        </w:tc>
        <w:tc>
          <w:tcPr>
            <w:tcW w:w="236" w:type="dxa"/>
            <w:noWrap/>
            <w:hideMark/>
          </w:tcPr>
          <w:p w14:paraId="2B7AAA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0.5637227</w:t>
            </w:r>
          </w:p>
        </w:tc>
      </w:tr>
      <w:tr w:rsidR="007F607B" w:rsidRPr="00CE7A00" w14:paraId="5CFD9776" w14:textId="77777777" w:rsidTr="007F607B">
        <w:trPr>
          <w:trHeight w:val="20"/>
        </w:trPr>
        <w:tc>
          <w:tcPr>
            <w:tcW w:w="236" w:type="dxa"/>
            <w:noWrap/>
            <w:hideMark/>
          </w:tcPr>
          <w:p w14:paraId="0C96D37E"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113C2DD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B84DC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0.03480187</w:t>
            </w:r>
          </w:p>
        </w:tc>
        <w:tc>
          <w:tcPr>
            <w:tcW w:w="236" w:type="dxa"/>
            <w:noWrap/>
            <w:hideMark/>
          </w:tcPr>
          <w:p w14:paraId="558BB0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0.29542962</w:t>
            </w:r>
          </w:p>
        </w:tc>
        <w:tc>
          <w:tcPr>
            <w:tcW w:w="236" w:type="dxa"/>
            <w:noWrap/>
            <w:hideMark/>
          </w:tcPr>
          <w:p w14:paraId="6AF041E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0.15327667</w:t>
            </w:r>
          </w:p>
        </w:tc>
        <w:tc>
          <w:tcPr>
            <w:tcW w:w="236" w:type="dxa"/>
            <w:noWrap/>
            <w:hideMark/>
          </w:tcPr>
          <w:p w14:paraId="1E1DB81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0.11494827</w:t>
            </w:r>
          </w:p>
        </w:tc>
        <w:tc>
          <w:tcPr>
            <w:tcW w:w="236" w:type="dxa"/>
            <w:noWrap/>
            <w:hideMark/>
          </w:tcPr>
          <w:p w14:paraId="752C8E4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0.11498846</w:t>
            </w:r>
          </w:p>
        </w:tc>
        <w:tc>
          <w:tcPr>
            <w:tcW w:w="236" w:type="dxa"/>
            <w:noWrap/>
            <w:hideMark/>
          </w:tcPr>
          <w:p w14:paraId="495BACB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0.29686255</w:t>
            </w:r>
          </w:p>
        </w:tc>
      </w:tr>
      <w:tr w:rsidR="007F607B" w:rsidRPr="00CE7A00" w14:paraId="702F1113" w14:textId="77777777" w:rsidTr="007F607B">
        <w:trPr>
          <w:trHeight w:val="20"/>
        </w:trPr>
        <w:tc>
          <w:tcPr>
            <w:tcW w:w="236" w:type="dxa"/>
            <w:noWrap/>
            <w:hideMark/>
          </w:tcPr>
          <w:p w14:paraId="07A85F7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61620FC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04E3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0.08828198</w:t>
            </w:r>
          </w:p>
        </w:tc>
        <w:tc>
          <w:tcPr>
            <w:tcW w:w="236" w:type="dxa"/>
            <w:noWrap/>
            <w:hideMark/>
          </w:tcPr>
          <w:p w14:paraId="788DBA9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0.51092575</w:t>
            </w:r>
          </w:p>
        </w:tc>
        <w:tc>
          <w:tcPr>
            <w:tcW w:w="236" w:type="dxa"/>
            <w:noWrap/>
            <w:hideMark/>
          </w:tcPr>
          <w:p w14:paraId="703B946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0.25970734</w:t>
            </w:r>
          </w:p>
        </w:tc>
        <w:tc>
          <w:tcPr>
            <w:tcW w:w="236" w:type="dxa"/>
            <w:noWrap/>
            <w:hideMark/>
          </w:tcPr>
          <w:p w14:paraId="38BA4A0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0.9175962</w:t>
            </w:r>
          </w:p>
        </w:tc>
        <w:tc>
          <w:tcPr>
            <w:tcW w:w="236" w:type="dxa"/>
            <w:noWrap/>
            <w:hideMark/>
          </w:tcPr>
          <w:p w14:paraId="5DB7CBE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0.9246502</w:t>
            </w:r>
          </w:p>
        </w:tc>
        <w:tc>
          <w:tcPr>
            <w:tcW w:w="236" w:type="dxa"/>
            <w:noWrap/>
            <w:hideMark/>
          </w:tcPr>
          <w:p w14:paraId="6F17694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0.24900597</w:t>
            </w:r>
          </w:p>
        </w:tc>
      </w:tr>
      <w:tr w:rsidR="007F607B" w:rsidRPr="00CE7A00" w14:paraId="08E5D542" w14:textId="77777777" w:rsidTr="007F607B">
        <w:trPr>
          <w:trHeight w:val="20"/>
        </w:trPr>
        <w:tc>
          <w:tcPr>
            <w:tcW w:w="236" w:type="dxa"/>
            <w:noWrap/>
            <w:hideMark/>
          </w:tcPr>
          <w:p w14:paraId="58AEF3F9"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4AD26AD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55A0D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0.22317806</w:t>
            </w:r>
          </w:p>
        </w:tc>
        <w:tc>
          <w:tcPr>
            <w:tcW w:w="236" w:type="dxa"/>
            <w:noWrap/>
            <w:hideMark/>
          </w:tcPr>
          <w:p w14:paraId="6AC10AF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13.3117024</w:t>
            </w:r>
          </w:p>
        </w:tc>
        <w:tc>
          <w:tcPr>
            <w:tcW w:w="236" w:type="dxa"/>
            <w:noWrap/>
            <w:hideMark/>
          </w:tcPr>
          <w:p w14:paraId="0ACDE0A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9.95676983</w:t>
            </w:r>
          </w:p>
        </w:tc>
        <w:tc>
          <w:tcPr>
            <w:tcW w:w="236" w:type="dxa"/>
            <w:noWrap/>
            <w:hideMark/>
          </w:tcPr>
          <w:p w14:paraId="1730080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0.23365704</w:t>
            </w:r>
          </w:p>
        </w:tc>
        <w:tc>
          <w:tcPr>
            <w:tcW w:w="236" w:type="dxa"/>
            <w:noWrap/>
            <w:hideMark/>
          </w:tcPr>
          <w:p w14:paraId="28B02E6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0.23396872</w:t>
            </w:r>
          </w:p>
        </w:tc>
        <w:tc>
          <w:tcPr>
            <w:tcW w:w="236" w:type="dxa"/>
            <w:noWrap/>
            <w:hideMark/>
          </w:tcPr>
          <w:p w14:paraId="09F14B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0.37664908</w:t>
            </w:r>
          </w:p>
        </w:tc>
      </w:tr>
      <w:tr w:rsidR="007F607B" w:rsidRPr="00CE7A00" w14:paraId="03C0E14D" w14:textId="77777777" w:rsidTr="007F607B">
        <w:trPr>
          <w:trHeight w:val="20"/>
        </w:trPr>
        <w:tc>
          <w:tcPr>
            <w:tcW w:w="236" w:type="dxa"/>
            <w:noWrap/>
            <w:hideMark/>
          </w:tcPr>
          <w:p w14:paraId="7432F29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619215E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5F00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0.03089709</w:t>
            </w:r>
          </w:p>
        </w:tc>
        <w:tc>
          <w:tcPr>
            <w:tcW w:w="236" w:type="dxa"/>
            <w:noWrap/>
            <w:hideMark/>
          </w:tcPr>
          <w:p w14:paraId="23A2460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0.03150713</w:t>
            </w:r>
          </w:p>
        </w:tc>
        <w:tc>
          <w:tcPr>
            <w:tcW w:w="236" w:type="dxa"/>
            <w:noWrap/>
            <w:hideMark/>
          </w:tcPr>
          <w:p w14:paraId="2366329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0.08740679</w:t>
            </w:r>
          </w:p>
        </w:tc>
        <w:tc>
          <w:tcPr>
            <w:tcW w:w="236" w:type="dxa"/>
            <w:noWrap/>
            <w:hideMark/>
          </w:tcPr>
          <w:p w14:paraId="22B0C5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0.36252961</w:t>
            </w:r>
          </w:p>
        </w:tc>
        <w:tc>
          <w:tcPr>
            <w:tcW w:w="236" w:type="dxa"/>
            <w:noWrap/>
            <w:hideMark/>
          </w:tcPr>
          <w:p w14:paraId="729CFF8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0.40667594</w:t>
            </w:r>
          </w:p>
        </w:tc>
        <w:tc>
          <w:tcPr>
            <w:tcW w:w="236" w:type="dxa"/>
            <w:noWrap/>
            <w:hideMark/>
          </w:tcPr>
          <w:p w14:paraId="0C03AA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0.76877484</w:t>
            </w:r>
          </w:p>
        </w:tc>
      </w:tr>
      <w:tr w:rsidR="007F607B" w:rsidRPr="00CE7A00" w14:paraId="57E9AF6B" w14:textId="77777777" w:rsidTr="007F607B">
        <w:trPr>
          <w:trHeight w:val="20"/>
        </w:trPr>
        <w:tc>
          <w:tcPr>
            <w:tcW w:w="236" w:type="dxa"/>
            <w:noWrap/>
            <w:hideMark/>
          </w:tcPr>
          <w:p w14:paraId="198FF7F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432903B8"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78071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0.0446519</w:t>
            </w:r>
          </w:p>
        </w:tc>
        <w:tc>
          <w:tcPr>
            <w:tcW w:w="236" w:type="dxa"/>
            <w:noWrap/>
            <w:hideMark/>
          </w:tcPr>
          <w:p w14:paraId="3599A12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0.12977973</w:t>
            </w:r>
          </w:p>
        </w:tc>
        <w:tc>
          <w:tcPr>
            <w:tcW w:w="236" w:type="dxa"/>
            <w:noWrap/>
            <w:hideMark/>
          </w:tcPr>
          <w:p w14:paraId="61C848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0.02745905</w:t>
            </w:r>
          </w:p>
        </w:tc>
        <w:tc>
          <w:tcPr>
            <w:tcW w:w="236" w:type="dxa"/>
            <w:noWrap/>
            <w:hideMark/>
          </w:tcPr>
          <w:p w14:paraId="5B8EA58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0.66690291</w:t>
            </w:r>
          </w:p>
        </w:tc>
        <w:tc>
          <w:tcPr>
            <w:tcW w:w="236" w:type="dxa"/>
            <w:noWrap/>
            <w:hideMark/>
          </w:tcPr>
          <w:p w14:paraId="0A72286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0.73395597</w:t>
            </w:r>
          </w:p>
        </w:tc>
        <w:tc>
          <w:tcPr>
            <w:tcW w:w="236" w:type="dxa"/>
            <w:noWrap/>
            <w:hideMark/>
          </w:tcPr>
          <w:p w14:paraId="5883EB6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0.10570229</w:t>
            </w:r>
          </w:p>
        </w:tc>
      </w:tr>
      <w:tr w:rsidR="007F607B" w:rsidRPr="00CE7A00" w14:paraId="5F901636" w14:textId="77777777" w:rsidTr="007F607B">
        <w:trPr>
          <w:trHeight w:val="20"/>
        </w:trPr>
        <w:tc>
          <w:tcPr>
            <w:tcW w:w="236" w:type="dxa"/>
            <w:noWrap/>
            <w:hideMark/>
          </w:tcPr>
          <w:p w14:paraId="3AFB8B24"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5F15B3C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E9FA38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0.09629999</w:t>
            </w:r>
          </w:p>
        </w:tc>
        <w:tc>
          <w:tcPr>
            <w:tcW w:w="236" w:type="dxa"/>
            <w:noWrap/>
            <w:hideMark/>
          </w:tcPr>
          <w:p w14:paraId="2D50522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0.01888626</w:t>
            </w:r>
          </w:p>
        </w:tc>
        <w:tc>
          <w:tcPr>
            <w:tcW w:w="236" w:type="dxa"/>
            <w:noWrap/>
            <w:hideMark/>
          </w:tcPr>
          <w:p w14:paraId="7D6C3D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0.22306228</w:t>
            </w:r>
          </w:p>
        </w:tc>
        <w:tc>
          <w:tcPr>
            <w:tcW w:w="236" w:type="dxa"/>
            <w:noWrap/>
            <w:hideMark/>
          </w:tcPr>
          <w:p w14:paraId="3C8C55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1.58921687</w:t>
            </w:r>
          </w:p>
        </w:tc>
        <w:tc>
          <w:tcPr>
            <w:tcW w:w="236" w:type="dxa"/>
            <w:noWrap/>
            <w:hideMark/>
          </w:tcPr>
          <w:p w14:paraId="6EC2133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0.74529052</w:t>
            </w:r>
          </w:p>
        </w:tc>
        <w:tc>
          <w:tcPr>
            <w:tcW w:w="236" w:type="dxa"/>
            <w:noWrap/>
            <w:hideMark/>
          </w:tcPr>
          <w:p w14:paraId="26672F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3.00112032</w:t>
            </w:r>
          </w:p>
        </w:tc>
      </w:tr>
      <w:tr w:rsidR="007F607B" w:rsidRPr="00CE7A00" w14:paraId="72746DCD" w14:textId="77777777" w:rsidTr="007F607B">
        <w:trPr>
          <w:trHeight w:val="20"/>
        </w:trPr>
        <w:tc>
          <w:tcPr>
            <w:tcW w:w="236" w:type="dxa"/>
            <w:noWrap/>
            <w:hideMark/>
          </w:tcPr>
          <w:p w14:paraId="35B10E4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47C980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AE0F1C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0.04708388</w:t>
            </w:r>
          </w:p>
        </w:tc>
        <w:tc>
          <w:tcPr>
            <w:tcW w:w="236" w:type="dxa"/>
            <w:noWrap/>
            <w:hideMark/>
          </w:tcPr>
          <w:p w14:paraId="42A914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0.1313756</w:t>
            </w:r>
          </w:p>
        </w:tc>
        <w:tc>
          <w:tcPr>
            <w:tcW w:w="236" w:type="dxa"/>
            <w:noWrap/>
            <w:hideMark/>
          </w:tcPr>
          <w:p w14:paraId="6B79A4D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0.14272336</w:t>
            </w:r>
          </w:p>
        </w:tc>
        <w:tc>
          <w:tcPr>
            <w:tcW w:w="236" w:type="dxa"/>
            <w:noWrap/>
            <w:hideMark/>
          </w:tcPr>
          <w:p w14:paraId="34B6FAD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0.52534545</w:t>
            </w:r>
          </w:p>
        </w:tc>
        <w:tc>
          <w:tcPr>
            <w:tcW w:w="236" w:type="dxa"/>
            <w:noWrap/>
            <w:hideMark/>
          </w:tcPr>
          <w:p w14:paraId="6AC2FA3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0.5190375</w:t>
            </w:r>
          </w:p>
        </w:tc>
        <w:tc>
          <w:tcPr>
            <w:tcW w:w="236" w:type="dxa"/>
            <w:noWrap/>
            <w:hideMark/>
          </w:tcPr>
          <w:p w14:paraId="55066C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0.55209252</w:t>
            </w:r>
          </w:p>
        </w:tc>
      </w:tr>
      <w:tr w:rsidR="007F607B" w:rsidRPr="00CE7A00" w14:paraId="751AF1A9" w14:textId="77777777" w:rsidTr="007F607B">
        <w:trPr>
          <w:trHeight w:val="20"/>
        </w:trPr>
        <w:tc>
          <w:tcPr>
            <w:tcW w:w="236" w:type="dxa"/>
            <w:noWrap/>
            <w:hideMark/>
          </w:tcPr>
          <w:p w14:paraId="77A55066"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1C0A4DD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25A1E6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0.02900031</w:t>
            </w:r>
          </w:p>
        </w:tc>
        <w:tc>
          <w:tcPr>
            <w:tcW w:w="236" w:type="dxa"/>
            <w:noWrap/>
            <w:hideMark/>
          </w:tcPr>
          <w:p w14:paraId="664C5C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3.39489086</w:t>
            </w:r>
          </w:p>
        </w:tc>
        <w:tc>
          <w:tcPr>
            <w:tcW w:w="236" w:type="dxa"/>
            <w:noWrap/>
            <w:hideMark/>
          </w:tcPr>
          <w:p w14:paraId="1A7954F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2.51189256</w:t>
            </w:r>
          </w:p>
        </w:tc>
        <w:tc>
          <w:tcPr>
            <w:tcW w:w="236" w:type="dxa"/>
            <w:noWrap/>
            <w:hideMark/>
          </w:tcPr>
          <w:p w14:paraId="3BBD2B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0.57060973</w:t>
            </w:r>
          </w:p>
        </w:tc>
        <w:tc>
          <w:tcPr>
            <w:tcW w:w="236" w:type="dxa"/>
            <w:noWrap/>
            <w:hideMark/>
          </w:tcPr>
          <w:p w14:paraId="63422C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0.57204269</w:t>
            </w:r>
          </w:p>
        </w:tc>
        <w:tc>
          <w:tcPr>
            <w:tcW w:w="236" w:type="dxa"/>
            <w:noWrap/>
            <w:hideMark/>
          </w:tcPr>
          <w:p w14:paraId="7CB98B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0.36995191</w:t>
            </w:r>
          </w:p>
        </w:tc>
      </w:tr>
      <w:tr w:rsidR="007F607B" w:rsidRPr="00CE7A00" w14:paraId="57003FCB" w14:textId="77777777" w:rsidTr="007F607B">
        <w:trPr>
          <w:trHeight w:val="20"/>
        </w:trPr>
        <w:tc>
          <w:tcPr>
            <w:tcW w:w="236" w:type="dxa"/>
            <w:noWrap/>
            <w:hideMark/>
          </w:tcPr>
          <w:p w14:paraId="25B5D2A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4B5F776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73CA3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0.01167439</w:t>
            </w:r>
          </w:p>
        </w:tc>
        <w:tc>
          <w:tcPr>
            <w:tcW w:w="236" w:type="dxa"/>
            <w:noWrap/>
            <w:hideMark/>
          </w:tcPr>
          <w:p w14:paraId="7D214AC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0.03120088</w:t>
            </w:r>
          </w:p>
        </w:tc>
        <w:tc>
          <w:tcPr>
            <w:tcW w:w="236" w:type="dxa"/>
            <w:noWrap/>
            <w:hideMark/>
          </w:tcPr>
          <w:p w14:paraId="013E10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0.03792434</w:t>
            </w:r>
          </w:p>
        </w:tc>
        <w:tc>
          <w:tcPr>
            <w:tcW w:w="236" w:type="dxa"/>
            <w:noWrap/>
            <w:hideMark/>
          </w:tcPr>
          <w:p w14:paraId="44FF799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0.14400596</w:t>
            </w:r>
          </w:p>
        </w:tc>
        <w:tc>
          <w:tcPr>
            <w:tcW w:w="236" w:type="dxa"/>
            <w:noWrap/>
            <w:hideMark/>
          </w:tcPr>
          <w:p w14:paraId="17E7AD1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0.14955336</w:t>
            </w:r>
          </w:p>
        </w:tc>
        <w:tc>
          <w:tcPr>
            <w:tcW w:w="236" w:type="dxa"/>
            <w:noWrap/>
            <w:hideMark/>
          </w:tcPr>
          <w:p w14:paraId="2DE8CCA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0.58897847</w:t>
            </w:r>
          </w:p>
        </w:tc>
      </w:tr>
      <w:tr w:rsidR="007F607B" w:rsidRPr="00CE7A00" w14:paraId="0B697CF7" w14:textId="77777777" w:rsidTr="007F607B">
        <w:trPr>
          <w:trHeight w:val="20"/>
        </w:trPr>
        <w:tc>
          <w:tcPr>
            <w:tcW w:w="236" w:type="dxa"/>
            <w:noWrap/>
            <w:hideMark/>
          </w:tcPr>
          <w:p w14:paraId="3F9C24C4"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643B3AC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F4A10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0.0202752</w:t>
            </w:r>
          </w:p>
        </w:tc>
        <w:tc>
          <w:tcPr>
            <w:tcW w:w="236" w:type="dxa"/>
            <w:noWrap/>
            <w:hideMark/>
          </w:tcPr>
          <w:p w14:paraId="675D3C3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2.3078675</w:t>
            </w:r>
          </w:p>
        </w:tc>
        <w:tc>
          <w:tcPr>
            <w:tcW w:w="236" w:type="dxa"/>
            <w:noWrap/>
            <w:hideMark/>
          </w:tcPr>
          <w:p w14:paraId="7EDAE35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1.82053275</w:t>
            </w:r>
          </w:p>
        </w:tc>
        <w:tc>
          <w:tcPr>
            <w:tcW w:w="236" w:type="dxa"/>
            <w:noWrap/>
            <w:hideMark/>
          </w:tcPr>
          <w:p w14:paraId="2E505BA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0.38629531</w:t>
            </w:r>
          </w:p>
        </w:tc>
        <w:tc>
          <w:tcPr>
            <w:tcW w:w="236" w:type="dxa"/>
            <w:noWrap/>
            <w:hideMark/>
          </w:tcPr>
          <w:p w14:paraId="5BD8971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0.39451518</w:t>
            </w:r>
          </w:p>
        </w:tc>
        <w:tc>
          <w:tcPr>
            <w:tcW w:w="236" w:type="dxa"/>
            <w:noWrap/>
            <w:hideMark/>
          </w:tcPr>
          <w:p w14:paraId="1F29388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0.39445122</w:t>
            </w:r>
          </w:p>
        </w:tc>
      </w:tr>
      <w:tr w:rsidR="007F607B" w:rsidRPr="00CE7A00" w14:paraId="06076E87" w14:textId="77777777" w:rsidTr="007F607B">
        <w:trPr>
          <w:trHeight w:val="20"/>
        </w:trPr>
        <w:tc>
          <w:tcPr>
            <w:tcW w:w="236" w:type="dxa"/>
            <w:noWrap/>
            <w:hideMark/>
          </w:tcPr>
          <w:p w14:paraId="68EBC9D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38AC6E6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A14C2C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0.03031071</w:t>
            </w:r>
          </w:p>
        </w:tc>
        <w:tc>
          <w:tcPr>
            <w:tcW w:w="236" w:type="dxa"/>
            <w:noWrap/>
            <w:hideMark/>
          </w:tcPr>
          <w:p w14:paraId="198055A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0.26184249</w:t>
            </w:r>
          </w:p>
        </w:tc>
        <w:tc>
          <w:tcPr>
            <w:tcW w:w="236" w:type="dxa"/>
            <w:noWrap/>
            <w:hideMark/>
          </w:tcPr>
          <w:p w14:paraId="6B63DFC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0.15220615</w:t>
            </w:r>
          </w:p>
        </w:tc>
        <w:tc>
          <w:tcPr>
            <w:tcW w:w="236" w:type="dxa"/>
            <w:noWrap/>
            <w:hideMark/>
          </w:tcPr>
          <w:p w14:paraId="718DDBB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0.62981548</w:t>
            </w:r>
          </w:p>
        </w:tc>
        <w:tc>
          <w:tcPr>
            <w:tcW w:w="236" w:type="dxa"/>
            <w:noWrap/>
            <w:hideMark/>
          </w:tcPr>
          <w:p w14:paraId="6A33F63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0.64549154</w:t>
            </w:r>
          </w:p>
        </w:tc>
        <w:tc>
          <w:tcPr>
            <w:tcW w:w="236" w:type="dxa"/>
            <w:noWrap/>
            <w:hideMark/>
          </w:tcPr>
          <w:p w14:paraId="667A89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0.29090594</w:t>
            </w:r>
          </w:p>
        </w:tc>
      </w:tr>
      <w:tr w:rsidR="007F607B" w:rsidRPr="00CE7A00" w14:paraId="60EAAE77" w14:textId="77777777" w:rsidTr="007F607B">
        <w:trPr>
          <w:trHeight w:val="20"/>
        </w:trPr>
        <w:tc>
          <w:tcPr>
            <w:tcW w:w="236" w:type="dxa"/>
            <w:noWrap/>
            <w:hideMark/>
          </w:tcPr>
          <w:p w14:paraId="6627EDF5"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24E0C3B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DC0488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0.0437942</w:t>
            </w:r>
          </w:p>
        </w:tc>
        <w:tc>
          <w:tcPr>
            <w:tcW w:w="236" w:type="dxa"/>
            <w:noWrap/>
            <w:hideMark/>
          </w:tcPr>
          <w:p w14:paraId="34AB13B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1.9529575</w:t>
            </w:r>
          </w:p>
        </w:tc>
        <w:tc>
          <w:tcPr>
            <w:tcW w:w="236" w:type="dxa"/>
            <w:noWrap/>
            <w:hideMark/>
          </w:tcPr>
          <w:p w14:paraId="222162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0.74208245</w:t>
            </w:r>
          </w:p>
        </w:tc>
        <w:tc>
          <w:tcPr>
            <w:tcW w:w="236" w:type="dxa"/>
            <w:noWrap/>
            <w:hideMark/>
          </w:tcPr>
          <w:p w14:paraId="75D71E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0.41998133</w:t>
            </w:r>
          </w:p>
        </w:tc>
        <w:tc>
          <w:tcPr>
            <w:tcW w:w="236" w:type="dxa"/>
            <w:noWrap/>
            <w:hideMark/>
          </w:tcPr>
          <w:p w14:paraId="58B3FC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0.43302712</w:t>
            </w:r>
          </w:p>
        </w:tc>
        <w:tc>
          <w:tcPr>
            <w:tcW w:w="236" w:type="dxa"/>
            <w:noWrap/>
            <w:hideMark/>
          </w:tcPr>
          <w:p w14:paraId="0BF213B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0.18989197</w:t>
            </w:r>
          </w:p>
        </w:tc>
      </w:tr>
      <w:tr w:rsidR="007F607B" w:rsidRPr="00CE7A00" w14:paraId="314AE4D9" w14:textId="77777777" w:rsidTr="007F607B">
        <w:trPr>
          <w:trHeight w:val="20"/>
        </w:trPr>
        <w:tc>
          <w:tcPr>
            <w:tcW w:w="236" w:type="dxa"/>
            <w:noWrap/>
            <w:hideMark/>
          </w:tcPr>
          <w:p w14:paraId="2633EF6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3174635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914C6E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0.02424448</w:t>
            </w:r>
          </w:p>
        </w:tc>
        <w:tc>
          <w:tcPr>
            <w:tcW w:w="236" w:type="dxa"/>
            <w:noWrap/>
            <w:hideMark/>
          </w:tcPr>
          <w:p w14:paraId="0D2000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0.04983273</w:t>
            </w:r>
          </w:p>
        </w:tc>
        <w:tc>
          <w:tcPr>
            <w:tcW w:w="236" w:type="dxa"/>
            <w:noWrap/>
            <w:hideMark/>
          </w:tcPr>
          <w:p w14:paraId="1FD0A9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0.04265632</w:t>
            </w:r>
          </w:p>
        </w:tc>
        <w:tc>
          <w:tcPr>
            <w:tcW w:w="236" w:type="dxa"/>
            <w:noWrap/>
            <w:hideMark/>
          </w:tcPr>
          <w:p w14:paraId="22FC4FC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0.22757194</w:t>
            </w:r>
          </w:p>
        </w:tc>
        <w:tc>
          <w:tcPr>
            <w:tcW w:w="236" w:type="dxa"/>
            <w:noWrap/>
            <w:hideMark/>
          </w:tcPr>
          <w:p w14:paraId="448C9C5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0.32798969</w:t>
            </w:r>
          </w:p>
        </w:tc>
        <w:tc>
          <w:tcPr>
            <w:tcW w:w="236" w:type="dxa"/>
            <w:noWrap/>
            <w:hideMark/>
          </w:tcPr>
          <w:p w14:paraId="6155BD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0.64320078</w:t>
            </w:r>
          </w:p>
        </w:tc>
      </w:tr>
      <w:tr w:rsidR="007F607B" w:rsidRPr="00CE7A00" w14:paraId="175F185F" w14:textId="77777777" w:rsidTr="007F607B">
        <w:trPr>
          <w:trHeight w:val="20"/>
        </w:trPr>
        <w:tc>
          <w:tcPr>
            <w:tcW w:w="236" w:type="dxa"/>
            <w:noWrap/>
            <w:hideMark/>
          </w:tcPr>
          <w:p w14:paraId="213A181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4CBA501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29E7A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0.0212215</w:t>
            </w:r>
          </w:p>
        </w:tc>
        <w:tc>
          <w:tcPr>
            <w:tcW w:w="236" w:type="dxa"/>
            <w:noWrap/>
            <w:hideMark/>
          </w:tcPr>
          <w:p w14:paraId="34D760F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0.08909914</w:t>
            </w:r>
          </w:p>
        </w:tc>
        <w:tc>
          <w:tcPr>
            <w:tcW w:w="236" w:type="dxa"/>
            <w:noWrap/>
            <w:hideMark/>
          </w:tcPr>
          <w:p w14:paraId="45B0392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0.21344954</w:t>
            </w:r>
          </w:p>
        </w:tc>
        <w:tc>
          <w:tcPr>
            <w:tcW w:w="236" w:type="dxa"/>
            <w:noWrap/>
            <w:hideMark/>
          </w:tcPr>
          <w:p w14:paraId="148C667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0.47464643</w:t>
            </w:r>
          </w:p>
        </w:tc>
        <w:tc>
          <w:tcPr>
            <w:tcW w:w="236" w:type="dxa"/>
            <w:noWrap/>
            <w:hideMark/>
          </w:tcPr>
          <w:p w14:paraId="6943443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0.49185838</w:t>
            </w:r>
          </w:p>
        </w:tc>
        <w:tc>
          <w:tcPr>
            <w:tcW w:w="236" w:type="dxa"/>
            <w:noWrap/>
            <w:hideMark/>
          </w:tcPr>
          <w:p w14:paraId="549C9D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1.2711778</w:t>
            </w:r>
          </w:p>
        </w:tc>
      </w:tr>
      <w:tr w:rsidR="007F607B" w:rsidRPr="00CE7A00" w14:paraId="03F3C034" w14:textId="77777777" w:rsidTr="007F607B">
        <w:trPr>
          <w:trHeight w:val="20"/>
        </w:trPr>
        <w:tc>
          <w:tcPr>
            <w:tcW w:w="236" w:type="dxa"/>
            <w:noWrap/>
            <w:hideMark/>
          </w:tcPr>
          <w:p w14:paraId="3636A5E4"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6986EA3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7D3A69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0.03614699</w:t>
            </w:r>
          </w:p>
        </w:tc>
        <w:tc>
          <w:tcPr>
            <w:tcW w:w="236" w:type="dxa"/>
            <w:noWrap/>
            <w:hideMark/>
          </w:tcPr>
          <w:p w14:paraId="0DAA65D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0.03330834</w:t>
            </w:r>
          </w:p>
        </w:tc>
        <w:tc>
          <w:tcPr>
            <w:tcW w:w="236" w:type="dxa"/>
            <w:noWrap/>
            <w:hideMark/>
          </w:tcPr>
          <w:p w14:paraId="5D12B0E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0.03165154</w:t>
            </w:r>
          </w:p>
        </w:tc>
        <w:tc>
          <w:tcPr>
            <w:tcW w:w="236" w:type="dxa"/>
            <w:noWrap/>
            <w:hideMark/>
          </w:tcPr>
          <w:p w14:paraId="3119F4D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0.66272183</w:t>
            </w:r>
          </w:p>
        </w:tc>
        <w:tc>
          <w:tcPr>
            <w:tcW w:w="236" w:type="dxa"/>
            <w:noWrap/>
            <w:hideMark/>
          </w:tcPr>
          <w:p w14:paraId="4BD2FBA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0.65808407</w:t>
            </w:r>
          </w:p>
        </w:tc>
        <w:tc>
          <w:tcPr>
            <w:tcW w:w="236" w:type="dxa"/>
            <w:noWrap/>
            <w:hideMark/>
          </w:tcPr>
          <w:p w14:paraId="780C1E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0.46702192</w:t>
            </w:r>
          </w:p>
        </w:tc>
      </w:tr>
      <w:tr w:rsidR="007F607B" w:rsidRPr="00CE7A00" w14:paraId="509BC42F" w14:textId="77777777" w:rsidTr="007F607B">
        <w:trPr>
          <w:trHeight w:val="20"/>
        </w:trPr>
        <w:tc>
          <w:tcPr>
            <w:tcW w:w="236" w:type="dxa"/>
            <w:noWrap/>
            <w:hideMark/>
          </w:tcPr>
          <w:p w14:paraId="392135F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4A207C4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4D96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0.02820513</w:t>
            </w:r>
          </w:p>
        </w:tc>
        <w:tc>
          <w:tcPr>
            <w:tcW w:w="236" w:type="dxa"/>
            <w:noWrap/>
            <w:hideMark/>
          </w:tcPr>
          <w:p w14:paraId="4AA3CCB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0.08249061</w:t>
            </w:r>
          </w:p>
        </w:tc>
        <w:tc>
          <w:tcPr>
            <w:tcW w:w="236" w:type="dxa"/>
            <w:noWrap/>
            <w:hideMark/>
          </w:tcPr>
          <w:p w14:paraId="08F1D2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0.16148059</w:t>
            </w:r>
          </w:p>
        </w:tc>
        <w:tc>
          <w:tcPr>
            <w:tcW w:w="236" w:type="dxa"/>
            <w:noWrap/>
            <w:hideMark/>
          </w:tcPr>
          <w:p w14:paraId="4016748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0.27164384</w:t>
            </w:r>
          </w:p>
        </w:tc>
        <w:tc>
          <w:tcPr>
            <w:tcW w:w="236" w:type="dxa"/>
            <w:noWrap/>
            <w:hideMark/>
          </w:tcPr>
          <w:p w14:paraId="38806E2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0.25040851</w:t>
            </w:r>
          </w:p>
        </w:tc>
        <w:tc>
          <w:tcPr>
            <w:tcW w:w="236" w:type="dxa"/>
            <w:noWrap/>
            <w:hideMark/>
          </w:tcPr>
          <w:p w14:paraId="320DA5B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0.95179418</w:t>
            </w:r>
          </w:p>
        </w:tc>
      </w:tr>
      <w:tr w:rsidR="007F607B" w:rsidRPr="00CE7A00" w14:paraId="43F524AC" w14:textId="77777777" w:rsidTr="007F607B">
        <w:trPr>
          <w:trHeight w:val="20"/>
        </w:trPr>
        <w:tc>
          <w:tcPr>
            <w:tcW w:w="236" w:type="dxa"/>
            <w:noWrap/>
            <w:hideMark/>
          </w:tcPr>
          <w:p w14:paraId="02C22355"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Alysseae</w:t>
            </w:r>
            <w:proofErr w:type="spellEnd"/>
          </w:p>
        </w:tc>
        <w:tc>
          <w:tcPr>
            <w:tcW w:w="236" w:type="dxa"/>
            <w:noWrap/>
            <w:hideMark/>
          </w:tcPr>
          <w:p w14:paraId="6CD228B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5705D6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0.0259828</w:t>
            </w:r>
          </w:p>
        </w:tc>
        <w:tc>
          <w:tcPr>
            <w:tcW w:w="236" w:type="dxa"/>
            <w:noWrap/>
            <w:hideMark/>
          </w:tcPr>
          <w:p w14:paraId="52BC2B6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0.38185637</w:t>
            </w:r>
          </w:p>
        </w:tc>
        <w:tc>
          <w:tcPr>
            <w:tcW w:w="236" w:type="dxa"/>
            <w:noWrap/>
            <w:hideMark/>
          </w:tcPr>
          <w:p w14:paraId="17DB143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0.19055552</w:t>
            </w:r>
          </w:p>
        </w:tc>
        <w:tc>
          <w:tcPr>
            <w:tcW w:w="236" w:type="dxa"/>
            <w:noWrap/>
            <w:hideMark/>
          </w:tcPr>
          <w:p w14:paraId="4AA297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0.41248532</w:t>
            </w:r>
          </w:p>
        </w:tc>
        <w:tc>
          <w:tcPr>
            <w:tcW w:w="236" w:type="dxa"/>
            <w:noWrap/>
            <w:hideMark/>
          </w:tcPr>
          <w:p w14:paraId="5AAC6B0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0.41049499</w:t>
            </w:r>
          </w:p>
        </w:tc>
        <w:tc>
          <w:tcPr>
            <w:tcW w:w="236" w:type="dxa"/>
            <w:noWrap/>
            <w:hideMark/>
          </w:tcPr>
          <w:p w14:paraId="239270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0.25207993</w:t>
            </w:r>
          </w:p>
        </w:tc>
      </w:tr>
      <w:tr w:rsidR="007F607B" w:rsidRPr="00CE7A00" w14:paraId="3EE2B205" w14:textId="77777777" w:rsidTr="007F607B">
        <w:trPr>
          <w:trHeight w:val="20"/>
        </w:trPr>
        <w:tc>
          <w:tcPr>
            <w:tcW w:w="236" w:type="dxa"/>
            <w:noWrap/>
            <w:hideMark/>
          </w:tcPr>
          <w:p w14:paraId="2E8CA497"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Antirrhineae</w:t>
            </w:r>
            <w:proofErr w:type="spellEnd"/>
          </w:p>
        </w:tc>
        <w:tc>
          <w:tcPr>
            <w:tcW w:w="236" w:type="dxa"/>
            <w:noWrap/>
            <w:hideMark/>
          </w:tcPr>
          <w:p w14:paraId="649300F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6998C0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0.01305015</w:t>
            </w:r>
          </w:p>
        </w:tc>
        <w:tc>
          <w:tcPr>
            <w:tcW w:w="236" w:type="dxa"/>
            <w:noWrap/>
            <w:hideMark/>
          </w:tcPr>
          <w:p w14:paraId="7B9CCEA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0.05592467</w:t>
            </w:r>
          </w:p>
        </w:tc>
        <w:tc>
          <w:tcPr>
            <w:tcW w:w="236" w:type="dxa"/>
            <w:noWrap/>
            <w:hideMark/>
          </w:tcPr>
          <w:p w14:paraId="49B0401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0.09786566</w:t>
            </w:r>
          </w:p>
        </w:tc>
        <w:tc>
          <w:tcPr>
            <w:tcW w:w="236" w:type="dxa"/>
            <w:noWrap/>
            <w:hideMark/>
          </w:tcPr>
          <w:p w14:paraId="0998B75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0.33171154</w:t>
            </w:r>
          </w:p>
        </w:tc>
        <w:tc>
          <w:tcPr>
            <w:tcW w:w="236" w:type="dxa"/>
            <w:noWrap/>
            <w:hideMark/>
          </w:tcPr>
          <w:p w14:paraId="42BD27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0.27992355</w:t>
            </w:r>
          </w:p>
        </w:tc>
        <w:tc>
          <w:tcPr>
            <w:tcW w:w="236" w:type="dxa"/>
            <w:noWrap/>
            <w:hideMark/>
          </w:tcPr>
          <w:p w14:paraId="6DA3C5A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0.79199162</w:t>
            </w:r>
          </w:p>
        </w:tc>
      </w:tr>
      <w:tr w:rsidR="007F607B" w:rsidRPr="00CE7A00" w14:paraId="60577D87" w14:textId="77777777" w:rsidTr="007F607B">
        <w:trPr>
          <w:trHeight w:val="20"/>
        </w:trPr>
        <w:tc>
          <w:tcPr>
            <w:tcW w:w="236" w:type="dxa"/>
            <w:noWrap/>
            <w:hideMark/>
          </w:tcPr>
          <w:p w14:paraId="19D44A8D"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Apioideae</w:t>
            </w:r>
            <w:proofErr w:type="spellEnd"/>
          </w:p>
        </w:tc>
        <w:tc>
          <w:tcPr>
            <w:tcW w:w="236" w:type="dxa"/>
            <w:noWrap/>
            <w:hideMark/>
          </w:tcPr>
          <w:p w14:paraId="003CC9C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716C1B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0.01339697</w:t>
            </w:r>
          </w:p>
        </w:tc>
        <w:tc>
          <w:tcPr>
            <w:tcW w:w="236" w:type="dxa"/>
            <w:noWrap/>
            <w:hideMark/>
          </w:tcPr>
          <w:p w14:paraId="7F12A0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0.08639321</w:t>
            </w:r>
          </w:p>
        </w:tc>
        <w:tc>
          <w:tcPr>
            <w:tcW w:w="236" w:type="dxa"/>
            <w:noWrap/>
            <w:hideMark/>
          </w:tcPr>
          <w:p w14:paraId="08A5973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0.09000812</w:t>
            </w:r>
          </w:p>
        </w:tc>
        <w:tc>
          <w:tcPr>
            <w:tcW w:w="236" w:type="dxa"/>
            <w:noWrap/>
            <w:hideMark/>
          </w:tcPr>
          <w:p w14:paraId="53A5EA2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0.56104836</w:t>
            </w:r>
          </w:p>
        </w:tc>
        <w:tc>
          <w:tcPr>
            <w:tcW w:w="236" w:type="dxa"/>
            <w:noWrap/>
            <w:hideMark/>
          </w:tcPr>
          <w:p w14:paraId="1F157CB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0.55853994</w:t>
            </w:r>
          </w:p>
        </w:tc>
        <w:tc>
          <w:tcPr>
            <w:tcW w:w="236" w:type="dxa"/>
            <w:noWrap/>
            <w:hideMark/>
          </w:tcPr>
          <w:p w14:paraId="165F47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0.52083972</w:t>
            </w:r>
          </w:p>
        </w:tc>
      </w:tr>
      <w:tr w:rsidR="007F607B" w:rsidRPr="00CE7A00" w14:paraId="03A4969B" w14:textId="77777777" w:rsidTr="007F607B">
        <w:trPr>
          <w:trHeight w:val="20"/>
        </w:trPr>
        <w:tc>
          <w:tcPr>
            <w:tcW w:w="236" w:type="dxa"/>
            <w:noWrap/>
            <w:hideMark/>
          </w:tcPr>
          <w:p w14:paraId="17779ED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Arabideae</w:t>
            </w:r>
            <w:proofErr w:type="spellEnd"/>
          </w:p>
        </w:tc>
        <w:tc>
          <w:tcPr>
            <w:tcW w:w="236" w:type="dxa"/>
            <w:noWrap/>
            <w:hideMark/>
          </w:tcPr>
          <w:p w14:paraId="6315DFD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93A3D3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0.94544963</w:t>
            </w:r>
          </w:p>
        </w:tc>
        <w:tc>
          <w:tcPr>
            <w:tcW w:w="236" w:type="dxa"/>
            <w:noWrap/>
            <w:hideMark/>
          </w:tcPr>
          <w:p w14:paraId="2A4B1A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13.2761943</w:t>
            </w:r>
          </w:p>
        </w:tc>
        <w:tc>
          <w:tcPr>
            <w:tcW w:w="236" w:type="dxa"/>
            <w:noWrap/>
            <w:hideMark/>
          </w:tcPr>
          <w:p w14:paraId="1E3A2C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6.85569163</w:t>
            </w:r>
          </w:p>
        </w:tc>
        <w:tc>
          <w:tcPr>
            <w:tcW w:w="236" w:type="dxa"/>
            <w:noWrap/>
            <w:hideMark/>
          </w:tcPr>
          <w:p w14:paraId="38CC761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0.67105727</w:t>
            </w:r>
          </w:p>
        </w:tc>
        <w:tc>
          <w:tcPr>
            <w:tcW w:w="236" w:type="dxa"/>
            <w:noWrap/>
            <w:hideMark/>
          </w:tcPr>
          <w:p w14:paraId="16DA37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0.67083895</w:t>
            </w:r>
          </w:p>
        </w:tc>
        <w:tc>
          <w:tcPr>
            <w:tcW w:w="236" w:type="dxa"/>
            <w:noWrap/>
            <w:hideMark/>
          </w:tcPr>
          <w:p w14:paraId="4C87751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0.25941705</w:t>
            </w:r>
          </w:p>
        </w:tc>
      </w:tr>
      <w:tr w:rsidR="007F607B" w:rsidRPr="00CE7A00" w14:paraId="1A190B5D" w14:textId="77777777" w:rsidTr="007F607B">
        <w:trPr>
          <w:trHeight w:val="20"/>
        </w:trPr>
        <w:tc>
          <w:tcPr>
            <w:tcW w:w="236" w:type="dxa"/>
            <w:noWrap/>
            <w:hideMark/>
          </w:tcPr>
          <w:p w14:paraId="5C326D35"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Balsamiaceae</w:t>
            </w:r>
            <w:proofErr w:type="spellEnd"/>
          </w:p>
        </w:tc>
        <w:tc>
          <w:tcPr>
            <w:tcW w:w="236" w:type="dxa"/>
            <w:noWrap/>
            <w:hideMark/>
          </w:tcPr>
          <w:p w14:paraId="15946D3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A2F6E9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0.01332795</w:t>
            </w:r>
          </w:p>
        </w:tc>
        <w:tc>
          <w:tcPr>
            <w:tcW w:w="236" w:type="dxa"/>
            <w:noWrap/>
            <w:hideMark/>
          </w:tcPr>
          <w:p w14:paraId="08B3526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0.4447766</w:t>
            </w:r>
          </w:p>
        </w:tc>
        <w:tc>
          <w:tcPr>
            <w:tcW w:w="236" w:type="dxa"/>
            <w:noWrap/>
            <w:hideMark/>
          </w:tcPr>
          <w:p w14:paraId="626C28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0.11650805</w:t>
            </w:r>
          </w:p>
        </w:tc>
        <w:tc>
          <w:tcPr>
            <w:tcW w:w="236" w:type="dxa"/>
            <w:noWrap/>
            <w:hideMark/>
          </w:tcPr>
          <w:p w14:paraId="6A69312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1.28510119</w:t>
            </w:r>
          </w:p>
        </w:tc>
        <w:tc>
          <w:tcPr>
            <w:tcW w:w="236" w:type="dxa"/>
            <w:noWrap/>
            <w:hideMark/>
          </w:tcPr>
          <w:p w14:paraId="60908BB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1.26085942</w:t>
            </w:r>
          </w:p>
        </w:tc>
        <w:tc>
          <w:tcPr>
            <w:tcW w:w="236" w:type="dxa"/>
            <w:noWrap/>
            <w:hideMark/>
          </w:tcPr>
          <w:p w14:paraId="244C31A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0.13349789</w:t>
            </w:r>
          </w:p>
        </w:tc>
      </w:tr>
      <w:tr w:rsidR="007F607B" w:rsidRPr="00CE7A00" w14:paraId="15C6C871" w14:textId="77777777" w:rsidTr="007F607B">
        <w:trPr>
          <w:trHeight w:val="20"/>
        </w:trPr>
        <w:tc>
          <w:tcPr>
            <w:tcW w:w="236" w:type="dxa"/>
            <w:noWrap/>
            <w:hideMark/>
          </w:tcPr>
          <w:p w14:paraId="4DD5BDC2"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Brassiceae</w:t>
            </w:r>
            <w:proofErr w:type="spellEnd"/>
          </w:p>
        </w:tc>
        <w:tc>
          <w:tcPr>
            <w:tcW w:w="236" w:type="dxa"/>
            <w:noWrap/>
            <w:hideMark/>
          </w:tcPr>
          <w:p w14:paraId="1BDDA68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4B385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0.01996196</w:t>
            </w:r>
          </w:p>
        </w:tc>
        <w:tc>
          <w:tcPr>
            <w:tcW w:w="236" w:type="dxa"/>
            <w:noWrap/>
            <w:hideMark/>
          </w:tcPr>
          <w:p w14:paraId="5DBDB95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4.47560605</w:t>
            </w:r>
          </w:p>
        </w:tc>
        <w:tc>
          <w:tcPr>
            <w:tcW w:w="236" w:type="dxa"/>
            <w:noWrap/>
            <w:hideMark/>
          </w:tcPr>
          <w:p w14:paraId="527B7CD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5.85491488</w:t>
            </w:r>
          </w:p>
        </w:tc>
        <w:tc>
          <w:tcPr>
            <w:tcW w:w="236" w:type="dxa"/>
            <w:noWrap/>
            <w:hideMark/>
          </w:tcPr>
          <w:p w14:paraId="66704B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0.29661768</w:t>
            </w:r>
          </w:p>
        </w:tc>
        <w:tc>
          <w:tcPr>
            <w:tcW w:w="236" w:type="dxa"/>
            <w:noWrap/>
            <w:hideMark/>
          </w:tcPr>
          <w:p w14:paraId="7D14C9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0.29756153</w:t>
            </w:r>
          </w:p>
        </w:tc>
        <w:tc>
          <w:tcPr>
            <w:tcW w:w="236" w:type="dxa"/>
            <w:noWrap/>
            <w:hideMark/>
          </w:tcPr>
          <w:p w14:paraId="218210A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0.65066565</w:t>
            </w:r>
          </w:p>
        </w:tc>
      </w:tr>
      <w:tr w:rsidR="007F607B" w:rsidRPr="00CE7A00" w14:paraId="6938C449" w14:textId="77777777" w:rsidTr="007F607B">
        <w:trPr>
          <w:trHeight w:val="20"/>
        </w:trPr>
        <w:tc>
          <w:tcPr>
            <w:tcW w:w="236" w:type="dxa"/>
            <w:noWrap/>
            <w:hideMark/>
          </w:tcPr>
          <w:p w14:paraId="060459BE"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Cardamineae</w:t>
            </w:r>
            <w:proofErr w:type="spellEnd"/>
          </w:p>
        </w:tc>
        <w:tc>
          <w:tcPr>
            <w:tcW w:w="236" w:type="dxa"/>
            <w:noWrap/>
            <w:hideMark/>
          </w:tcPr>
          <w:p w14:paraId="6FF3747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9C7B3A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0.03674209</w:t>
            </w:r>
          </w:p>
        </w:tc>
        <w:tc>
          <w:tcPr>
            <w:tcW w:w="236" w:type="dxa"/>
            <w:noWrap/>
            <w:hideMark/>
          </w:tcPr>
          <w:p w14:paraId="2D44C16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7.88857953</w:t>
            </w:r>
          </w:p>
        </w:tc>
        <w:tc>
          <w:tcPr>
            <w:tcW w:w="236" w:type="dxa"/>
            <w:noWrap/>
            <w:hideMark/>
          </w:tcPr>
          <w:p w14:paraId="41BC3FD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2.48887785</w:t>
            </w:r>
          </w:p>
        </w:tc>
        <w:tc>
          <w:tcPr>
            <w:tcW w:w="236" w:type="dxa"/>
            <w:noWrap/>
            <w:hideMark/>
          </w:tcPr>
          <w:p w14:paraId="6DE925F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0.92347171</w:t>
            </w:r>
          </w:p>
        </w:tc>
        <w:tc>
          <w:tcPr>
            <w:tcW w:w="236" w:type="dxa"/>
            <w:noWrap/>
            <w:hideMark/>
          </w:tcPr>
          <w:p w14:paraId="24635EC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0.92330596</w:t>
            </w:r>
          </w:p>
        </w:tc>
        <w:tc>
          <w:tcPr>
            <w:tcW w:w="236" w:type="dxa"/>
            <w:noWrap/>
            <w:hideMark/>
          </w:tcPr>
          <w:p w14:paraId="133812E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0.15719276</w:t>
            </w:r>
          </w:p>
        </w:tc>
      </w:tr>
      <w:tr w:rsidR="007F607B" w:rsidRPr="00CE7A00" w14:paraId="1DC7764C" w14:textId="77777777" w:rsidTr="007F607B">
        <w:trPr>
          <w:trHeight w:val="20"/>
        </w:trPr>
        <w:tc>
          <w:tcPr>
            <w:tcW w:w="236" w:type="dxa"/>
            <w:noWrap/>
            <w:hideMark/>
          </w:tcPr>
          <w:p w14:paraId="41CF051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Cardueae</w:t>
            </w:r>
            <w:proofErr w:type="spellEnd"/>
          </w:p>
        </w:tc>
        <w:tc>
          <w:tcPr>
            <w:tcW w:w="236" w:type="dxa"/>
            <w:noWrap/>
            <w:hideMark/>
          </w:tcPr>
          <w:p w14:paraId="3E03957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A8969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0.01594176</w:t>
            </w:r>
          </w:p>
        </w:tc>
        <w:tc>
          <w:tcPr>
            <w:tcW w:w="236" w:type="dxa"/>
            <w:noWrap/>
            <w:hideMark/>
          </w:tcPr>
          <w:p w14:paraId="749845A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0.12069729</w:t>
            </w:r>
          </w:p>
        </w:tc>
        <w:tc>
          <w:tcPr>
            <w:tcW w:w="236" w:type="dxa"/>
            <w:noWrap/>
            <w:hideMark/>
          </w:tcPr>
          <w:p w14:paraId="10B4B30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0.14179715</w:t>
            </w:r>
          </w:p>
        </w:tc>
        <w:tc>
          <w:tcPr>
            <w:tcW w:w="236" w:type="dxa"/>
            <w:noWrap/>
            <w:hideMark/>
          </w:tcPr>
          <w:p w14:paraId="7F4485D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0.4034354</w:t>
            </w:r>
          </w:p>
        </w:tc>
        <w:tc>
          <w:tcPr>
            <w:tcW w:w="236" w:type="dxa"/>
            <w:noWrap/>
            <w:hideMark/>
          </w:tcPr>
          <w:p w14:paraId="02CF0D0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0.40343542</w:t>
            </w:r>
          </w:p>
        </w:tc>
        <w:tc>
          <w:tcPr>
            <w:tcW w:w="236" w:type="dxa"/>
            <w:noWrap/>
            <w:hideMark/>
          </w:tcPr>
          <w:p w14:paraId="5C32A3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0.5213694</w:t>
            </w:r>
          </w:p>
        </w:tc>
      </w:tr>
      <w:tr w:rsidR="007F607B" w:rsidRPr="00CE7A00" w14:paraId="1ED4DD66" w14:textId="77777777" w:rsidTr="007F607B">
        <w:trPr>
          <w:trHeight w:val="20"/>
        </w:trPr>
        <w:tc>
          <w:tcPr>
            <w:tcW w:w="236" w:type="dxa"/>
            <w:noWrap/>
            <w:hideMark/>
          </w:tcPr>
          <w:p w14:paraId="0811F8C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3480F85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2C37DC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0.03109798</w:t>
            </w:r>
          </w:p>
        </w:tc>
        <w:tc>
          <w:tcPr>
            <w:tcW w:w="236" w:type="dxa"/>
            <w:noWrap/>
            <w:hideMark/>
          </w:tcPr>
          <w:p w14:paraId="30BD8EF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0.2152754</w:t>
            </w:r>
          </w:p>
        </w:tc>
        <w:tc>
          <w:tcPr>
            <w:tcW w:w="236" w:type="dxa"/>
            <w:noWrap/>
            <w:hideMark/>
          </w:tcPr>
          <w:p w14:paraId="732278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0.17711983</w:t>
            </w:r>
          </w:p>
        </w:tc>
        <w:tc>
          <w:tcPr>
            <w:tcW w:w="236" w:type="dxa"/>
            <w:noWrap/>
            <w:hideMark/>
          </w:tcPr>
          <w:p w14:paraId="0C7ED0C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0.23702377</w:t>
            </w:r>
          </w:p>
        </w:tc>
        <w:tc>
          <w:tcPr>
            <w:tcW w:w="236" w:type="dxa"/>
            <w:noWrap/>
            <w:hideMark/>
          </w:tcPr>
          <w:p w14:paraId="781C9F0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0.23697127</w:t>
            </w:r>
          </w:p>
        </w:tc>
        <w:tc>
          <w:tcPr>
            <w:tcW w:w="236" w:type="dxa"/>
            <w:noWrap/>
            <w:hideMark/>
          </w:tcPr>
          <w:p w14:paraId="7D0E0B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0.45370278</w:t>
            </w:r>
          </w:p>
        </w:tc>
      </w:tr>
      <w:tr w:rsidR="007F607B" w:rsidRPr="00CE7A00" w14:paraId="4271B3CF" w14:textId="77777777" w:rsidTr="007F607B">
        <w:trPr>
          <w:trHeight w:val="20"/>
        </w:trPr>
        <w:tc>
          <w:tcPr>
            <w:tcW w:w="236" w:type="dxa"/>
            <w:noWrap/>
            <w:hideMark/>
          </w:tcPr>
          <w:p w14:paraId="673E43BB"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Chamaecrista</w:t>
            </w:r>
            <w:proofErr w:type="spellEnd"/>
          </w:p>
        </w:tc>
        <w:tc>
          <w:tcPr>
            <w:tcW w:w="236" w:type="dxa"/>
            <w:noWrap/>
            <w:hideMark/>
          </w:tcPr>
          <w:p w14:paraId="5AB9472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EC9F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0.01308412</w:t>
            </w:r>
          </w:p>
        </w:tc>
        <w:tc>
          <w:tcPr>
            <w:tcW w:w="236" w:type="dxa"/>
            <w:noWrap/>
            <w:hideMark/>
          </w:tcPr>
          <w:p w14:paraId="60A752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0.01037084</w:t>
            </w:r>
          </w:p>
        </w:tc>
        <w:tc>
          <w:tcPr>
            <w:tcW w:w="236" w:type="dxa"/>
            <w:noWrap/>
            <w:hideMark/>
          </w:tcPr>
          <w:p w14:paraId="0E1099E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0.00718498</w:t>
            </w:r>
          </w:p>
        </w:tc>
        <w:tc>
          <w:tcPr>
            <w:tcW w:w="236" w:type="dxa"/>
            <w:noWrap/>
            <w:hideMark/>
          </w:tcPr>
          <w:p w14:paraId="2DEBEE2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0.84640334</w:t>
            </w:r>
          </w:p>
        </w:tc>
        <w:tc>
          <w:tcPr>
            <w:tcW w:w="236" w:type="dxa"/>
            <w:noWrap/>
            <w:hideMark/>
          </w:tcPr>
          <w:p w14:paraId="4F1C4ED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0.84637807</w:t>
            </w:r>
          </w:p>
        </w:tc>
        <w:tc>
          <w:tcPr>
            <w:tcW w:w="236" w:type="dxa"/>
            <w:noWrap/>
            <w:hideMark/>
          </w:tcPr>
          <w:p w14:paraId="0C08A36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0.18420053</w:t>
            </w:r>
          </w:p>
        </w:tc>
      </w:tr>
      <w:tr w:rsidR="007F607B" w:rsidRPr="00CE7A00" w14:paraId="4F5D835A" w14:textId="77777777" w:rsidTr="007F607B">
        <w:trPr>
          <w:trHeight w:val="20"/>
        </w:trPr>
        <w:tc>
          <w:tcPr>
            <w:tcW w:w="236" w:type="dxa"/>
            <w:noWrap/>
            <w:hideMark/>
          </w:tcPr>
          <w:p w14:paraId="1F0BDCA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251D8F7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A15D86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0.00520383</w:t>
            </w:r>
          </w:p>
        </w:tc>
        <w:tc>
          <w:tcPr>
            <w:tcW w:w="236" w:type="dxa"/>
            <w:noWrap/>
            <w:hideMark/>
          </w:tcPr>
          <w:p w14:paraId="331B607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0.09015602</w:t>
            </w:r>
          </w:p>
        </w:tc>
        <w:tc>
          <w:tcPr>
            <w:tcW w:w="236" w:type="dxa"/>
            <w:noWrap/>
            <w:hideMark/>
          </w:tcPr>
          <w:p w14:paraId="3C4FF9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0.04584149</w:t>
            </w:r>
          </w:p>
        </w:tc>
        <w:tc>
          <w:tcPr>
            <w:tcW w:w="236" w:type="dxa"/>
            <w:noWrap/>
            <w:hideMark/>
          </w:tcPr>
          <w:p w14:paraId="632F78D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0.7706868</w:t>
            </w:r>
          </w:p>
        </w:tc>
        <w:tc>
          <w:tcPr>
            <w:tcW w:w="236" w:type="dxa"/>
            <w:noWrap/>
            <w:hideMark/>
          </w:tcPr>
          <w:p w14:paraId="2F3B35C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0.76631665</w:t>
            </w:r>
          </w:p>
        </w:tc>
        <w:tc>
          <w:tcPr>
            <w:tcW w:w="236" w:type="dxa"/>
            <w:noWrap/>
            <w:hideMark/>
          </w:tcPr>
          <w:p w14:paraId="0D8C030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0.41315199</w:t>
            </w:r>
          </w:p>
        </w:tc>
      </w:tr>
      <w:tr w:rsidR="007F607B" w:rsidRPr="00CE7A00" w14:paraId="4B5A8DCF" w14:textId="77777777" w:rsidTr="007F607B">
        <w:trPr>
          <w:trHeight w:val="20"/>
        </w:trPr>
        <w:tc>
          <w:tcPr>
            <w:tcW w:w="236" w:type="dxa"/>
            <w:noWrap/>
            <w:hideMark/>
          </w:tcPr>
          <w:p w14:paraId="5185030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Erysimeae</w:t>
            </w:r>
            <w:proofErr w:type="spellEnd"/>
          </w:p>
        </w:tc>
        <w:tc>
          <w:tcPr>
            <w:tcW w:w="236" w:type="dxa"/>
            <w:noWrap/>
            <w:hideMark/>
          </w:tcPr>
          <w:p w14:paraId="76D26D5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1B8E91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0.02629642</w:t>
            </w:r>
          </w:p>
        </w:tc>
        <w:tc>
          <w:tcPr>
            <w:tcW w:w="236" w:type="dxa"/>
            <w:noWrap/>
            <w:hideMark/>
          </w:tcPr>
          <w:p w14:paraId="2DD1D1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0.46829282</w:t>
            </w:r>
          </w:p>
        </w:tc>
        <w:tc>
          <w:tcPr>
            <w:tcW w:w="236" w:type="dxa"/>
            <w:noWrap/>
            <w:hideMark/>
          </w:tcPr>
          <w:p w14:paraId="655DCD7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0.2540812</w:t>
            </w:r>
          </w:p>
        </w:tc>
        <w:tc>
          <w:tcPr>
            <w:tcW w:w="236" w:type="dxa"/>
            <w:noWrap/>
            <w:hideMark/>
          </w:tcPr>
          <w:p w14:paraId="5A9F91F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0.3826006</w:t>
            </w:r>
          </w:p>
        </w:tc>
        <w:tc>
          <w:tcPr>
            <w:tcW w:w="236" w:type="dxa"/>
            <w:noWrap/>
            <w:hideMark/>
          </w:tcPr>
          <w:p w14:paraId="36B06F4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0.38258291</w:t>
            </w:r>
          </w:p>
        </w:tc>
        <w:tc>
          <w:tcPr>
            <w:tcW w:w="236" w:type="dxa"/>
            <w:noWrap/>
            <w:hideMark/>
          </w:tcPr>
          <w:p w14:paraId="29A8CA0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0.27579276</w:t>
            </w:r>
          </w:p>
        </w:tc>
      </w:tr>
      <w:tr w:rsidR="007F607B" w:rsidRPr="00CE7A00" w14:paraId="1792C4EA" w14:textId="77777777" w:rsidTr="007F607B">
        <w:trPr>
          <w:trHeight w:val="20"/>
        </w:trPr>
        <w:tc>
          <w:tcPr>
            <w:tcW w:w="236" w:type="dxa"/>
            <w:noWrap/>
            <w:hideMark/>
          </w:tcPr>
          <w:p w14:paraId="6BFF2B4B"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Euclidieae</w:t>
            </w:r>
            <w:proofErr w:type="spellEnd"/>
          </w:p>
        </w:tc>
        <w:tc>
          <w:tcPr>
            <w:tcW w:w="236" w:type="dxa"/>
            <w:noWrap/>
            <w:hideMark/>
          </w:tcPr>
          <w:p w14:paraId="372CC81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C041CB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0.04985159</w:t>
            </w:r>
          </w:p>
        </w:tc>
        <w:tc>
          <w:tcPr>
            <w:tcW w:w="236" w:type="dxa"/>
            <w:noWrap/>
            <w:hideMark/>
          </w:tcPr>
          <w:p w14:paraId="54CDE7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0.83170587</w:t>
            </w:r>
          </w:p>
        </w:tc>
        <w:tc>
          <w:tcPr>
            <w:tcW w:w="236" w:type="dxa"/>
            <w:noWrap/>
            <w:hideMark/>
          </w:tcPr>
          <w:p w14:paraId="7A41949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1.69564046</w:t>
            </w:r>
          </w:p>
        </w:tc>
        <w:tc>
          <w:tcPr>
            <w:tcW w:w="236" w:type="dxa"/>
            <w:noWrap/>
            <w:hideMark/>
          </w:tcPr>
          <w:p w14:paraId="40EE096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0.28977824</w:t>
            </w:r>
          </w:p>
        </w:tc>
        <w:tc>
          <w:tcPr>
            <w:tcW w:w="236" w:type="dxa"/>
            <w:noWrap/>
            <w:hideMark/>
          </w:tcPr>
          <w:p w14:paraId="06EC404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0.28108604</w:t>
            </w:r>
          </w:p>
        </w:tc>
        <w:tc>
          <w:tcPr>
            <w:tcW w:w="236" w:type="dxa"/>
            <w:noWrap/>
            <w:hideMark/>
          </w:tcPr>
          <w:p w14:paraId="306B185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1.0628657</w:t>
            </w:r>
          </w:p>
        </w:tc>
      </w:tr>
      <w:tr w:rsidR="007F607B" w:rsidRPr="00CE7A00" w14:paraId="5B96A2DF" w14:textId="77777777" w:rsidTr="007F607B">
        <w:trPr>
          <w:trHeight w:val="20"/>
        </w:trPr>
        <w:tc>
          <w:tcPr>
            <w:tcW w:w="236" w:type="dxa"/>
            <w:noWrap/>
            <w:hideMark/>
          </w:tcPr>
          <w:p w14:paraId="7498F4A9"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Eumalvoideae</w:t>
            </w:r>
            <w:proofErr w:type="spellEnd"/>
          </w:p>
        </w:tc>
        <w:tc>
          <w:tcPr>
            <w:tcW w:w="236" w:type="dxa"/>
            <w:noWrap/>
            <w:hideMark/>
          </w:tcPr>
          <w:p w14:paraId="2AEEE55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9E019E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0.22596614</w:t>
            </w:r>
          </w:p>
        </w:tc>
        <w:tc>
          <w:tcPr>
            <w:tcW w:w="236" w:type="dxa"/>
            <w:noWrap/>
            <w:hideMark/>
          </w:tcPr>
          <w:p w14:paraId="154DDB8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0.06583692</w:t>
            </w:r>
          </w:p>
        </w:tc>
        <w:tc>
          <w:tcPr>
            <w:tcW w:w="236" w:type="dxa"/>
            <w:noWrap/>
            <w:hideMark/>
          </w:tcPr>
          <w:p w14:paraId="66EC920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0.11351424</w:t>
            </w:r>
          </w:p>
        </w:tc>
        <w:tc>
          <w:tcPr>
            <w:tcW w:w="236" w:type="dxa"/>
            <w:noWrap/>
            <w:hideMark/>
          </w:tcPr>
          <w:p w14:paraId="1CAA0B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0.36789401</w:t>
            </w:r>
          </w:p>
        </w:tc>
        <w:tc>
          <w:tcPr>
            <w:tcW w:w="236" w:type="dxa"/>
            <w:noWrap/>
            <w:hideMark/>
          </w:tcPr>
          <w:p w14:paraId="42929BD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0.36647704</w:t>
            </w:r>
          </w:p>
        </w:tc>
        <w:tc>
          <w:tcPr>
            <w:tcW w:w="236" w:type="dxa"/>
            <w:noWrap/>
            <w:hideMark/>
          </w:tcPr>
          <w:p w14:paraId="0D71A36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0.88562114</w:t>
            </w:r>
          </w:p>
        </w:tc>
      </w:tr>
      <w:tr w:rsidR="007F607B" w:rsidRPr="00CE7A00" w14:paraId="6663FFE9" w14:textId="77777777" w:rsidTr="007F607B">
        <w:trPr>
          <w:trHeight w:val="20"/>
        </w:trPr>
        <w:tc>
          <w:tcPr>
            <w:tcW w:w="236" w:type="dxa"/>
            <w:noWrap/>
            <w:hideMark/>
          </w:tcPr>
          <w:p w14:paraId="3CF339E6"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Gesneriaceae</w:t>
            </w:r>
            <w:proofErr w:type="spellEnd"/>
          </w:p>
        </w:tc>
        <w:tc>
          <w:tcPr>
            <w:tcW w:w="236" w:type="dxa"/>
            <w:noWrap/>
            <w:hideMark/>
          </w:tcPr>
          <w:p w14:paraId="5A01142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6700A9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0.0024349</w:t>
            </w:r>
          </w:p>
        </w:tc>
        <w:tc>
          <w:tcPr>
            <w:tcW w:w="236" w:type="dxa"/>
            <w:noWrap/>
            <w:hideMark/>
          </w:tcPr>
          <w:p w14:paraId="43523F0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0.03530129</w:t>
            </w:r>
          </w:p>
        </w:tc>
        <w:tc>
          <w:tcPr>
            <w:tcW w:w="236" w:type="dxa"/>
            <w:noWrap/>
            <w:hideMark/>
          </w:tcPr>
          <w:p w14:paraId="4549E8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0.01030294</w:t>
            </w:r>
          </w:p>
        </w:tc>
        <w:tc>
          <w:tcPr>
            <w:tcW w:w="236" w:type="dxa"/>
            <w:noWrap/>
            <w:hideMark/>
          </w:tcPr>
          <w:p w14:paraId="3F7AD5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1.16120073</w:t>
            </w:r>
          </w:p>
        </w:tc>
        <w:tc>
          <w:tcPr>
            <w:tcW w:w="236" w:type="dxa"/>
            <w:noWrap/>
            <w:hideMark/>
          </w:tcPr>
          <w:p w14:paraId="666D8D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1.15773544</w:t>
            </w:r>
          </w:p>
        </w:tc>
        <w:tc>
          <w:tcPr>
            <w:tcW w:w="236" w:type="dxa"/>
            <w:noWrap/>
            <w:hideMark/>
          </w:tcPr>
          <w:p w14:paraId="13CE24B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0.14694208</w:t>
            </w:r>
          </w:p>
        </w:tc>
      </w:tr>
      <w:tr w:rsidR="007F607B" w:rsidRPr="00CE7A00" w14:paraId="1AC35160" w14:textId="77777777" w:rsidTr="007F607B">
        <w:trPr>
          <w:trHeight w:val="20"/>
        </w:trPr>
        <w:tc>
          <w:tcPr>
            <w:tcW w:w="236" w:type="dxa"/>
            <w:noWrap/>
            <w:hideMark/>
          </w:tcPr>
          <w:p w14:paraId="255D6FA7"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Grewioideae</w:t>
            </w:r>
            <w:proofErr w:type="spellEnd"/>
          </w:p>
        </w:tc>
        <w:tc>
          <w:tcPr>
            <w:tcW w:w="236" w:type="dxa"/>
            <w:noWrap/>
            <w:hideMark/>
          </w:tcPr>
          <w:p w14:paraId="0C9123A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7106F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0.00206782</w:t>
            </w:r>
          </w:p>
        </w:tc>
        <w:tc>
          <w:tcPr>
            <w:tcW w:w="236" w:type="dxa"/>
            <w:noWrap/>
            <w:hideMark/>
          </w:tcPr>
          <w:p w14:paraId="0C8B472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0.02340999</w:t>
            </w:r>
          </w:p>
        </w:tc>
        <w:tc>
          <w:tcPr>
            <w:tcW w:w="236" w:type="dxa"/>
            <w:noWrap/>
            <w:hideMark/>
          </w:tcPr>
          <w:p w14:paraId="5634622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0.01917063</w:t>
            </w:r>
          </w:p>
        </w:tc>
        <w:tc>
          <w:tcPr>
            <w:tcW w:w="236" w:type="dxa"/>
            <w:noWrap/>
            <w:hideMark/>
          </w:tcPr>
          <w:p w14:paraId="32A64F9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0.84083463</w:t>
            </w:r>
          </w:p>
        </w:tc>
        <w:tc>
          <w:tcPr>
            <w:tcW w:w="236" w:type="dxa"/>
            <w:noWrap/>
            <w:hideMark/>
          </w:tcPr>
          <w:p w14:paraId="3148B43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0.81014619</w:t>
            </w:r>
          </w:p>
        </w:tc>
        <w:tc>
          <w:tcPr>
            <w:tcW w:w="236" w:type="dxa"/>
            <w:noWrap/>
            <w:hideMark/>
          </w:tcPr>
          <w:p w14:paraId="4D358F3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0.41462109</w:t>
            </w:r>
          </w:p>
        </w:tc>
      </w:tr>
      <w:tr w:rsidR="007F607B" w:rsidRPr="00CE7A00" w14:paraId="4EC87093" w14:textId="77777777" w:rsidTr="007F607B">
        <w:trPr>
          <w:trHeight w:val="20"/>
        </w:trPr>
        <w:tc>
          <w:tcPr>
            <w:tcW w:w="236" w:type="dxa"/>
            <w:noWrap/>
            <w:hideMark/>
          </w:tcPr>
          <w:p w14:paraId="52158C0B"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Heliophileae</w:t>
            </w:r>
            <w:proofErr w:type="spellEnd"/>
          </w:p>
        </w:tc>
        <w:tc>
          <w:tcPr>
            <w:tcW w:w="236" w:type="dxa"/>
            <w:noWrap/>
            <w:hideMark/>
          </w:tcPr>
          <w:p w14:paraId="1FAA565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4C01B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0.01954472</w:t>
            </w:r>
          </w:p>
        </w:tc>
        <w:tc>
          <w:tcPr>
            <w:tcW w:w="236" w:type="dxa"/>
            <w:noWrap/>
            <w:hideMark/>
          </w:tcPr>
          <w:p w14:paraId="38F973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0.29542962</w:t>
            </w:r>
          </w:p>
        </w:tc>
        <w:tc>
          <w:tcPr>
            <w:tcW w:w="236" w:type="dxa"/>
            <w:noWrap/>
            <w:hideMark/>
          </w:tcPr>
          <w:p w14:paraId="54DF57F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0.14374822</w:t>
            </w:r>
          </w:p>
        </w:tc>
        <w:tc>
          <w:tcPr>
            <w:tcW w:w="236" w:type="dxa"/>
            <w:noWrap/>
            <w:hideMark/>
          </w:tcPr>
          <w:p w14:paraId="173EF87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0.23146351</w:t>
            </w:r>
          </w:p>
        </w:tc>
        <w:tc>
          <w:tcPr>
            <w:tcW w:w="236" w:type="dxa"/>
            <w:noWrap/>
            <w:hideMark/>
          </w:tcPr>
          <w:p w14:paraId="65CF0DF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0.19360034</w:t>
            </w:r>
          </w:p>
        </w:tc>
        <w:tc>
          <w:tcPr>
            <w:tcW w:w="236" w:type="dxa"/>
            <w:noWrap/>
            <w:hideMark/>
          </w:tcPr>
          <w:p w14:paraId="535714D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0.27538873</w:t>
            </w:r>
          </w:p>
        </w:tc>
      </w:tr>
      <w:tr w:rsidR="007F607B" w:rsidRPr="00CE7A00" w14:paraId="5F0E8D3E" w14:textId="77777777" w:rsidTr="007F607B">
        <w:trPr>
          <w:trHeight w:val="20"/>
        </w:trPr>
        <w:tc>
          <w:tcPr>
            <w:tcW w:w="236" w:type="dxa"/>
            <w:noWrap/>
            <w:hideMark/>
          </w:tcPr>
          <w:p w14:paraId="7A938EC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09D8ED7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21AB6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0.01477116</w:t>
            </w:r>
          </w:p>
        </w:tc>
        <w:tc>
          <w:tcPr>
            <w:tcW w:w="236" w:type="dxa"/>
            <w:noWrap/>
            <w:hideMark/>
          </w:tcPr>
          <w:p w14:paraId="35CE0AF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0.51092575</w:t>
            </w:r>
          </w:p>
        </w:tc>
        <w:tc>
          <w:tcPr>
            <w:tcW w:w="236" w:type="dxa"/>
            <w:noWrap/>
            <w:hideMark/>
          </w:tcPr>
          <w:p w14:paraId="3C887B0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0.02165941</w:t>
            </w:r>
          </w:p>
        </w:tc>
        <w:tc>
          <w:tcPr>
            <w:tcW w:w="236" w:type="dxa"/>
            <w:noWrap/>
            <w:hideMark/>
          </w:tcPr>
          <w:p w14:paraId="5AE4A3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0.96028264</w:t>
            </w:r>
          </w:p>
        </w:tc>
        <w:tc>
          <w:tcPr>
            <w:tcW w:w="236" w:type="dxa"/>
            <w:noWrap/>
            <w:hideMark/>
          </w:tcPr>
          <w:p w14:paraId="1068A99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0.95859674</w:t>
            </w:r>
          </w:p>
        </w:tc>
        <w:tc>
          <w:tcPr>
            <w:tcW w:w="236" w:type="dxa"/>
            <w:noWrap/>
            <w:hideMark/>
          </w:tcPr>
          <w:p w14:paraId="1A3E31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0.02420785</w:t>
            </w:r>
          </w:p>
        </w:tc>
      </w:tr>
      <w:tr w:rsidR="007F607B" w:rsidRPr="00CE7A00" w14:paraId="3296257E" w14:textId="77777777" w:rsidTr="007F607B">
        <w:trPr>
          <w:trHeight w:val="20"/>
        </w:trPr>
        <w:tc>
          <w:tcPr>
            <w:tcW w:w="236" w:type="dxa"/>
            <w:noWrap/>
            <w:hideMark/>
          </w:tcPr>
          <w:p w14:paraId="4C4D612F"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Lepidieae</w:t>
            </w:r>
            <w:proofErr w:type="spellEnd"/>
          </w:p>
        </w:tc>
        <w:tc>
          <w:tcPr>
            <w:tcW w:w="236" w:type="dxa"/>
            <w:noWrap/>
            <w:hideMark/>
          </w:tcPr>
          <w:p w14:paraId="4F9623D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DEA9C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0.18862287</w:t>
            </w:r>
          </w:p>
        </w:tc>
        <w:tc>
          <w:tcPr>
            <w:tcW w:w="236" w:type="dxa"/>
            <w:noWrap/>
            <w:hideMark/>
          </w:tcPr>
          <w:p w14:paraId="3C7BB0C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13.3117024</w:t>
            </w:r>
          </w:p>
        </w:tc>
        <w:tc>
          <w:tcPr>
            <w:tcW w:w="236" w:type="dxa"/>
            <w:noWrap/>
            <w:hideMark/>
          </w:tcPr>
          <w:p w14:paraId="7038DA7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9.94213578</w:t>
            </w:r>
          </w:p>
        </w:tc>
        <w:tc>
          <w:tcPr>
            <w:tcW w:w="236" w:type="dxa"/>
            <w:noWrap/>
            <w:hideMark/>
          </w:tcPr>
          <w:p w14:paraId="5021045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0.24430586</w:t>
            </w:r>
          </w:p>
        </w:tc>
        <w:tc>
          <w:tcPr>
            <w:tcW w:w="236" w:type="dxa"/>
            <w:noWrap/>
            <w:hideMark/>
          </w:tcPr>
          <w:p w14:paraId="1DAFFE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0.24389481</w:t>
            </w:r>
          </w:p>
        </w:tc>
        <w:tc>
          <w:tcPr>
            <w:tcW w:w="236" w:type="dxa"/>
            <w:noWrap/>
            <w:hideMark/>
          </w:tcPr>
          <w:p w14:paraId="03BADBF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0.37283729</w:t>
            </w:r>
          </w:p>
        </w:tc>
      </w:tr>
      <w:tr w:rsidR="007F607B" w:rsidRPr="00CE7A00" w14:paraId="6CE8EDC2" w14:textId="77777777" w:rsidTr="007F607B">
        <w:trPr>
          <w:trHeight w:val="20"/>
        </w:trPr>
        <w:tc>
          <w:tcPr>
            <w:tcW w:w="236" w:type="dxa"/>
            <w:noWrap/>
            <w:hideMark/>
          </w:tcPr>
          <w:p w14:paraId="45292F8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58116FA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F59E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0.07555048</w:t>
            </w:r>
          </w:p>
        </w:tc>
        <w:tc>
          <w:tcPr>
            <w:tcW w:w="236" w:type="dxa"/>
            <w:noWrap/>
            <w:hideMark/>
          </w:tcPr>
          <w:p w14:paraId="7CDCFA9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0.03150713</w:t>
            </w:r>
          </w:p>
        </w:tc>
        <w:tc>
          <w:tcPr>
            <w:tcW w:w="236" w:type="dxa"/>
            <w:noWrap/>
            <w:hideMark/>
          </w:tcPr>
          <w:p w14:paraId="4485B54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0.12334068</w:t>
            </w:r>
          </w:p>
        </w:tc>
        <w:tc>
          <w:tcPr>
            <w:tcW w:w="236" w:type="dxa"/>
            <w:noWrap/>
            <w:hideMark/>
          </w:tcPr>
          <w:p w14:paraId="5887BF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38.3543687</w:t>
            </w:r>
          </w:p>
        </w:tc>
        <w:tc>
          <w:tcPr>
            <w:tcW w:w="236" w:type="dxa"/>
            <w:noWrap/>
            <w:hideMark/>
          </w:tcPr>
          <w:p w14:paraId="6AD7F95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0.74860672</w:t>
            </w:r>
          </w:p>
        </w:tc>
        <w:tc>
          <w:tcPr>
            <w:tcW w:w="236" w:type="dxa"/>
            <w:noWrap/>
            <w:hideMark/>
          </w:tcPr>
          <w:p w14:paraId="7A85751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0.90423352</w:t>
            </w:r>
          </w:p>
        </w:tc>
      </w:tr>
      <w:tr w:rsidR="007F607B" w:rsidRPr="00CE7A00" w14:paraId="37DFF736" w14:textId="77777777" w:rsidTr="007F607B">
        <w:trPr>
          <w:trHeight w:val="20"/>
        </w:trPr>
        <w:tc>
          <w:tcPr>
            <w:tcW w:w="236" w:type="dxa"/>
            <w:noWrap/>
            <w:hideMark/>
          </w:tcPr>
          <w:p w14:paraId="3EF60A90"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Lysimachieae</w:t>
            </w:r>
            <w:proofErr w:type="spellEnd"/>
          </w:p>
        </w:tc>
        <w:tc>
          <w:tcPr>
            <w:tcW w:w="236" w:type="dxa"/>
            <w:noWrap/>
            <w:hideMark/>
          </w:tcPr>
          <w:p w14:paraId="7FFFFD1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A9E5A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0.02658251</w:t>
            </w:r>
          </w:p>
        </w:tc>
        <w:tc>
          <w:tcPr>
            <w:tcW w:w="236" w:type="dxa"/>
            <w:noWrap/>
            <w:hideMark/>
          </w:tcPr>
          <w:p w14:paraId="4809F64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0.12977973</w:t>
            </w:r>
          </w:p>
        </w:tc>
        <w:tc>
          <w:tcPr>
            <w:tcW w:w="236" w:type="dxa"/>
            <w:noWrap/>
            <w:hideMark/>
          </w:tcPr>
          <w:p w14:paraId="413970D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0.02650575</w:t>
            </w:r>
          </w:p>
        </w:tc>
        <w:tc>
          <w:tcPr>
            <w:tcW w:w="236" w:type="dxa"/>
            <w:noWrap/>
            <w:hideMark/>
          </w:tcPr>
          <w:p w14:paraId="53AB7F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0.8319011</w:t>
            </w:r>
          </w:p>
        </w:tc>
        <w:tc>
          <w:tcPr>
            <w:tcW w:w="236" w:type="dxa"/>
            <w:noWrap/>
            <w:hideMark/>
          </w:tcPr>
          <w:p w14:paraId="75532AD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0.8271431</w:t>
            </w:r>
          </w:p>
        </w:tc>
        <w:tc>
          <w:tcPr>
            <w:tcW w:w="236" w:type="dxa"/>
            <w:noWrap/>
            <w:hideMark/>
          </w:tcPr>
          <w:p w14:paraId="12A0A4D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0.10307907</w:t>
            </w:r>
          </w:p>
        </w:tc>
      </w:tr>
      <w:tr w:rsidR="007F607B" w:rsidRPr="00CE7A00" w14:paraId="2086956F" w14:textId="77777777" w:rsidTr="007F607B">
        <w:trPr>
          <w:trHeight w:val="20"/>
        </w:trPr>
        <w:tc>
          <w:tcPr>
            <w:tcW w:w="236" w:type="dxa"/>
            <w:noWrap/>
            <w:hideMark/>
          </w:tcPr>
          <w:p w14:paraId="261BB42D"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Onagraceae</w:t>
            </w:r>
            <w:proofErr w:type="spellEnd"/>
          </w:p>
        </w:tc>
        <w:tc>
          <w:tcPr>
            <w:tcW w:w="236" w:type="dxa"/>
            <w:noWrap/>
            <w:hideMark/>
          </w:tcPr>
          <w:p w14:paraId="0FDBE8D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80F0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0.08027997</w:t>
            </w:r>
          </w:p>
        </w:tc>
        <w:tc>
          <w:tcPr>
            <w:tcW w:w="236" w:type="dxa"/>
            <w:noWrap/>
            <w:hideMark/>
          </w:tcPr>
          <w:p w14:paraId="279646C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0.01888626</w:t>
            </w:r>
          </w:p>
        </w:tc>
        <w:tc>
          <w:tcPr>
            <w:tcW w:w="236" w:type="dxa"/>
            <w:noWrap/>
            <w:hideMark/>
          </w:tcPr>
          <w:p w14:paraId="4B25D43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0.10015971</w:t>
            </w:r>
          </w:p>
        </w:tc>
        <w:tc>
          <w:tcPr>
            <w:tcW w:w="236" w:type="dxa"/>
            <w:noWrap/>
            <w:hideMark/>
          </w:tcPr>
          <w:p w14:paraId="054B8B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0.91257906</w:t>
            </w:r>
          </w:p>
        </w:tc>
        <w:tc>
          <w:tcPr>
            <w:tcW w:w="236" w:type="dxa"/>
            <w:noWrap/>
            <w:hideMark/>
          </w:tcPr>
          <w:p w14:paraId="3E3AB7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0.66438018</w:t>
            </w:r>
          </w:p>
        </w:tc>
        <w:tc>
          <w:tcPr>
            <w:tcW w:w="236" w:type="dxa"/>
            <w:noWrap/>
            <w:hideMark/>
          </w:tcPr>
          <w:p w14:paraId="6DACFD8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2.27520612</w:t>
            </w:r>
          </w:p>
        </w:tc>
      </w:tr>
      <w:tr w:rsidR="007F607B" w:rsidRPr="00CE7A00" w14:paraId="3079F31B" w14:textId="77777777" w:rsidTr="007F607B">
        <w:trPr>
          <w:trHeight w:val="20"/>
        </w:trPr>
        <w:tc>
          <w:tcPr>
            <w:tcW w:w="236" w:type="dxa"/>
            <w:noWrap/>
            <w:hideMark/>
          </w:tcPr>
          <w:p w14:paraId="661F8D2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376019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128704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0.04453919</w:t>
            </w:r>
          </w:p>
        </w:tc>
        <w:tc>
          <w:tcPr>
            <w:tcW w:w="236" w:type="dxa"/>
            <w:noWrap/>
            <w:hideMark/>
          </w:tcPr>
          <w:p w14:paraId="4767120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0.1313756</w:t>
            </w:r>
          </w:p>
        </w:tc>
        <w:tc>
          <w:tcPr>
            <w:tcW w:w="236" w:type="dxa"/>
            <w:noWrap/>
            <w:hideMark/>
          </w:tcPr>
          <w:p w14:paraId="582B7B0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0.14391632</w:t>
            </w:r>
          </w:p>
        </w:tc>
        <w:tc>
          <w:tcPr>
            <w:tcW w:w="236" w:type="dxa"/>
            <w:noWrap/>
            <w:hideMark/>
          </w:tcPr>
          <w:p w14:paraId="171B5EE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0.49402435</w:t>
            </w:r>
          </w:p>
        </w:tc>
        <w:tc>
          <w:tcPr>
            <w:tcW w:w="236" w:type="dxa"/>
            <w:noWrap/>
            <w:hideMark/>
          </w:tcPr>
          <w:p w14:paraId="1014E04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0.49905313</w:t>
            </w:r>
          </w:p>
        </w:tc>
        <w:tc>
          <w:tcPr>
            <w:tcW w:w="236" w:type="dxa"/>
            <w:noWrap/>
            <w:hideMark/>
          </w:tcPr>
          <w:p w14:paraId="0BED7A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0.56662628</w:t>
            </w:r>
          </w:p>
        </w:tc>
      </w:tr>
      <w:tr w:rsidR="007F607B" w:rsidRPr="00CE7A00" w14:paraId="259376A7" w14:textId="77777777" w:rsidTr="007F607B">
        <w:trPr>
          <w:trHeight w:val="20"/>
        </w:trPr>
        <w:tc>
          <w:tcPr>
            <w:tcW w:w="236" w:type="dxa"/>
            <w:noWrap/>
            <w:hideMark/>
          </w:tcPr>
          <w:p w14:paraId="51701472"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Panicoideae</w:t>
            </w:r>
            <w:proofErr w:type="spellEnd"/>
          </w:p>
        </w:tc>
        <w:tc>
          <w:tcPr>
            <w:tcW w:w="236" w:type="dxa"/>
            <w:noWrap/>
            <w:hideMark/>
          </w:tcPr>
          <w:p w14:paraId="53CD37B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E08E8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0.04008822</w:t>
            </w:r>
          </w:p>
        </w:tc>
        <w:tc>
          <w:tcPr>
            <w:tcW w:w="236" w:type="dxa"/>
            <w:noWrap/>
            <w:hideMark/>
          </w:tcPr>
          <w:p w14:paraId="7BC899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3.39489086</w:t>
            </w:r>
          </w:p>
        </w:tc>
        <w:tc>
          <w:tcPr>
            <w:tcW w:w="236" w:type="dxa"/>
            <w:noWrap/>
            <w:hideMark/>
          </w:tcPr>
          <w:p w14:paraId="59AFD00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2.51189256</w:t>
            </w:r>
          </w:p>
        </w:tc>
        <w:tc>
          <w:tcPr>
            <w:tcW w:w="236" w:type="dxa"/>
            <w:noWrap/>
            <w:hideMark/>
          </w:tcPr>
          <w:p w14:paraId="48CCDEF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0.65593639</w:t>
            </w:r>
          </w:p>
        </w:tc>
        <w:tc>
          <w:tcPr>
            <w:tcW w:w="236" w:type="dxa"/>
            <w:noWrap/>
            <w:hideMark/>
          </w:tcPr>
          <w:p w14:paraId="76932AB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0.65522354</w:t>
            </w:r>
          </w:p>
        </w:tc>
        <w:tc>
          <w:tcPr>
            <w:tcW w:w="236" w:type="dxa"/>
            <w:noWrap/>
            <w:hideMark/>
          </w:tcPr>
          <w:p w14:paraId="06DB493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0.36995191</w:t>
            </w:r>
          </w:p>
        </w:tc>
      </w:tr>
      <w:tr w:rsidR="007F607B" w:rsidRPr="00CE7A00" w14:paraId="054C4A92" w14:textId="77777777" w:rsidTr="007F607B">
        <w:trPr>
          <w:trHeight w:val="20"/>
        </w:trPr>
        <w:tc>
          <w:tcPr>
            <w:tcW w:w="236" w:type="dxa"/>
            <w:noWrap/>
            <w:hideMark/>
          </w:tcPr>
          <w:p w14:paraId="253BB1B2"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Polemoniaceae</w:t>
            </w:r>
            <w:proofErr w:type="spellEnd"/>
          </w:p>
        </w:tc>
        <w:tc>
          <w:tcPr>
            <w:tcW w:w="236" w:type="dxa"/>
            <w:noWrap/>
            <w:hideMark/>
          </w:tcPr>
          <w:p w14:paraId="7E1CC90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585FA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0.01162336</w:t>
            </w:r>
          </w:p>
        </w:tc>
        <w:tc>
          <w:tcPr>
            <w:tcW w:w="236" w:type="dxa"/>
            <w:noWrap/>
            <w:hideMark/>
          </w:tcPr>
          <w:p w14:paraId="2659F19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0.03120088</w:t>
            </w:r>
          </w:p>
        </w:tc>
        <w:tc>
          <w:tcPr>
            <w:tcW w:w="236" w:type="dxa"/>
            <w:noWrap/>
            <w:hideMark/>
          </w:tcPr>
          <w:p w14:paraId="639708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0.03289652</w:t>
            </w:r>
          </w:p>
        </w:tc>
        <w:tc>
          <w:tcPr>
            <w:tcW w:w="236" w:type="dxa"/>
            <w:noWrap/>
            <w:hideMark/>
          </w:tcPr>
          <w:p w14:paraId="342CEE2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1.29437833</w:t>
            </w:r>
          </w:p>
        </w:tc>
        <w:tc>
          <w:tcPr>
            <w:tcW w:w="236" w:type="dxa"/>
            <w:noWrap/>
            <w:hideMark/>
          </w:tcPr>
          <w:p w14:paraId="3AB888E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0.34390264</w:t>
            </w:r>
          </w:p>
        </w:tc>
        <w:tc>
          <w:tcPr>
            <w:tcW w:w="236" w:type="dxa"/>
            <w:noWrap/>
            <w:hideMark/>
          </w:tcPr>
          <w:p w14:paraId="546A18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0.54184284</w:t>
            </w:r>
          </w:p>
        </w:tc>
      </w:tr>
      <w:tr w:rsidR="007F607B" w:rsidRPr="00CE7A00" w14:paraId="30E733D1" w14:textId="77777777" w:rsidTr="007F607B">
        <w:trPr>
          <w:trHeight w:val="20"/>
        </w:trPr>
        <w:tc>
          <w:tcPr>
            <w:tcW w:w="236" w:type="dxa"/>
            <w:noWrap/>
            <w:hideMark/>
          </w:tcPr>
          <w:p w14:paraId="5AD5752A"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Pooideae</w:t>
            </w:r>
            <w:proofErr w:type="spellEnd"/>
          </w:p>
        </w:tc>
        <w:tc>
          <w:tcPr>
            <w:tcW w:w="236" w:type="dxa"/>
            <w:noWrap/>
            <w:hideMark/>
          </w:tcPr>
          <w:p w14:paraId="49FCB9F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F769C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0.02749956</w:t>
            </w:r>
          </w:p>
        </w:tc>
        <w:tc>
          <w:tcPr>
            <w:tcW w:w="236" w:type="dxa"/>
            <w:noWrap/>
            <w:hideMark/>
          </w:tcPr>
          <w:p w14:paraId="045E088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2.3078675</w:t>
            </w:r>
          </w:p>
        </w:tc>
        <w:tc>
          <w:tcPr>
            <w:tcW w:w="236" w:type="dxa"/>
            <w:noWrap/>
            <w:hideMark/>
          </w:tcPr>
          <w:p w14:paraId="267A07F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1.82053275</w:t>
            </w:r>
          </w:p>
        </w:tc>
        <w:tc>
          <w:tcPr>
            <w:tcW w:w="236" w:type="dxa"/>
            <w:noWrap/>
            <w:hideMark/>
          </w:tcPr>
          <w:p w14:paraId="3290A8A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0.59697062</w:t>
            </w:r>
          </w:p>
        </w:tc>
        <w:tc>
          <w:tcPr>
            <w:tcW w:w="236" w:type="dxa"/>
            <w:noWrap/>
            <w:hideMark/>
          </w:tcPr>
          <w:p w14:paraId="72A22C2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0.59608758</w:t>
            </w:r>
          </w:p>
        </w:tc>
        <w:tc>
          <w:tcPr>
            <w:tcW w:w="236" w:type="dxa"/>
            <w:noWrap/>
            <w:hideMark/>
          </w:tcPr>
          <w:p w14:paraId="52841A0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0.39445122</w:t>
            </w:r>
          </w:p>
        </w:tc>
      </w:tr>
      <w:tr w:rsidR="007F607B" w:rsidRPr="00CE7A00" w14:paraId="6D25EED2" w14:textId="77777777" w:rsidTr="007F607B">
        <w:trPr>
          <w:trHeight w:val="20"/>
        </w:trPr>
        <w:tc>
          <w:tcPr>
            <w:tcW w:w="236" w:type="dxa"/>
            <w:noWrap/>
            <w:hideMark/>
          </w:tcPr>
          <w:p w14:paraId="30BBB86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2C9D712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0BA2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0.01024173</w:t>
            </w:r>
          </w:p>
        </w:tc>
        <w:tc>
          <w:tcPr>
            <w:tcW w:w="236" w:type="dxa"/>
            <w:noWrap/>
            <w:hideMark/>
          </w:tcPr>
          <w:p w14:paraId="6C6858A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0.26184249</w:t>
            </w:r>
          </w:p>
        </w:tc>
        <w:tc>
          <w:tcPr>
            <w:tcW w:w="236" w:type="dxa"/>
            <w:noWrap/>
            <w:hideMark/>
          </w:tcPr>
          <w:p w14:paraId="7A1D35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0.15969248</w:t>
            </w:r>
          </w:p>
        </w:tc>
        <w:tc>
          <w:tcPr>
            <w:tcW w:w="236" w:type="dxa"/>
            <w:noWrap/>
            <w:hideMark/>
          </w:tcPr>
          <w:p w14:paraId="4D95FE9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0.69025438</w:t>
            </w:r>
          </w:p>
        </w:tc>
        <w:tc>
          <w:tcPr>
            <w:tcW w:w="236" w:type="dxa"/>
            <w:noWrap/>
            <w:hideMark/>
          </w:tcPr>
          <w:p w14:paraId="0E54C8C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0.6894189</w:t>
            </w:r>
          </w:p>
        </w:tc>
        <w:tc>
          <w:tcPr>
            <w:tcW w:w="236" w:type="dxa"/>
            <w:noWrap/>
            <w:hideMark/>
          </w:tcPr>
          <w:p w14:paraId="65A7B05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0.30677686</w:t>
            </w:r>
          </w:p>
        </w:tc>
      </w:tr>
      <w:tr w:rsidR="007F607B" w:rsidRPr="00CE7A00" w14:paraId="253A1158" w14:textId="77777777" w:rsidTr="007F607B">
        <w:trPr>
          <w:trHeight w:val="20"/>
        </w:trPr>
        <w:tc>
          <w:tcPr>
            <w:tcW w:w="236" w:type="dxa"/>
            <w:noWrap/>
            <w:hideMark/>
          </w:tcPr>
          <w:p w14:paraId="6347E4F9"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Rubieae</w:t>
            </w:r>
            <w:proofErr w:type="spellEnd"/>
          </w:p>
        </w:tc>
        <w:tc>
          <w:tcPr>
            <w:tcW w:w="236" w:type="dxa"/>
            <w:noWrap/>
            <w:hideMark/>
          </w:tcPr>
          <w:p w14:paraId="582819D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5754B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0.05130808</w:t>
            </w:r>
          </w:p>
        </w:tc>
        <w:tc>
          <w:tcPr>
            <w:tcW w:w="236" w:type="dxa"/>
            <w:noWrap/>
            <w:hideMark/>
          </w:tcPr>
          <w:p w14:paraId="4FE58A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1.9529575</w:t>
            </w:r>
          </w:p>
        </w:tc>
        <w:tc>
          <w:tcPr>
            <w:tcW w:w="236" w:type="dxa"/>
            <w:noWrap/>
            <w:hideMark/>
          </w:tcPr>
          <w:p w14:paraId="33F7DDB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0.74247167</w:t>
            </w:r>
          </w:p>
        </w:tc>
        <w:tc>
          <w:tcPr>
            <w:tcW w:w="236" w:type="dxa"/>
            <w:noWrap/>
            <w:hideMark/>
          </w:tcPr>
          <w:p w14:paraId="470116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0.63864692</w:t>
            </w:r>
          </w:p>
        </w:tc>
        <w:tc>
          <w:tcPr>
            <w:tcW w:w="236" w:type="dxa"/>
            <w:noWrap/>
            <w:hideMark/>
          </w:tcPr>
          <w:p w14:paraId="0FCA5E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0.63598294</w:t>
            </w:r>
          </w:p>
        </w:tc>
        <w:tc>
          <w:tcPr>
            <w:tcW w:w="236" w:type="dxa"/>
            <w:noWrap/>
            <w:hideMark/>
          </w:tcPr>
          <w:p w14:paraId="61A8D68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0.19018348</w:t>
            </w:r>
          </w:p>
        </w:tc>
      </w:tr>
      <w:tr w:rsidR="007F607B" w:rsidRPr="00CE7A00" w14:paraId="05875D0C" w14:textId="77777777" w:rsidTr="007F607B">
        <w:trPr>
          <w:trHeight w:val="20"/>
        </w:trPr>
        <w:tc>
          <w:tcPr>
            <w:tcW w:w="236" w:type="dxa"/>
            <w:noWrap/>
            <w:hideMark/>
          </w:tcPr>
          <w:p w14:paraId="3FB827D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16DC8EB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5CAE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0.01331045</w:t>
            </w:r>
          </w:p>
        </w:tc>
        <w:tc>
          <w:tcPr>
            <w:tcW w:w="236" w:type="dxa"/>
            <w:noWrap/>
            <w:hideMark/>
          </w:tcPr>
          <w:p w14:paraId="4C965D1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0.04983273</w:t>
            </w:r>
          </w:p>
        </w:tc>
        <w:tc>
          <w:tcPr>
            <w:tcW w:w="236" w:type="dxa"/>
            <w:noWrap/>
            <w:hideMark/>
          </w:tcPr>
          <w:p w14:paraId="3F7E14E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0.06354232</w:t>
            </w:r>
          </w:p>
        </w:tc>
        <w:tc>
          <w:tcPr>
            <w:tcW w:w="236" w:type="dxa"/>
            <w:noWrap/>
            <w:hideMark/>
          </w:tcPr>
          <w:p w14:paraId="62F4715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0.35594196</w:t>
            </w:r>
          </w:p>
        </w:tc>
        <w:tc>
          <w:tcPr>
            <w:tcW w:w="236" w:type="dxa"/>
            <w:noWrap/>
            <w:hideMark/>
          </w:tcPr>
          <w:p w14:paraId="56AD73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0.35594142</w:t>
            </w:r>
          </w:p>
        </w:tc>
        <w:tc>
          <w:tcPr>
            <w:tcW w:w="236" w:type="dxa"/>
            <w:noWrap/>
            <w:hideMark/>
          </w:tcPr>
          <w:p w14:paraId="573774C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0.61247128</w:t>
            </w:r>
          </w:p>
        </w:tc>
      </w:tr>
      <w:tr w:rsidR="007F607B" w:rsidRPr="00CE7A00" w14:paraId="6974B4EF" w14:textId="77777777" w:rsidTr="007F607B">
        <w:trPr>
          <w:trHeight w:val="20"/>
        </w:trPr>
        <w:tc>
          <w:tcPr>
            <w:tcW w:w="236" w:type="dxa"/>
            <w:noWrap/>
            <w:hideMark/>
          </w:tcPr>
          <w:p w14:paraId="350940A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3F02B98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693A4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0.01452606</w:t>
            </w:r>
          </w:p>
        </w:tc>
        <w:tc>
          <w:tcPr>
            <w:tcW w:w="236" w:type="dxa"/>
            <w:noWrap/>
            <w:hideMark/>
          </w:tcPr>
          <w:p w14:paraId="4926B1A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0.08909914</w:t>
            </w:r>
          </w:p>
        </w:tc>
        <w:tc>
          <w:tcPr>
            <w:tcW w:w="236" w:type="dxa"/>
            <w:noWrap/>
            <w:hideMark/>
          </w:tcPr>
          <w:p w14:paraId="6C7B2C3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0.21376596</w:t>
            </w:r>
          </w:p>
        </w:tc>
        <w:tc>
          <w:tcPr>
            <w:tcW w:w="236" w:type="dxa"/>
            <w:noWrap/>
            <w:hideMark/>
          </w:tcPr>
          <w:p w14:paraId="4C5B0E5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0.51286719</w:t>
            </w:r>
          </w:p>
        </w:tc>
        <w:tc>
          <w:tcPr>
            <w:tcW w:w="236" w:type="dxa"/>
            <w:noWrap/>
            <w:hideMark/>
          </w:tcPr>
          <w:p w14:paraId="5C41346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0.51241156</w:t>
            </w:r>
          </w:p>
        </w:tc>
        <w:tc>
          <w:tcPr>
            <w:tcW w:w="236" w:type="dxa"/>
            <w:noWrap/>
            <w:hideMark/>
          </w:tcPr>
          <w:p w14:paraId="4C83703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1.19297076</w:t>
            </w:r>
          </w:p>
        </w:tc>
      </w:tr>
      <w:tr w:rsidR="007F607B" w:rsidRPr="00CE7A00" w14:paraId="729225C7" w14:textId="77777777" w:rsidTr="007F607B">
        <w:trPr>
          <w:trHeight w:val="20"/>
        </w:trPr>
        <w:tc>
          <w:tcPr>
            <w:tcW w:w="236" w:type="dxa"/>
            <w:noWrap/>
            <w:hideMark/>
          </w:tcPr>
          <w:p w14:paraId="3D4E358D"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Spermacoceae</w:t>
            </w:r>
            <w:proofErr w:type="spellEnd"/>
          </w:p>
        </w:tc>
        <w:tc>
          <w:tcPr>
            <w:tcW w:w="236" w:type="dxa"/>
            <w:noWrap/>
            <w:hideMark/>
          </w:tcPr>
          <w:p w14:paraId="7C693E4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883F9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0.01183425</w:t>
            </w:r>
          </w:p>
        </w:tc>
        <w:tc>
          <w:tcPr>
            <w:tcW w:w="236" w:type="dxa"/>
            <w:noWrap/>
            <w:hideMark/>
          </w:tcPr>
          <w:p w14:paraId="41FCEE2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0.03330834</w:t>
            </w:r>
          </w:p>
        </w:tc>
        <w:tc>
          <w:tcPr>
            <w:tcW w:w="236" w:type="dxa"/>
            <w:noWrap/>
            <w:hideMark/>
          </w:tcPr>
          <w:p w14:paraId="1F494E1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0.03574066</w:t>
            </w:r>
          </w:p>
        </w:tc>
        <w:tc>
          <w:tcPr>
            <w:tcW w:w="236" w:type="dxa"/>
            <w:noWrap/>
            <w:hideMark/>
          </w:tcPr>
          <w:p w14:paraId="5A44E4B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0.59469925</w:t>
            </w:r>
          </w:p>
        </w:tc>
        <w:tc>
          <w:tcPr>
            <w:tcW w:w="236" w:type="dxa"/>
            <w:noWrap/>
            <w:hideMark/>
          </w:tcPr>
          <w:p w14:paraId="200690E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0.63138227</w:t>
            </w:r>
          </w:p>
        </w:tc>
        <w:tc>
          <w:tcPr>
            <w:tcW w:w="236" w:type="dxa"/>
            <w:noWrap/>
            <w:hideMark/>
          </w:tcPr>
          <w:p w14:paraId="36F1BAA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0.49608885</w:t>
            </w:r>
          </w:p>
        </w:tc>
      </w:tr>
      <w:tr w:rsidR="007F607B" w:rsidRPr="00CE7A00" w14:paraId="74B5A154" w14:textId="77777777" w:rsidTr="007F607B">
        <w:trPr>
          <w:trHeight w:val="20"/>
        </w:trPr>
        <w:tc>
          <w:tcPr>
            <w:tcW w:w="236" w:type="dxa"/>
            <w:noWrap/>
            <w:hideMark/>
          </w:tcPr>
          <w:p w14:paraId="6BC03B53" w14:textId="77777777" w:rsidR="007F607B" w:rsidRPr="00CE7A00" w:rsidRDefault="007F607B" w:rsidP="007F607B">
            <w:pPr>
              <w:rPr>
                <w:rFonts w:eastAsia="Times New Roman" w:cs="Times New Roman"/>
                <w:color w:val="000000"/>
                <w:sz w:val="16"/>
                <w:szCs w:val="16"/>
                <w:lang w:val="en-CA"/>
              </w:rPr>
            </w:pPr>
            <w:proofErr w:type="spellStart"/>
            <w:r w:rsidRPr="00CE7A00">
              <w:rPr>
                <w:rFonts w:eastAsia="Times New Roman" w:cs="Times New Roman"/>
                <w:color w:val="000000"/>
                <w:sz w:val="16"/>
                <w:szCs w:val="16"/>
                <w:lang w:val="en-CA"/>
              </w:rPr>
              <w:t>Thelypodieae</w:t>
            </w:r>
            <w:proofErr w:type="spellEnd"/>
          </w:p>
        </w:tc>
        <w:tc>
          <w:tcPr>
            <w:tcW w:w="236" w:type="dxa"/>
            <w:noWrap/>
            <w:hideMark/>
          </w:tcPr>
          <w:p w14:paraId="48B0DF0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69F85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0.07986193</w:t>
            </w:r>
          </w:p>
        </w:tc>
        <w:tc>
          <w:tcPr>
            <w:tcW w:w="236" w:type="dxa"/>
            <w:noWrap/>
            <w:hideMark/>
          </w:tcPr>
          <w:p w14:paraId="306852A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0.08249061</w:t>
            </w:r>
          </w:p>
        </w:tc>
        <w:tc>
          <w:tcPr>
            <w:tcW w:w="236" w:type="dxa"/>
            <w:noWrap/>
            <w:hideMark/>
          </w:tcPr>
          <w:p w14:paraId="2D36D97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0.12528938</w:t>
            </w:r>
          </w:p>
        </w:tc>
        <w:tc>
          <w:tcPr>
            <w:tcW w:w="236" w:type="dxa"/>
            <w:noWrap/>
            <w:hideMark/>
          </w:tcPr>
          <w:p w14:paraId="2C4137B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0.22268299</w:t>
            </w:r>
          </w:p>
        </w:tc>
        <w:tc>
          <w:tcPr>
            <w:tcW w:w="236" w:type="dxa"/>
            <w:noWrap/>
            <w:hideMark/>
          </w:tcPr>
          <w:p w14:paraId="5D035BF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0.22625942</w:t>
            </w:r>
          </w:p>
        </w:tc>
        <w:tc>
          <w:tcPr>
            <w:tcW w:w="236" w:type="dxa"/>
            <w:noWrap/>
            <w:hideMark/>
          </w:tcPr>
          <w:p w14:paraId="64ED0A6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0.81137263</w:t>
            </w:r>
          </w:p>
        </w:tc>
      </w:tr>
    </w:tbl>
    <w:p w14:paraId="1F063FC9" w14:textId="77777777" w:rsidR="00E955E4" w:rsidRPr="00CE7A00" w:rsidRDefault="00E955E4" w:rsidP="004C7D04">
      <w:pPr>
        <w:spacing w:line="480" w:lineRule="auto"/>
        <w:rPr>
          <w:rFonts w:eastAsia="Times New Roman" w:cs="Times New Roman"/>
          <w:iCs/>
          <w:szCs w:val="24"/>
        </w:rPr>
      </w:pPr>
    </w:p>
    <w:sectPr w:rsidR="00E955E4" w:rsidRPr="00CE7A00" w:rsidSect="007B6549">
      <w:headerReference w:type="default" r:id="rId18"/>
      <w:pgSz w:w="11909" w:h="16834"/>
      <w:pgMar w:top="1440" w:right="1440" w:bottom="1797"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ric Hagen" w:date="2022-09-20T10:56:00Z" w:initials="EH">
    <w:p w14:paraId="7555CC55" w14:textId="55D716F8" w:rsidR="00EA1AD6" w:rsidRDefault="00EA1AD6">
      <w:pPr>
        <w:pStyle w:val="CommentText"/>
      </w:pPr>
      <w:r>
        <w:rPr>
          <w:rStyle w:val="CommentReference"/>
        </w:rPr>
        <w:annotationRef/>
      </w:r>
      <w:r w:rsidR="00991ACF">
        <w:t xml:space="preserve">Should this biological explanation be part of the hypothesis? </w:t>
      </w:r>
      <w:r w:rsidR="00C432BB">
        <w:t>I think this should just be in the last bullet point</w:t>
      </w:r>
      <w:r w:rsidR="00991ACF">
        <w:t xml:space="preserve">. Same goes for the explanation in hypothesis 2. </w:t>
      </w:r>
      <w:r w:rsidR="00B811C4">
        <w:t xml:space="preserve">Also, </w:t>
      </w:r>
      <w:r w:rsidR="00B811C4" w:rsidRPr="00A67031">
        <w:rPr>
          <w:i/>
          <w:iCs/>
        </w:rPr>
        <w:t>why</w:t>
      </w:r>
      <w:r w:rsidR="00B811C4">
        <w:t xml:space="preserve"> is the </w:t>
      </w:r>
      <w:r w:rsidR="00A67031">
        <w:t>heat</w:t>
      </w:r>
      <w:r w:rsidR="00B811C4">
        <w:t xml:space="preserve"> escape strategy of annuals superior to the </w:t>
      </w:r>
      <w:r w:rsidR="00A67031">
        <w:t>heat</w:t>
      </w:r>
      <w:r w:rsidR="00B811C4">
        <w:t xml:space="preserve"> </w:t>
      </w:r>
      <w:r w:rsidR="00A67031">
        <w:t>toleration</w:t>
      </w:r>
      <w:r w:rsidR="00B811C4">
        <w:t xml:space="preserve"> strategies of perennials</w:t>
      </w:r>
      <w:r w:rsidR="00C432BB">
        <w:t xml:space="preserve"> anyway</w:t>
      </w:r>
      <w:r w:rsidR="00B811C4">
        <w:t>?</w:t>
      </w:r>
    </w:p>
  </w:comment>
  <w:comment w:id="38" w:author="Eric Hagen" w:date="2022-09-20T12:01:00Z" w:initials="EH">
    <w:p w14:paraId="0E1A720B" w14:textId="7E838A4F" w:rsidR="006C00AC" w:rsidRDefault="006C00AC">
      <w:pPr>
        <w:pStyle w:val="CommentText"/>
      </w:pPr>
      <w:r>
        <w:rPr>
          <w:rStyle w:val="CommentReference"/>
        </w:rPr>
        <w:annotationRef/>
      </w:r>
      <w:r>
        <w:t>Should this be a semicolon?</w:t>
      </w:r>
    </w:p>
  </w:comment>
  <w:comment w:id="69" w:author="Eric Hagen" w:date="2022-09-21T06:47:00Z" w:initials="EH">
    <w:p w14:paraId="6A6F4606" w14:textId="1A12DD6D" w:rsidR="00E54A2F" w:rsidRDefault="00E54A2F">
      <w:pPr>
        <w:pStyle w:val="CommentText"/>
      </w:pPr>
      <w:r>
        <w:rPr>
          <w:rStyle w:val="CommentReference"/>
        </w:rPr>
        <w:annotationRef/>
      </w:r>
      <w:r>
        <w:t>I didn’t realize someone had written THE theory on this. Send link?</w:t>
      </w:r>
    </w:p>
  </w:comment>
  <w:comment w:id="74" w:author="Eric Hagen" w:date="2022-09-21T06:51:00Z" w:initials="EH">
    <w:p w14:paraId="423648ED" w14:textId="181F67B6" w:rsidR="00A84ACF" w:rsidRDefault="00A84ACF">
      <w:pPr>
        <w:pStyle w:val="CommentText"/>
      </w:pPr>
      <w:r>
        <w:rPr>
          <w:rStyle w:val="CommentReference"/>
        </w:rPr>
        <w:annotationRef/>
      </w:r>
      <w:r>
        <w:t xml:space="preserve">This reads weird. Do you mean specifically MAT and MAP? If you mean temp and </w:t>
      </w:r>
      <w:proofErr w:type="spellStart"/>
      <w:r>
        <w:t>precip</w:t>
      </w:r>
      <w:proofErr w:type="spellEnd"/>
      <w:r>
        <w:t xml:space="preserve"> generally, I might write this as “temperature and precipitation, particularly their annual seasonality . . .”</w:t>
      </w:r>
    </w:p>
  </w:comment>
  <w:comment w:id="123" w:author="Eric Hagen" w:date="2022-09-21T07:21:00Z" w:initials="EH">
    <w:p w14:paraId="4A341958" w14:textId="0B5B1E4C" w:rsidR="00244934" w:rsidRDefault="00244934">
      <w:pPr>
        <w:pStyle w:val="CommentText"/>
      </w:pPr>
      <w:r>
        <w:rPr>
          <w:rStyle w:val="CommentReference"/>
        </w:rPr>
        <w:annotationRef/>
      </w:r>
      <w:r>
        <w:t>I think this can be deleted</w:t>
      </w:r>
    </w:p>
  </w:comment>
  <w:comment w:id="130" w:author="Eric Hagen" w:date="2022-09-21T07:49:00Z" w:initials="EH">
    <w:p w14:paraId="5F8076BD" w14:textId="3F593176" w:rsidR="00151170" w:rsidRDefault="00151170">
      <w:pPr>
        <w:pStyle w:val="CommentText"/>
      </w:pPr>
      <w:r>
        <w:rPr>
          <w:rStyle w:val="CommentReference"/>
        </w:rPr>
        <w:annotationRef/>
      </w:r>
      <w:r>
        <w:t xml:space="preserve">You should explicitly mention joint modeling at least briefly here. Since you mention dialectics, you should probably say something about how joint modeling better characterizes the interplay between continuous (climatic preference) and discrete (life history) characters. </w:t>
      </w:r>
    </w:p>
  </w:comment>
  <w:comment w:id="137" w:author="Eric Hagen" w:date="2022-09-21T07:52:00Z" w:initials="EH">
    <w:p w14:paraId="30684F73" w14:textId="2F5DE2DB" w:rsidR="00151170" w:rsidRDefault="00151170">
      <w:pPr>
        <w:pStyle w:val="CommentText"/>
      </w:pPr>
      <w:r>
        <w:rPr>
          <w:rStyle w:val="CommentReference"/>
        </w:rPr>
        <w:annotationRef/>
      </w:r>
      <w:r>
        <w:t xml:space="preserve">Change this to </w:t>
      </w:r>
      <w:r w:rsidR="00290DA3">
        <w:t>“</w:t>
      </w:r>
      <w:r>
        <w:t>invasiveness.</w:t>
      </w:r>
      <w:r w:rsidR="00290DA3">
        <w:t>”</w:t>
      </w:r>
      <w:r>
        <w:t xml:space="preserve"> Wikipedia says that </w:t>
      </w:r>
      <w:proofErr w:type="spellStart"/>
      <w:r>
        <w:t>invasibility</w:t>
      </w:r>
      <w:proofErr w:type="spellEnd"/>
      <w:r>
        <w:t xml:space="preserve"> is </w:t>
      </w:r>
      <w:r w:rsidR="00290DA3">
        <w:t>the “</w:t>
      </w:r>
      <w:r w:rsidR="00290DA3" w:rsidRPr="00290DA3">
        <w:t>level of vulnerability of a habitat to invasions from outside species</w:t>
      </w:r>
      <w:r w:rsidR="00290DA3">
        <w:t>,” whereas invasiveness is the ability of a species to invade an ecosystem, and one must be careful to not confuse the two.</w:t>
      </w:r>
    </w:p>
  </w:comment>
  <w:comment w:id="143" w:author="Eric Hagen" w:date="2022-09-21T07:56:00Z" w:initials="EH">
    <w:p w14:paraId="1F20ABE4" w14:textId="31CB51F4" w:rsidR="00290DA3" w:rsidRDefault="00290DA3">
      <w:pPr>
        <w:pStyle w:val="CommentText"/>
      </w:pPr>
      <w:r>
        <w:rPr>
          <w:rStyle w:val="CommentReference"/>
        </w:rPr>
        <w:annotationRef/>
      </w:r>
      <w:r>
        <w:t>Should this be “models” instead?</w:t>
      </w:r>
    </w:p>
  </w:comment>
  <w:comment w:id="492" w:author="Eric Hagen" w:date="2022-09-21T09:29:00Z" w:initials="EH">
    <w:p w14:paraId="7BEFFEE8" w14:textId="180CC295" w:rsidR="007B4BE2" w:rsidRDefault="007B4BE2">
      <w:pPr>
        <w:pStyle w:val="CommentText"/>
      </w:pPr>
      <w:r>
        <w:rPr>
          <w:rStyle w:val="CommentReference"/>
        </w:rPr>
        <w:annotationRef/>
      </w:r>
      <w:r>
        <w:t>Source(s)?</w:t>
      </w:r>
    </w:p>
  </w:comment>
  <w:comment w:id="497" w:author="Eric Hagen" w:date="2022-09-21T09:31:00Z" w:initials="EH">
    <w:p w14:paraId="6244F79B" w14:textId="13ACE23F" w:rsidR="00D31C31" w:rsidRDefault="00D31C31">
      <w:pPr>
        <w:pStyle w:val="CommentText"/>
      </w:pPr>
      <w:r>
        <w:rPr>
          <w:rStyle w:val="CommentReference"/>
        </w:rPr>
        <w:annotationRef/>
      </w:r>
      <w:r>
        <w:t>I would delete this, I think you already explained this sufficiently in the intro</w:t>
      </w:r>
    </w:p>
  </w:comment>
  <w:comment w:id="500" w:author="Eric Hagen" w:date="2022-09-21T09:33:00Z" w:initials="EH">
    <w:p w14:paraId="1C9C14B3" w14:textId="4D998563" w:rsidR="001F7E23" w:rsidRDefault="001F7E23">
      <w:pPr>
        <w:pStyle w:val="CommentText"/>
      </w:pPr>
      <w:r>
        <w:rPr>
          <w:rStyle w:val="CommentReference"/>
        </w:rPr>
        <w:annotationRef/>
      </w:r>
      <w:r>
        <w:t>I don’t think you need to include this, but if you want to, rewrite it as “higher values indicate greater humidity”</w:t>
      </w:r>
    </w:p>
  </w:comment>
  <w:comment w:id="501" w:author="Eric Hagen" w:date="2022-09-21T09:33:00Z" w:initials="EH">
    <w:p w14:paraId="3C732B5B" w14:textId="7F6917EB" w:rsidR="00163DC1" w:rsidRDefault="00163DC1">
      <w:pPr>
        <w:pStyle w:val="CommentText"/>
      </w:pPr>
      <w:r>
        <w:rPr>
          <w:rStyle w:val="CommentReference"/>
        </w:rPr>
        <w:annotationRef/>
      </w:r>
      <w:r>
        <w:t>What is this?</w:t>
      </w:r>
    </w:p>
  </w:comment>
  <w:comment w:id="502" w:author="Eric Hagen" w:date="2022-09-21T09:35:00Z" w:initials="EH">
    <w:p w14:paraId="53721088" w14:textId="0B4C4499" w:rsidR="001F7E23" w:rsidRDefault="001F7E23">
      <w:pPr>
        <w:pStyle w:val="CommentText"/>
      </w:pPr>
      <w:r>
        <w:rPr>
          <w:rStyle w:val="CommentReference"/>
        </w:rPr>
        <w:annotationRef/>
      </w:r>
      <w:r>
        <w:t>Huh? Idk what this means. I’d just get rid of this but idk if this is important.</w:t>
      </w:r>
    </w:p>
  </w:comment>
  <w:comment w:id="514" w:author="Eric Hagen" w:date="2022-09-23T00:46:00Z" w:initials="EH">
    <w:p w14:paraId="6C6092FD" w14:textId="410237A0" w:rsidR="00703094" w:rsidRDefault="00703094">
      <w:pPr>
        <w:pStyle w:val="CommentText"/>
      </w:pPr>
      <w:r>
        <w:rPr>
          <w:rStyle w:val="CommentReference"/>
        </w:rPr>
        <w:annotationRef/>
      </w:r>
      <w:r>
        <w:t>You switched from past tense to present tense between this and the previous section. I think past tense is standard and accurately describes the methods in a temporal sense,</w:t>
      </w:r>
      <w:r w:rsidR="00C12E8C">
        <w:t xml:space="preserve"> especially since you return to past tense in the Results,</w:t>
      </w:r>
      <w:r>
        <w:t xml:space="preserve"> so I’m </w:t>
      </w:r>
      <w:proofErr w:type="spellStart"/>
      <w:r>
        <w:t>gonna</w:t>
      </w:r>
      <w:proofErr w:type="spellEnd"/>
      <w:r>
        <w:t xml:space="preserve"> change it for the rest of this paragraph.</w:t>
      </w:r>
    </w:p>
  </w:comment>
  <w:comment w:id="533" w:author="Eric Hagen" w:date="2022-09-23T00:54:00Z" w:initials="EH">
    <w:p w14:paraId="7A317BF4" w14:textId="291F4470" w:rsidR="00C12E8C" w:rsidRDefault="00C12E8C">
      <w:pPr>
        <w:pStyle w:val="CommentText"/>
      </w:pPr>
      <w:r>
        <w:rPr>
          <w:rStyle w:val="CommentReference"/>
        </w:rPr>
        <w:annotationRef/>
      </w:r>
      <w:r>
        <w:t>You’ve alternatively used “life-history” and “life history” throughout this paper. I think the latter is correct in most if not all cases.</w:t>
      </w:r>
    </w:p>
  </w:comment>
  <w:comment w:id="540" w:author="Eric Hagen" w:date="2022-09-23T01:07:00Z" w:initials="EH">
    <w:p w14:paraId="799004CC" w14:textId="72977AED" w:rsidR="00F71E99" w:rsidRDefault="00F71E99">
      <w:pPr>
        <w:pStyle w:val="CommentText"/>
      </w:pPr>
      <w:r>
        <w:rPr>
          <w:rStyle w:val="CommentReference"/>
        </w:rPr>
        <w:annotationRef/>
      </w:r>
      <w:r>
        <w:t>You should introduce these initialisms earlier, because above you say these terms frequently</w:t>
      </w:r>
    </w:p>
  </w:comment>
  <w:comment w:id="553" w:author="Eric Hagen" w:date="2022-09-23T01:05:00Z" w:initials="EH">
    <w:p w14:paraId="7D553029" w14:textId="46970C3D" w:rsidR="00F71E99" w:rsidRDefault="00F71E99">
      <w:pPr>
        <w:pStyle w:val="CommentText"/>
      </w:pPr>
      <w:r>
        <w:rPr>
          <w:rStyle w:val="CommentReference"/>
        </w:rPr>
        <w:annotationRef/>
      </w:r>
      <w:r>
        <w:t>How?</w:t>
      </w:r>
    </w:p>
  </w:comment>
  <w:comment w:id="584" w:author="Eric Hagen" w:date="2022-09-23T01:10:00Z" w:initials="EH">
    <w:p w14:paraId="6D65883D" w14:textId="753ED317" w:rsidR="00984AC0" w:rsidRDefault="00984AC0">
      <w:pPr>
        <w:pStyle w:val="CommentText"/>
      </w:pPr>
      <w:r>
        <w:rPr>
          <w:rStyle w:val="CommentReference"/>
        </w:rPr>
        <w:annotationRef/>
      </w:r>
      <w:r>
        <w:t>Should this be plural: values and variances?</w:t>
      </w:r>
    </w:p>
  </w:comment>
  <w:comment w:id="601" w:author="Eric Hagen" w:date="2022-09-23T01:19:00Z" w:initials="EH">
    <w:p w14:paraId="136C4516" w14:textId="2D4E63B6" w:rsidR="004829DF" w:rsidRDefault="004829DF">
      <w:pPr>
        <w:pStyle w:val="CommentText"/>
      </w:pPr>
      <w:r>
        <w:rPr>
          <w:rStyle w:val="CommentReference"/>
        </w:rPr>
        <w:annotationRef/>
      </w:r>
      <w:r>
        <w:t>This goes for other things too, but if you introduced the acronym AI earlier, why aren’t you using it now?</w:t>
      </w:r>
      <w:r w:rsidR="001032AD">
        <w:t xml:space="preserve"> Not a big deal, just saying</w:t>
      </w:r>
    </w:p>
  </w:comment>
  <w:comment w:id="602" w:author="Eric Hagen" w:date="2022-09-23T01:20:00Z" w:initials="EH">
    <w:p w14:paraId="2074FD26" w14:textId="1DA6D3DE" w:rsidR="00A230BB" w:rsidRDefault="00A230BB">
      <w:pPr>
        <w:pStyle w:val="CommentText"/>
      </w:pPr>
      <w:r>
        <w:rPr>
          <w:rStyle w:val="CommentReference"/>
        </w:rPr>
        <w:annotationRef/>
      </w:r>
      <w:r>
        <w:t>What’s this?</w:t>
      </w:r>
    </w:p>
  </w:comment>
  <w:comment w:id="618" w:author="Eric Hagen" w:date="2022-09-23T12:33:00Z" w:initials="EH">
    <w:p w14:paraId="682EED28" w14:textId="237F1927" w:rsidR="005017A7" w:rsidRDefault="005017A7">
      <w:pPr>
        <w:pStyle w:val="CommentText"/>
      </w:pPr>
      <w:r>
        <w:rPr>
          <w:rStyle w:val="CommentReference"/>
        </w:rPr>
        <w:annotationRef/>
      </w:r>
      <w:r>
        <w:t>If this idea is so traditional then I think there should be some citations here</w:t>
      </w:r>
    </w:p>
  </w:comment>
  <w:comment w:id="635" w:author="Eric Hagen" w:date="2022-09-23T12:51:00Z" w:initials="EH">
    <w:p w14:paraId="7E266D05" w14:textId="233183A7" w:rsidR="00F3260F" w:rsidRDefault="00F3260F">
      <w:pPr>
        <w:pStyle w:val="CommentText"/>
      </w:pPr>
      <w:r>
        <w:rPr>
          <w:rStyle w:val="CommentReference"/>
        </w:rPr>
        <w:annotationRef/>
      </w:r>
      <w:r>
        <w:t>I’d delete this</w:t>
      </w:r>
    </w:p>
  </w:comment>
  <w:comment w:id="640" w:author="Eric Hagen" w:date="2022-09-23T12:52:00Z" w:initials="EH">
    <w:p w14:paraId="6D961872" w14:textId="6DA1CB71" w:rsidR="00F3260F" w:rsidRDefault="00F3260F">
      <w:pPr>
        <w:pStyle w:val="CommentText"/>
      </w:pPr>
      <w:r>
        <w:rPr>
          <w:rStyle w:val="CommentReference"/>
        </w:rPr>
        <w:annotationRef/>
      </w:r>
      <w:r>
        <w:t>Point to specific section</w:t>
      </w:r>
    </w:p>
  </w:comment>
  <w:comment w:id="667" w:author="Eric Hagen" w:date="2022-09-23T13:29:00Z" w:initials="EH">
    <w:p w14:paraId="5F88D809" w14:textId="00505711" w:rsidR="00151F6E" w:rsidRDefault="00151F6E">
      <w:pPr>
        <w:pStyle w:val="CommentText"/>
      </w:pPr>
      <w:r>
        <w:rPr>
          <w:rStyle w:val="CommentReference"/>
        </w:rPr>
        <w:annotationRef/>
      </w:r>
      <w:r>
        <w:t>Delete this</w:t>
      </w:r>
    </w:p>
  </w:comment>
  <w:comment w:id="716" w:author="Eric Hagen" w:date="2022-09-23T13:45:00Z" w:initials="EH">
    <w:p w14:paraId="12ED5EB3" w14:textId="658FE84C" w:rsidR="00A819FF" w:rsidRDefault="00A819FF">
      <w:pPr>
        <w:pStyle w:val="CommentText"/>
      </w:pPr>
      <w:r>
        <w:rPr>
          <w:rStyle w:val="CommentReference"/>
        </w:rPr>
        <w:annotationRef/>
      </w:r>
      <w:r>
        <w:t>I think you can delete this</w:t>
      </w:r>
    </w:p>
  </w:comment>
  <w:comment w:id="738" w:author="Eric Hagen" w:date="2022-09-23T13:54:00Z" w:initials="EH">
    <w:p w14:paraId="1C48B302" w14:textId="0FFB84EB" w:rsidR="00BB7B3A" w:rsidRDefault="00BB7B3A">
      <w:pPr>
        <w:pStyle w:val="CommentText"/>
      </w:pPr>
      <w:r>
        <w:rPr>
          <w:rStyle w:val="CommentReference"/>
        </w:rPr>
        <w:annotationRef/>
      </w:r>
      <w:r>
        <w:t>Really?</w:t>
      </w:r>
    </w:p>
  </w:comment>
  <w:comment w:id="758" w:author="Eric Hagen" w:date="2022-09-23T13:56:00Z" w:initials="EH">
    <w:p w14:paraId="6892CC5B" w14:textId="0462BAF9" w:rsidR="00844FFB" w:rsidRDefault="00844FFB">
      <w:pPr>
        <w:pStyle w:val="CommentText"/>
      </w:pPr>
      <w:r>
        <w:rPr>
          <w:rStyle w:val="CommentReference"/>
        </w:rPr>
        <w:annotationRef/>
      </w:r>
      <w:r>
        <w:t>May want to replace these BIOCLIM variable names with the actual climatic variables they represent</w:t>
      </w:r>
    </w:p>
  </w:comment>
  <w:comment w:id="759" w:author="Eric Hagen" w:date="2022-09-23T13:57:00Z" w:initials="EH">
    <w:p w14:paraId="03F57E59" w14:textId="6CB2362B" w:rsidR="00844FFB" w:rsidRDefault="00844FFB">
      <w:pPr>
        <w:pStyle w:val="CommentText"/>
      </w:pPr>
      <w:r>
        <w:rPr>
          <w:rStyle w:val="CommentReference"/>
        </w:rPr>
        <w:annotationRef/>
      </w:r>
      <w:r>
        <w:t>Maybe describe the graph a little before telling us what the error bars represent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55CC55" w15:done="0"/>
  <w15:commentEx w15:paraId="0E1A720B" w15:done="0"/>
  <w15:commentEx w15:paraId="6A6F4606" w15:done="0"/>
  <w15:commentEx w15:paraId="423648ED" w15:done="0"/>
  <w15:commentEx w15:paraId="4A341958" w15:done="0"/>
  <w15:commentEx w15:paraId="5F8076BD" w15:done="0"/>
  <w15:commentEx w15:paraId="30684F73" w15:done="0"/>
  <w15:commentEx w15:paraId="1F20ABE4" w15:done="0"/>
  <w15:commentEx w15:paraId="7BEFFEE8" w15:done="0"/>
  <w15:commentEx w15:paraId="6244F79B" w15:done="0"/>
  <w15:commentEx w15:paraId="1C9C14B3" w15:done="0"/>
  <w15:commentEx w15:paraId="3C732B5B" w15:done="0"/>
  <w15:commentEx w15:paraId="53721088" w15:done="0"/>
  <w15:commentEx w15:paraId="6C6092FD" w15:done="0"/>
  <w15:commentEx w15:paraId="7A317BF4" w15:done="0"/>
  <w15:commentEx w15:paraId="799004CC" w15:done="0"/>
  <w15:commentEx w15:paraId="7D553029" w15:done="0"/>
  <w15:commentEx w15:paraId="6D65883D" w15:done="0"/>
  <w15:commentEx w15:paraId="136C4516" w15:done="0"/>
  <w15:commentEx w15:paraId="2074FD26" w15:done="0"/>
  <w15:commentEx w15:paraId="682EED28" w15:done="0"/>
  <w15:commentEx w15:paraId="7E266D05" w15:done="0"/>
  <w15:commentEx w15:paraId="6D961872" w15:done="0"/>
  <w15:commentEx w15:paraId="5F88D809" w15:done="0"/>
  <w15:commentEx w15:paraId="12ED5EB3" w15:done="0"/>
  <w15:commentEx w15:paraId="1C48B302" w15:done="0"/>
  <w15:commentEx w15:paraId="6892CC5B" w15:done="0"/>
  <w15:commentEx w15:paraId="03F57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41AE5" w16cex:dateUtc="2022-09-20T15:56:00Z"/>
  <w16cex:commentExtensible w16cex:durableId="26D42A29" w16cex:dateUtc="2022-09-20T17:01:00Z"/>
  <w16cex:commentExtensible w16cex:durableId="26D531F4" w16cex:dateUtc="2022-09-21T11:47:00Z"/>
  <w16cex:commentExtensible w16cex:durableId="26D532F9" w16cex:dateUtc="2022-09-21T11:51:00Z"/>
  <w16cex:commentExtensible w16cex:durableId="26D539F2" w16cex:dateUtc="2022-09-21T12:21:00Z"/>
  <w16cex:commentExtensible w16cex:durableId="26D5408D" w16cex:dateUtc="2022-09-21T12:49:00Z"/>
  <w16cex:commentExtensible w16cex:durableId="26D54154" w16cex:dateUtc="2022-09-21T12:52:00Z"/>
  <w16cex:commentExtensible w16cex:durableId="26D54215" w16cex:dateUtc="2022-09-21T12:56:00Z"/>
  <w16cex:commentExtensible w16cex:durableId="26D557EB" w16cex:dateUtc="2022-09-21T14:29:00Z"/>
  <w16cex:commentExtensible w16cex:durableId="26D55872" w16cex:dateUtc="2022-09-21T14:31:00Z"/>
  <w16cex:commentExtensible w16cex:durableId="26D558EB" w16cex:dateUtc="2022-09-21T14:33:00Z"/>
  <w16cex:commentExtensible w16cex:durableId="26D558DD" w16cex:dateUtc="2022-09-21T14:33:00Z"/>
  <w16cex:commentExtensible w16cex:durableId="26D55977" w16cex:dateUtc="2022-09-21T14:35:00Z"/>
  <w16cex:commentExtensible w16cex:durableId="26D78071" w16cex:dateUtc="2022-09-23T05:46:00Z"/>
  <w16cex:commentExtensible w16cex:durableId="26D78260" w16cex:dateUtc="2022-09-23T05:54:00Z"/>
  <w16cex:commentExtensible w16cex:durableId="26D78551" w16cex:dateUtc="2022-09-23T06:07:00Z"/>
  <w16cex:commentExtensible w16cex:durableId="26D784DA" w16cex:dateUtc="2022-09-23T06:05:00Z"/>
  <w16cex:commentExtensible w16cex:durableId="26D785ED" w16cex:dateUtc="2022-09-23T06:10:00Z"/>
  <w16cex:commentExtensible w16cex:durableId="26D78838" w16cex:dateUtc="2022-09-23T06:19:00Z"/>
  <w16cex:commentExtensible w16cex:durableId="26D7886A" w16cex:dateUtc="2022-09-23T06:20:00Z"/>
  <w16cex:commentExtensible w16cex:durableId="26D82638" w16cex:dateUtc="2022-09-23T17:33:00Z"/>
  <w16cex:commentExtensible w16cex:durableId="26D82A3F" w16cex:dateUtc="2022-09-23T17:51:00Z"/>
  <w16cex:commentExtensible w16cex:durableId="26D82A77" w16cex:dateUtc="2022-09-23T17:52:00Z"/>
  <w16cex:commentExtensible w16cex:durableId="26D83346" w16cex:dateUtc="2022-09-23T18:29:00Z"/>
  <w16cex:commentExtensible w16cex:durableId="26D836F6" w16cex:dateUtc="2022-09-23T18:45:00Z"/>
  <w16cex:commentExtensible w16cex:durableId="26D83900" w16cex:dateUtc="2022-09-23T18:54:00Z"/>
  <w16cex:commentExtensible w16cex:durableId="26D8398E" w16cex:dateUtc="2022-09-23T18:56:00Z"/>
  <w16cex:commentExtensible w16cex:durableId="26D839CE" w16cex:dateUtc="2022-09-23T1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55CC55" w16cid:durableId="26D41AE5"/>
  <w16cid:commentId w16cid:paraId="0E1A720B" w16cid:durableId="26D42A29"/>
  <w16cid:commentId w16cid:paraId="6A6F4606" w16cid:durableId="26D531F4"/>
  <w16cid:commentId w16cid:paraId="423648ED" w16cid:durableId="26D532F9"/>
  <w16cid:commentId w16cid:paraId="4A341958" w16cid:durableId="26D539F2"/>
  <w16cid:commentId w16cid:paraId="5F8076BD" w16cid:durableId="26D5408D"/>
  <w16cid:commentId w16cid:paraId="30684F73" w16cid:durableId="26D54154"/>
  <w16cid:commentId w16cid:paraId="1F20ABE4" w16cid:durableId="26D54215"/>
  <w16cid:commentId w16cid:paraId="7BEFFEE8" w16cid:durableId="26D557EB"/>
  <w16cid:commentId w16cid:paraId="6244F79B" w16cid:durableId="26D55872"/>
  <w16cid:commentId w16cid:paraId="1C9C14B3" w16cid:durableId="26D558EB"/>
  <w16cid:commentId w16cid:paraId="3C732B5B" w16cid:durableId="26D558DD"/>
  <w16cid:commentId w16cid:paraId="53721088" w16cid:durableId="26D55977"/>
  <w16cid:commentId w16cid:paraId="6C6092FD" w16cid:durableId="26D78071"/>
  <w16cid:commentId w16cid:paraId="7A317BF4" w16cid:durableId="26D78260"/>
  <w16cid:commentId w16cid:paraId="799004CC" w16cid:durableId="26D78551"/>
  <w16cid:commentId w16cid:paraId="7D553029" w16cid:durableId="26D784DA"/>
  <w16cid:commentId w16cid:paraId="6D65883D" w16cid:durableId="26D785ED"/>
  <w16cid:commentId w16cid:paraId="136C4516" w16cid:durableId="26D78838"/>
  <w16cid:commentId w16cid:paraId="2074FD26" w16cid:durableId="26D7886A"/>
  <w16cid:commentId w16cid:paraId="682EED28" w16cid:durableId="26D82638"/>
  <w16cid:commentId w16cid:paraId="7E266D05" w16cid:durableId="26D82A3F"/>
  <w16cid:commentId w16cid:paraId="6D961872" w16cid:durableId="26D82A77"/>
  <w16cid:commentId w16cid:paraId="5F88D809" w16cid:durableId="26D83346"/>
  <w16cid:commentId w16cid:paraId="12ED5EB3" w16cid:durableId="26D836F6"/>
  <w16cid:commentId w16cid:paraId="1C48B302" w16cid:durableId="26D83900"/>
  <w16cid:commentId w16cid:paraId="6892CC5B" w16cid:durableId="26D8398E"/>
  <w16cid:commentId w16cid:paraId="03F57E59" w16cid:durableId="26D839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13268" w14:textId="77777777" w:rsidR="005B4863" w:rsidRDefault="005B4863">
      <w:pPr>
        <w:spacing w:line="240" w:lineRule="auto"/>
      </w:pPr>
      <w:r>
        <w:separator/>
      </w:r>
    </w:p>
  </w:endnote>
  <w:endnote w:type="continuationSeparator" w:id="0">
    <w:p w14:paraId="2A17F2D2" w14:textId="77777777" w:rsidR="005B4863" w:rsidRDefault="005B48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F2990" w14:textId="77777777" w:rsidR="005B4863" w:rsidRDefault="005B4863">
      <w:pPr>
        <w:spacing w:line="240" w:lineRule="auto"/>
      </w:pPr>
      <w:r>
        <w:separator/>
      </w:r>
    </w:p>
  </w:footnote>
  <w:footnote w:type="continuationSeparator" w:id="0">
    <w:p w14:paraId="63A63B92" w14:textId="77777777" w:rsidR="005B4863" w:rsidRDefault="005B48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11BF"/>
    <w:multiLevelType w:val="hybridMultilevel"/>
    <w:tmpl w:val="B142D4C2"/>
    <w:lvl w:ilvl="0" w:tplc="30905B5E">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1"/>
  </w:num>
  <w:num w:numId="2" w16cid:durableId="17461478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 Hagen">
    <w15:presenceInfo w15:providerId="AD" w15:userId="S::erhagen@uark.edu::6f11558d-ba33-43c3-8680-bc9d2ece2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04581"/>
    <w:rsid w:val="00011E2F"/>
    <w:rsid w:val="00017C6F"/>
    <w:rsid w:val="000222D3"/>
    <w:rsid w:val="000227C2"/>
    <w:rsid w:val="00022C55"/>
    <w:rsid w:val="000246CC"/>
    <w:rsid w:val="00027A78"/>
    <w:rsid w:val="00032909"/>
    <w:rsid w:val="000358F7"/>
    <w:rsid w:val="0005033D"/>
    <w:rsid w:val="00050FCF"/>
    <w:rsid w:val="00066D82"/>
    <w:rsid w:val="00072741"/>
    <w:rsid w:val="000A424E"/>
    <w:rsid w:val="000B509B"/>
    <w:rsid w:val="000B61D8"/>
    <w:rsid w:val="000C37F8"/>
    <w:rsid w:val="000C5C36"/>
    <w:rsid w:val="000C5DCE"/>
    <w:rsid w:val="000D3B63"/>
    <w:rsid w:val="000E1327"/>
    <w:rsid w:val="000F50D1"/>
    <w:rsid w:val="000F603D"/>
    <w:rsid w:val="001032AD"/>
    <w:rsid w:val="001071DF"/>
    <w:rsid w:val="00111650"/>
    <w:rsid w:val="00115206"/>
    <w:rsid w:val="001217D1"/>
    <w:rsid w:val="0012440E"/>
    <w:rsid w:val="00132A79"/>
    <w:rsid w:val="00151170"/>
    <w:rsid w:val="00151F6E"/>
    <w:rsid w:val="00163DC1"/>
    <w:rsid w:val="00171585"/>
    <w:rsid w:val="001804C9"/>
    <w:rsid w:val="00185A83"/>
    <w:rsid w:val="00193932"/>
    <w:rsid w:val="001B2C1B"/>
    <w:rsid w:val="001C3B1B"/>
    <w:rsid w:val="001C6DA2"/>
    <w:rsid w:val="001D38F4"/>
    <w:rsid w:val="001D6307"/>
    <w:rsid w:val="001D6A67"/>
    <w:rsid w:val="001D7743"/>
    <w:rsid w:val="001E0E29"/>
    <w:rsid w:val="001F5671"/>
    <w:rsid w:val="001F6063"/>
    <w:rsid w:val="001F729B"/>
    <w:rsid w:val="001F7ADC"/>
    <w:rsid w:val="001F7E23"/>
    <w:rsid w:val="002053B2"/>
    <w:rsid w:val="00215FCE"/>
    <w:rsid w:val="00216CAE"/>
    <w:rsid w:val="00220174"/>
    <w:rsid w:val="00222BA6"/>
    <w:rsid w:val="00235AC8"/>
    <w:rsid w:val="00242A77"/>
    <w:rsid w:val="0024386D"/>
    <w:rsid w:val="00244934"/>
    <w:rsid w:val="00275D46"/>
    <w:rsid w:val="00290DA3"/>
    <w:rsid w:val="002937B6"/>
    <w:rsid w:val="002A4226"/>
    <w:rsid w:val="002B0243"/>
    <w:rsid w:val="002C2F82"/>
    <w:rsid w:val="002D3571"/>
    <w:rsid w:val="002D4EAD"/>
    <w:rsid w:val="002E793B"/>
    <w:rsid w:val="002F712F"/>
    <w:rsid w:val="002F7537"/>
    <w:rsid w:val="003003F1"/>
    <w:rsid w:val="0030397E"/>
    <w:rsid w:val="003077DC"/>
    <w:rsid w:val="0031075A"/>
    <w:rsid w:val="003150C1"/>
    <w:rsid w:val="00323E5E"/>
    <w:rsid w:val="00333E66"/>
    <w:rsid w:val="00340ED3"/>
    <w:rsid w:val="00347524"/>
    <w:rsid w:val="0035515B"/>
    <w:rsid w:val="00364615"/>
    <w:rsid w:val="00364E26"/>
    <w:rsid w:val="00365289"/>
    <w:rsid w:val="003908C7"/>
    <w:rsid w:val="00392FBD"/>
    <w:rsid w:val="003A6728"/>
    <w:rsid w:val="003A745F"/>
    <w:rsid w:val="003B3F2A"/>
    <w:rsid w:val="003B53F2"/>
    <w:rsid w:val="003B58B4"/>
    <w:rsid w:val="003B6BAD"/>
    <w:rsid w:val="003B7E20"/>
    <w:rsid w:val="003C53D0"/>
    <w:rsid w:val="003D1594"/>
    <w:rsid w:val="003E6743"/>
    <w:rsid w:val="003F1A7C"/>
    <w:rsid w:val="003F7713"/>
    <w:rsid w:val="004013E0"/>
    <w:rsid w:val="00412056"/>
    <w:rsid w:val="00416A93"/>
    <w:rsid w:val="00420C47"/>
    <w:rsid w:val="00421013"/>
    <w:rsid w:val="00435698"/>
    <w:rsid w:val="0044145F"/>
    <w:rsid w:val="004426AF"/>
    <w:rsid w:val="00447AFB"/>
    <w:rsid w:val="00452F06"/>
    <w:rsid w:val="00456088"/>
    <w:rsid w:val="00471B6E"/>
    <w:rsid w:val="00481BFA"/>
    <w:rsid w:val="004829DF"/>
    <w:rsid w:val="00495127"/>
    <w:rsid w:val="004A3F9A"/>
    <w:rsid w:val="004B0A65"/>
    <w:rsid w:val="004B3592"/>
    <w:rsid w:val="004B5D34"/>
    <w:rsid w:val="004C475A"/>
    <w:rsid w:val="004C69DF"/>
    <w:rsid w:val="004C7D04"/>
    <w:rsid w:val="004D180F"/>
    <w:rsid w:val="004F7A48"/>
    <w:rsid w:val="005017A7"/>
    <w:rsid w:val="005120E4"/>
    <w:rsid w:val="005225D4"/>
    <w:rsid w:val="005303A1"/>
    <w:rsid w:val="005464AF"/>
    <w:rsid w:val="00553E33"/>
    <w:rsid w:val="00555D30"/>
    <w:rsid w:val="005569C1"/>
    <w:rsid w:val="0056140C"/>
    <w:rsid w:val="005B4863"/>
    <w:rsid w:val="005C26D6"/>
    <w:rsid w:val="005C4EEA"/>
    <w:rsid w:val="005D08D9"/>
    <w:rsid w:val="005D76F3"/>
    <w:rsid w:val="005E629A"/>
    <w:rsid w:val="00624FBA"/>
    <w:rsid w:val="00625277"/>
    <w:rsid w:val="006274CA"/>
    <w:rsid w:val="00636091"/>
    <w:rsid w:val="00644C99"/>
    <w:rsid w:val="006536D9"/>
    <w:rsid w:val="00677378"/>
    <w:rsid w:val="00682E97"/>
    <w:rsid w:val="00692DAA"/>
    <w:rsid w:val="006B4F80"/>
    <w:rsid w:val="006C00AC"/>
    <w:rsid w:val="006D4BF1"/>
    <w:rsid w:val="006D63A1"/>
    <w:rsid w:val="006E5EC3"/>
    <w:rsid w:val="006F5A4F"/>
    <w:rsid w:val="006F5C75"/>
    <w:rsid w:val="00703094"/>
    <w:rsid w:val="00717360"/>
    <w:rsid w:val="00723C82"/>
    <w:rsid w:val="00732859"/>
    <w:rsid w:val="007426C1"/>
    <w:rsid w:val="00742D83"/>
    <w:rsid w:val="00751E88"/>
    <w:rsid w:val="0075684E"/>
    <w:rsid w:val="00756F8B"/>
    <w:rsid w:val="007614BF"/>
    <w:rsid w:val="00771CC3"/>
    <w:rsid w:val="00782C8D"/>
    <w:rsid w:val="0078768E"/>
    <w:rsid w:val="007B3671"/>
    <w:rsid w:val="007B4BE2"/>
    <w:rsid w:val="007B6549"/>
    <w:rsid w:val="007B7539"/>
    <w:rsid w:val="007D223D"/>
    <w:rsid w:val="007D2742"/>
    <w:rsid w:val="007D7673"/>
    <w:rsid w:val="007E0145"/>
    <w:rsid w:val="007F607B"/>
    <w:rsid w:val="007F6C42"/>
    <w:rsid w:val="00805C52"/>
    <w:rsid w:val="0081761E"/>
    <w:rsid w:val="00834385"/>
    <w:rsid w:val="008360F3"/>
    <w:rsid w:val="00836E20"/>
    <w:rsid w:val="00844FFB"/>
    <w:rsid w:val="0084643B"/>
    <w:rsid w:val="00847C6F"/>
    <w:rsid w:val="008520E8"/>
    <w:rsid w:val="00852A85"/>
    <w:rsid w:val="00876714"/>
    <w:rsid w:val="0087794B"/>
    <w:rsid w:val="00883648"/>
    <w:rsid w:val="00887753"/>
    <w:rsid w:val="008A1664"/>
    <w:rsid w:val="008A4025"/>
    <w:rsid w:val="008B378D"/>
    <w:rsid w:val="008B6381"/>
    <w:rsid w:val="008C1AB4"/>
    <w:rsid w:val="008D2740"/>
    <w:rsid w:val="008E3F71"/>
    <w:rsid w:val="008F62BA"/>
    <w:rsid w:val="00905716"/>
    <w:rsid w:val="0091392C"/>
    <w:rsid w:val="00915CB8"/>
    <w:rsid w:val="00916E68"/>
    <w:rsid w:val="00923C37"/>
    <w:rsid w:val="00933244"/>
    <w:rsid w:val="00943427"/>
    <w:rsid w:val="00953491"/>
    <w:rsid w:val="009623F0"/>
    <w:rsid w:val="00965611"/>
    <w:rsid w:val="00967271"/>
    <w:rsid w:val="0097091C"/>
    <w:rsid w:val="009712E2"/>
    <w:rsid w:val="00984AC0"/>
    <w:rsid w:val="00990F1E"/>
    <w:rsid w:val="00991ACF"/>
    <w:rsid w:val="009B1EB0"/>
    <w:rsid w:val="009B6542"/>
    <w:rsid w:val="009C504D"/>
    <w:rsid w:val="009D21CA"/>
    <w:rsid w:val="009D7989"/>
    <w:rsid w:val="009F0D7D"/>
    <w:rsid w:val="009F12B6"/>
    <w:rsid w:val="009F5DFF"/>
    <w:rsid w:val="00A04C0D"/>
    <w:rsid w:val="00A10B5C"/>
    <w:rsid w:val="00A17975"/>
    <w:rsid w:val="00A21488"/>
    <w:rsid w:val="00A230BB"/>
    <w:rsid w:val="00A2383B"/>
    <w:rsid w:val="00A34CB9"/>
    <w:rsid w:val="00A354AD"/>
    <w:rsid w:val="00A43396"/>
    <w:rsid w:val="00A60EA1"/>
    <w:rsid w:val="00A61E9F"/>
    <w:rsid w:val="00A67031"/>
    <w:rsid w:val="00A819FF"/>
    <w:rsid w:val="00A84ACF"/>
    <w:rsid w:val="00A86144"/>
    <w:rsid w:val="00A919AD"/>
    <w:rsid w:val="00A91D1B"/>
    <w:rsid w:val="00A9570A"/>
    <w:rsid w:val="00AA0063"/>
    <w:rsid w:val="00AA3E1D"/>
    <w:rsid w:val="00AA5E8A"/>
    <w:rsid w:val="00AA6DF0"/>
    <w:rsid w:val="00AA775D"/>
    <w:rsid w:val="00AB19FE"/>
    <w:rsid w:val="00AB518F"/>
    <w:rsid w:val="00AC01D8"/>
    <w:rsid w:val="00AD04EA"/>
    <w:rsid w:val="00AD674F"/>
    <w:rsid w:val="00AE5EBB"/>
    <w:rsid w:val="00AF29D6"/>
    <w:rsid w:val="00B208D9"/>
    <w:rsid w:val="00B227E9"/>
    <w:rsid w:val="00B30164"/>
    <w:rsid w:val="00B30E82"/>
    <w:rsid w:val="00B45D88"/>
    <w:rsid w:val="00B501C6"/>
    <w:rsid w:val="00B604CF"/>
    <w:rsid w:val="00B67B37"/>
    <w:rsid w:val="00B811C4"/>
    <w:rsid w:val="00B84A57"/>
    <w:rsid w:val="00B84A82"/>
    <w:rsid w:val="00B86834"/>
    <w:rsid w:val="00B86A89"/>
    <w:rsid w:val="00B932B8"/>
    <w:rsid w:val="00B95165"/>
    <w:rsid w:val="00BA7B97"/>
    <w:rsid w:val="00BB473C"/>
    <w:rsid w:val="00BB4CBB"/>
    <w:rsid w:val="00BB6A80"/>
    <w:rsid w:val="00BB7B3A"/>
    <w:rsid w:val="00BC06BD"/>
    <w:rsid w:val="00BC2AA7"/>
    <w:rsid w:val="00BC313C"/>
    <w:rsid w:val="00BC5CC4"/>
    <w:rsid w:val="00BD7284"/>
    <w:rsid w:val="00BE3773"/>
    <w:rsid w:val="00BF0D9A"/>
    <w:rsid w:val="00C05AEF"/>
    <w:rsid w:val="00C1128B"/>
    <w:rsid w:val="00C12E8C"/>
    <w:rsid w:val="00C22791"/>
    <w:rsid w:val="00C25C92"/>
    <w:rsid w:val="00C32AA3"/>
    <w:rsid w:val="00C4181F"/>
    <w:rsid w:val="00C41D9E"/>
    <w:rsid w:val="00C432BB"/>
    <w:rsid w:val="00C50083"/>
    <w:rsid w:val="00C51D15"/>
    <w:rsid w:val="00C538FA"/>
    <w:rsid w:val="00C81C83"/>
    <w:rsid w:val="00C86251"/>
    <w:rsid w:val="00CB688E"/>
    <w:rsid w:val="00CB7763"/>
    <w:rsid w:val="00CC6046"/>
    <w:rsid w:val="00CE7A00"/>
    <w:rsid w:val="00CF44D5"/>
    <w:rsid w:val="00D0123E"/>
    <w:rsid w:val="00D01DFC"/>
    <w:rsid w:val="00D02068"/>
    <w:rsid w:val="00D300CE"/>
    <w:rsid w:val="00D315FF"/>
    <w:rsid w:val="00D31C31"/>
    <w:rsid w:val="00D50B30"/>
    <w:rsid w:val="00D557E5"/>
    <w:rsid w:val="00D60749"/>
    <w:rsid w:val="00D62ECA"/>
    <w:rsid w:val="00D63B44"/>
    <w:rsid w:val="00D74C9A"/>
    <w:rsid w:val="00D822DA"/>
    <w:rsid w:val="00D93EBA"/>
    <w:rsid w:val="00D94375"/>
    <w:rsid w:val="00DA099F"/>
    <w:rsid w:val="00DA2F7D"/>
    <w:rsid w:val="00DA7418"/>
    <w:rsid w:val="00DC0642"/>
    <w:rsid w:val="00DC165B"/>
    <w:rsid w:val="00DC5372"/>
    <w:rsid w:val="00DD1B35"/>
    <w:rsid w:val="00DD7B78"/>
    <w:rsid w:val="00DE01B3"/>
    <w:rsid w:val="00DE0819"/>
    <w:rsid w:val="00DE70F0"/>
    <w:rsid w:val="00E066CD"/>
    <w:rsid w:val="00E34851"/>
    <w:rsid w:val="00E435AB"/>
    <w:rsid w:val="00E47840"/>
    <w:rsid w:val="00E54A2F"/>
    <w:rsid w:val="00E56B82"/>
    <w:rsid w:val="00E579FF"/>
    <w:rsid w:val="00E67CF5"/>
    <w:rsid w:val="00E81204"/>
    <w:rsid w:val="00E8237C"/>
    <w:rsid w:val="00E858B4"/>
    <w:rsid w:val="00E9169A"/>
    <w:rsid w:val="00E93FDC"/>
    <w:rsid w:val="00E955E4"/>
    <w:rsid w:val="00E9630C"/>
    <w:rsid w:val="00EA1AD6"/>
    <w:rsid w:val="00EC7BDE"/>
    <w:rsid w:val="00ED1CDC"/>
    <w:rsid w:val="00ED3D09"/>
    <w:rsid w:val="00EE2996"/>
    <w:rsid w:val="00EF6538"/>
    <w:rsid w:val="00F00ECE"/>
    <w:rsid w:val="00F015FC"/>
    <w:rsid w:val="00F047B3"/>
    <w:rsid w:val="00F05512"/>
    <w:rsid w:val="00F17D5D"/>
    <w:rsid w:val="00F3260F"/>
    <w:rsid w:val="00F341A0"/>
    <w:rsid w:val="00F34D00"/>
    <w:rsid w:val="00F36B19"/>
    <w:rsid w:val="00F4050C"/>
    <w:rsid w:val="00F51756"/>
    <w:rsid w:val="00F6425B"/>
    <w:rsid w:val="00F71E99"/>
    <w:rsid w:val="00F76F79"/>
    <w:rsid w:val="00F77C2D"/>
    <w:rsid w:val="00F83422"/>
    <w:rsid w:val="00F920FF"/>
    <w:rsid w:val="00F9389F"/>
    <w:rsid w:val="00F95147"/>
    <w:rsid w:val="00FB0FD5"/>
    <w:rsid w:val="00FB2C67"/>
    <w:rsid w:val="00FB5E82"/>
    <w:rsid w:val="00FB705A"/>
    <w:rsid w:val="00FC0E5C"/>
    <w:rsid w:val="00FD587D"/>
    <w:rsid w:val="00FE3BA3"/>
    <w:rsid w:val="00FE79DD"/>
    <w:rsid w:val="00FE7A5A"/>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40E"/>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 w:type="paragraph" w:styleId="NormalWeb">
    <w:name w:val="Normal (Web)"/>
    <w:basedOn w:val="Normal"/>
    <w:uiPriority w:val="99"/>
    <w:unhideWhenUsed/>
    <w:rsid w:val="00F05512"/>
    <w:pPr>
      <w:spacing w:before="100" w:beforeAutospacing="1" w:after="100" w:afterAutospacing="1" w:line="240" w:lineRule="auto"/>
    </w:pPr>
    <w:rPr>
      <w:rFonts w:eastAsia="Times New Roman" w:cs="Times New Roman"/>
      <w:szCs w:val="24"/>
      <w:lang w:val="en-US"/>
    </w:rPr>
  </w:style>
  <w:style w:type="paragraph" w:styleId="ListParagraph">
    <w:name w:val="List Paragraph"/>
    <w:basedOn w:val="Normal"/>
    <w:uiPriority w:val="34"/>
    <w:qFormat/>
    <w:rsid w:val="00E8237C"/>
    <w:pPr>
      <w:ind w:left="720"/>
      <w:contextualSpacing/>
    </w:pPr>
  </w:style>
  <w:style w:type="character" w:styleId="Hyperlink">
    <w:name w:val="Hyperlink"/>
    <w:basedOn w:val="DefaultParagraphFont"/>
    <w:uiPriority w:val="99"/>
    <w:unhideWhenUsed/>
    <w:rsid w:val="00E8237C"/>
    <w:rPr>
      <w:color w:val="0000FF" w:themeColor="hyperlink"/>
      <w:u w:val="single"/>
    </w:rPr>
  </w:style>
  <w:style w:type="character" w:styleId="UnresolvedMention">
    <w:name w:val="Unresolved Mention"/>
    <w:basedOn w:val="DefaultParagraphFont"/>
    <w:uiPriority w:val="99"/>
    <w:semiHidden/>
    <w:unhideWhenUsed/>
    <w:rsid w:val="00E82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8974">
      <w:bodyDiv w:val="1"/>
      <w:marLeft w:val="0"/>
      <w:marRight w:val="0"/>
      <w:marTop w:val="0"/>
      <w:marBottom w:val="0"/>
      <w:divBdr>
        <w:top w:val="none" w:sz="0" w:space="0" w:color="auto"/>
        <w:left w:val="none" w:sz="0" w:space="0" w:color="auto"/>
        <w:bottom w:val="none" w:sz="0" w:space="0" w:color="auto"/>
        <w:right w:val="none" w:sz="0" w:space="0" w:color="auto"/>
      </w:divBdr>
    </w:div>
    <w:div w:id="208274298">
      <w:bodyDiv w:val="1"/>
      <w:marLeft w:val="0"/>
      <w:marRight w:val="0"/>
      <w:marTop w:val="0"/>
      <w:marBottom w:val="0"/>
      <w:divBdr>
        <w:top w:val="none" w:sz="0" w:space="0" w:color="auto"/>
        <w:left w:val="none" w:sz="0" w:space="0" w:color="auto"/>
        <w:bottom w:val="none" w:sz="0" w:space="0" w:color="auto"/>
        <w:right w:val="none" w:sz="0" w:space="0" w:color="auto"/>
      </w:divBdr>
    </w:div>
    <w:div w:id="370964136">
      <w:bodyDiv w:val="1"/>
      <w:marLeft w:val="0"/>
      <w:marRight w:val="0"/>
      <w:marTop w:val="0"/>
      <w:marBottom w:val="0"/>
      <w:divBdr>
        <w:top w:val="none" w:sz="0" w:space="0" w:color="auto"/>
        <w:left w:val="none" w:sz="0" w:space="0" w:color="auto"/>
        <w:bottom w:val="none" w:sz="0" w:space="0" w:color="auto"/>
        <w:right w:val="none" w:sz="0" w:space="0" w:color="auto"/>
      </w:divBdr>
    </w:div>
    <w:div w:id="537932977">
      <w:bodyDiv w:val="1"/>
      <w:marLeft w:val="0"/>
      <w:marRight w:val="0"/>
      <w:marTop w:val="0"/>
      <w:marBottom w:val="0"/>
      <w:divBdr>
        <w:top w:val="none" w:sz="0" w:space="0" w:color="auto"/>
        <w:left w:val="none" w:sz="0" w:space="0" w:color="auto"/>
        <w:bottom w:val="none" w:sz="0" w:space="0" w:color="auto"/>
        <w:right w:val="none" w:sz="0" w:space="0" w:color="auto"/>
      </w:divBdr>
    </w:div>
    <w:div w:id="554434607">
      <w:bodyDiv w:val="1"/>
      <w:marLeft w:val="0"/>
      <w:marRight w:val="0"/>
      <w:marTop w:val="0"/>
      <w:marBottom w:val="0"/>
      <w:divBdr>
        <w:top w:val="none" w:sz="0" w:space="0" w:color="auto"/>
        <w:left w:val="none" w:sz="0" w:space="0" w:color="auto"/>
        <w:bottom w:val="none" w:sz="0" w:space="0" w:color="auto"/>
        <w:right w:val="none" w:sz="0" w:space="0" w:color="auto"/>
      </w:divBdr>
    </w:div>
    <w:div w:id="570122674">
      <w:bodyDiv w:val="1"/>
      <w:marLeft w:val="0"/>
      <w:marRight w:val="0"/>
      <w:marTop w:val="0"/>
      <w:marBottom w:val="0"/>
      <w:divBdr>
        <w:top w:val="none" w:sz="0" w:space="0" w:color="auto"/>
        <w:left w:val="none" w:sz="0" w:space="0" w:color="auto"/>
        <w:bottom w:val="none" w:sz="0" w:space="0" w:color="auto"/>
        <w:right w:val="none" w:sz="0" w:space="0" w:color="auto"/>
      </w:divBdr>
      <w:divsChild>
        <w:div w:id="457797627">
          <w:marLeft w:val="0"/>
          <w:marRight w:val="0"/>
          <w:marTop w:val="0"/>
          <w:marBottom w:val="0"/>
          <w:divBdr>
            <w:top w:val="none" w:sz="0" w:space="0" w:color="auto"/>
            <w:left w:val="none" w:sz="0" w:space="0" w:color="auto"/>
            <w:bottom w:val="none" w:sz="0" w:space="0" w:color="auto"/>
            <w:right w:val="none" w:sz="0" w:space="0" w:color="auto"/>
          </w:divBdr>
          <w:divsChild>
            <w:div w:id="672152180">
              <w:marLeft w:val="0"/>
              <w:marRight w:val="0"/>
              <w:marTop w:val="0"/>
              <w:marBottom w:val="0"/>
              <w:divBdr>
                <w:top w:val="none" w:sz="0" w:space="0" w:color="auto"/>
                <w:left w:val="none" w:sz="0" w:space="0" w:color="auto"/>
                <w:bottom w:val="none" w:sz="0" w:space="0" w:color="auto"/>
                <w:right w:val="none" w:sz="0" w:space="0" w:color="auto"/>
              </w:divBdr>
              <w:divsChild>
                <w:div w:id="12285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92309">
      <w:bodyDiv w:val="1"/>
      <w:marLeft w:val="0"/>
      <w:marRight w:val="0"/>
      <w:marTop w:val="0"/>
      <w:marBottom w:val="0"/>
      <w:divBdr>
        <w:top w:val="none" w:sz="0" w:space="0" w:color="auto"/>
        <w:left w:val="none" w:sz="0" w:space="0" w:color="auto"/>
        <w:bottom w:val="none" w:sz="0" w:space="0" w:color="auto"/>
        <w:right w:val="none" w:sz="0" w:space="0" w:color="auto"/>
      </w:divBdr>
      <w:divsChild>
        <w:div w:id="849217933">
          <w:marLeft w:val="0"/>
          <w:marRight w:val="0"/>
          <w:marTop w:val="0"/>
          <w:marBottom w:val="0"/>
          <w:divBdr>
            <w:top w:val="none" w:sz="0" w:space="0" w:color="auto"/>
            <w:left w:val="none" w:sz="0" w:space="0" w:color="auto"/>
            <w:bottom w:val="none" w:sz="0" w:space="0" w:color="auto"/>
            <w:right w:val="none" w:sz="0" w:space="0" w:color="auto"/>
          </w:divBdr>
        </w:div>
        <w:div w:id="16280107">
          <w:marLeft w:val="0"/>
          <w:marRight w:val="0"/>
          <w:marTop w:val="0"/>
          <w:marBottom w:val="0"/>
          <w:divBdr>
            <w:top w:val="none" w:sz="0" w:space="0" w:color="auto"/>
            <w:left w:val="none" w:sz="0" w:space="0" w:color="auto"/>
            <w:bottom w:val="none" w:sz="0" w:space="0" w:color="auto"/>
            <w:right w:val="none" w:sz="0" w:space="0" w:color="auto"/>
          </w:divBdr>
        </w:div>
      </w:divsChild>
    </w:div>
    <w:div w:id="725494118">
      <w:bodyDiv w:val="1"/>
      <w:marLeft w:val="0"/>
      <w:marRight w:val="0"/>
      <w:marTop w:val="0"/>
      <w:marBottom w:val="0"/>
      <w:divBdr>
        <w:top w:val="none" w:sz="0" w:space="0" w:color="auto"/>
        <w:left w:val="none" w:sz="0" w:space="0" w:color="auto"/>
        <w:bottom w:val="none" w:sz="0" w:space="0" w:color="auto"/>
        <w:right w:val="none" w:sz="0" w:space="0" w:color="auto"/>
      </w:divBdr>
    </w:div>
    <w:div w:id="752122943">
      <w:bodyDiv w:val="1"/>
      <w:marLeft w:val="0"/>
      <w:marRight w:val="0"/>
      <w:marTop w:val="0"/>
      <w:marBottom w:val="0"/>
      <w:divBdr>
        <w:top w:val="none" w:sz="0" w:space="0" w:color="auto"/>
        <w:left w:val="none" w:sz="0" w:space="0" w:color="auto"/>
        <w:bottom w:val="none" w:sz="0" w:space="0" w:color="auto"/>
        <w:right w:val="none" w:sz="0" w:space="0" w:color="auto"/>
      </w:divBdr>
    </w:div>
    <w:div w:id="992414319">
      <w:bodyDiv w:val="1"/>
      <w:marLeft w:val="0"/>
      <w:marRight w:val="0"/>
      <w:marTop w:val="0"/>
      <w:marBottom w:val="0"/>
      <w:divBdr>
        <w:top w:val="none" w:sz="0" w:space="0" w:color="auto"/>
        <w:left w:val="none" w:sz="0" w:space="0" w:color="auto"/>
        <w:bottom w:val="none" w:sz="0" w:space="0" w:color="auto"/>
        <w:right w:val="none" w:sz="0" w:space="0" w:color="auto"/>
      </w:divBdr>
    </w:div>
    <w:div w:id="1024867660">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289899228">
      <w:bodyDiv w:val="1"/>
      <w:marLeft w:val="0"/>
      <w:marRight w:val="0"/>
      <w:marTop w:val="0"/>
      <w:marBottom w:val="0"/>
      <w:divBdr>
        <w:top w:val="none" w:sz="0" w:space="0" w:color="auto"/>
        <w:left w:val="none" w:sz="0" w:space="0" w:color="auto"/>
        <w:bottom w:val="none" w:sz="0" w:space="0" w:color="auto"/>
        <w:right w:val="none" w:sz="0" w:space="0" w:color="auto"/>
      </w:divBdr>
    </w:div>
    <w:div w:id="1306396723">
      <w:bodyDiv w:val="1"/>
      <w:marLeft w:val="0"/>
      <w:marRight w:val="0"/>
      <w:marTop w:val="0"/>
      <w:marBottom w:val="0"/>
      <w:divBdr>
        <w:top w:val="none" w:sz="0" w:space="0" w:color="auto"/>
        <w:left w:val="none" w:sz="0" w:space="0" w:color="auto"/>
        <w:bottom w:val="none" w:sz="0" w:space="0" w:color="auto"/>
        <w:right w:val="none" w:sz="0" w:space="0" w:color="auto"/>
      </w:divBdr>
    </w:div>
    <w:div w:id="1386029250">
      <w:bodyDiv w:val="1"/>
      <w:marLeft w:val="0"/>
      <w:marRight w:val="0"/>
      <w:marTop w:val="0"/>
      <w:marBottom w:val="0"/>
      <w:divBdr>
        <w:top w:val="none" w:sz="0" w:space="0" w:color="auto"/>
        <w:left w:val="none" w:sz="0" w:space="0" w:color="auto"/>
        <w:bottom w:val="none" w:sz="0" w:space="0" w:color="auto"/>
        <w:right w:val="none" w:sz="0" w:space="0" w:color="auto"/>
      </w:divBdr>
    </w:div>
    <w:div w:id="1647396108">
      <w:bodyDiv w:val="1"/>
      <w:marLeft w:val="0"/>
      <w:marRight w:val="0"/>
      <w:marTop w:val="0"/>
      <w:marBottom w:val="0"/>
      <w:divBdr>
        <w:top w:val="none" w:sz="0" w:space="0" w:color="auto"/>
        <w:left w:val="none" w:sz="0" w:space="0" w:color="auto"/>
        <w:bottom w:val="none" w:sz="0" w:space="0" w:color="auto"/>
        <w:right w:val="none" w:sz="0" w:space="0" w:color="auto"/>
      </w:divBdr>
    </w:div>
    <w:div w:id="1842232819">
      <w:bodyDiv w:val="1"/>
      <w:marLeft w:val="0"/>
      <w:marRight w:val="0"/>
      <w:marTop w:val="0"/>
      <w:marBottom w:val="0"/>
      <w:divBdr>
        <w:top w:val="none" w:sz="0" w:space="0" w:color="auto"/>
        <w:left w:val="none" w:sz="0" w:space="0" w:color="auto"/>
        <w:bottom w:val="none" w:sz="0" w:space="0" w:color="auto"/>
        <w:right w:val="none" w:sz="0" w:space="0" w:color="auto"/>
      </w:divBdr>
    </w:div>
    <w:div w:id="1892888591">
      <w:bodyDiv w:val="1"/>
      <w:marLeft w:val="0"/>
      <w:marRight w:val="0"/>
      <w:marTop w:val="0"/>
      <w:marBottom w:val="0"/>
      <w:divBdr>
        <w:top w:val="none" w:sz="0" w:space="0" w:color="auto"/>
        <w:left w:val="none" w:sz="0" w:space="0" w:color="auto"/>
        <w:bottom w:val="none" w:sz="0" w:space="0" w:color="auto"/>
        <w:right w:val="none" w:sz="0" w:space="0" w:color="auto"/>
      </w:divBdr>
      <w:divsChild>
        <w:div w:id="148059429">
          <w:marLeft w:val="0"/>
          <w:marRight w:val="0"/>
          <w:marTop w:val="0"/>
          <w:marBottom w:val="0"/>
          <w:divBdr>
            <w:top w:val="none" w:sz="0" w:space="0" w:color="auto"/>
            <w:left w:val="none" w:sz="0" w:space="0" w:color="auto"/>
            <w:bottom w:val="none" w:sz="0" w:space="0" w:color="auto"/>
            <w:right w:val="none" w:sz="0" w:space="0" w:color="auto"/>
          </w:divBdr>
          <w:divsChild>
            <w:div w:id="1008599187">
              <w:marLeft w:val="0"/>
              <w:marRight w:val="0"/>
              <w:marTop w:val="0"/>
              <w:marBottom w:val="0"/>
              <w:divBdr>
                <w:top w:val="none" w:sz="0" w:space="0" w:color="auto"/>
                <w:left w:val="none" w:sz="0" w:space="0" w:color="auto"/>
                <w:bottom w:val="none" w:sz="0" w:space="0" w:color="auto"/>
                <w:right w:val="none" w:sz="0" w:space="0" w:color="auto"/>
              </w:divBdr>
              <w:divsChild>
                <w:div w:id="1983121253">
                  <w:marLeft w:val="0"/>
                  <w:marRight w:val="0"/>
                  <w:marTop w:val="0"/>
                  <w:marBottom w:val="0"/>
                  <w:divBdr>
                    <w:top w:val="none" w:sz="0" w:space="0" w:color="auto"/>
                    <w:left w:val="none" w:sz="0" w:space="0" w:color="auto"/>
                    <w:bottom w:val="none" w:sz="0" w:space="0" w:color="auto"/>
                    <w:right w:val="none" w:sz="0" w:space="0" w:color="auto"/>
                  </w:divBdr>
                  <w:divsChild>
                    <w:div w:id="2450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7919">
      <w:bodyDiv w:val="1"/>
      <w:marLeft w:val="0"/>
      <w:marRight w:val="0"/>
      <w:marTop w:val="0"/>
      <w:marBottom w:val="0"/>
      <w:divBdr>
        <w:top w:val="none" w:sz="0" w:space="0" w:color="auto"/>
        <w:left w:val="none" w:sz="0" w:space="0" w:color="auto"/>
        <w:bottom w:val="none" w:sz="0" w:space="0" w:color="auto"/>
        <w:right w:val="none" w:sz="0" w:space="0" w:color="auto"/>
      </w:divBdr>
    </w:div>
    <w:div w:id="2077510513">
      <w:bodyDiv w:val="1"/>
      <w:marLeft w:val="0"/>
      <w:marRight w:val="0"/>
      <w:marTop w:val="0"/>
      <w:marBottom w:val="0"/>
      <w:divBdr>
        <w:top w:val="none" w:sz="0" w:space="0" w:color="auto"/>
        <w:left w:val="none" w:sz="0" w:space="0" w:color="auto"/>
        <w:bottom w:val="none" w:sz="0" w:space="0" w:color="auto"/>
        <w:right w:val="none" w:sz="0" w:space="0" w:color="auto"/>
      </w:divBdr>
    </w:div>
    <w:div w:id="210005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boyko@uark.edu" TargetMode="Externa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emf"/><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0E2D-D202-5344-99A6-952F24E9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37</Pages>
  <Words>48449</Words>
  <Characters>276161</Characters>
  <Application>Microsoft Office Word</Application>
  <DocSecurity>0</DocSecurity>
  <Lines>2301</Lines>
  <Paragraphs>647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Hagen</cp:lastModifiedBy>
  <cp:revision>45</cp:revision>
  <dcterms:created xsi:type="dcterms:W3CDTF">2022-09-20T15:59:00Z</dcterms:created>
  <dcterms:modified xsi:type="dcterms:W3CDTF">2022-09-23T18:57:00Z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