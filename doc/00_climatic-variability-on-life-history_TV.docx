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Pr="002B0243" w:rsidRDefault="00000000" w:rsidP="00E8237C">
      <w:pPr>
        <w:spacing w:line="360" w:lineRule="auto"/>
        <w:rPr>
          <w:rFonts w:ascii="Times New Roman" w:eastAsia="Times New Roman" w:hAnsi="Times New Roman" w:cs="Times New Roman"/>
          <w:sz w:val="24"/>
          <w:szCs w:val="24"/>
        </w:rPr>
        <w:pPrChange w:id="0" w:author="Thais Nogales Da Costa Vasconcelos" w:date="2022-09-17T10:24:00Z">
          <w:pPr>
            <w:spacing w:line="480" w:lineRule="auto"/>
          </w:pPr>
        </w:pPrChange>
      </w:pPr>
      <w:r w:rsidRPr="002B0243">
        <w:rPr>
          <w:rFonts w:ascii="Times New Roman" w:eastAsia="Times New Roman" w:hAnsi="Times New Roman" w:cs="Times New Roman"/>
          <w:sz w:val="24"/>
          <w:szCs w:val="24"/>
        </w:rPr>
        <w:t>NEW PHYTOLOGIST SPECIAL ISSUE</w:t>
      </w:r>
    </w:p>
    <w:p w14:paraId="3B70B022" w14:textId="77777777" w:rsidR="00DC165B" w:rsidRPr="002B0243" w:rsidRDefault="00DC165B" w:rsidP="00E8237C">
      <w:pPr>
        <w:spacing w:line="360" w:lineRule="auto"/>
        <w:rPr>
          <w:rFonts w:ascii="Times New Roman" w:eastAsia="Times New Roman" w:hAnsi="Times New Roman" w:cs="Times New Roman"/>
          <w:sz w:val="24"/>
          <w:szCs w:val="24"/>
        </w:rPr>
        <w:pPrChange w:id="1" w:author="Thais Nogales Da Costa Vasconcelos" w:date="2022-09-17T10:24:00Z">
          <w:pPr>
            <w:spacing w:line="480" w:lineRule="auto"/>
          </w:pPr>
        </w:pPrChange>
      </w:pPr>
    </w:p>
    <w:p w14:paraId="6D21EEA0" w14:textId="77777777" w:rsidR="00DC165B" w:rsidRPr="002B0243" w:rsidRDefault="00DC165B" w:rsidP="00E8237C">
      <w:pPr>
        <w:spacing w:line="360" w:lineRule="auto"/>
        <w:rPr>
          <w:rFonts w:ascii="Times New Roman" w:eastAsia="Times New Roman" w:hAnsi="Times New Roman" w:cs="Times New Roman"/>
          <w:b/>
          <w:sz w:val="24"/>
          <w:szCs w:val="24"/>
        </w:rPr>
        <w:pPrChange w:id="2" w:author="Thais Nogales Da Costa Vasconcelos" w:date="2022-09-17T10:24:00Z">
          <w:pPr>
            <w:spacing w:line="480" w:lineRule="auto"/>
          </w:pPr>
        </w:pPrChange>
      </w:pPr>
    </w:p>
    <w:p w14:paraId="49CC6E01" w14:textId="77777777" w:rsidR="00DC165B" w:rsidRPr="002B0243" w:rsidRDefault="00000000" w:rsidP="00E8237C">
      <w:pPr>
        <w:spacing w:line="360" w:lineRule="auto"/>
        <w:rPr>
          <w:rFonts w:ascii="Times New Roman" w:eastAsia="Times New Roman" w:hAnsi="Times New Roman" w:cs="Times New Roman"/>
          <w:b/>
          <w:sz w:val="24"/>
          <w:szCs w:val="24"/>
        </w:rPr>
        <w:pPrChange w:id="3" w:author="Thais Nogales Da Costa Vasconcelos" w:date="2022-09-17T10:24:00Z">
          <w:pPr>
            <w:spacing w:line="480" w:lineRule="auto"/>
          </w:pPr>
        </w:pPrChange>
      </w:pPr>
      <w:r w:rsidRPr="002B0243">
        <w:rPr>
          <w:rFonts w:ascii="Times New Roman" w:eastAsia="Times New Roman" w:hAnsi="Times New Roman" w:cs="Times New Roman"/>
          <w:b/>
          <w:sz w:val="24"/>
          <w:szCs w:val="24"/>
        </w:rPr>
        <w:t>Long-term responses of life-history strategies to climatic variability in flowering plants*</w:t>
      </w:r>
    </w:p>
    <w:p w14:paraId="42A4FC32" w14:textId="77777777" w:rsidR="00DC165B" w:rsidRPr="002B0243" w:rsidRDefault="00DC165B" w:rsidP="00E8237C">
      <w:pPr>
        <w:spacing w:line="360" w:lineRule="auto"/>
        <w:rPr>
          <w:rFonts w:ascii="Times New Roman" w:eastAsia="Times New Roman" w:hAnsi="Times New Roman" w:cs="Times New Roman"/>
          <w:b/>
          <w:sz w:val="24"/>
          <w:szCs w:val="24"/>
        </w:rPr>
        <w:pPrChange w:id="4" w:author="Thais Nogales Da Costa Vasconcelos" w:date="2022-09-17T10:24:00Z">
          <w:pPr>
            <w:spacing w:line="480" w:lineRule="auto"/>
          </w:pPr>
        </w:pPrChange>
      </w:pPr>
    </w:p>
    <w:p w14:paraId="4E6BF037" w14:textId="77777777" w:rsidR="00DC165B" w:rsidRPr="002B0243" w:rsidRDefault="00DC165B" w:rsidP="00E8237C">
      <w:pPr>
        <w:spacing w:line="360" w:lineRule="auto"/>
        <w:rPr>
          <w:rFonts w:ascii="Times New Roman" w:eastAsia="Times New Roman" w:hAnsi="Times New Roman" w:cs="Times New Roman"/>
          <w:b/>
          <w:sz w:val="24"/>
          <w:szCs w:val="24"/>
        </w:rPr>
        <w:pPrChange w:id="5" w:author="Thais Nogales Da Costa Vasconcelos" w:date="2022-09-17T10:24:00Z">
          <w:pPr>
            <w:spacing w:line="480" w:lineRule="auto"/>
          </w:pPr>
        </w:pPrChange>
      </w:pPr>
    </w:p>
    <w:p w14:paraId="1DEB56F5" w14:textId="77777777" w:rsidR="00DC165B" w:rsidRPr="002B0243" w:rsidRDefault="00DC165B" w:rsidP="00E8237C">
      <w:pPr>
        <w:spacing w:line="360" w:lineRule="auto"/>
        <w:rPr>
          <w:rFonts w:ascii="Times New Roman" w:eastAsia="Times New Roman" w:hAnsi="Times New Roman" w:cs="Times New Roman"/>
          <w:b/>
          <w:sz w:val="24"/>
          <w:szCs w:val="24"/>
        </w:rPr>
        <w:pPrChange w:id="6" w:author="Thais Nogales Da Costa Vasconcelos" w:date="2022-09-17T10:24:00Z">
          <w:pPr>
            <w:spacing w:line="480" w:lineRule="auto"/>
          </w:pPr>
        </w:pPrChange>
      </w:pPr>
    </w:p>
    <w:p w14:paraId="6873BAD6" w14:textId="22D19930" w:rsidR="00DC165B" w:rsidRPr="002B0243" w:rsidRDefault="00000000" w:rsidP="00E8237C">
      <w:pPr>
        <w:spacing w:line="360" w:lineRule="auto"/>
        <w:rPr>
          <w:rFonts w:ascii="Times New Roman" w:eastAsia="Times New Roman" w:hAnsi="Times New Roman" w:cs="Times New Roman"/>
          <w:sz w:val="24"/>
          <w:szCs w:val="24"/>
        </w:rPr>
        <w:pPrChange w:id="7" w:author="Thais Nogales Da Costa Vasconcelos" w:date="2022-09-17T10:24:00Z">
          <w:pPr>
            <w:spacing w:line="480" w:lineRule="auto"/>
          </w:pPr>
        </w:pPrChange>
      </w:pPr>
      <w:r w:rsidRPr="002B0243">
        <w:rPr>
          <w:rFonts w:ascii="Times New Roman" w:eastAsia="Times New Roman" w:hAnsi="Times New Roman" w:cs="Times New Roman"/>
          <w:sz w:val="24"/>
          <w:szCs w:val="24"/>
        </w:rPr>
        <w:t>James D. Boyko</w:t>
      </w:r>
      <w:r w:rsidRPr="002B0243">
        <w:rPr>
          <w:rFonts w:ascii="Times New Roman" w:eastAsia="Times New Roman" w:hAnsi="Times New Roman" w:cs="Times New Roman"/>
          <w:sz w:val="24"/>
          <w:szCs w:val="24"/>
          <w:vertAlign w:val="superscript"/>
        </w:rPr>
        <w:t>1</w:t>
      </w:r>
      <w:ins w:id="8" w:author="Thais Nogales Da Costa Vasconcelos" w:date="2022-09-17T10:02:00Z">
        <w:r w:rsidR="00F05512">
          <w:rPr>
            <w:rFonts w:ascii="Times New Roman" w:eastAsia="Times New Roman" w:hAnsi="Times New Roman" w:cs="Times New Roman"/>
            <w:sz w:val="24"/>
            <w:szCs w:val="24"/>
            <w:vertAlign w:val="superscript"/>
          </w:rPr>
          <w:t>,2</w:t>
        </w:r>
      </w:ins>
      <w:r w:rsidRPr="002B0243">
        <w:rPr>
          <w:rFonts w:ascii="Times New Roman" w:eastAsia="Times New Roman" w:hAnsi="Times New Roman" w:cs="Times New Roman"/>
          <w:sz w:val="24"/>
          <w:szCs w:val="24"/>
        </w:rPr>
        <w:t>, Eric R. Hagen</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Jeremy M. Beaulieu</w:t>
      </w: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sz w:val="24"/>
          <w:szCs w:val="24"/>
        </w:rPr>
        <w:t>, and Thais Vasconcelos</w:t>
      </w:r>
      <w:r w:rsidRPr="002B0243">
        <w:rPr>
          <w:rFonts w:ascii="Times New Roman" w:eastAsia="Times New Roman" w:hAnsi="Times New Roman" w:cs="Times New Roman"/>
          <w:sz w:val="24"/>
          <w:szCs w:val="24"/>
          <w:vertAlign w:val="superscript"/>
        </w:rPr>
        <w:t xml:space="preserve">1 </w:t>
      </w:r>
      <w:ins w:id="9" w:author="Thais Nogales Da Costa Vasconcelos" w:date="2022-09-17T10:02:00Z">
        <w:r w:rsidR="00F05512">
          <w:rPr>
            <w:rFonts w:ascii="Times New Roman" w:eastAsia="Times New Roman" w:hAnsi="Times New Roman" w:cs="Times New Roman"/>
            <w:sz w:val="24"/>
            <w:szCs w:val="24"/>
            <w:vertAlign w:val="superscript"/>
          </w:rPr>
          <w:t>,3</w:t>
        </w:r>
      </w:ins>
      <w:r w:rsidRPr="002B0243">
        <w:rPr>
          <w:rFonts w:ascii="Times New Roman" w:eastAsia="Times New Roman" w:hAnsi="Times New Roman" w:cs="Times New Roman"/>
          <w:sz w:val="24"/>
          <w:szCs w:val="24"/>
          <w:vertAlign w:val="subscript"/>
        </w:rPr>
        <w:t xml:space="preserve"> </w:t>
      </w:r>
    </w:p>
    <w:p w14:paraId="3AD388AC" w14:textId="77777777" w:rsidR="00DC165B" w:rsidRPr="002B0243" w:rsidRDefault="00DC165B" w:rsidP="00E8237C">
      <w:pPr>
        <w:spacing w:line="360" w:lineRule="auto"/>
        <w:rPr>
          <w:rFonts w:ascii="Times New Roman" w:eastAsia="Times New Roman" w:hAnsi="Times New Roman" w:cs="Times New Roman"/>
          <w:sz w:val="24"/>
          <w:szCs w:val="24"/>
        </w:rPr>
        <w:pPrChange w:id="10" w:author="Thais Nogales Da Costa Vasconcelos" w:date="2022-09-17T10:24:00Z">
          <w:pPr>
            <w:spacing w:line="480" w:lineRule="auto"/>
          </w:pPr>
        </w:pPrChange>
      </w:pPr>
    </w:p>
    <w:p w14:paraId="71444C6A" w14:textId="4AE46F66" w:rsidR="00F05512" w:rsidRDefault="00000000" w:rsidP="00E8237C">
      <w:pPr>
        <w:spacing w:line="360" w:lineRule="auto"/>
        <w:rPr>
          <w:ins w:id="11" w:author="Thais Nogales Da Costa Vasconcelos" w:date="2022-09-17T10:03:00Z"/>
          <w:rFonts w:ascii="Times New Roman" w:eastAsia="Times New Roman" w:hAnsi="Times New Roman" w:cs="Times New Roman"/>
          <w:i/>
          <w:sz w:val="24"/>
          <w:szCs w:val="24"/>
        </w:rPr>
        <w:pPrChange w:id="12" w:author="Thais Nogales Da Costa Vasconcelos" w:date="2022-09-17T10:24:00Z">
          <w:pPr>
            <w:spacing w:line="480" w:lineRule="auto"/>
          </w:pPr>
        </w:pPrChange>
      </w:pPr>
      <w:r w:rsidRPr="002B0243">
        <w:rPr>
          <w:rFonts w:ascii="Times New Roman" w:eastAsia="Times New Roman" w:hAnsi="Times New Roman" w:cs="Times New Roman"/>
          <w:sz w:val="24"/>
          <w:szCs w:val="24"/>
          <w:vertAlign w:val="superscript"/>
        </w:rPr>
        <w:t>1</w:t>
      </w:r>
      <w:r w:rsidRPr="002B0243">
        <w:rPr>
          <w:rFonts w:ascii="Times New Roman" w:eastAsia="Times New Roman" w:hAnsi="Times New Roman" w:cs="Times New Roman"/>
          <w:i/>
          <w:sz w:val="24"/>
          <w:szCs w:val="24"/>
        </w:rPr>
        <w:t xml:space="preserve">Department of Biological Sciences, University of Arkansas, Fayetteville, </w:t>
      </w:r>
      <w:del w:id="13" w:author="Thais Nogales Da Costa Vasconcelos" w:date="2022-09-17T10:05:00Z">
        <w:r w:rsidRPr="002B0243" w:rsidDel="00C81C83">
          <w:rPr>
            <w:rFonts w:ascii="Times New Roman" w:eastAsia="Times New Roman" w:hAnsi="Times New Roman" w:cs="Times New Roman"/>
            <w:i/>
            <w:sz w:val="24"/>
            <w:szCs w:val="24"/>
          </w:rPr>
          <w:delText>Arkansas</w:delText>
        </w:r>
      </w:del>
      <w:ins w:id="14" w:author="Thais Nogales Da Costa Vasconcelos" w:date="2022-09-17T10:05:00Z">
        <w:r w:rsidR="00C81C83">
          <w:rPr>
            <w:rFonts w:ascii="Times New Roman" w:eastAsia="Times New Roman" w:hAnsi="Times New Roman" w:cs="Times New Roman"/>
            <w:i/>
            <w:sz w:val="24"/>
            <w:szCs w:val="24"/>
          </w:rPr>
          <w:t>AR</w:t>
        </w:r>
      </w:ins>
      <w:r w:rsidRPr="002B0243">
        <w:rPr>
          <w:rFonts w:ascii="Times New Roman" w:eastAsia="Times New Roman" w:hAnsi="Times New Roman" w:cs="Times New Roman"/>
          <w:i/>
          <w:sz w:val="24"/>
          <w:szCs w:val="24"/>
        </w:rPr>
        <w:t>, 72701 USA</w:t>
      </w:r>
    </w:p>
    <w:p w14:paraId="5582A446" w14:textId="6EFDD65F" w:rsidR="00F05512" w:rsidRPr="00F05512" w:rsidRDefault="00F05512" w:rsidP="00E8237C">
      <w:pPr>
        <w:pStyle w:val="NormalWeb"/>
        <w:spacing w:line="360" w:lineRule="auto"/>
        <w:rPr>
          <w:i/>
          <w:lang w:val="en"/>
          <w:rPrChange w:id="15" w:author="Thais Nogales Da Costa Vasconcelos" w:date="2022-09-17T10:04:00Z">
            <w:rPr>
              <w:rFonts w:ascii="Times New Roman" w:eastAsia="Times New Roman" w:hAnsi="Times New Roman" w:cs="Times New Roman"/>
              <w:i/>
              <w:sz w:val="24"/>
              <w:szCs w:val="24"/>
            </w:rPr>
          </w:rPrChange>
        </w:rPr>
        <w:pPrChange w:id="16" w:author="Thais Nogales Da Costa Vasconcelos" w:date="2022-09-17T10:24:00Z">
          <w:pPr>
            <w:spacing w:line="480" w:lineRule="auto"/>
          </w:pPr>
        </w:pPrChange>
      </w:pPr>
      <w:ins w:id="17" w:author="Thais Nogales Da Costa Vasconcelos" w:date="2022-09-17T10:03:00Z">
        <w:r w:rsidRPr="00F05512">
          <w:rPr>
            <w:i/>
            <w:vertAlign w:val="superscript"/>
            <w:lang w:val="en"/>
            <w:rPrChange w:id="18" w:author="Thais Nogales Da Costa Vasconcelos" w:date="2022-09-17T10:04:00Z">
              <w:rPr>
                <w:rFonts w:ascii="Times New Roman" w:eastAsia="Times New Roman" w:hAnsi="Times New Roman" w:cs="Times New Roman"/>
                <w:i/>
                <w:sz w:val="24"/>
                <w:szCs w:val="24"/>
              </w:rPr>
            </w:rPrChange>
          </w:rPr>
          <w:t xml:space="preserve">2 </w:t>
        </w:r>
      </w:ins>
      <w:ins w:id="19" w:author="Thais Nogales Da Costa Vasconcelos" w:date="2022-09-17T10:04:00Z">
        <w:r w:rsidRPr="00F05512">
          <w:rPr>
            <w:i/>
            <w:lang w:val="en"/>
            <w:rPrChange w:id="20" w:author="Thais Nogales Da Costa Vasconcelos" w:date="2022-09-17T10:04:00Z">
              <w:rPr>
                <w:rFonts w:ascii="FrutigerLTStd" w:hAnsi="FrutigerLTStd"/>
                <w:i/>
                <w:iCs/>
                <w:sz w:val="18"/>
                <w:szCs w:val="18"/>
              </w:rPr>
            </w:rPrChange>
          </w:rPr>
          <w:t xml:space="preserve">Department of Ecology and Evolutionary Biology, University of Tennessee, Knoxville, </w:t>
        </w:r>
      </w:ins>
      <w:ins w:id="21" w:author="Thais Nogales Da Costa Vasconcelos" w:date="2022-09-17T10:05:00Z">
        <w:r w:rsidR="00C81C83">
          <w:rPr>
            <w:i/>
            <w:lang w:val="en"/>
          </w:rPr>
          <w:t>TN,</w:t>
        </w:r>
      </w:ins>
      <w:ins w:id="22" w:author="Thais Nogales Da Costa Vasconcelos" w:date="2022-09-17T10:04:00Z">
        <w:r w:rsidRPr="00F05512">
          <w:rPr>
            <w:i/>
            <w:lang w:val="en"/>
            <w:rPrChange w:id="23" w:author="Thais Nogales Da Costa Vasconcelos" w:date="2022-09-17T10:04:00Z">
              <w:rPr>
                <w:rFonts w:ascii="FrutigerLTStd" w:hAnsi="FrutigerLTStd"/>
                <w:i/>
                <w:iCs/>
                <w:sz w:val="18"/>
                <w:szCs w:val="18"/>
              </w:rPr>
            </w:rPrChange>
          </w:rPr>
          <w:t xml:space="preserve"> 37996 </w:t>
        </w:r>
      </w:ins>
      <w:ins w:id="24" w:author="Thais Nogales Da Costa Vasconcelos" w:date="2022-09-17T10:05:00Z">
        <w:r w:rsidR="00C81C83">
          <w:rPr>
            <w:i/>
            <w:lang w:val="en"/>
          </w:rPr>
          <w:t>USA</w:t>
        </w:r>
      </w:ins>
    </w:p>
    <w:p w14:paraId="5091F834" w14:textId="4AC969CE" w:rsidR="00F05512" w:rsidRPr="00F05512" w:rsidRDefault="00F05512" w:rsidP="00E8237C">
      <w:pPr>
        <w:pStyle w:val="NormalWeb"/>
        <w:spacing w:before="0" w:beforeAutospacing="0" w:after="0" w:afterAutospacing="0" w:line="360" w:lineRule="auto"/>
        <w:rPr>
          <w:ins w:id="25" w:author="Thais Nogales Da Costa Vasconcelos" w:date="2022-09-17T10:03:00Z"/>
          <w:i/>
          <w:lang w:val="en"/>
          <w:rPrChange w:id="26" w:author="Thais Nogales Da Costa Vasconcelos" w:date="2022-09-17T10:04:00Z">
            <w:rPr>
              <w:ins w:id="27" w:author="Thais Nogales Da Costa Vasconcelos" w:date="2022-09-17T10:03:00Z"/>
              <w:color w:val="000000"/>
            </w:rPr>
          </w:rPrChange>
        </w:rPr>
        <w:pPrChange w:id="28" w:author="Thais Nogales Da Costa Vasconcelos" w:date="2022-09-17T10:24:00Z">
          <w:pPr>
            <w:pStyle w:val="NormalWeb"/>
            <w:spacing w:before="0" w:beforeAutospacing="0" w:after="0" w:afterAutospacing="0" w:line="480" w:lineRule="auto"/>
          </w:pPr>
        </w:pPrChange>
      </w:pPr>
      <w:ins w:id="29" w:author="Thais Nogales Da Costa Vasconcelos" w:date="2022-09-17T10:03:00Z">
        <w:r w:rsidRPr="00F05512">
          <w:rPr>
            <w:i/>
            <w:vertAlign w:val="superscript"/>
            <w:lang w:val="en"/>
            <w:rPrChange w:id="30" w:author="Thais Nogales Da Costa Vasconcelos" w:date="2022-09-17T10:04:00Z">
              <w:rPr>
                <w:bCs/>
                <w:vertAlign w:val="superscript"/>
              </w:rPr>
            </w:rPrChange>
          </w:rPr>
          <w:t>3</w:t>
        </w:r>
        <w:r w:rsidRPr="00F05512">
          <w:rPr>
            <w:i/>
            <w:lang w:val="en"/>
            <w:rPrChange w:id="31" w:author="Thais Nogales Da Costa Vasconcelos" w:date="2022-09-17T10:04:00Z">
              <w:rPr>
                <w:b/>
              </w:rPr>
            </w:rPrChange>
          </w:rPr>
          <w:t xml:space="preserve"> </w:t>
        </w:r>
        <w:r w:rsidRPr="00F05512">
          <w:rPr>
            <w:i/>
            <w:lang w:val="en"/>
            <w:rPrChange w:id="32" w:author="Thais Nogales Da Costa Vasconcelos" w:date="2022-09-17T10:04:00Z">
              <w:rPr>
                <w:color w:val="000000"/>
                <w:sz w:val="22"/>
                <w:szCs w:val="22"/>
              </w:rPr>
            </w:rPrChange>
          </w:rPr>
          <w:t xml:space="preserve">Department of Ecology and Evolutionary Biology, University of Michigan, Ann Arbor, MI </w:t>
        </w:r>
        <w:r w:rsidRPr="00F05512">
          <w:rPr>
            <w:i/>
            <w:lang w:val="en"/>
            <w:rPrChange w:id="33" w:author="Thais Nogales Da Costa Vasconcelos" w:date="2022-09-17T10:04:00Z">
              <w:rPr>
                <w:rFonts w:ascii="Arial" w:hAnsi="Arial" w:cs="Arial"/>
                <w:color w:val="333333"/>
                <w:sz w:val="21"/>
                <w:szCs w:val="21"/>
                <w:shd w:val="clear" w:color="auto" w:fill="FFFFFF"/>
              </w:rPr>
            </w:rPrChange>
          </w:rPr>
          <w:t>48109</w:t>
        </w:r>
        <w:r w:rsidRPr="00F05512">
          <w:rPr>
            <w:i/>
            <w:lang w:val="en"/>
            <w:rPrChange w:id="34" w:author="Thais Nogales Da Costa Vasconcelos" w:date="2022-09-17T10:04:00Z">
              <w:rPr>
                <w:color w:val="000000"/>
                <w:sz w:val="22"/>
                <w:szCs w:val="22"/>
              </w:rPr>
            </w:rPrChange>
          </w:rPr>
          <w:t xml:space="preserve"> USA</w:t>
        </w:r>
      </w:ins>
    </w:p>
    <w:p w14:paraId="0AEBB7DD" w14:textId="77777777" w:rsidR="00F05512" w:rsidRPr="00F05512" w:rsidRDefault="00F05512" w:rsidP="00E8237C">
      <w:pPr>
        <w:spacing w:line="360" w:lineRule="auto"/>
        <w:rPr>
          <w:ins w:id="35" w:author="Thais Nogales Da Costa Vasconcelos" w:date="2022-09-17T10:03:00Z"/>
          <w:rFonts w:ascii="Times New Roman" w:eastAsia="Times New Roman" w:hAnsi="Times New Roman" w:cs="Times New Roman"/>
          <w:color w:val="000000"/>
          <w:sz w:val="24"/>
          <w:szCs w:val="24"/>
          <w:lang w:val="en-US"/>
        </w:rPr>
        <w:pPrChange w:id="36" w:author="Thais Nogales Da Costa Vasconcelos" w:date="2022-09-17T10:24:00Z">
          <w:pPr>
            <w:spacing w:line="480" w:lineRule="auto"/>
          </w:pPr>
        </w:pPrChange>
      </w:pPr>
      <w:ins w:id="37" w:author="Thais Nogales Da Costa Vasconcelos" w:date="2022-09-17T10:03:00Z">
        <w:r w:rsidRPr="00F05512">
          <w:rPr>
            <w:rFonts w:ascii="Times New Roman" w:eastAsia="Times New Roman" w:hAnsi="Times New Roman" w:cs="Times New Roman"/>
            <w:b/>
            <w:bCs/>
            <w:color w:val="000000"/>
            <w:sz w:val="24"/>
            <w:szCs w:val="24"/>
            <w:lang w:val="en-US"/>
          </w:rPr>
          <w:t> </w:t>
        </w:r>
      </w:ins>
    </w:p>
    <w:p w14:paraId="05795FAF" w14:textId="486732E1" w:rsidR="00DC165B" w:rsidRPr="002B0243" w:rsidDel="00E8237C" w:rsidRDefault="00DC165B" w:rsidP="00E8237C">
      <w:pPr>
        <w:spacing w:line="360" w:lineRule="auto"/>
        <w:rPr>
          <w:del w:id="38" w:author="Thais Nogales Da Costa Vasconcelos" w:date="2022-09-17T10:24:00Z"/>
          <w:rFonts w:ascii="Times New Roman" w:eastAsia="Times New Roman" w:hAnsi="Times New Roman" w:cs="Times New Roman"/>
          <w:b/>
          <w:sz w:val="24"/>
          <w:szCs w:val="24"/>
        </w:rPr>
        <w:pPrChange w:id="39" w:author="Thais Nogales Da Costa Vasconcelos" w:date="2022-09-17T10:24:00Z">
          <w:pPr>
            <w:spacing w:line="480" w:lineRule="auto"/>
          </w:pPr>
        </w:pPrChange>
      </w:pPr>
    </w:p>
    <w:p w14:paraId="1C587586" w14:textId="3A17CCF6" w:rsidR="00DC165B" w:rsidRPr="002B0243" w:rsidDel="00E8237C" w:rsidRDefault="00DC165B" w:rsidP="00E8237C">
      <w:pPr>
        <w:spacing w:line="360" w:lineRule="auto"/>
        <w:rPr>
          <w:del w:id="40" w:author="Thais Nogales Da Costa Vasconcelos" w:date="2022-09-17T10:24:00Z"/>
          <w:rFonts w:ascii="Times New Roman" w:eastAsia="Times New Roman" w:hAnsi="Times New Roman" w:cs="Times New Roman"/>
          <w:b/>
          <w:sz w:val="24"/>
          <w:szCs w:val="24"/>
        </w:rPr>
        <w:pPrChange w:id="41" w:author="Thais Nogales Da Costa Vasconcelos" w:date="2022-09-17T10:24:00Z">
          <w:pPr>
            <w:spacing w:line="480" w:lineRule="auto"/>
          </w:pPr>
        </w:pPrChange>
      </w:pPr>
    </w:p>
    <w:p w14:paraId="08A14AF5" w14:textId="3E1ED06F" w:rsidR="00DC165B" w:rsidRPr="002B0243" w:rsidDel="00E8237C" w:rsidRDefault="00DC165B" w:rsidP="00E8237C">
      <w:pPr>
        <w:spacing w:line="360" w:lineRule="auto"/>
        <w:rPr>
          <w:del w:id="42" w:author="Thais Nogales Da Costa Vasconcelos" w:date="2022-09-17T10:24:00Z"/>
          <w:rFonts w:ascii="Times New Roman" w:eastAsia="Times New Roman" w:hAnsi="Times New Roman" w:cs="Times New Roman"/>
          <w:b/>
          <w:sz w:val="24"/>
          <w:szCs w:val="24"/>
        </w:rPr>
        <w:pPrChange w:id="43" w:author="Thais Nogales Da Costa Vasconcelos" w:date="2022-09-17T10:24:00Z">
          <w:pPr>
            <w:spacing w:line="480" w:lineRule="auto"/>
          </w:pPr>
        </w:pPrChange>
      </w:pPr>
    </w:p>
    <w:p w14:paraId="2EC5521A" w14:textId="3F2F0EB6" w:rsidR="00DC165B" w:rsidRPr="002B0243" w:rsidDel="00E8237C" w:rsidRDefault="00DC165B" w:rsidP="00E8237C">
      <w:pPr>
        <w:spacing w:line="360" w:lineRule="auto"/>
        <w:rPr>
          <w:del w:id="44" w:author="Thais Nogales Da Costa Vasconcelos" w:date="2022-09-17T10:24:00Z"/>
          <w:rFonts w:ascii="Times New Roman" w:eastAsia="Times New Roman" w:hAnsi="Times New Roman" w:cs="Times New Roman"/>
          <w:b/>
          <w:sz w:val="24"/>
          <w:szCs w:val="24"/>
          <w:vertAlign w:val="superscript"/>
        </w:rPr>
        <w:pPrChange w:id="45" w:author="Thais Nogales Da Costa Vasconcelos" w:date="2022-09-17T10:24:00Z">
          <w:pPr>
            <w:spacing w:line="480" w:lineRule="auto"/>
          </w:pPr>
        </w:pPrChange>
      </w:pPr>
    </w:p>
    <w:p w14:paraId="62EB72A7" w14:textId="0B543489" w:rsidR="00DC165B" w:rsidRPr="002B0243" w:rsidDel="00E8237C" w:rsidRDefault="00DC165B" w:rsidP="00E8237C">
      <w:pPr>
        <w:spacing w:line="360" w:lineRule="auto"/>
        <w:rPr>
          <w:del w:id="46" w:author="Thais Nogales Da Costa Vasconcelos" w:date="2022-09-17T10:24:00Z"/>
          <w:rFonts w:ascii="Times New Roman" w:eastAsia="Times New Roman" w:hAnsi="Times New Roman" w:cs="Times New Roman"/>
          <w:b/>
          <w:sz w:val="24"/>
          <w:szCs w:val="24"/>
          <w:vertAlign w:val="superscript"/>
        </w:rPr>
        <w:pPrChange w:id="47" w:author="Thais Nogales Da Costa Vasconcelos" w:date="2022-09-17T10:24:00Z">
          <w:pPr>
            <w:spacing w:line="480" w:lineRule="auto"/>
          </w:pPr>
        </w:pPrChange>
      </w:pPr>
    </w:p>
    <w:p w14:paraId="7D9A6E3F" w14:textId="38702C22" w:rsidR="00DC165B" w:rsidRPr="002B0243" w:rsidDel="00E8237C" w:rsidRDefault="00DC165B" w:rsidP="00E8237C">
      <w:pPr>
        <w:spacing w:line="360" w:lineRule="auto"/>
        <w:rPr>
          <w:del w:id="48" w:author="Thais Nogales Da Costa Vasconcelos" w:date="2022-09-17T10:24:00Z"/>
          <w:rFonts w:ascii="Times New Roman" w:eastAsia="Times New Roman" w:hAnsi="Times New Roman" w:cs="Times New Roman"/>
          <w:b/>
          <w:sz w:val="24"/>
          <w:szCs w:val="24"/>
          <w:vertAlign w:val="superscript"/>
        </w:rPr>
        <w:pPrChange w:id="49" w:author="Thais Nogales Da Costa Vasconcelos" w:date="2022-09-17T10:24:00Z">
          <w:pPr>
            <w:spacing w:line="480" w:lineRule="auto"/>
          </w:pPr>
        </w:pPrChange>
      </w:pPr>
    </w:p>
    <w:p w14:paraId="28845136" w14:textId="77777777" w:rsidR="00DC165B" w:rsidRPr="002B0243" w:rsidRDefault="00DC165B" w:rsidP="00E8237C">
      <w:pPr>
        <w:spacing w:line="360" w:lineRule="auto"/>
        <w:rPr>
          <w:rFonts w:ascii="Times New Roman" w:eastAsia="Times New Roman" w:hAnsi="Times New Roman" w:cs="Times New Roman"/>
          <w:b/>
          <w:sz w:val="24"/>
          <w:szCs w:val="24"/>
          <w:vertAlign w:val="superscript"/>
        </w:rPr>
        <w:pPrChange w:id="50" w:author="Thais Nogales Da Costa Vasconcelos" w:date="2022-09-17T10:24:00Z">
          <w:pPr>
            <w:spacing w:line="480" w:lineRule="auto"/>
          </w:pPr>
        </w:pPrChange>
      </w:pPr>
    </w:p>
    <w:p w14:paraId="772C54DD" w14:textId="73B8CA24" w:rsidR="00DC165B" w:rsidRDefault="00000000" w:rsidP="00E8237C">
      <w:pPr>
        <w:spacing w:line="360" w:lineRule="auto"/>
        <w:rPr>
          <w:ins w:id="51" w:author="Thais Nogales Da Costa Vasconcelos" w:date="2022-09-17T10:24:00Z"/>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vertAlign w:val="superscript"/>
        </w:rPr>
        <w:t>*</w:t>
      </w:r>
      <w:r w:rsidRPr="002B0243">
        <w:rPr>
          <w:rFonts w:ascii="Times New Roman" w:eastAsia="Times New Roman" w:hAnsi="Times New Roman" w:cs="Times New Roman"/>
          <w:sz w:val="24"/>
          <w:szCs w:val="24"/>
        </w:rPr>
        <w:t>Email for correspondence:</w:t>
      </w:r>
      <w:r w:rsidRPr="002B0243">
        <w:rPr>
          <w:rFonts w:ascii="Times New Roman" w:eastAsia="Times New Roman" w:hAnsi="Times New Roman" w:cs="Times New Roman"/>
          <w:b/>
          <w:sz w:val="24"/>
          <w:szCs w:val="24"/>
          <w:vertAlign w:val="superscript"/>
        </w:rPr>
        <w:t xml:space="preserve"> </w:t>
      </w:r>
      <w:r w:rsidRPr="002B0243">
        <w:rPr>
          <w:rFonts w:ascii="Times New Roman" w:eastAsia="Times New Roman" w:hAnsi="Times New Roman" w:cs="Times New Roman"/>
          <w:sz w:val="24"/>
          <w:szCs w:val="24"/>
        </w:rPr>
        <w:t xml:space="preserve"> </w:t>
      </w:r>
      <w:ins w:id="52" w:author="Thais Nogales Da Costa Vasconcelos" w:date="2022-09-17T10:24:00Z">
        <w:r w:rsidR="00E8237C">
          <w:rPr>
            <w:rFonts w:ascii="Times New Roman" w:eastAsia="Times New Roman" w:hAnsi="Times New Roman" w:cs="Times New Roman"/>
            <w:sz w:val="24"/>
            <w:szCs w:val="24"/>
          </w:rPr>
          <w:fldChar w:fldCharType="begin"/>
        </w:r>
        <w:r w:rsidR="00E8237C">
          <w:rPr>
            <w:rFonts w:ascii="Times New Roman" w:eastAsia="Times New Roman" w:hAnsi="Times New Roman" w:cs="Times New Roman"/>
            <w:sz w:val="24"/>
            <w:szCs w:val="24"/>
          </w:rPr>
          <w:instrText xml:space="preserve"> HYPERLINK "mailto:</w:instrText>
        </w:r>
      </w:ins>
      <w:r w:rsidR="00E8237C" w:rsidRPr="002B0243">
        <w:rPr>
          <w:rFonts w:ascii="Times New Roman" w:eastAsia="Times New Roman" w:hAnsi="Times New Roman" w:cs="Times New Roman"/>
          <w:sz w:val="24"/>
          <w:szCs w:val="24"/>
        </w:rPr>
        <w:instrText>jboyko@uark.edu</w:instrText>
      </w:r>
      <w:ins w:id="53" w:author="Thais Nogales Da Costa Vasconcelos" w:date="2022-09-17T10:24:00Z">
        <w:r w:rsidR="00E8237C">
          <w:rPr>
            <w:rFonts w:ascii="Times New Roman" w:eastAsia="Times New Roman" w:hAnsi="Times New Roman" w:cs="Times New Roman"/>
            <w:sz w:val="24"/>
            <w:szCs w:val="24"/>
          </w:rPr>
          <w:instrText xml:space="preserve">" </w:instrText>
        </w:r>
        <w:r w:rsidR="00E8237C">
          <w:rPr>
            <w:rFonts w:ascii="Times New Roman" w:eastAsia="Times New Roman" w:hAnsi="Times New Roman" w:cs="Times New Roman"/>
            <w:sz w:val="24"/>
            <w:szCs w:val="24"/>
          </w:rPr>
          <w:fldChar w:fldCharType="separate"/>
        </w:r>
      </w:ins>
      <w:r w:rsidR="00E8237C" w:rsidRPr="008D367B">
        <w:rPr>
          <w:rStyle w:val="Hyperlink"/>
          <w:rFonts w:ascii="Times New Roman" w:eastAsia="Times New Roman" w:hAnsi="Times New Roman" w:cs="Times New Roman"/>
          <w:sz w:val="24"/>
          <w:szCs w:val="24"/>
        </w:rPr>
        <w:t>jboyko@uark.edu</w:t>
      </w:r>
      <w:ins w:id="54" w:author="Thais Nogales Da Costa Vasconcelos" w:date="2022-09-17T10:24:00Z">
        <w:r w:rsidR="00E8237C">
          <w:rPr>
            <w:rFonts w:ascii="Times New Roman" w:eastAsia="Times New Roman" w:hAnsi="Times New Roman" w:cs="Times New Roman"/>
            <w:sz w:val="24"/>
            <w:szCs w:val="24"/>
          </w:rPr>
          <w:fldChar w:fldCharType="end"/>
        </w:r>
      </w:ins>
    </w:p>
    <w:p w14:paraId="6B455FA7" w14:textId="23A7E090" w:rsidR="00E8237C" w:rsidRPr="002B0243" w:rsidRDefault="00E8237C" w:rsidP="00E8237C">
      <w:pPr>
        <w:spacing w:line="360" w:lineRule="auto"/>
        <w:rPr>
          <w:rFonts w:ascii="Times New Roman" w:eastAsia="Times New Roman" w:hAnsi="Times New Roman" w:cs="Times New Roman"/>
          <w:sz w:val="24"/>
          <w:szCs w:val="24"/>
        </w:rPr>
        <w:pPrChange w:id="55" w:author="Thais Nogales Da Costa Vasconcelos" w:date="2022-09-17T10:24:00Z">
          <w:pPr>
            <w:spacing w:line="480" w:lineRule="auto"/>
          </w:pPr>
        </w:pPrChange>
      </w:pPr>
      <w:ins w:id="56" w:author="Thais Nogales Da Costa Vasconcelos" w:date="2022-09-17T10:24:00Z">
        <w:r>
          <w:rPr>
            <w:rFonts w:ascii="Times New Roman" w:eastAsia="Times New Roman" w:hAnsi="Times New Roman" w:cs="Times New Roman"/>
            <w:sz w:val="24"/>
            <w:szCs w:val="24"/>
          </w:rPr>
          <w:br w:type="page"/>
        </w:r>
      </w:ins>
    </w:p>
    <w:p w14:paraId="4528B962" w14:textId="1EAC31D3" w:rsidR="00DC165B" w:rsidDel="00E8237C" w:rsidRDefault="00DC165B" w:rsidP="00E8237C">
      <w:pPr>
        <w:spacing w:line="360" w:lineRule="auto"/>
        <w:rPr>
          <w:del w:id="57" w:author="Thais Nogales Da Costa Vasconcelos" w:date="2022-09-17T10:05:00Z"/>
          <w:rFonts w:ascii="Times New Roman" w:eastAsia="Times New Roman" w:hAnsi="Times New Roman" w:cs="Times New Roman"/>
          <w:sz w:val="24"/>
          <w:szCs w:val="24"/>
        </w:rPr>
      </w:pPr>
    </w:p>
    <w:p w14:paraId="35FDBACC" w14:textId="5AE7EA0B" w:rsidR="001F5671" w:rsidRPr="002B0243" w:rsidDel="00C81C83" w:rsidRDefault="001F5671" w:rsidP="00E8237C">
      <w:pPr>
        <w:spacing w:line="360" w:lineRule="auto"/>
        <w:rPr>
          <w:del w:id="58" w:author="Thais Nogales Da Costa Vasconcelos" w:date="2022-09-17T10:05:00Z"/>
          <w:rFonts w:ascii="Times New Roman" w:eastAsia="Times New Roman" w:hAnsi="Times New Roman" w:cs="Times New Roman"/>
          <w:sz w:val="24"/>
          <w:szCs w:val="24"/>
        </w:rPr>
        <w:pPrChange w:id="59" w:author="Thais Nogales Da Costa Vasconcelos" w:date="2022-09-17T10:24:00Z">
          <w:pPr>
            <w:spacing w:line="480" w:lineRule="auto"/>
          </w:pPr>
        </w:pPrChange>
      </w:pPr>
    </w:p>
    <w:p w14:paraId="699B76DA" w14:textId="0E0A9D90" w:rsidR="001F5671" w:rsidRPr="002B0243" w:rsidDel="00C81C83" w:rsidRDefault="001F5671" w:rsidP="00E8237C">
      <w:pPr>
        <w:spacing w:line="360" w:lineRule="auto"/>
        <w:rPr>
          <w:del w:id="60" w:author="Thais Nogales Da Costa Vasconcelos" w:date="2022-09-17T10:05:00Z"/>
          <w:rFonts w:ascii="Times New Roman" w:eastAsia="Times New Roman" w:hAnsi="Times New Roman" w:cs="Times New Roman"/>
          <w:sz w:val="24"/>
          <w:szCs w:val="24"/>
        </w:rPr>
        <w:pPrChange w:id="61" w:author="Thais Nogales Da Costa Vasconcelos" w:date="2022-09-17T10:24:00Z">
          <w:pPr>
            <w:spacing w:line="480" w:lineRule="auto"/>
          </w:pPr>
        </w:pPrChange>
      </w:pPr>
    </w:p>
    <w:p w14:paraId="791E2F72" w14:textId="484B5090" w:rsidR="001F5671" w:rsidRPr="002B0243" w:rsidDel="00C81C83" w:rsidRDefault="001F5671" w:rsidP="00E8237C">
      <w:pPr>
        <w:spacing w:line="360" w:lineRule="auto"/>
        <w:rPr>
          <w:del w:id="62" w:author="Thais Nogales Da Costa Vasconcelos" w:date="2022-09-17T10:05:00Z"/>
          <w:rFonts w:ascii="Times New Roman" w:eastAsia="Times New Roman" w:hAnsi="Times New Roman" w:cs="Times New Roman"/>
          <w:sz w:val="24"/>
          <w:szCs w:val="24"/>
        </w:rPr>
        <w:pPrChange w:id="63" w:author="Thais Nogales Da Costa Vasconcelos" w:date="2022-09-17T10:24:00Z">
          <w:pPr>
            <w:spacing w:line="480" w:lineRule="auto"/>
          </w:pPr>
        </w:pPrChange>
      </w:pPr>
    </w:p>
    <w:p w14:paraId="5C70FFC5" w14:textId="0C5E8772" w:rsidR="001F5671" w:rsidRPr="002B0243" w:rsidDel="00C81C83" w:rsidRDefault="001F5671" w:rsidP="00E8237C">
      <w:pPr>
        <w:spacing w:line="360" w:lineRule="auto"/>
        <w:rPr>
          <w:del w:id="64" w:author="Thais Nogales Da Costa Vasconcelos" w:date="2022-09-17T10:05:00Z"/>
          <w:rFonts w:ascii="Times New Roman" w:eastAsia="Times New Roman" w:hAnsi="Times New Roman" w:cs="Times New Roman"/>
          <w:sz w:val="24"/>
          <w:szCs w:val="24"/>
        </w:rPr>
        <w:pPrChange w:id="65" w:author="Thais Nogales Da Costa Vasconcelos" w:date="2022-09-17T10:24:00Z">
          <w:pPr>
            <w:spacing w:line="480" w:lineRule="auto"/>
          </w:pPr>
        </w:pPrChange>
      </w:pPr>
    </w:p>
    <w:p w14:paraId="087E9FF6" w14:textId="5C26C127" w:rsidR="001F5671" w:rsidRPr="002B0243" w:rsidDel="00E8237C" w:rsidRDefault="001F5671" w:rsidP="00E8237C">
      <w:pPr>
        <w:spacing w:line="360" w:lineRule="auto"/>
        <w:rPr>
          <w:del w:id="66" w:author="Thais Nogales Da Costa Vasconcelos" w:date="2022-09-17T10:24:00Z"/>
          <w:rFonts w:ascii="Times New Roman" w:eastAsia="Times New Roman" w:hAnsi="Times New Roman" w:cs="Times New Roman"/>
          <w:sz w:val="24"/>
          <w:szCs w:val="24"/>
        </w:rPr>
        <w:pPrChange w:id="67" w:author="Thais Nogales Da Costa Vasconcelos" w:date="2022-09-17T10:24:00Z">
          <w:pPr>
            <w:spacing w:line="480" w:lineRule="auto"/>
          </w:pPr>
        </w:pPrChange>
      </w:pPr>
    </w:p>
    <w:p w14:paraId="7CC933D2" w14:textId="6FF727A2" w:rsidR="001F5671" w:rsidRPr="002B0243" w:rsidRDefault="00000000" w:rsidP="00E8237C">
      <w:pPr>
        <w:spacing w:line="360" w:lineRule="auto"/>
        <w:jc w:val="center"/>
        <w:rPr>
          <w:rFonts w:ascii="Times New Roman" w:eastAsia="Times New Roman" w:hAnsi="Times New Roman" w:cs="Times New Roman"/>
          <w:color w:val="980000"/>
          <w:sz w:val="24"/>
          <w:szCs w:val="24"/>
        </w:rPr>
        <w:pPrChange w:id="68" w:author="Thais Nogales Da Costa Vasconcelos" w:date="2022-09-17T10:24:00Z">
          <w:pPr>
            <w:spacing w:line="480" w:lineRule="auto"/>
            <w:jc w:val="center"/>
          </w:pPr>
        </w:pPrChange>
      </w:pPr>
      <w:r w:rsidRPr="002B0243">
        <w:rPr>
          <w:rFonts w:ascii="Times New Roman" w:eastAsia="Times New Roman" w:hAnsi="Times New Roman" w:cs="Times New Roman"/>
          <w:b/>
          <w:sz w:val="24"/>
          <w:szCs w:val="24"/>
        </w:rPr>
        <w:t>Abstract</w:t>
      </w:r>
    </w:p>
    <w:p w14:paraId="3A9513B8" w14:textId="77777777" w:rsidR="00E8237C" w:rsidRDefault="00C81C83" w:rsidP="00E8237C">
      <w:pPr>
        <w:pStyle w:val="ListParagraph"/>
        <w:numPr>
          <w:ilvl w:val="0"/>
          <w:numId w:val="2"/>
        </w:numPr>
        <w:spacing w:line="360" w:lineRule="auto"/>
        <w:rPr>
          <w:ins w:id="69" w:author="Thais Nogales Da Costa Vasconcelos" w:date="2022-09-17T10:23:00Z"/>
          <w:rFonts w:ascii="Times New Roman" w:eastAsia="Times New Roman" w:hAnsi="Times New Roman" w:cs="Times New Roman"/>
          <w:sz w:val="24"/>
          <w:szCs w:val="24"/>
        </w:rPr>
        <w:pPrChange w:id="70" w:author="Thais Nogales Da Costa Vasconcelos" w:date="2022-09-17T10:24:00Z">
          <w:pPr>
            <w:pStyle w:val="ListParagraph"/>
            <w:numPr>
              <w:numId w:val="2"/>
            </w:numPr>
            <w:spacing w:line="480" w:lineRule="auto"/>
            <w:ind w:hanging="360"/>
          </w:pPr>
        </w:pPrChange>
      </w:pPr>
      <w:ins w:id="71" w:author="Thais Nogales Da Costa Vasconcelos" w:date="2022-09-17T10:07:00Z">
        <w:r w:rsidRPr="00E8237C">
          <w:rPr>
            <w:rFonts w:ascii="Times New Roman" w:eastAsia="Times New Roman" w:hAnsi="Times New Roman" w:cs="Times New Roman"/>
            <w:sz w:val="24"/>
            <w:szCs w:val="24"/>
            <w:rPrChange w:id="72" w:author="Thais Nogales Da Costa Vasconcelos" w:date="2022-09-17T10:23:00Z">
              <w:rPr>
                <w:rFonts w:ascii="Times New Roman" w:eastAsia="Times New Roman" w:hAnsi="Times New Roman" w:cs="Times New Roman"/>
                <w:color w:val="000000"/>
                <w:sz w:val="24"/>
                <w:szCs w:val="24"/>
                <w:lang w:val="en-US"/>
              </w:rPr>
            </w:rPrChange>
          </w:rPr>
          <w:t xml:space="preserve">Understanding the evolution of life history strategies within flowering plants is a long-standing goal in evolutionary biology. </w:t>
        </w:r>
      </w:ins>
      <w:r w:rsidR="00000000" w:rsidRPr="00E8237C">
        <w:rPr>
          <w:rFonts w:ascii="Times New Roman" w:eastAsia="Times New Roman" w:hAnsi="Times New Roman" w:cs="Times New Roman"/>
          <w:sz w:val="24"/>
          <w:szCs w:val="24"/>
          <w:rPrChange w:id="73" w:author="Thais Nogales Da Costa Vasconcelos" w:date="2022-09-17T10:23:00Z">
            <w:rPr/>
          </w:rPrChange>
        </w:rPr>
        <w:t xml:space="preserve">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w:t>
      </w:r>
    </w:p>
    <w:p w14:paraId="6C1E86C4" w14:textId="6A71D203" w:rsidR="00E8237C" w:rsidRDefault="00000000" w:rsidP="00E8237C">
      <w:pPr>
        <w:pStyle w:val="ListParagraph"/>
        <w:numPr>
          <w:ilvl w:val="0"/>
          <w:numId w:val="2"/>
        </w:numPr>
        <w:spacing w:line="360" w:lineRule="auto"/>
        <w:rPr>
          <w:ins w:id="74" w:author="Thais Nogales Da Costa Vasconcelos" w:date="2022-09-17T10:23:00Z"/>
          <w:rFonts w:ascii="Times New Roman" w:eastAsia="Times New Roman" w:hAnsi="Times New Roman" w:cs="Times New Roman"/>
          <w:sz w:val="24"/>
          <w:szCs w:val="24"/>
        </w:rPr>
        <w:pPrChange w:id="75" w:author="Thais Nogales Da Costa Vasconcelos" w:date="2022-09-17T10:24:00Z">
          <w:pPr>
            <w:pStyle w:val="ListParagraph"/>
            <w:numPr>
              <w:numId w:val="2"/>
            </w:numPr>
            <w:spacing w:line="480" w:lineRule="auto"/>
            <w:ind w:hanging="360"/>
          </w:pPr>
        </w:pPrChange>
      </w:pPr>
      <w:r w:rsidRPr="00E8237C">
        <w:rPr>
          <w:rFonts w:ascii="Times New Roman" w:eastAsia="Times New Roman" w:hAnsi="Times New Roman" w:cs="Times New Roman"/>
          <w:sz w:val="24"/>
          <w:szCs w:val="24"/>
          <w:rPrChange w:id="76" w:author="Thais Nogales Da Costa Vasconcelos" w:date="2022-09-17T10:23:00Z">
            <w:rPr/>
          </w:rPrChange>
        </w:rPr>
        <w:t>Here, we combine data on life history strategy and geographic distribution for 9,9</w:t>
      </w:r>
      <w:del w:id="77" w:author="Thais Nogales Da Costa Vasconcelos" w:date="2022-09-17T11:14:00Z">
        <w:r w:rsidRPr="00E8237C" w:rsidDel="00B227E9">
          <w:rPr>
            <w:rFonts w:ascii="Times New Roman" w:eastAsia="Times New Roman" w:hAnsi="Times New Roman" w:cs="Times New Roman"/>
            <w:sz w:val="24"/>
            <w:szCs w:val="24"/>
            <w:rPrChange w:id="78" w:author="Thais Nogales Da Costa Vasconcelos" w:date="2022-09-17T10:23:00Z">
              <w:rPr/>
            </w:rPrChange>
          </w:rPr>
          <w:delText>9</w:delText>
        </w:r>
      </w:del>
      <w:r w:rsidRPr="00E8237C">
        <w:rPr>
          <w:rFonts w:ascii="Times New Roman" w:eastAsia="Times New Roman" w:hAnsi="Times New Roman" w:cs="Times New Roman"/>
          <w:sz w:val="24"/>
          <w:szCs w:val="24"/>
          <w:rPrChange w:id="79" w:author="Thais Nogales Da Costa Vasconcelos" w:date="2022-09-17T10:23:00Z">
            <w:rPr/>
          </w:rPrChange>
        </w:rPr>
        <w:t>3</w:t>
      </w:r>
      <w:ins w:id="80" w:author="Thais Nogales Da Costa Vasconcelos" w:date="2022-09-17T11:14:00Z">
        <w:r w:rsidR="00B227E9">
          <w:rPr>
            <w:rFonts w:ascii="Times New Roman" w:eastAsia="Times New Roman" w:hAnsi="Times New Roman" w:cs="Times New Roman"/>
            <w:sz w:val="24"/>
            <w:szCs w:val="24"/>
          </w:rPr>
          <w:t>9</w:t>
        </w:r>
      </w:ins>
      <w:r w:rsidRPr="00E8237C">
        <w:rPr>
          <w:rFonts w:ascii="Times New Roman" w:eastAsia="Times New Roman" w:hAnsi="Times New Roman" w:cs="Times New Roman"/>
          <w:sz w:val="24"/>
          <w:szCs w:val="24"/>
          <w:rPrChange w:id="81" w:author="Thais Nogales Da Costa Vasconcelos" w:date="2022-09-17T10:23:00Z">
            <w:rPr/>
          </w:rPrChange>
        </w:rPr>
        <w:t xml:space="preserve"> flowering plant species and </w:t>
      </w:r>
      <w:r w:rsidR="00F76F79" w:rsidRPr="00E8237C">
        <w:rPr>
          <w:rFonts w:ascii="Times New Roman" w:eastAsia="Times New Roman" w:hAnsi="Times New Roman" w:cs="Times New Roman"/>
          <w:sz w:val="24"/>
          <w:szCs w:val="24"/>
          <w:rPrChange w:id="82" w:author="Thais Nogales Da Costa Vasconcelos" w:date="2022-09-17T10:23:00Z">
            <w:rPr/>
          </w:rPrChange>
        </w:rPr>
        <w:t xml:space="preserve">utilize </w:t>
      </w:r>
      <w:r w:rsidRPr="00E8237C">
        <w:rPr>
          <w:rFonts w:ascii="Times New Roman" w:eastAsia="Times New Roman" w:hAnsi="Times New Roman" w:cs="Times New Roman"/>
          <w:sz w:val="24"/>
          <w:szCs w:val="24"/>
          <w:rPrChange w:id="83" w:author="Thais Nogales Da Costa Vasconcelos" w:date="2022-09-17T10:23:00Z">
            <w:rPr/>
          </w:rPrChange>
        </w:rPr>
        <w:t xml:space="preserve">a recently developed modeling framework which accounts for </w:t>
      </w:r>
      <w:r w:rsidR="000246CC" w:rsidRPr="00E8237C">
        <w:rPr>
          <w:rFonts w:ascii="Times New Roman" w:eastAsia="Times New Roman" w:hAnsi="Times New Roman" w:cs="Times New Roman"/>
          <w:sz w:val="24"/>
          <w:szCs w:val="24"/>
          <w:rPrChange w:id="84" w:author="Thais Nogales Da Costa Vasconcelos" w:date="2022-09-17T10:23:00Z">
            <w:rPr/>
          </w:rPrChange>
        </w:rPr>
        <w:t>the</w:t>
      </w:r>
      <w:r w:rsidRPr="00E8237C">
        <w:rPr>
          <w:rFonts w:ascii="Times New Roman" w:eastAsia="Times New Roman" w:hAnsi="Times New Roman" w:cs="Times New Roman"/>
          <w:sz w:val="24"/>
          <w:szCs w:val="24"/>
          <w:rPrChange w:id="85" w:author="Thais Nogales Da Costa Vasconcelos" w:date="2022-09-17T10:23:00Z">
            <w:rPr/>
          </w:rPrChange>
        </w:rPr>
        <w:t xml:space="preserve"> joint evolution of continuous and discrete traits to evaluate two hypotheses: (1) annuals tend to evolve in highly seasonal regions prone to extreme heat and drought, because they can rapidly take advantage of short beneficial climatic conditions for reproduction, and (2) annuals tend to have faster rates of climatic niche evolution than perennials, due to their higher vagility and shorter generation times. </w:t>
      </w:r>
    </w:p>
    <w:p w14:paraId="461C6EF0" w14:textId="129F9319" w:rsidR="00E8237C" w:rsidRDefault="00CC6046" w:rsidP="00E8237C">
      <w:pPr>
        <w:pStyle w:val="ListParagraph"/>
        <w:numPr>
          <w:ilvl w:val="0"/>
          <w:numId w:val="2"/>
        </w:numPr>
        <w:spacing w:line="360" w:lineRule="auto"/>
        <w:rPr>
          <w:ins w:id="86" w:author="Thais Nogales Da Costa Vasconcelos" w:date="2022-09-17T10:24:00Z"/>
          <w:rFonts w:ascii="Times New Roman" w:eastAsia="Times New Roman" w:hAnsi="Times New Roman" w:cs="Times New Roman"/>
          <w:sz w:val="24"/>
          <w:szCs w:val="24"/>
        </w:rPr>
        <w:pPrChange w:id="87" w:author="Thais Nogales Da Costa Vasconcelos" w:date="2022-09-17T10:24:00Z">
          <w:pPr>
            <w:pStyle w:val="ListParagraph"/>
            <w:numPr>
              <w:numId w:val="2"/>
            </w:numPr>
            <w:spacing w:line="480" w:lineRule="auto"/>
            <w:ind w:hanging="360"/>
          </w:pPr>
        </w:pPrChange>
      </w:pPr>
      <w:moveToRangeStart w:id="88" w:author="Thais Nogales Da Costa Vasconcelos" w:date="2022-09-17T10:32:00Z" w:name="move114303153"/>
      <w:moveTo w:id="89" w:author="Thais Nogales Da Costa Vasconcelos" w:date="2022-09-17T10:32:00Z">
        <w:del w:id="90" w:author="Thais Nogales Da Costa Vasconcelos" w:date="2022-09-17T10:32:00Z">
          <w:r w:rsidRPr="005C1012" w:rsidDel="00CC6046">
            <w:rPr>
              <w:rFonts w:ascii="Times New Roman" w:eastAsia="Times New Roman" w:hAnsi="Times New Roman" w:cs="Times New Roman"/>
              <w:sz w:val="24"/>
              <w:szCs w:val="24"/>
            </w:rPr>
            <w:delText>However</w:delText>
          </w:r>
        </w:del>
      </w:moveTo>
      <w:ins w:id="91" w:author="Thais Nogales Da Costa Vasconcelos" w:date="2022-09-17T10:32:00Z">
        <w:r>
          <w:rPr>
            <w:rFonts w:ascii="Times New Roman" w:eastAsia="Times New Roman" w:hAnsi="Times New Roman" w:cs="Times New Roman"/>
            <w:sz w:val="24"/>
            <w:szCs w:val="24"/>
          </w:rPr>
          <w:t>W</w:t>
        </w:r>
      </w:ins>
      <w:moveTo w:id="92" w:author="Thais Nogales Da Costa Vasconcelos" w:date="2022-09-17T10:32:00Z">
        <w:del w:id="93" w:author="Thais Nogales Da Costa Vasconcelos" w:date="2022-09-17T10:32:00Z">
          <w:r w:rsidRPr="005C1012" w:rsidDel="00CC6046">
            <w:rPr>
              <w:rFonts w:ascii="Times New Roman" w:eastAsia="Times New Roman" w:hAnsi="Times New Roman" w:cs="Times New Roman"/>
              <w:sz w:val="24"/>
              <w:szCs w:val="24"/>
            </w:rPr>
            <w:delText>, w</w:delText>
          </w:r>
        </w:del>
        <w:r w:rsidRPr="005C1012">
          <w:rPr>
            <w:rFonts w:ascii="Times New Roman" w:eastAsia="Times New Roman" w:hAnsi="Times New Roman" w:cs="Times New Roman"/>
            <w:sz w:val="24"/>
            <w:szCs w:val="24"/>
          </w:rPr>
          <w:t>e find that temperature, and in particular how hot it gets during the warmest season of a year, is the most consistent climatic factor influencing life history evolution in flowering plants</w:t>
        </w:r>
      </w:moveTo>
      <w:ins w:id="94" w:author="Thais Nogales Da Costa Vasconcelos" w:date="2022-09-17T10:32:00Z">
        <w:r>
          <w:rPr>
            <w:rFonts w:ascii="Times New Roman" w:eastAsia="Times New Roman" w:hAnsi="Times New Roman" w:cs="Times New Roman"/>
            <w:sz w:val="24"/>
            <w:szCs w:val="24"/>
          </w:rPr>
          <w:t xml:space="preserve">, with annuals consistently </w:t>
        </w:r>
        <w:r w:rsidRPr="00CC6046">
          <w:rPr>
            <w:rFonts w:ascii="Times New Roman" w:eastAsia="Times New Roman" w:hAnsi="Times New Roman" w:cs="Times New Roman"/>
            <w:sz w:val="24"/>
            <w:szCs w:val="24"/>
            <w:highlight w:val="yellow"/>
            <w:rPrChange w:id="95" w:author="Thais Nogales Da Costa Vasconcelos" w:date="2022-09-17T10:33:00Z">
              <w:rPr>
                <w:rFonts w:ascii="Times New Roman" w:eastAsia="Times New Roman" w:hAnsi="Times New Roman" w:cs="Times New Roman"/>
                <w:sz w:val="24"/>
                <w:szCs w:val="24"/>
              </w:rPr>
            </w:rPrChange>
          </w:rPr>
          <w:t>present</w:t>
        </w:r>
      </w:ins>
      <w:ins w:id="96" w:author="Thais Nogales Da Costa Vasconcelos" w:date="2022-09-17T10:33:00Z">
        <w:r w:rsidRPr="00CC6046">
          <w:rPr>
            <w:rFonts w:ascii="Times New Roman" w:eastAsia="Times New Roman" w:hAnsi="Times New Roman" w:cs="Times New Roman"/>
            <w:sz w:val="24"/>
            <w:szCs w:val="24"/>
            <w:highlight w:val="yellow"/>
            <w:rPrChange w:id="97" w:author="Thais Nogales Da Costa Vasconcelos" w:date="2022-09-17T10:33:00Z">
              <w:rPr>
                <w:rFonts w:ascii="Times New Roman" w:eastAsia="Times New Roman" w:hAnsi="Times New Roman" w:cs="Times New Roman"/>
                <w:sz w:val="24"/>
                <w:szCs w:val="24"/>
              </w:rPr>
            </w:rPrChange>
          </w:rPr>
          <w:t>ing …</w:t>
        </w:r>
      </w:ins>
      <w:proofErr w:type="gramStart"/>
      <w:moveTo w:id="98" w:author="Thais Nogales Da Costa Vasconcelos" w:date="2022-09-17T10:32:00Z">
        <w:r w:rsidRPr="00CC6046">
          <w:rPr>
            <w:rFonts w:ascii="Times New Roman" w:eastAsia="Times New Roman" w:hAnsi="Times New Roman" w:cs="Times New Roman"/>
            <w:sz w:val="24"/>
            <w:szCs w:val="24"/>
            <w:highlight w:val="yellow"/>
            <w:rPrChange w:id="99" w:author="Thais Nogales Da Costa Vasconcelos" w:date="2022-09-17T10:33:00Z">
              <w:rPr>
                <w:rFonts w:ascii="Times New Roman" w:eastAsia="Times New Roman" w:hAnsi="Times New Roman" w:cs="Times New Roman"/>
                <w:sz w:val="24"/>
                <w:szCs w:val="24"/>
              </w:rPr>
            </w:rPrChange>
          </w:rPr>
          <w:t>.</w:t>
        </w:r>
        <w:r w:rsidRPr="005C1012">
          <w:rPr>
            <w:rFonts w:ascii="Times New Roman" w:eastAsia="Times New Roman" w:hAnsi="Times New Roman" w:cs="Times New Roman"/>
            <w:sz w:val="24"/>
            <w:szCs w:val="24"/>
          </w:rPr>
          <w:t xml:space="preserve"> </w:t>
        </w:r>
      </w:moveTo>
      <w:moveToRangeEnd w:id="88"/>
      <w:ins w:id="100" w:author="Thais Nogales Da Costa Vasconcelos" w:date="2022-09-17T10:34:00Z">
        <w:r>
          <w:rPr>
            <w:rFonts w:ascii="Times New Roman" w:eastAsia="Times New Roman" w:hAnsi="Times New Roman" w:cs="Times New Roman"/>
            <w:sz w:val="24"/>
            <w:szCs w:val="24"/>
          </w:rPr>
          <w:t>.</w:t>
        </w:r>
        <w:proofErr w:type="gramEnd"/>
        <w:r w:rsidRPr="00CC6046">
          <w:rPr>
            <w:rFonts w:ascii="Times New Roman" w:eastAsia="Times New Roman" w:hAnsi="Times New Roman" w:cs="Times New Roman"/>
            <w:sz w:val="24"/>
            <w:szCs w:val="24"/>
          </w:rPr>
          <w:t xml:space="preserve"> </w:t>
        </w:r>
        <w:r w:rsidRPr="00BA7ED9">
          <w:rPr>
            <w:rFonts w:ascii="Times New Roman" w:eastAsia="Times New Roman" w:hAnsi="Times New Roman" w:cs="Times New Roman"/>
            <w:sz w:val="24"/>
            <w:szCs w:val="24"/>
          </w:rPr>
          <w:t>Unexpectantly</w:t>
        </w:r>
      </w:ins>
      <w:del w:id="101" w:author="Thais Nogales Da Costa Vasconcelos" w:date="2022-09-17T10:34:00Z">
        <w:r w:rsidR="000F603D" w:rsidRPr="00E8237C" w:rsidDel="00CC6046">
          <w:rPr>
            <w:rFonts w:ascii="Times New Roman" w:eastAsia="Times New Roman" w:hAnsi="Times New Roman" w:cs="Times New Roman"/>
            <w:sz w:val="24"/>
            <w:szCs w:val="24"/>
            <w:rPrChange w:id="102" w:author="Thais Nogales Da Costa Vasconcelos" w:date="2022-09-17T10:23:00Z">
              <w:rPr/>
            </w:rPrChange>
          </w:rPr>
          <w:delText>Unexpectantly</w:delText>
        </w:r>
        <w:r w:rsidR="00000000" w:rsidRPr="00E8237C" w:rsidDel="00CC6046">
          <w:rPr>
            <w:rFonts w:ascii="Times New Roman" w:eastAsia="Times New Roman" w:hAnsi="Times New Roman" w:cs="Times New Roman"/>
            <w:sz w:val="24"/>
            <w:szCs w:val="24"/>
            <w:rPrChange w:id="103" w:author="Thais Nogales Da Costa Vasconcelos" w:date="2022-09-17T10:23:00Z">
              <w:rPr/>
            </w:rPrChange>
          </w:rPr>
          <w:delText xml:space="preserve">, </w:delText>
        </w:r>
      </w:del>
      <w:ins w:id="104" w:author="Thais Nogales Da Costa Vasconcelos" w:date="2022-09-17T10:34:00Z">
        <w:r>
          <w:rPr>
            <w:rFonts w:ascii="Times New Roman" w:eastAsia="Times New Roman" w:hAnsi="Times New Roman" w:cs="Times New Roman"/>
            <w:sz w:val="24"/>
            <w:szCs w:val="24"/>
          </w:rPr>
          <w:t xml:space="preserve">, </w:t>
        </w:r>
      </w:ins>
      <w:r w:rsidR="000F603D" w:rsidRPr="00E8237C">
        <w:rPr>
          <w:rFonts w:ascii="Times New Roman" w:eastAsia="Times New Roman" w:hAnsi="Times New Roman" w:cs="Times New Roman"/>
          <w:sz w:val="24"/>
          <w:szCs w:val="24"/>
          <w:rPrChange w:id="105" w:author="Thais Nogales Da Costa Vasconcelos" w:date="2022-09-17T10:23:00Z">
            <w:rPr/>
          </w:rPrChange>
        </w:rPr>
        <w:t>we</w:t>
      </w:r>
      <w:ins w:id="106" w:author="Thais Nogales Da Costa Vasconcelos" w:date="2022-09-17T10:34:00Z">
        <w:r>
          <w:rPr>
            <w:rFonts w:ascii="Times New Roman" w:eastAsia="Times New Roman" w:hAnsi="Times New Roman" w:cs="Times New Roman"/>
            <w:sz w:val="24"/>
            <w:szCs w:val="24"/>
          </w:rPr>
          <w:t xml:space="preserve"> also</w:t>
        </w:r>
      </w:ins>
      <w:r w:rsidR="000F603D" w:rsidRPr="00E8237C">
        <w:rPr>
          <w:rFonts w:ascii="Times New Roman" w:eastAsia="Times New Roman" w:hAnsi="Times New Roman" w:cs="Times New Roman"/>
          <w:sz w:val="24"/>
          <w:szCs w:val="24"/>
          <w:rPrChange w:id="107" w:author="Thais Nogales Da Costa Vasconcelos" w:date="2022-09-17T10:23:00Z">
            <w:rPr/>
          </w:rPrChange>
        </w:rPr>
        <w:t xml:space="preserve"> find that the </w:t>
      </w:r>
      <w:r w:rsidR="00000000" w:rsidRPr="00E8237C">
        <w:rPr>
          <w:rFonts w:ascii="Times New Roman" w:eastAsia="Times New Roman" w:hAnsi="Times New Roman" w:cs="Times New Roman"/>
          <w:sz w:val="24"/>
          <w:szCs w:val="24"/>
          <w:rPrChange w:id="108" w:author="Thais Nogales Da Costa Vasconcelos" w:date="2022-09-17T10:23:00Z">
            <w:rPr/>
          </w:rPrChange>
        </w:rPr>
        <w:t xml:space="preserve">rates of </w:t>
      </w:r>
      <w:r w:rsidR="000F603D" w:rsidRPr="00E8237C">
        <w:rPr>
          <w:rFonts w:ascii="Times New Roman" w:eastAsia="Times New Roman" w:hAnsi="Times New Roman" w:cs="Times New Roman"/>
          <w:sz w:val="24"/>
          <w:szCs w:val="24"/>
          <w:rPrChange w:id="109" w:author="Thais Nogales Da Costa Vasconcelos" w:date="2022-09-17T10:23:00Z">
            <w:rPr/>
          </w:rPrChange>
        </w:rPr>
        <w:t xml:space="preserve">climatic </w:t>
      </w:r>
      <w:r w:rsidR="00000000" w:rsidRPr="00E8237C">
        <w:rPr>
          <w:rFonts w:ascii="Times New Roman" w:eastAsia="Times New Roman" w:hAnsi="Times New Roman" w:cs="Times New Roman"/>
          <w:sz w:val="24"/>
          <w:szCs w:val="24"/>
          <w:rPrChange w:id="110" w:author="Thais Nogales Da Costa Vasconcelos" w:date="2022-09-17T10:23:00Z">
            <w:rPr/>
          </w:rPrChange>
        </w:rPr>
        <w:t xml:space="preserve">niche evolution </w:t>
      </w:r>
      <w:r w:rsidR="000F603D" w:rsidRPr="00E8237C">
        <w:rPr>
          <w:rFonts w:ascii="Times New Roman" w:eastAsia="Times New Roman" w:hAnsi="Times New Roman" w:cs="Times New Roman"/>
          <w:sz w:val="24"/>
          <w:szCs w:val="24"/>
          <w:rPrChange w:id="111" w:author="Thais Nogales Da Costa Vasconcelos" w:date="2022-09-17T10:23:00Z">
            <w:rPr/>
          </w:rPrChange>
        </w:rPr>
        <w:t xml:space="preserve">were generally faster in </w:t>
      </w:r>
      <w:r w:rsidR="00000000" w:rsidRPr="00E8237C">
        <w:rPr>
          <w:rFonts w:ascii="Times New Roman" w:eastAsia="Times New Roman" w:hAnsi="Times New Roman" w:cs="Times New Roman"/>
          <w:sz w:val="24"/>
          <w:szCs w:val="24"/>
          <w:rPrChange w:id="112" w:author="Thais Nogales Da Costa Vasconcelos" w:date="2022-09-17T10:23:00Z">
            <w:rPr/>
          </w:rPrChange>
        </w:rPr>
        <w:t>perennials</w:t>
      </w:r>
      <w:ins w:id="113" w:author="Thais Nogales Da Costa Vasconcelos" w:date="2022-09-17T10:34:00Z">
        <w:r>
          <w:rPr>
            <w:rFonts w:ascii="Times New Roman" w:eastAsia="Times New Roman" w:hAnsi="Times New Roman" w:cs="Times New Roman"/>
            <w:sz w:val="24"/>
            <w:szCs w:val="24"/>
          </w:rPr>
          <w:t xml:space="preserve"> than annual lineages</w:t>
        </w:r>
      </w:ins>
      <w:r w:rsidR="00000000" w:rsidRPr="00E8237C">
        <w:rPr>
          <w:rFonts w:ascii="Times New Roman" w:eastAsia="Times New Roman" w:hAnsi="Times New Roman" w:cs="Times New Roman"/>
          <w:sz w:val="24"/>
          <w:szCs w:val="24"/>
          <w:rPrChange w:id="114" w:author="Thais Nogales Da Costa Vasconcelos" w:date="2022-09-17T10:23:00Z">
            <w:rPr/>
          </w:rPrChange>
        </w:rPr>
        <w:t xml:space="preserve">. </w:t>
      </w:r>
      <w:moveFromRangeStart w:id="115" w:author="Thais Nogales Da Costa Vasconcelos" w:date="2022-09-17T10:32:00Z" w:name="move114303153"/>
      <w:moveFrom w:id="116" w:author="Thais Nogales Da Costa Vasconcelos" w:date="2022-09-17T10:32:00Z">
        <w:r w:rsidR="000F603D" w:rsidRPr="00E8237C" w:rsidDel="00CC6046">
          <w:rPr>
            <w:rFonts w:ascii="Times New Roman" w:eastAsia="Times New Roman" w:hAnsi="Times New Roman" w:cs="Times New Roman"/>
            <w:sz w:val="24"/>
            <w:szCs w:val="24"/>
            <w:rPrChange w:id="117" w:author="Thais Nogales Da Costa Vasconcelos" w:date="2022-09-17T10:23:00Z">
              <w:rPr/>
            </w:rPrChange>
          </w:rPr>
          <w:t>However, we find that t</w:t>
        </w:r>
        <w:r w:rsidR="00000000" w:rsidRPr="00E8237C" w:rsidDel="00CC6046">
          <w:rPr>
            <w:rFonts w:ascii="Times New Roman" w:eastAsia="Times New Roman" w:hAnsi="Times New Roman" w:cs="Times New Roman"/>
            <w:sz w:val="24"/>
            <w:szCs w:val="24"/>
            <w:rPrChange w:id="118" w:author="Thais Nogales Da Costa Vasconcelos" w:date="2022-09-17T10:23:00Z">
              <w:rPr/>
            </w:rPrChange>
          </w:rPr>
          <w:t xml:space="preserve">emperature, </w:t>
        </w:r>
        <w:r w:rsidR="000F603D" w:rsidRPr="00E8237C" w:rsidDel="00CC6046">
          <w:rPr>
            <w:rFonts w:ascii="Times New Roman" w:eastAsia="Times New Roman" w:hAnsi="Times New Roman" w:cs="Times New Roman"/>
            <w:sz w:val="24"/>
            <w:szCs w:val="24"/>
            <w:rPrChange w:id="119" w:author="Thais Nogales Da Costa Vasconcelos" w:date="2022-09-17T10:23:00Z">
              <w:rPr/>
            </w:rPrChange>
          </w:rPr>
          <w:t xml:space="preserve">and </w:t>
        </w:r>
        <w:r w:rsidR="00000000" w:rsidRPr="00E8237C" w:rsidDel="00CC6046">
          <w:rPr>
            <w:rFonts w:ascii="Times New Roman" w:eastAsia="Times New Roman" w:hAnsi="Times New Roman" w:cs="Times New Roman"/>
            <w:sz w:val="24"/>
            <w:szCs w:val="24"/>
            <w:rPrChange w:id="120" w:author="Thais Nogales Da Costa Vasconcelos" w:date="2022-09-17T10:23:00Z">
              <w:rPr/>
            </w:rPrChange>
          </w:rPr>
          <w:t xml:space="preserve">in particular how hot it gets during the warmest season of a year, is the </w:t>
        </w:r>
        <w:r w:rsidR="000F603D" w:rsidRPr="00E8237C" w:rsidDel="00CC6046">
          <w:rPr>
            <w:rFonts w:ascii="Times New Roman" w:eastAsia="Times New Roman" w:hAnsi="Times New Roman" w:cs="Times New Roman"/>
            <w:sz w:val="24"/>
            <w:szCs w:val="24"/>
            <w:rPrChange w:id="121" w:author="Thais Nogales Da Costa Vasconcelos" w:date="2022-09-17T10:23:00Z">
              <w:rPr/>
            </w:rPrChange>
          </w:rPr>
          <w:t>most consistent</w:t>
        </w:r>
        <w:r w:rsidR="00000000" w:rsidRPr="00E8237C" w:rsidDel="00CC6046">
          <w:rPr>
            <w:rFonts w:ascii="Times New Roman" w:eastAsia="Times New Roman" w:hAnsi="Times New Roman" w:cs="Times New Roman"/>
            <w:sz w:val="24"/>
            <w:szCs w:val="24"/>
            <w:rPrChange w:id="122" w:author="Thais Nogales Da Costa Vasconcelos" w:date="2022-09-17T10:23:00Z">
              <w:rPr/>
            </w:rPrChange>
          </w:rPr>
          <w:t xml:space="preserve"> climatic factor influencing life history </w:t>
        </w:r>
        <w:r w:rsidR="000F603D" w:rsidRPr="00E8237C" w:rsidDel="00CC6046">
          <w:rPr>
            <w:rFonts w:ascii="Times New Roman" w:eastAsia="Times New Roman" w:hAnsi="Times New Roman" w:cs="Times New Roman"/>
            <w:sz w:val="24"/>
            <w:szCs w:val="24"/>
            <w:rPrChange w:id="123" w:author="Thais Nogales Da Costa Vasconcelos" w:date="2022-09-17T10:23:00Z">
              <w:rPr/>
            </w:rPrChange>
          </w:rPr>
          <w:t xml:space="preserve">evolution </w:t>
        </w:r>
        <w:r w:rsidR="00000000" w:rsidRPr="00E8237C" w:rsidDel="00CC6046">
          <w:rPr>
            <w:rFonts w:ascii="Times New Roman" w:eastAsia="Times New Roman" w:hAnsi="Times New Roman" w:cs="Times New Roman"/>
            <w:sz w:val="24"/>
            <w:szCs w:val="24"/>
            <w:rPrChange w:id="124" w:author="Thais Nogales Da Costa Vasconcelos" w:date="2022-09-17T10:23:00Z">
              <w:rPr/>
            </w:rPrChange>
          </w:rPr>
          <w:t xml:space="preserve">in flowering plants. </w:t>
        </w:r>
      </w:moveFrom>
      <w:moveFromRangeEnd w:id="115"/>
    </w:p>
    <w:p w14:paraId="237E14A8" w14:textId="31C56A01" w:rsidR="00DC165B" w:rsidRPr="00E8237C" w:rsidRDefault="000F603D" w:rsidP="00E8237C">
      <w:pPr>
        <w:pStyle w:val="ListParagraph"/>
        <w:numPr>
          <w:ilvl w:val="0"/>
          <w:numId w:val="2"/>
        </w:numPr>
        <w:spacing w:line="360" w:lineRule="auto"/>
        <w:rPr>
          <w:rFonts w:ascii="Times New Roman" w:eastAsia="Times New Roman" w:hAnsi="Times New Roman" w:cs="Times New Roman"/>
          <w:sz w:val="24"/>
          <w:szCs w:val="24"/>
          <w:rPrChange w:id="125" w:author="Thais Nogales Da Costa Vasconcelos" w:date="2022-09-17T10:23:00Z">
            <w:rPr/>
          </w:rPrChange>
        </w:rPr>
        <w:pPrChange w:id="126" w:author="Thais Nogales Da Costa Vasconcelos" w:date="2022-09-17T10:24:00Z">
          <w:pPr>
            <w:spacing w:line="480" w:lineRule="auto"/>
          </w:pPr>
        </w:pPrChange>
      </w:pPr>
      <w:r w:rsidRPr="00E8237C">
        <w:rPr>
          <w:rFonts w:ascii="Times New Roman" w:eastAsia="Times New Roman" w:hAnsi="Times New Roman" w:cs="Times New Roman"/>
          <w:sz w:val="24"/>
          <w:szCs w:val="24"/>
          <w:rPrChange w:id="127" w:author="Thais Nogales Da Costa Vasconcelos" w:date="2022-09-17T10:23:00Z">
            <w:rPr/>
          </w:rPrChange>
        </w:rPr>
        <w:t>We propose that a</w:t>
      </w:r>
      <w:r w:rsidR="00000000" w:rsidRPr="00E8237C">
        <w:rPr>
          <w:rFonts w:ascii="Times New Roman" w:eastAsia="Times New Roman" w:hAnsi="Times New Roman" w:cs="Times New Roman"/>
          <w:sz w:val="24"/>
          <w:szCs w:val="24"/>
          <w:rPrChange w:id="128" w:author="Thais Nogales Da Costa Vasconcelos" w:date="2022-09-17T10:23:00Z">
            <w:rPr/>
          </w:rPrChange>
        </w:rPr>
        <w:t xml:space="preserve">nnuals are </w:t>
      </w:r>
      <w:r w:rsidR="00F76F79" w:rsidRPr="00E8237C">
        <w:rPr>
          <w:rFonts w:ascii="Times New Roman" w:eastAsia="Times New Roman" w:hAnsi="Times New Roman" w:cs="Times New Roman"/>
          <w:sz w:val="24"/>
          <w:szCs w:val="24"/>
          <w:rPrChange w:id="129" w:author="Thais Nogales Da Costa Vasconcelos" w:date="2022-09-17T10:23:00Z">
            <w:rPr/>
          </w:rPrChange>
        </w:rPr>
        <w:t xml:space="preserve">consistently </w:t>
      </w:r>
      <w:r w:rsidR="00000000" w:rsidRPr="00E8237C">
        <w:rPr>
          <w:rFonts w:ascii="Times New Roman" w:eastAsia="Times New Roman" w:hAnsi="Times New Roman" w:cs="Times New Roman"/>
          <w:sz w:val="24"/>
          <w:szCs w:val="24"/>
          <w:rPrChange w:id="130" w:author="Thais Nogales Da Costa Vasconcelos" w:date="2022-09-17T10:23:00Z">
            <w:rPr/>
          </w:rPrChange>
        </w:rPr>
        <w:t xml:space="preserve">favored in </w:t>
      </w:r>
      <w:ins w:id="131" w:author="Thais Nogales Da Costa Vasconcelos" w:date="2022-09-17T10:36:00Z">
        <w:r w:rsidR="00CC6046">
          <w:rPr>
            <w:rFonts w:ascii="Times New Roman" w:eastAsia="Times New Roman" w:hAnsi="Times New Roman" w:cs="Times New Roman"/>
            <w:sz w:val="24"/>
            <w:szCs w:val="24"/>
          </w:rPr>
          <w:t xml:space="preserve">areas prone to extreme heat </w:t>
        </w:r>
      </w:ins>
      <w:del w:id="132" w:author="Thais Nogales Da Costa Vasconcelos" w:date="2022-09-17T10:36:00Z">
        <w:r w:rsidR="00000000" w:rsidRPr="00E8237C" w:rsidDel="00CC6046">
          <w:rPr>
            <w:rFonts w:ascii="Times New Roman" w:eastAsia="Times New Roman" w:hAnsi="Times New Roman" w:cs="Times New Roman"/>
            <w:sz w:val="24"/>
            <w:szCs w:val="24"/>
            <w:rPrChange w:id="133" w:author="Thais Nogales Da Costa Vasconcelos" w:date="2022-09-17T10:23:00Z">
              <w:rPr/>
            </w:rPrChange>
          </w:rPr>
          <w:delText xml:space="preserve">this type of climate </w:delText>
        </w:r>
      </w:del>
      <w:r w:rsidR="00000000" w:rsidRPr="00E8237C">
        <w:rPr>
          <w:rFonts w:ascii="Times New Roman" w:eastAsia="Times New Roman" w:hAnsi="Times New Roman" w:cs="Times New Roman"/>
          <w:sz w:val="24"/>
          <w:szCs w:val="24"/>
          <w:rPrChange w:id="134" w:author="Thais Nogales Da Costa Vasconcelos" w:date="2022-09-17T10:23:00Z">
            <w:rPr/>
          </w:rPrChange>
        </w:rPr>
        <w:t xml:space="preserve">due to their ability to escape heat stress as </w:t>
      </w:r>
      <w:proofErr w:type="gramStart"/>
      <w:r w:rsidRPr="00E8237C">
        <w:rPr>
          <w:rFonts w:ascii="Times New Roman" w:eastAsia="Times New Roman" w:hAnsi="Times New Roman" w:cs="Times New Roman"/>
          <w:sz w:val="24"/>
          <w:szCs w:val="24"/>
          <w:rPrChange w:id="135" w:author="Thais Nogales Da Costa Vasconcelos" w:date="2022-09-17T10:23:00Z">
            <w:rPr/>
          </w:rPrChange>
        </w:rPr>
        <w:t>seeds</w:t>
      </w:r>
      <w:ins w:id="136" w:author="Thais Nogales Da Costa Vasconcelos" w:date="2022-09-17T10:37:00Z">
        <w:r w:rsidR="00CC6046">
          <w:rPr>
            <w:rFonts w:ascii="Times New Roman" w:eastAsia="Times New Roman" w:hAnsi="Times New Roman" w:cs="Times New Roman"/>
            <w:sz w:val="24"/>
            <w:szCs w:val="24"/>
          </w:rPr>
          <w:t>,</w:t>
        </w:r>
      </w:ins>
      <w:r w:rsidRPr="00E8237C">
        <w:rPr>
          <w:rFonts w:ascii="Times New Roman" w:eastAsia="Times New Roman" w:hAnsi="Times New Roman" w:cs="Times New Roman"/>
          <w:sz w:val="24"/>
          <w:szCs w:val="24"/>
          <w:rPrChange w:id="137" w:author="Thais Nogales Da Costa Vasconcelos" w:date="2022-09-17T10:23:00Z">
            <w:rPr/>
          </w:rPrChange>
        </w:rPr>
        <w:t xml:space="preserve"> but</w:t>
      </w:r>
      <w:proofErr w:type="gramEnd"/>
      <w:r w:rsidR="00000000" w:rsidRPr="00E8237C">
        <w:rPr>
          <w:rFonts w:ascii="Times New Roman" w:eastAsia="Times New Roman" w:hAnsi="Times New Roman" w:cs="Times New Roman"/>
          <w:sz w:val="24"/>
          <w:szCs w:val="24"/>
          <w:rPrChange w:id="138" w:author="Thais Nogales Da Costa Vasconcelos" w:date="2022-09-17T10:23:00Z">
            <w:rPr/>
          </w:rPrChange>
        </w:rPr>
        <w:t xml:space="preserve"> are outcompeted by perennials in regions where extreme heat is uncommon or inexistent. Precipitation and seasonality </w:t>
      </w:r>
      <w:r w:rsidRPr="00E8237C">
        <w:rPr>
          <w:rFonts w:ascii="Times New Roman" w:eastAsia="Times New Roman" w:hAnsi="Times New Roman" w:cs="Times New Roman"/>
          <w:sz w:val="24"/>
          <w:szCs w:val="24"/>
          <w:rPrChange w:id="139" w:author="Thais Nogales Da Costa Vasconcelos" w:date="2022-09-17T10:23:00Z">
            <w:rPr/>
          </w:rPrChange>
        </w:rPr>
        <w:t xml:space="preserve">were </w:t>
      </w:r>
      <w:r w:rsidR="00000000" w:rsidRPr="00E8237C">
        <w:rPr>
          <w:rFonts w:ascii="Times New Roman" w:eastAsia="Times New Roman" w:hAnsi="Times New Roman" w:cs="Times New Roman"/>
          <w:sz w:val="24"/>
          <w:szCs w:val="24"/>
          <w:rPrChange w:id="140" w:author="Thais Nogales Da Costa Vasconcelos" w:date="2022-09-17T10:23:00Z">
            <w:rPr/>
          </w:rPrChange>
        </w:rPr>
        <w:t xml:space="preserve">less </w:t>
      </w:r>
      <w:r w:rsidRPr="00E8237C">
        <w:rPr>
          <w:rFonts w:ascii="Times New Roman" w:eastAsia="Times New Roman" w:hAnsi="Times New Roman" w:cs="Times New Roman"/>
          <w:sz w:val="24"/>
          <w:szCs w:val="24"/>
          <w:rPrChange w:id="141" w:author="Thais Nogales Da Costa Vasconcelos" w:date="2022-09-17T10:23:00Z">
            <w:rPr/>
          </w:rPrChange>
        </w:rPr>
        <w:t xml:space="preserve">important </w:t>
      </w:r>
      <w:r w:rsidR="00000000" w:rsidRPr="00E8237C">
        <w:rPr>
          <w:rFonts w:ascii="Times New Roman" w:eastAsia="Times New Roman" w:hAnsi="Times New Roman" w:cs="Times New Roman"/>
          <w:sz w:val="24"/>
          <w:szCs w:val="24"/>
          <w:rPrChange w:id="142" w:author="Thais Nogales Da Costa Vasconcelos" w:date="2022-09-17T10:23:00Z">
            <w:rPr/>
          </w:rPrChange>
        </w:rPr>
        <w:t>factors</w:t>
      </w:r>
      <w:r w:rsidRPr="00E8237C">
        <w:rPr>
          <w:rFonts w:ascii="Times New Roman" w:eastAsia="Times New Roman" w:hAnsi="Times New Roman" w:cs="Times New Roman"/>
          <w:sz w:val="24"/>
          <w:szCs w:val="24"/>
          <w:rPrChange w:id="143" w:author="Thais Nogales Da Costa Vasconcelos" w:date="2022-09-17T10:23:00Z">
            <w:rPr/>
          </w:rPrChange>
        </w:rPr>
        <w:t xml:space="preserve"> across many clades</w:t>
      </w:r>
      <w:r w:rsidR="00000000" w:rsidRPr="00E8237C">
        <w:rPr>
          <w:rFonts w:ascii="Times New Roman" w:eastAsia="Times New Roman" w:hAnsi="Times New Roman" w:cs="Times New Roman"/>
          <w:sz w:val="24"/>
          <w:szCs w:val="24"/>
          <w:rPrChange w:id="144" w:author="Thais Nogales Da Costa Vasconcelos" w:date="2022-09-17T10:23:00Z">
            <w:rPr/>
          </w:rPrChange>
        </w:rPr>
        <w:t xml:space="preserve">, perhaps due </w:t>
      </w:r>
      <w:r w:rsidR="00C05AEF" w:rsidRPr="00E8237C">
        <w:rPr>
          <w:rFonts w:ascii="Times New Roman" w:eastAsia="Times New Roman" w:hAnsi="Times New Roman" w:cs="Times New Roman"/>
          <w:sz w:val="24"/>
          <w:szCs w:val="24"/>
          <w:rPrChange w:id="145" w:author="Thais Nogales Da Costa Vasconcelos" w:date="2022-09-17T10:23:00Z">
            <w:rPr/>
          </w:rPrChange>
        </w:rPr>
        <w:t xml:space="preserve">to </w:t>
      </w:r>
      <w:r w:rsidR="00000000" w:rsidRPr="00E8237C">
        <w:rPr>
          <w:rFonts w:ascii="Times New Roman" w:eastAsia="Times New Roman" w:hAnsi="Times New Roman" w:cs="Times New Roman"/>
          <w:sz w:val="24"/>
          <w:szCs w:val="24"/>
          <w:rPrChange w:id="146" w:author="Thais Nogales Da Costa Vasconcelos" w:date="2022-09-17T10:23:00Z">
            <w:rPr/>
          </w:rPrChange>
        </w:rPr>
        <w:t xml:space="preserve">the existence of </w:t>
      </w:r>
      <w:r w:rsidR="00C05AEF" w:rsidRPr="00E8237C">
        <w:rPr>
          <w:rFonts w:ascii="Times New Roman" w:eastAsia="Times New Roman" w:hAnsi="Times New Roman" w:cs="Times New Roman"/>
          <w:sz w:val="24"/>
          <w:szCs w:val="24"/>
          <w:rPrChange w:id="147" w:author="Thais Nogales Da Costa Vasconcelos" w:date="2022-09-17T10:23:00Z">
            <w:rPr/>
          </w:rPrChange>
        </w:rPr>
        <w:t xml:space="preserve">clade specific </w:t>
      </w:r>
      <w:r w:rsidR="00000000" w:rsidRPr="00E8237C">
        <w:rPr>
          <w:rFonts w:ascii="Times New Roman" w:eastAsia="Times New Roman" w:hAnsi="Times New Roman" w:cs="Times New Roman"/>
          <w:sz w:val="24"/>
          <w:szCs w:val="24"/>
          <w:rPrChange w:id="148" w:author="Thais Nogales Da Costa Vasconcelos" w:date="2022-09-17T10:23:00Z">
            <w:rPr/>
          </w:rPrChange>
        </w:rPr>
        <w:t>alternative mechanisms for drought tolerance in perennial species.</w:t>
      </w:r>
    </w:p>
    <w:p w14:paraId="142D8E06" w14:textId="77777777" w:rsidR="001F5671" w:rsidRPr="002B0243" w:rsidRDefault="001F5671" w:rsidP="00E8237C">
      <w:pPr>
        <w:spacing w:line="360" w:lineRule="auto"/>
        <w:rPr>
          <w:rFonts w:ascii="Times New Roman" w:eastAsia="Times New Roman" w:hAnsi="Times New Roman" w:cs="Times New Roman"/>
          <w:b/>
          <w:sz w:val="24"/>
          <w:szCs w:val="24"/>
        </w:rPr>
        <w:pPrChange w:id="149" w:author="Thais Nogales Da Costa Vasconcelos" w:date="2022-09-17T10:24:00Z">
          <w:pPr>
            <w:spacing w:line="480" w:lineRule="auto"/>
          </w:pPr>
        </w:pPrChange>
      </w:pPr>
      <w:r w:rsidRPr="002B0243">
        <w:rPr>
          <w:rFonts w:ascii="Times New Roman" w:eastAsia="Times New Roman" w:hAnsi="Times New Roman" w:cs="Times New Roman"/>
          <w:b/>
          <w:sz w:val="24"/>
          <w:szCs w:val="24"/>
        </w:rPr>
        <w:br w:type="page"/>
      </w:r>
    </w:p>
    <w:p w14:paraId="36EB4062" w14:textId="1992149D" w:rsidR="00DC165B" w:rsidRPr="002B0243" w:rsidRDefault="00000000" w:rsidP="00E8237C">
      <w:pPr>
        <w:shd w:val="clear" w:color="auto" w:fill="FFFFFF"/>
        <w:spacing w:line="360" w:lineRule="auto"/>
        <w:rPr>
          <w:rFonts w:ascii="Times New Roman" w:eastAsia="Times New Roman" w:hAnsi="Times New Roman" w:cs="Times New Roman"/>
          <w:b/>
          <w:sz w:val="24"/>
          <w:szCs w:val="24"/>
        </w:rPr>
        <w:pPrChange w:id="150"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b/>
          <w:sz w:val="24"/>
          <w:szCs w:val="24"/>
        </w:rPr>
        <w:lastRenderedPageBreak/>
        <w:t>Introduction</w:t>
      </w:r>
    </w:p>
    <w:p w14:paraId="7A11B0C9" w14:textId="779BDE3F"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151"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 xml:space="preserve">Flowering plants have evolved into multiple types of </w:t>
      </w:r>
      <w:ins w:id="152" w:author="Thais Nogales Da Costa Vasconcelos" w:date="2022-09-17T10:38:00Z">
        <w:r w:rsidR="00111650">
          <w:rPr>
            <w:rFonts w:ascii="Times New Roman" w:eastAsia="Times New Roman" w:hAnsi="Times New Roman" w:cs="Times New Roman"/>
            <w:sz w:val="24"/>
            <w:szCs w:val="24"/>
          </w:rPr>
          <w:t xml:space="preserve">life forms and </w:t>
        </w:r>
      </w:ins>
      <w:r w:rsidRPr="002B0243">
        <w:rPr>
          <w:rFonts w:ascii="Times New Roman" w:eastAsia="Times New Roman" w:hAnsi="Times New Roman" w:cs="Times New Roman"/>
          <w:sz w:val="24"/>
          <w:szCs w:val="24"/>
        </w:rPr>
        <w:t>life history strategies to survive environmental challenges</w:t>
      </w:r>
      <w:r w:rsidR="00756F8B" w:rsidRPr="002B0243">
        <w:rPr>
          <w:rFonts w:ascii="Times New Roman" w:eastAsia="Times New Roman" w:hAnsi="Times New Roman" w:cs="Times New Roman"/>
          <w:sz w:val="24"/>
          <w:szCs w:val="24"/>
        </w:rPr>
        <w:t xml:space="preserve"> </w:t>
      </w:r>
      <w:r w:rsidR="00756F8B" w:rsidRPr="002B0243">
        <w:rPr>
          <w:rFonts w:ascii="Times New Roman" w:eastAsia="Times New Roman" w:hAnsi="Times New Roman" w:cs="Times New Roman"/>
          <w:sz w:val="24"/>
          <w:szCs w:val="24"/>
        </w:rPr>
        <w:fldChar w:fldCharType="begin"/>
      </w:r>
      <w:r w:rsidR="00756F8B" w:rsidRPr="002B0243">
        <w:rPr>
          <w:rFonts w:ascii="Times New Roman" w:eastAsia="Times New Roman" w:hAnsi="Times New Roman" w:cs="Times New Roman"/>
          <w:sz w:val="24"/>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sidRPr="002B0243">
        <w:rPr>
          <w:rFonts w:ascii="Times New Roman" w:eastAsia="Times New Roman" w:hAnsi="Times New Roman" w:cs="Times New Roman"/>
          <w:sz w:val="24"/>
          <w:szCs w:val="24"/>
        </w:rPr>
        <w:fldChar w:fldCharType="separate"/>
      </w:r>
      <w:r w:rsidR="00756F8B" w:rsidRPr="002B0243">
        <w:rPr>
          <w:rFonts w:ascii="Times New Roman" w:eastAsia="Times New Roman" w:hAnsi="Times New Roman" w:cs="Times New Roman"/>
          <w:noProof/>
          <w:sz w:val="24"/>
          <w:szCs w:val="24"/>
        </w:rPr>
        <w:t>(Grime 1977; Stearns 1992)</w:t>
      </w:r>
      <w:r w:rsidR="00756F8B" w:rsidRPr="002B0243">
        <w:rPr>
          <w:rFonts w:ascii="Times New Roman" w:eastAsia="Times New Roman" w:hAnsi="Times New Roman" w:cs="Times New Roman"/>
          <w:sz w:val="24"/>
          <w:szCs w:val="24"/>
        </w:rPr>
        <w:fldChar w:fldCharType="end"/>
      </w:r>
      <w:r w:rsidR="00756F8B"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For instance, resprouting plants can have underground systems to persist through fire and drought</w:t>
      </w:r>
      <w:r w:rsidR="00333E66" w:rsidRPr="002B0243">
        <w:rPr>
          <w:rFonts w:ascii="Times New Roman" w:eastAsia="Times New Roman" w:hAnsi="Times New Roman" w:cs="Times New Roman"/>
          <w:sz w:val="24"/>
          <w:szCs w:val="24"/>
        </w:rPr>
        <w:t xml:space="preserve"> </w:t>
      </w:r>
      <w:r w:rsidR="00333E66"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Botany","DOI":"10.1002/ajb2.1289","ISSN":"1537-2197","issue":"6","language":"en","license":"© 2019 Botanical Society of America","note":"_eprint: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sidRPr="002B0243">
        <w:rPr>
          <w:rFonts w:ascii="Times New Roman" w:eastAsia="Times New Roman" w:hAnsi="Times New Roman" w:cs="Times New Roman"/>
          <w:sz w:val="24"/>
          <w:szCs w:val="24"/>
        </w:rPr>
        <w:fldChar w:fldCharType="separate"/>
      </w:r>
      <w:r w:rsidR="00333E66" w:rsidRPr="002B0243">
        <w:rPr>
          <w:rFonts w:ascii="Times New Roman" w:eastAsia="Times New Roman" w:hAnsi="Times New Roman" w:cs="Times New Roman"/>
          <w:noProof/>
          <w:sz w:val="24"/>
          <w:szCs w:val="24"/>
        </w:rPr>
        <w:t>(e.g., Rando et al. 2016; Howard et al. 2019)</w:t>
      </w:r>
      <w:r w:rsidR="00333E66"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large trees can become deciduous or have scales to protect their growing buds during freezing conditions</w:t>
      </w:r>
      <w:r w:rsidR="00333E66" w:rsidRPr="002B0243">
        <w:rPr>
          <w:rFonts w:ascii="Times New Roman" w:eastAsia="Times New Roman" w:hAnsi="Times New Roman" w:cs="Times New Roman"/>
          <w:sz w:val="24"/>
          <w:szCs w:val="24"/>
        </w:rPr>
        <w:t xml:space="preserve"> </w:t>
      </w:r>
      <w:r w:rsidR="00333E66" w:rsidRPr="002B0243">
        <w:rPr>
          <w:rFonts w:ascii="Times New Roman" w:eastAsia="Times New Roman" w:hAnsi="Times New Roman" w:cs="Times New Roman"/>
          <w:sz w:val="24"/>
          <w:szCs w:val="24"/>
        </w:rPr>
        <w:fldChar w:fldCharType="begin"/>
      </w:r>
      <w:r w:rsidR="00333E66" w:rsidRPr="002B0243">
        <w:rPr>
          <w:rFonts w:ascii="Times New Roman" w:eastAsia="Times New Roman" w:hAnsi="Times New Roman" w:cs="Times New Roman"/>
          <w:sz w:val="24"/>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sidRPr="002B0243">
        <w:rPr>
          <w:rFonts w:ascii="Times New Roman" w:eastAsia="Times New Roman" w:hAnsi="Times New Roman" w:cs="Times New Roman"/>
          <w:sz w:val="24"/>
          <w:szCs w:val="24"/>
        </w:rPr>
        <w:fldChar w:fldCharType="separate"/>
      </w:r>
      <w:r w:rsidR="00333E66" w:rsidRPr="002B0243">
        <w:rPr>
          <w:rFonts w:ascii="Times New Roman" w:eastAsia="Times New Roman" w:hAnsi="Times New Roman" w:cs="Times New Roman"/>
          <w:noProof/>
          <w:sz w:val="24"/>
          <w:szCs w:val="24"/>
        </w:rPr>
        <w:t>(Raunkiaer 1934; Edwards et al. 2017)</w:t>
      </w:r>
      <w:r w:rsidR="00333E66"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Other plants have increasingly shortened their life cycles so that germination, fertilization, and seed release all happen through the favorable season of a single year, allowing avoidance of the unfavorable season in the form of seeds</w:t>
      </w:r>
      <w:r w:rsidR="00BB473C" w:rsidRPr="002B0243">
        <w:rPr>
          <w:rFonts w:ascii="Times New Roman" w:eastAsia="Times New Roman" w:hAnsi="Times New Roman" w:cs="Times New Roman"/>
          <w:sz w:val="24"/>
          <w:szCs w:val="24"/>
        </w:rPr>
        <w:t xml:space="preserve"> </w:t>
      </w:r>
      <w:r w:rsidR="00BB473C" w:rsidRPr="002B0243">
        <w:rPr>
          <w:rFonts w:ascii="Times New Roman" w:eastAsia="Times New Roman" w:hAnsi="Times New Roman" w:cs="Times New Roman"/>
          <w:sz w:val="24"/>
          <w:szCs w:val="24"/>
        </w:rPr>
        <w:fldChar w:fldCharType="begin"/>
      </w:r>
      <w:r w:rsidR="00BB473C" w:rsidRPr="002B0243">
        <w:rPr>
          <w:rFonts w:ascii="Times New Roman" w:eastAsia="Times New Roman" w:hAnsi="Times New Roman" w:cs="Times New Roman"/>
          <w:sz w:val="24"/>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sidRPr="002B0243">
        <w:rPr>
          <w:rFonts w:ascii="Times New Roman" w:eastAsia="Times New Roman" w:hAnsi="Times New Roman" w:cs="Times New Roman"/>
          <w:sz w:val="24"/>
          <w:szCs w:val="24"/>
        </w:rPr>
        <w:fldChar w:fldCharType="separate"/>
      </w:r>
      <w:r w:rsidR="00BB473C" w:rsidRPr="002B0243">
        <w:rPr>
          <w:rFonts w:ascii="Times New Roman" w:eastAsia="Times New Roman" w:hAnsi="Times New Roman" w:cs="Times New Roman"/>
          <w:noProof/>
          <w:sz w:val="24"/>
          <w:szCs w:val="24"/>
        </w:rPr>
        <w:t>(Mulroy and Rundel 1977)</w:t>
      </w:r>
      <w:r w:rsidR="00BB473C"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The latter describes the life history strategy of annual plants, which are semelparous (</w:t>
      </w:r>
      <w:r w:rsidR="00E56B82" w:rsidRPr="002B0243">
        <w:rPr>
          <w:rFonts w:ascii="Times New Roman" w:eastAsia="Times New Roman" w:hAnsi="Times New Roman" w:cs="Times New Roman"/>
          <w:sz w:val="24"/>
          <w:szCs w:val="24"/>
        </w:rPr>
        <w:t>i.e.,</w:t>
      </w:r>
      <w:r w:rsidRPr="002B0243">
        <w:rPr>
          <w:rFonts w:ascii="Times New Roman" w:eastAsia="Times New Roman" w:hAnsi="Times New Roman" w:cs="Times New Roman"/>
          <w:sz w:val="24"/>
          <w:szCs w:val="24"/>
        </w:rPr>
        <w:t xml:space="preserv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w:t>
      </w:r>
      <w:r w:rsidR="00883648" w:rsidRPr="002B0243">
        <w:rPr>
          <w:rFonts w:ascii="Times New Roman" w:eastAsia="Times New Roman" w:hAnsi="Times New Roman" w:cs="Times New Roman"/>
          <w:sz w:val="24"/>
          <w:szCs w:val="24"/>
        </w:rPr>
        <w:t xml:space="preserve"> </w:t>
      </w:r>
      <w:r w:rsidR="00883648" w:rsidRPr="002B0243">
        <w:rPr>
          <w:rFonts w:ascii="Times New Roman" w:eastAsia="Times New Roman" w:hAnsi="Times New Roman" w:cs="Times New Roman"/>
          <w:sz w:val="24"/>
          <w:szCs w:val="24"/>
        </w:rPr>
        <w:fldChar w:fldCharType="begin"/>
      </w:r>
      <w:r w:rsidR="00883648" w:rsidRPr="002B0243">
        <w:rPr>
          <w:rFonts w:ascii="Times New Roman" w:eastAsia="Times New Roman" w:hAnsi="Times New Roman" w:cs="Times New Roman"/>
          <w:sz w:val="24"/>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sidRPr="002B0243">
        <w:rPr>
          <w:rFonts w:ascii="Times New Roman" w:eastAsia="Times New Roman" w:hAnsi="Times New Roman" w:cs="Times New Roman"/>
          <w:sz w:val="24"/>
          <w:szCs w:val="24"/>
        </w:rPr>
        <w:fldChar w:fldCharType="separate"/>
      </w:r>
      <w:r w:rsidR="00883648" w:rsidRPr="002B0243">
        <w:rPr>
          <w:rFonts w:ascii="Times New Roman" w:eastAsia="Times New Roman" w:hAnsi="Times New Roman" w:cs="Times New Roman"/>
          <w:noProof/>
          <w:sz w:val="24"/>
          <w:szCs w:val="24"/>
        </w:rPr>
        <w:t>(Raunkiaer 1934; Friedman 2020)</w:t>
      </w:r>
      <w:r w:rsidR="0088364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
    <w:p w14:paraId="0370C29B" w14:textId="5063161B"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153"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 xml:space="preserve">The interest in finding environmental correlates associated with the evolution of different life history strategies in flowering plants follows the observation that species with annual and perennial strategies are unevenly distributed </w:t>
      </w:r>
      <w:r w:rsidR="000222D3" w:rsidRPr="002B0243">
        <w:rPr>
          <w:rFonts w:ascii="Times New Roman" w:eastAsia="Times New Roman" w:hAnsi="Times New Roman" w:cs="Times New Roman"/>
          <w:sz w:val="24"/>
          <w:szCs w:val="24"/>
        </w:rPr>
        <w:t>throughout</w:t>
      </w:r>
      <w:r w:rsidRPr="002B0243">
        <w:rPr>
          <w:rFonts w:ascii="Times New Roman" w:eastAsia="Times New Roman" w:hAnsi="Times New Roman" w:cs="Times New Roman"/>
          <w:sz w:val="24"/>
          <w:szCs w:val="24"/>
        </w:rPr>
        <w:t xml:space="preserve"> the globe</w:t>
      </w:r>
      <w:r w:rsidR="00215FCE" w:rsidRPr="002B0243">
        <w:rPr>
          <w:rFonts w:ascii="Times New Roman" w:eastAsia="Times New Roman" w:hAnsi="Times New Roman" w:cs="Times New Roman"/>
          <w:sz w:val="24"/>
          <w:szCs w:val="24"/>
        </w:rPr>
        <w:t xml:space="preserve"> </w:t>
      </w:r>
      <w:r w:rsidR="00215FCE"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Raunkiaer.","author":[{"family":"Raunkiaer","given":"Christen"}],"issued":{"date-parts":[["1934"]]}},"label":"page"},{"id":8940,"uris":["http://zotero.org/users/local/X8CzRyu0/items/7A5FC4XB"],"itemData":{"id":8940,"type":"article-journal","abstract":"Variation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(Figure 1; Raunkiaer 1934; Ricklefs and Renner 1994; Friedman 2020)</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00C1128B" w:rsidRPr="002B0243">
        <w:rPr>
          <w:rFonts w:ascii="Times New Roman" w:eastAsia="Times New Roman" w:hAnsi="Times New Roman" w:cs="Times New Roman"/>
          <w:sz w:val="24"/>
          <w:szCs w:val="24"/>
        </w:rPr>
        <w:t>Perennial</w:t>
      </w:r>
      <w:r w:rsidRPr="002B0243">
        <w:rPr>
          <w:rFonts w:ascii="Times New Roman" w:eastAsia="Times New Roman" w:hAnsi="Times New Roman" w:cs="Times New Roman"/>
          <w:sz w:val="24"/>
          <w:szCs w:val="24"/>
        </w:rPr>
        <w:t xml:space="preserve"> plants </w:t>
      </w:r>
      <w:ins w:id="154" w:author="Thais Nogales Da Costa Vasconcelos" w:date="2022-09-17T10:38:00Z">
        <w:r w:rsidR="00111650">
          <w:rPr>
            <w:rFonts w:ascii="Times New Roman" w:eastAsia="Times New Roman" w:hAnsi="Times New Roman" w:cs="Times New Roman"/>
            <w:sz w:val="24"/>
            <w:szCs w:val="24"/>
          </w:rPr>
          <w:t>have a bimodal di</w:t>
        </w:r>
      </w:ins>
      <w:ins w:id="155" w:author="Thais Nogales Da Costa Vasconcelos" w:date="2022-09-17T10:39:00Z">
        <w:r w:rsidR="00111650">
          <w:rPr>
            <w:rFonts w:ascii="Times New Roman" w:eastAsia="Times New Roman" w:hAnsi="Times New Roman" w:cs="Times New Roman"/>
            <w:sz w:val="24"/>
            <w:szCs w:val="24"/>
          </w:rPr>
          <w:t xml:space="preserve">stribution and </w:t>
        </w:r>
      </w:ins>
      <w:r w:rsidRPr="002B0243">
        <w:rPr>
          <w:rFonts w:ascii="Times New Roman" w:eastAsia="Times New Roman" w:hAnsi="Times New Roman" w:cs="Times New Roman"/>
          <w:sz w:val="24"/>
          <w:szCs w:val="24"/>
        </w:rPr>
        <w:t xml:space="preserve">are disproportionately diverse in </w:t>
      </w:r>
      <w:r w:rsidR="009F0D7D" w:rsidRPr="002B0243">
        <w:rPr>
          <w:rFonts w:ascii="Times New Roman" w:eastAsia="Times New Roman" w:hAnsi="Times New Roman" w:cs="Times New Roman"/>
          <w:sz w:val="24"/>
          <w:szCs w:val="24"/>
        </w:rPr>
        <w:t xml:space="preserve">warmer tropical climates (Grime, 1977) and </w:t>
      </w:r>
      <w:r w:rsidR="00C1128B" w:rsidRPr="002B0243">
        <w:rPr>
          <w:rFonts w:ascii="Times New Roman" w:eastAsia="Times New Roman" w:hAnsi="Times New Roman" w:cs="Times New Roman"/>
          <w:sz w:val="24"/>
          <w:szCs w:val="24"/>
        </w:rPr>
        <w:t xml:space="preserve">areas </w:t>
      </w:r>
      <w:r w:rsidRPr="002B0243">
        <w:rPr>
          <w:rFonts w:ascii="Times New Roman" w:eastAsia="Times New Roman" w:hAnsi="Times New Roman" w:cs="Times New Roman"/>
          <w:sz w:val="24"/>
          <w:szCs w:val="24"/>
        </w:rPr>
        <w:t xml:space="preserve">where freezing is constant, such as higher latitudes and alpine habitats </w:t>
      </w:r>
      <w:r w:rsidR="00215FCE"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A."}],"issued":{"date-parts":[["1968"]]}},"label":"page"},{"id":8335,"uris":["http://zotero.org/users/local/X8CzRyu0/items/DWTAH5UC"],"itemData":{"id":8335,"type":"article-journal","abstract":"Adaptive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(Billings and Mooney 1968; Givnish 2015)</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On the other hand, annuals are </w:t>
      </w:r>
      <w:r w:rsidR="00C1128B" w:rsidRPr="002B0243">
        <w:rPr>
          <w:rFonts w:ascii="Times New Roman" w:eastAsia="Times New Roman" w:hAnsi="Times New Roman" w:cs="Times New Roman"/>
          <w:sz w:val="24"/>
          <w:szCs w:val="24"/>
        </w:rPr>
        <w:t xml:space="preserve">highly represented </w:t>
      </w:r>
      <w:r w:rsidRPr="002B0243">
        <w:rPr>
          <w:rFonts w:ascii="Times New Roman" w:eastAsia="Times New Roman" w:hAnsi="Times New Roman" w:cs="Times New Roman"/>
          <w:sz w:val="24"/>
          <w:szCs w:val="24"/>
        </w:rPr>
        <w:t xml:space="preserve">in mid-latitudes in areas subjected to prolonged drought, such as desert and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 (</w:t>
      </w:r>
      <w:proofErr w:type="spellStart"/>
      <w:r w:rsidRPr="002B0243">
        <w:rPr>
          <w:rFonts w:ascii="Times New Roman" w:eastAsia="Times New Roman" w:hAnsi="Times New Roman" w:cs="Times New Roman"/>
          <w:sz w:val="24"/>
          <w:szCs w:val="24"/>
        </w:rPr>
        <w:t>Mulroy</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Rundel</w:t>
      </w:r>
      <w:proofErr w:type="spellEnd"/>
      <w:r w:rsidRPr="002B0243">
        <w:rPr>
          <w:rFonts w:ascii="Times New Roman" w:eastAsia="Times New Roman" w:hAnsi="Times New Roman" w:cs="Times New Roman"/>
          <w:sz w:val="24"/>
          <w:szCs w:val="24"/>
        </w:rPr>
        <w:t>, 1977). Though annuals are considerably less common than perennials across angiosperm</w:t>
      </w:r>
      <w:r w:rsidR="00C1128B" w:rsidRPr="002B0243">
        <w:rPr>
          <w:rFonts w:ascii="Times New Roman" w:eastAsia="Times New Roman" w:hAnsi="Times New Roman" w:cs="Times New Roman"/>
          <w:sz w:val="24"/>
          <w:szCs w:val="24"/>
        </w:rPr>
        <w:t xml:space="preserve">s </w:t>
      </w:r>
      <w:r w:rsidRPr="002B0243">
        <w:rPr>
          <w:rFonts w:ascii="Times New Roman" w:eastAsia="Times New Roman" w:hAnsi="Times New Roman" w:cs="Times New Roman"/>
          <w:sz w:val="24"/>
          <w:szCs w:val="24"/>
        </w:rPr>
        <w:t xml:space="preserve">(Friedman, 2020), they can represent over </w:t>
      </w:r>
      <w:ins w:id="156" w:author="Thais Nogales Da Costa Vasconcelos" w:date="2022-09-17T10:39:00Z">
        <w:r w:rsidR="00111650">
          <w:rPr>
            <w:rFonts w:ascii="Times New Roman" w:eastAsia="Times New Roman" w:hAnsi="Times New Roman" w:cs="Times New Roman"/>
            <w:sz w:val="24"/>
            <w:szCs w:val="24"/>
          </w:rPr>
          <w:t>half</w:t>
        </w:r>
      </w:ins>
      <w:del w:id="157" w:author="Thais Nogales Da Costa Vasconcelos" w:date="2022-09-17T10:39:00Z">
        <w:r w:rsidRPr="002B0243" w:rsidDel="00111650">
          <w:rPr>
            <w:rFonts w:ascii="Times New Roman" w:eastAsia="Times New Roman" w:hAnsi="Times New Roman" w:cs="Times New Roman"/>
            <w:sz w:val="24"/>
            <w:szCs w:val="24"/>
          </w:rPr>
          <w:delText>50%</w:delText>
        </w:r>
      </w:del>
      <w:r w:rsidRPr="002B0243">
        <w:rPr>
          <w:rFonts w:ascii="Times New Roman" w:eastAsia="Times New Roman" w:hAnsi="Times New Roman" w:cs="Times New Roman"/>
          <w:sz w:val="24"/>
          <w:szCs w:val="24"/>
        </w:rPr>
        <w:t xml:space="preserve"> of the floristic diversity in some of </w:t>
      </w:r>
      <w:r w:rsidR="00C1128B" w:rsidRPr="002B0243">
        <w:rPr>
          <w:rFonts w:ascii="Times New Roman" w:eastAsia="Times New Roman" w:hAnsi="Times New Roman" w:cs="Times New Roman"/>
          <w:sz w:val="24"/>
          <w:szCs w:val="24"/>
        </w:rPr>
        <w:t>the</w:t>
      </w:r>
      <w:ins w:id="158" w:author="Thais Nogales Da Costa Vasconcelos" w:date="2022-09-17T10:40:00Z">
        <w:r w:rsidR="00111650">
          <w:rPr>
            <w:rFonts w:ascii="Times New Roman" w:eastAsia="Times New Roman" w:hAnsi="Times New Roman" w:cs="Times New Roman"/>
            <w:sz w:val="24"/>
            <w:szCs w:val="24"/>
          </w:rPr>
          <w:t xml:space="preserve">se </w:t>
        </w:r>
      </w:ins>
      <w:del w:id="159" w:author="Thais Nogales Da Costa Vasconcelos" w:date="2022-09-17T10:40:00Z">
        <w:r w:rsidR="00C1128B" w:rsidRPr="002B0243" w:rsidDel="00111650">
          <w:rPr>
            <w:rFonts w:ascii="Times New Roman" w:eastAsia="Times New Roman" w:hAnsi="Times New Roman" w:cs="Times New Roman"/>
            <w:sz w:val="24"/>
            <w:szCs w:val="24"/>
          </w:rPr>
          <w:delText>ir most favorable</w:delText>
        </w:r>
        <w:r w:rsidRPr="002B0243" w:rsidDel="00111650">
          <w:rPr>
            <w:rFonts w:ascii="Times New Roman" w:eastAsia="Times New Roman" w:hAnsi="Times New Roman" w:cs="Times New Roman"/>
            <w:sz w:val="24"/>
            <w:szCs w:val="24"/>
          </w:rPr>
          <w:delText xml:space="preserve"> </w:delText>
        </w:r>
      </w:del>
      <w:r w:rsidRPr="002B0243">
        <w:rPr>
          <w:rFonts w:ascii="Times New Roman" w:eastAsia="Times New Roman" w:hAnsi="Times New Roman" w:cs="Times New Roman"/>
          <w:sz w:val="24"/>
          <w:szCs w:val="24"/>
        </w:rPr>
        <w:t xml:space="preserve">regions (Figure 1b;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w:t>
      </w:r>
      <w:r w:rsidRPr="00111650">
        <w:rPr>
          <w:rFonts w:ascii="Times New Roman" w:eastAsia="Times New Roman" w:hAnsi="Times New Roman" w:cs="Times New Roman"/>
          <w:sz w:val="24"/>
          <w:szCs w:val="24"/>
        </w:rPr>
        <w:t>1934).</w:t>
      </w:r>
      <w:r w:rsidRPr="002B0243">
        <w:rPr>
          <w:rFonts w:ascii="Times New Roman" w:eastAsia="Times New Roman" w:hAnsi="Times New Roman" w:cs="Times New Roman"/>
          <w:sz w:val="24"/>
          <w:szCs w:val="24"/>
        </w:rPr>
        <w:t xml:space="preserve"> </w:t>
      </w:r>
    </w:p>
    <w:p w14:paraId="17E668D6" w14:textId="007B17F7"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160"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Although the uneven distribution in the proportion of different life form</w:t>
      </w:r>
      <w:r w:rsidR="00215FCE" w:rsidRPr="002B0243">
        <w:rPr>
          <w:rFonts w:ascii="Times New Roman" w:eastAsia="Times New Roman" w:hAnsi="Times New Roman" w:cs="Times New Roman"/>
          <w:sz w:val="24"/>
          <w:szCs w:val="24"/>
        </w:rPr>
        <w:t>s</w:t>
      </w:r>
      <w:r w:rsidRPr="002B0243">
        <w:rPr>
          <w:rFonts w:ascii="Times New Roman" w:eastAsia="Times New Roman" w:hAnsi="Times New Roman" w:cs="Times New Roman"/>
          <w:sz w:val="24"/>
          <w:szCs w:val="24"/>
        </w:rPr>
        <w:t xml:space="preserve"> across the globe </w:t>
      </w:r>
      <w:r w:rsidR="00215FCE" w:rsidRPr="002B0243">
        <w:rPr>
          <w:rFonts w:ascii="Times New Roman" w:eastAsia="Times New Roman" w:hAnsi="Times New Roman" w:cs="Times New Roman"/>
          <w:sz w:val="24"/>
          <w:szCs w:val="24"/>
        </w:rPr>
        <w:t>has</w:t>
      </w:r>
      <w:r w:rsidRPr="002B0243">
        <w:rPr>
          <w:rFonts w:ascii="Times New Roman" w:eastAsia="Times New Roman" w:hAnsi="Times New Roman" w:cs="Times New Roman"/>
          <w:sz w:val="24"/>
          <w:szCs w:val="24"/>
        </w:rPr>
        <w:t xml:space="preserve"> been long recognized</w:t>
      </w:r>
      <w:r w:rsidR="00215FCE" w:rsidRPr="002B0243">
        <w:rPr>
          <w:rFonts w:ascii="Times New Roman" w:eastAsia="Times New Roman" w:hAnsi="Times New Roman" w:cs="Times New Roman"/>
          <w:sz w:val="24"/>
          <w:szCs w:val="24"/>
        </w:rPr>
        <w:t xml:space="preserve"> </w:t>
      </w:r>
      <w:r w:rsidR="00215FCE" w:rsidRPr="002B0243">
        <w:rPr>
          <w:rFonts w:ascii="Times New Roman" w:eastAsia="Times New Roman" w:hAnsi="Times New Roman" w:cs="Times New Roman"/>
          <w:sz w:val="24"/>
          <w:szCs w:val="24"/>
        </w:rPr>
        <w:fldChar w:fldCharType="begin"/>
      </w:r>
      <w:r w:rsidR="00215FCE" w:rsidRPr="002B0243">
        <w:rPr>
          <w:rFonts w:ascii="Times New Roman" w:eastAsia="Times New Roman" w:hAnsi="Times New Roman" w:cs="Times New Roman"/>
          <w:sz w:val="24"/>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2B0243">
        <w:rPr>
          <w:rFonts w:ascii="Times New Roman" w:eastAsia="Times New Roman" w:hAnsi="Times New Roman" w:cs="Times New Roman"/>
          <w:sz w:val="24"/>
          <w:szCs w:val="24"/>
        </w:rPr>
        <w:fldChar w:fldCharType="separate"/>
      </w:r>
      <w:r w:rsidR="00215FCE" w:rsidRPr="002B0243">
        <w:rPr>
          <w:rFonts w:ascii="Times New Roman" w:eastAsia="Times New Roman" w:hAnsi="Times New Roman" w:cs="Times New Roman"/>
          <w:noProof/>
          <w:sz w:val="24"/>
          <w:szCs w:val="24"/>
        </w:rPr>
        <w:t>(Raunkiaer 1934; Stebbins 1974; Grime 1977; Friedman 2020)</w:t>
      </w:r>
      <w:r w:rsidR="00215FCE"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there is still much discussion on what the historical drivers </w:t>
      </w:r>
      <w:r w:rsidR="00742D83" w:rsidRPr="002B0243">
        <w:rPr>
          <w:rFonts w:ascii="Times New Roman" w:eastAsia="Times New Roman" w:hAnsi="Times New Roman" w:cs="Times New Roman"/>
          <w:sz w:val="24"/>
          <w:szCs w:val="24"/>
        </w:rPr>
        <w:t>of</w:t>
      </w:r>
      <w:r w:rsidRPr="002B0243">
        <w:rPr>
          <w:rFonts w:ascii="Times New Roman" w:eastAsia="Times New Roman" w:hAnsi="Times New Roman" w:cs="Times New Roman"/>
          <w:sz w:val="24"/>
          <w:szCs w:val="24"/>
        </w:rPr>
        <w:t xml:space="preserve"> this pattern </w:t>
      </w:r>
      <w:r w:rsidR="00742D83" w:rsidRPr="002B0243">
        <w:rPr>
          <w:rFonts w:ascii="Times New Roman" w:eastAsia="Times New Roman" w:hAnsi="Times New Roman" w:cs="Times New Roman"/>
          <w:sz w:val="24"/>
          <w:szCs w:val="24"/>
        </w:rPr>
        <w:t xml:space="preserve">are </w:t>
      </w:r>
      <w:r w:rsidRPr="002B0243">
        <w:rPr>
          <w:rFonts w:ascii="Times New Roman" w:eastAsia="Times New Roman" w:hAnsi="Times New Roman" w:cs="Times New Roman"/>
          <w:sz w:val="24"/>
          <w:szCs w:val="24"/>
        </w:rPr>
        <w:t>and</w:t>
      </w:r>
      <w:r w:rsidR="00742D83"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in particular</w:t>
      </w:r>
      <w:r w:rsidR="00742D83"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regarding the role of climate. For instance, according to the theory of life history strategies in plants, annuals are more likely to evolve where climate is seasonal</w:t>
      </w:r>
      <w:r w:rsidR="00C51D1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because they can rapidly take advantage of short beneficial climatic conditions for reproduction </w:t>
      </w:r>
      <w:r w:rsidR="00BC313C" w:rsidRPr="002B0243">
        <w:rPr>
          <w:rFonts w:ascii="Times New Roman" w:eastAsia="Times New Roman" w:hAnsi="Times New Roman" w:cs="Times New Roman"/>
          <w:sz w:val="24"/>
          <w:szCs w:val="24"/>
        </w:rPr>
        <w:fldChar w:fldCharType="begin"/>
      </w:r>
      <w:r w:rsidR="00BC313C" w:rsidRPr="002B0243">
        <w:rPr>
          <w:rFonts w:ascii="Times New Roman" w:eastAsia="Times New Roman" w:hAnsi="Times New Roman" w:cs="Times New Roman"/>
          <w:sz w:val="24"/>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sidRPr="002B0243">
        <w:rPr>
          <w:rFonts w:ascii="Times New Roman" w:eastAsia="Times New Roman" w:hAnsi="Times New Roman" w:cs="Times New Roman"/>
          <w:sz w:val="24"/>
          <w:szCs w:val="24"/>
        </w:rPr>
        <w:fldChar w:fldCharType="separate"/>
      </w:r>
      <w:r w:rsidR="00BC313C" w:rsidRPr="002B0243">
        <w:rPr>
          <w:rFonts w:ascii="Times New Roman" w:eastAsia="Times New Roman" w:hAnsi="Times New Roman" w:cs="Times New Roman"/>
          <w:noProof/>
          <w:sz w:val="24"/>
          <w:szCs w:val="24"/>
        </w:rPr>
        <w:t>(Cole 1954; Friedman 2020)</w:t>
      </w:r>
      <w:r w:rsidR="00BC313C"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Support for this has been found in clades typical of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 such as </w:t>
      </w:r>
      <w:proofErr w:type="spellStart"/>
      <w:r w:rsidRPr="002B0243">
        <w:rPr>
          <w:rFonts w:ascii="Times New Roman" w:eastAsia="Times New Roman" w:hAnsi="Times New Roman" w:cs="Times New Roman"/>
          <w:i/>
          <w:sz w:val="24"/>
          <w:szCs w:val="24"/>
        </w:rPr>
        <w:t>Heliophila</w:t>
      </w:r>
      <w:proofErr w:type="spellEnd"/>
      <w:r w:rsidRPr="002B0243">
        <w:rPr>
          <w:rFonts w:ascii="Times New Roman" w:eastAsia="Times New Roman" w:hAnsi="Times New Roman" w:cs="Times New Roman"/>
          <w:sz w:val="24"/>
          <w:szCs w:val="24"/>
        </w:rPr>
        <w:t xml:space="preserve"> (Brassicaceae) in Africa</w:t>
      </w:r>
      <w:r w:rsidR="00FF648B"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{"citationID":"29PyciSt","properties":{"formattedCitation":"(Monroe et al. 2019)","plainCitation":"(Monroe et al. 2019)","noteIndex":0},"citationItems":[{"id":8351,"uris":["http://zotero.org/users/local/X8CzRyu0/items/X624GCJ6"],"itemData":{"id":8351,"type":"article-journal","abstract":"Explaining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(Monroe et al. 2019)</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r w:rsidRPr="002B0243">
        <w:rPr>
          <w:rFonts w:ascii="Times New Roman" w:eastAsia="Times New Roman" w:hAnsi="Times New Roman" w:cs="Times New Roman"/>
          <w:i/>
          <w:sz w:val="24"/>
          <w:szCs w:val="24"/>
        </w:rPr>
        <w:t>Bellis</w:t>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lastRenderedPageBreak/>
        <w:t xml:space="preserve">(Asteraceae) in Europe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(Fiz et al. 2002)</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as well as in grasses (</w:t>
      </w:r>
      <w:proofErr w:type="spellStart"/>
      <w:r w:rsidRPr="002B0243">
        <w:rPr>
          <w:rFonts w:ascii="Times New Roman" w:eastAsia="Times New Roman" w:hAnsi="Times New Roman" w:cs="Times New Roman"/>
          <w:sz w:val="24"/>
          <w:szCs w:val="24"/>
        </w:rPr>
        <w:t>Poaceae</w:t>
      </w:r>
      <w:proofErr w:type="spellEnd"/>
      <w:r w:rsidRPr="002B0243">
        <w:rPr>
          <w:rFonts w:ascii="Times New Roman" w:eastAsia="Times New Roman" w:hAnsi="Times New Roman" w:cs="Times New Roman"/>
          <w:sz w:val="24"/>
          <w:szCs w:val="24"/>
        </w:rPr>
        <w:t>)</w:t>
      </w:r>
      <w:r w:rsidR="00FF648B"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(Humphreys and Linder 2013)</w:t>
      </w:r>
      <w:r w:rsidR="00FF648B" w:rsidRPr="002B0243">
        <w:rPr>
          <w:rFonts w:ascii="Times New Roman" w:eastAsia="Times New Roman" w:hAnsi="Times New Roman" w:cs="Times New Roman"/>
          <w:sz w:val="24"/>
          <w:szCs w:val="24"/>
        </w:rPr>
        <w:fldChar w:fldCharType="end"/>
      </w:r>
      <w:r w:rsidR="00FF648B"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Others have argued that evolution of the annual life form is linked to occupation of generally warmer environments (Stearns 1992), and support for this has been found in temperate clades such as </w:t>
      </w:r>
      <w:proofErr w:type="spellStart"/>
      <w:r w:rsidRPr="002B0243">
        <w:rPr>
          <w:rFonts w:ascii="Times New Roman" w:eastAsia="Times New Roman" w:hAnsi="Times New Roman" w:cs="Times New Roman"/>
          <w:sz w:val="24"/>
          <w:szCs w:val="24"/>
        </w:rPr>
        <w:t>Montiaceae</w:t>
      </w:r>
      <w:proofErr w:type="spellEnd"/>
      <w:r w:rsidRPr="002B0243">
        <w:rPr>
          <w:rFonts w:ascii="Times New Roman" w:eastAsia="Times New Roman" w:hAnsi="Times New Roman" w:cs="Times New Roman"/>
          <w:sz w:val="24"/>
          <w:szCs w:val="24"/>
        </w:rPr>
        <w:t xml:space="preserve"> </w:t>
      </w:r>
      <w:r w:rsidR="00FF648B" w:rsidRPr="002B0243">
        <w:rPr>
          <w:rFonts w:ascii="Times New Roman" w:eastAsia="Times New Roman" w:hAnsi="Times New Roman" w:cs="Times New Roman"/>
          <w:sz w:val="24"/>
          <w:szCs w:val="24"/>
        </w:rPr>
        <w:fldChar w:fldCharType="begin"/>
      </w:r>
      <w:r w:rsidR="00FF648B" w:rsidRPr="002B0243">
        <w:rPr>
          <w:rFonts w:ascii="Times New Roman" w:eastAsia="Times New Roman" w:hAnsi="Times New Roman" w:cs="Times New Roman"/>
          <w:sz w:val="24"/>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sidRPr="002B0243">
        <w:rPr>
          <w:rFonts w:ascii="Times New Roman" w:eastAsia="Times New Roman" w:hAnsi="Times New Roman" w:cs="Times New Roman"/>
          <w:sz w:val="24"/>
          <w:szCs w:val="24"/>
        </w:rPr>
        <w:fldChar w:fldCharType="separate"/>
      </w:r>
      <w:r w:rsidR="00FF648B" w:rsidRPr="002B0243">
        <w:rPr>
          <w:rFonts w:ascii="Times New Roman" w:eastAsia="Times New Roman" w:hAnsi="Times New Roman" w:cs="Times New Roman"/>
          <w:noProof/>
          <w:sz w:val="24"/>
          <w:szCs w:val="24"/>
        </w:rPr>
        <w:t>(Ogburn and Edwards 2015)</w:t>
      </w:r>
      <w:r w:rsidR="00FF648B"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Similarly, annuals would </w:t>
      </w:r>
      <w:ins w:id="161" w:author="Thais Nogales Da Costa Vasconcelos" w:date="2022-09-17T10:51:00Z">
        <w:r w:rsidR="00D63B44">
          <w:rPr>
            <w:rFonts w:ascii="Times New Roman" w:eastAsia="Times New Roman" w:hAnsi="Times New Roman" w:cs="Times New Roman"/>
            <w:sz w:val="24"/>
            <w:szCs w:val="24"/>
          </w:rPr>
          <w:t xml:space="preserve">also </w:t>
        </w:r>
      </w:ins>
      <w:r w:rsidRPr="002B0243">
        <w:rPr>
          <w:rFonts w:ascii="Times New Roman" w:eastAsia="Times New Roman" w:hAnsi="Times New Roman" w:cs="Times New Roman"/>
          <w:sz w:val="24"/>
          <w:szCs w:val="24"/>
        </w:rPr>
        <w:t>be excluded from alpine environments where frost is common due to high seedling mortality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Finally, some have argued that both temperature and precipitation combined, as well as </w:t>
      </w:r>
      <w:r w:rsidR="00C51D15" w:rsidRPr="002B0243">
        <w:rPr>
          <w:rFonts w:ascii="Times New Roman" w:eastAsia="Times New Roman" w:hAnsi="Times New Roman" w:cs="Times New Roman"/>
          <w:sz w:val="24"/>
          <w:szCs w:val="24"/>
        </w:rPr>
        <w:t>their</w:t>
      </w:r>
      <w:r w:rsidRPr="002B0243">
        <w:rPr>
          <w:rFonts w:ascii="Times New Roman" w:eastAsia="Times New Roman" w:hAnsi="Times New Roman" w:cs="Times New Roman"/>
          <w:sz w:val="24"/>
          <w:szCs w:val="24"/>
        </w:rPr>
        <w:t xml:space="preserve"> seasonal</w:t>
      </w:r>
      <w:r w:rsidR="00C51D15" w:rsidRPr="002B0243">
        <w:rPr>
          <w:rFonts w:ascii="Times New Roman" w:eastAsia="Times New Roman" w:hAnsi="Times New Roman" w:cs="Times New Roman"/>
          <w:sz w:val="24"/>
          <w:szCs w:val="24"/>
        </w:rPr>
        <w:t>ity</w:t>
      </w:r>
      <w:r w:rsidRPr="002B0243">
        <w:rPr>
          <w:rFonts w:ascii="Times New Roman" w:eastAsia="Times New Roman" w:hAnsi="Times New Roman" w:cs="Times New Roman"/>
          <w:sz w:val="24"/>
          <w:szCs w:val="24"/>
        </w:rPr>
        <w:t xml:space="preserve"> </w:t>
      </w:r>
      <w:r w:rsidR="00C51D15" w:rsidRPr="002B0243">
        <w:rPr>
          <w:rFonts w:ascii="Times New Roman" w:eastAsia="Times New Roman" w:hAnsi="Times New Roman" w:cs="Times New Roman"/>
          <w:sz w:val="24"/>
          <w:szCs w:val="24"/>
        </w:rPr>
        <w:t>throughout</w:t>
      </w:r>
      <w:r w:rsidRPr="002B0243">
        <w:rPr>
          <w:rFonts w:ascii="Times New Roman" w:eastAsia="Times New Roman" w:hAnsi="Times New Roman" w:cs="Times New Roman"/>
          <w:sz w:val="24"/>
          <w:szCs w:val="24"/>
        </w:rPr>
        <w:t xml:space="preserve"> the year, are relevant in explaining the evolution of different strategies, as has been shown in </w:t>
      </w:r>
      <w:r w:rsidRPr="002B0243">
        <w:rPr>
          <w:rFonts w:ascii="Times New Roman" w:eastAsia="Times New Roman" w:hAnsi="Times New Roman" w:cs="Times New Roman"/>
          <w:i/>
          <w:sz w:val="24"/>
          <w:szCs w:val="24"/>
        </w:rPr>
        <w:t>Oenothera</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w:t>
      </w:r>
      <w:r w:rsidR="00AD674F"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{"citationID":"EEmVbIQm","properties":{"formattedCitation":"(Evans et al. 2005)","plainCitation":"(Evans et al. 2005)","noteIndex":0},"citationItems":[{"id":8345,"uris":["http://zotero.org/users/local/X8CzRyu0/items/YMS7G7NW"],"itemData":{"id":8345,"type":"article-journal","abstract":"Evolutionary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sidRPr="002B0243">
        <w:rPr>
          <w:rFonts w:ascii="Times New Roman" w:eastAsia="Times New Roman" w:hAnsi="Times New Roman" w:cs="Times New Roman"/>
          <w:sz w:val="24"/>
          <w:szCs w:val="24"/>
        </w:rPr>
        <w:fldChar w:fldCharType="separate"/>
      </w:r>
      <w:r w:rsidR="00AD674F" w:rsidRPr="002B0243">
        <w:rPr>
          <w:rFonts w:ascii="Times New Roman" w:eastAsia="Times New Roman" w:hAnsi="Times New Roman" w:cs="Times New Roman"/>
          <w:noProof/>
          <w:sz w:val="24"/>
          <w:szCs w:val="24"/>
        </w:rPr>
        <w:t>(Evans et al. 2005)</w:t>
      </w:r>
      <w:r w:rsidR="00AD674F"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In other words, temperature (</w:t>
      </w:r>
      <w:proofErr w:type="gramStart"/>
      <w:r w:rsidRPr="002B0243">
        <w:rPr>
          <w:rFonts w:ascii="Times New Roman" w:eastAsia="Times New Roman" w:hAnsi="Times New Roman" w:cs="Times New Roman"/>
          <w:sz w:val="24"/>
          <w:szCs w:val="24"/>
        </w:rPr>
        <w:t>in particular extremes</w:t>
      </w:r>
      <w:proofErr w:type="gramEnd"/>
      <w:r w:rsidRPr="002B0243">
        <w:rPr>
          <w:rFonts w:ascii="Times New Roman" w:eastAsia="Times New Roman" w:hAnsi="Times New Roman" w:cs="Times New Roman"/>
          <w:sz w:val="24"/>
          <w:szCs w:val="24"/>
        </w:rPr>
        <w:t xml:space="preserve"> heat and frost), precipitation (especially drought)</w:t>
      </w:r>
      <w:r w:rsidR="00C51D15"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and seasonality have all been </w:t>
      </w:r>
      <w:del w:id="162" w:author="Thais Nogales Da Costa Vasconcelos" w:date="2022-09-17T10:51:00Z">
        <w:r w:rsidRPr="002B0243" w:rsidDel="00D63B44">
          <w:rPr>
            <w:rFonts w:ascii="Times New Roman" w:eastAsia="Times New Roman" w:hAnsi="Times New Roman" w:cs="Times New Roman"/>
            <w:sz w:val="24"/>
            <w:szCs w:val="24"/>
          </w:rPr>
          <w:delText xml:space="preserve">found </w:delText>
        </w:r>
      </w:del>
      <w:ins w:id="163" w:author="Thais Nogales Da Costa Vasconcelos" w:date="2022-09-17T10:51:00Z">
        <w:r w:rsidR="00D63B44">
          <w:rPr>
            <w:rFonts w:ascii="Times New Roman" w:eastAsia="Times New Roman" w:hAnsi="Times New Roman" w:cs="Times New Roman"/>
            <w:sz w:val="24"/>
            <w:szCs w:val="24"/>
          </w:rPr>
          <w:t>suggested</w:t>
        </w:r>
        <w:r w:rsidR="00D63B44"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to influence </w:t>
      </w:r>
      <w:r w:rsidR="00242A77" w:rsidRPr="002B0243">
        <w:rPr>
          <w:rFonts w:ascii="Times New Roman" w:eastAsia="Times New Roman" w:hAnsi="Times New Roman" w:cs="Times New Roman"/>
          <w:sz w:val="24"/>
          <w:szCs w:val="24"/>
        </w:rPr>
        <w:t>the distribution of</w:t>
      </w:r>
      <w:r w:rsidRPr="002B0243">
        <w:rPr>
          <w:rFonts w:ascii="Times New Roman" w:eastAsia="Times New Roman" w:hAnsi="Times New Roman" w:cs="Times New Roman"/>
          <w:sz w:val="24"/>
          <w:szCs w:val="24"/>
        </w:rPr>
        <w:t xml:space="preserve"> annual and perennial strategies. However, </w:t>
      </w:r>
      <w:ins w:id="164" w:author="Thais Nogales Da Costa Vasconcelos" w:date="2022-09-17T10:52:00Z">
        <w:r w:rsidR="00D63B44">
          <w:rPr>
            <w:rFonts w:ascii="Times New Roman" w:eastAsia="Times New Roman" w:hAnsi="Times New Roman" w:cs="Times New Roman"/>
            <w:sz w:val="24"/>
            <w:szCs w:val="24"/>
          </w:rPr>
          <w:t xml:space="preserve">empirical </w:t>
        </w:r>
      </w:ins>
      <w:r w:rsidRPr="002B0243">
        <w:rPr>
          <w:rFonts w:ascii="Times New Roman" w:eastAsia="Times New Roman" w:hAnsi="Times New Roman" w:cs="Times New Roman"/>
          <w:sz w:val="24"/>
          <w:szCs w:val="24"/>
        </w:rPr>
        <w:t xml:space="preserve">studies </w:t>
      </w:r>
      <w:ins w:id="165" w:author="Thais Nogales Da Costa Vasconcelos" w:date="2022-09-17T10:52:00Z">
        <w:r w:rsidR="00D63B44">
          <w:rPr>
            <w:rFonts w:ascii="Times New Roman" w:eastAsia="Times New Roman" w:hAnsi="Times New Roman" w:cs="Times New Roman"/>
            <w:sz w:val="24"/>
            <w:szCs w:val="24"/>
          </w:rPr>
          <w:t xml:space="preserve">aiming to test these correlations </w:t>
        </w:r>
      </w:ins>
      <w:r w:rsidRPr="002B0243">
        <w:rPr>
          <w:rFonts w:ascii="Times New Roman" w:eastAsia="Times New Roman" w:hAnsi="Times New Roman" w:cs="Times New Roman"/>
          <w:sz w:val="24"/>
          <w:szCs w:val="24"/>
        </w:rPr>
        <w:t xml:space="preserve">have so far focused on specific clades or geographic </w:t>
      </w:r>
      <w:r w:rsidR="00852A85" w:rsidRPr="002B0243">
        <w:rPr>
          <w:rFonts w:ascii="Times New Roman" w:eastAsia="Times New Roman" w:hAnsi="Times New Roman" w:cs="Times New Roman"/>
          <w:sz w:val="24"/>
          <w:szCs w:val="24"/>
        </w:rPr>
        <w:t>areas,</w:t>
      </w:r>
      <w:r w:rsidRPr="002B0243">
        <w:rPr>
          <w:rFonts w:ascii="Times New Roman" w:eastAsia="Times New Roman" w:hAnsi="Times New Roman" w:cs="Times New Roman"/>
          <w:sz w:val="24"/>
          <w:szCs w:val="24"/>
        </w:rPr>
        <w:t xml:space="preserve"> and it is unclear which patterns are general enough to hold when multiple clades are considered in the same analytical framework. </w:t>
      </w:r>
    </w:p>
    <w:p w14:paraId="7D5099E1" w14:textId="5E758D26" w:rsidR="00DC165B" w:rsidRPr="002B0243" w:rsidRDefault="00D63B44" w:rsidP="00E8237C">
      <w:pPr>
        <w:shd w:val="clear" w:color="auto" w:fill="FFFFFF"/>
        <w:spacing w:line="360" w:lineRule="auto"/>
        <w:ind w:firstLine="720"/>
        <w:rPr>
          <w:rFonts w:ascii="Times New Roman" w:eastAsia="Times New Roman" w:hAnsi="Times New Roman" w:cs="Times New Roman"/>
          <w:sz w:val="24"/>
          <w:szCs w:val="24"/>
        </w:rPr>
        <w:pPrChange w:id="166" w:author="Thais Nogales Da Costa Vasconcelos" w:date="2022-09-17T10:24:00Z">
          <w:pPr>
            <w:shd w:val="clear" w:color="auto" w:fill="FFFFFF"/>
            <w:spacing w:line="480" w:lineRule="auto"/>
            <w:ind w:firstLine="720"/>
          </w:pPr>
        </w:pPrChange>
      </w:pPr>
      <w:ins w:id="167" w:author="Thais Nogales Da Costa Vasconcelos" w:date="2022-09-17T10:53:00Z">
        <w:r>
          <w:rPr>
            <w:rFonts w:ascii="Times New Roman" w:eastAsia="Times New Roman" w:hAnsi="Times New Roman" w:cs="Times New Roman"/>
            <w:sz w:val="24"/>
            <w:szCs w:val="24"/>
          </w:rPr>
          <w:t xml:space="preserve">In addition to their </w:t>
        </w:r>
      </w:ins>
      <w:ins w:id="168" w:author="Thais Nogales Da Costa Vasconcelos" w:date="2022-09-17T10:54:00Z">
        <w:r w:rsidR="007D7673">
          <w:rPr>
            <w:rFonts w:ascii="Times New Roman" w:eastAsia="Times New Roman" w:hAnsi="Times New Roman" w:cs="Times New Roman"/>
            <w:sz w:val="24"/>
            <w:szCs w:val="24"/>
          </w:rPr>
          <w:t xml:space="preserve">general </w:t>
        </w:r>
      </w:ins>
      <w:ins w:id="169" w:author="Thais Nogales Da Costa Vasconcelos" w:date="2022-09-17T10:53:00Z">
        <w:r>
          <w:rPr>
            <w:rFonts w:ascii="Times New Roman" w:eastAsia="Times New Roman" w:hAnsi="Times New Roman" w:cs="Times New Roman"/>
            <w:sz w:val="24"/>
            <w:szCs w:val="24"/>
          </w:rPr>
          <w:t>climatic preferences, a</w:t>
        </w:r>
      </w:ins>
      <w:del w:id="170" w:author="Thais Nogales Da Costa Vasconcelos" w:date="2022-09-17T10:53:00Z">
        <w:r w:rsidR="00D0123E" w:rsidRPr="002B0243" w:rsidDel="00D63B44">
          <w:rPr>
            <w:rFonts w:ascii="Times New Roman" w:eastAsia="Times New Roman" w:hAnsi="Times New Roman" w:cs="Times New Roman"/>
            <w:sz w:val="24"/>
            <w:szCs w:val="24"/>
          </w:rPr>
          <w:delText>A</w:delText>
        </w:r>
      </w:del>
      <w:r w:rsidR="00D0123E" w:rsidRPr="002B0243">
        <w:rPr>
          <w:rFonts w:ascii="Times New Roman" w:eastAsia="Times New Roman" w:hAnsi="Times New Roman" w:cs="Times New Roman"/>
          <w:sz w:val="24"/>
          <w:szCs w:val="24"/>
        </w:rPr>
        <w:t xml:space="preserve"> pattern that has not been thoroughly explored is differing flexibility of lineages with alternative life history strategies to adapt to changing climatic circumstances. Whereas the different life history strategies likely evolved in response to particular climatic pressures, they may also impact long term biogeographical patterns of lineages evolving under them. For example, the evolution of the annual habit is linked to a series of traits associated with securing reproduction and increased vagility, like </w:t>
      </w:r>
      <w:proofErr w:type="spellStart"/>
      <w:r w:rsidR="00D0123E" w:rsidRPr="002B0243">
        <w:rPr>
          <w:rFonts w:ascii="Times New Roman" w:eastAsia="Times New Roman" w:hAnsi="Times New Roman" w:cs="Times New Roman"/>
          <w:sz w:val="24"/>
          <w:szCs w:val="24"/>
        </w:rPr>
        <w:t>selfing</w:t>
      </w:r>
      <w:proofErr w:type="spellEnd"/>
      <w:r w:rsidR="00D0123E"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852A85" w:rsidRPr="002B0243">
        <w:rPr>
          <w:rFonts w:ascii="Times New Roman" w:eastAsia="Times New Roman" w:hAnsi="Times New Roman" w:cs="Times New Roman"/>
          <w:sz w:val="24"/>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(Stebbins 1950; Aarssen 2000)</w:t>
      </w:r>
      <w:r w:rsidR="00852A85" w:rsidRPr="002B0243">
        <w:rPr>
          <w:rFonts w:ascii="Times New Roman" w:eastAsia="Times New Roman" w:hAnsi="Times New Roman" w:cs="Times New Roman"/>
          <w:sz w:val="24"/>
          <w:szCs w:val="24"/>
        </w:rPr>
        <w:fldChar w:fldCharType="end"/>
      </w:r>
      <w:r w:rsidR="00D0123E" w:rsidRPr="002B0243">
        <w:rPr>
          <w:rFonts w:ascii="Times New Roman" w:eastAsia="Times New Roman" w:hAnsi="Times New Roman" w:cs="Times New Roman"/>
          <w:sz w:val="24"/>
          <w:szCs w:val="24"/>
        </w:rPr>
        <w:t xml:space="preserve"> and relatively high investment in seed production (Friedman, 2020). For those reasons, annuals are considered to be generally good invaders</w:t>
      </w:r>
      <w:r w:rsidR="00852A85"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A."}],"issued":{"date-parts":[["2015"]]}},"label":"page"},{"id":7362,"uris":["http://zotero.org/users/local/X8CzRyu0/items/AAXJTLPR"],"itemData":{"id":7362,"type":"article-journal","abstract":"Poaceae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(Pannell et al. 2015; Linder et al. 2018)</w:t>
      </w:r>
      <w:r w:rsidR="00852A85" w:rsidRPr="002B0243">
        <w:rPr>
          <w:rFonts w:ascii="Times New Roman" w:eastAsia="Times New Roman" w:hAnsi="Times New Roman" w:cs="Times New Roman"/>
          <w:sz w:val="24"/>
          <w:szCs w:val="24"/>
        </w:rPr>
        <w:fldChar w:fldCharType="end"/>
      </w:r>
      <w:r w:rsidR="00D0123E" w:rsidRPr="002B0243">
        <w:rPr>
          <w:rFonts w:ascii="Times New Roman" w:eastAsia="Times New Roman" w:hAnsi="Times New Roman" w:cs="Times New Roman"/>
          <w:sz w:val="24"/>
          <w:szCs w:val="24"/>
        </w:rPr>
        <w:t xml:space="preserve"> and, in fact, many of the worst invasive plants in the world are annuals</w:t>
      </w:r>
      <w:r w:rsidR="00852A85" w:rsidRPr="002B0243">
        <w:rPr>
          <w:rFonts w:ascii="Times New Roman" w:eastAsia="Times New Roman" w:hAnsi="Times New Roman" w:cs="Times New Roman"/>
          <w:sz w:val="24"/>
          <w:szCs w:val="24"/>
        </w:rPr>
        <w:t xml:space="preserve"> </w:t>
      </w:r>
      <w:r w:rsidR="00852A8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0973-5399","issue":"1","language":"en","license":"Copyright (c) 2009 Journal of Tropical Agriculture","note":"number: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sidRPr="002B0243">
        <w:rPr>
          <w:rFonts w:ascii="Times New Roman" w:eastAsia="Times New Roman" w:hAnsi="Times New Roman" w:cs="Times New Roman"/>
          <w:sz w:val="24"/>
          <w:szCs w:val="24"/>
        </w:rPr>
        <w:fldChar w:fldCharType="separate"/>
      </w:r>
      <w:r w:rsidR="00852A85" w:rsidRPr="002B0243">
        <w:rPr>
          <w:rFonts w:ascii="Times New Roman" w:eastAsia="Times New Roman" w:hAnsi="Times New Roman" w:cs="Times New Roman"/>
          <w:noProof/>
          <w:sz w:val="24"/>
          <w:szCs w:val="24"/>
        </w:rPr>
        <w:t>(Holzmueller and Jose 2009)</w:t>
      </w:r>
      <w:r w:rsidR="00852A85" w:rsidRPr="002B0243">
        <w:rPr>
          <w:rFonts w:ascii="Times New Roman" w:eastAsia="Times New Roman" w:hAnsi="Times New Roman" w:cs="Times New Roman"/>
          <w:sz w:val="24"/>
          <w:szCs w:val="24"/>
        </w:rPr>
        <w:fldChar w:fldCharType="end"/>
      </w:r>
      <w:r w:rsidR="00D0123E" w:rsidRPr="002B0243">
        <w:rPr>
          <w:rFonts w:ascii="Times New Roman" w:eastAsia="Times New Roman" w:hAnsi="Times New Roman" w:cs="Times New Roman"/>
          <w:sz w:val="24"/>
          <w:szCs w:val="24"/>
        </w:rPr>
        <w:t>. Furthermore, due to their generally shorter generation times, annuals may also present faster rates of phenotypic evolution</w:t>
      </w:r>
      <w:r w:rsidR="000B509B" w:rsidRPr="002B0243">
        <w:rPr>
          <w:rFonts w:ascii="Times New Roman" w:eastAsia="Times New Roman" w:hAnsi="Times New Roman" w:cs="Times New Roman"/>
          <w:sz w:val="24"/>
          <w:szCs w:val="24"/>
        </w:rPr>
        <w:t xml:space="preserve"> </w:t>
      </w:r>
      <w:r w:rsidR="000B509B" w:rsidRPr="002B0243">
        <w:rPr>
          <w:rFonts w:ascii="Times New Roman" w:eastAsia="Times New Roman" w:hAnsi="Times New Roman" w:cs="Times New Roman"/>
          <w:sz w:val="24"/>
          <w:szCs w:val="24"/>
        </w:rPr>
        <w:fldChar w:fldCharType="begin"/>
      </w:r>
      <w:r w:rsidR="000B509B" w:rsidRPr="002B0243">
        <w:rPr>
          <w:rFonts w:ascii="Times New Roman" w:eastAsia="Times New Roman" w:hAnsi="Times New Roman" w:cs="Times New Roman"/>
          <w:sz w:val="24"/>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sidRPr="002B0243">
        <w:rPr>
          <w:rFonts w:ascii="Times New Roman" w:eastAsia="Times New Roman" w:hAnsi="Times New Roman" w:cs="Times New Roman"/>
          <w:sz w:val="24"/>
          <w:szCs w:val="24"/>
        </w:rPr>
        <w:fldChar w:fldCharType="separate"/>
      </w:r>
      <w:r w:rsidR="000B509B" w:rsidRPr="002B0243">
        <w:rPr>
          <w:rFonts w:ascii="Times New Roman" w:eastAsia="Times New Roman" w:hAnsi="Times New Roman" w:cs="Times New Roman"/>
          <w:noProof/>
          <w:sz w:val="24"/>
          <w:szCs w:val="24"/>
        </w:rPr>
        <w:t>(e.g., Smith and Beaulieu 2009)</w:t>
      </w:r>
      <w:r w:rsidR="000B509B" w:rsidRPr="002B0243">
        <w:rPr>
          <w:rFonts w:ascii="Times New Roman" w:eastAsia="Times New Roman" w:hAnsi="Times New Roman" w:cs="Times New Roman"/>
          <w:sz w:val="24"/>
          <w:szCs w:val="24"/>
        </w:rPr>
        <w:fldChar w:fldCharType="end"/>
      </w:r>
      <w:r w:rsidR="00D0123E" w:rsidRPr="002B0243">
        <w:rPr>
          <w:rFonts w:ascii="Times New Roman" w:eastAsia="Times New Roman" w:hAnsi="Times New Roman" w:cs="Times New Roman"/>
          <w:sz w:val="24"/>
          <w:szCs w:val="24"/>
        </w:rPr>
        <w:t xml:space="preserve">, which perhaps make them able to adapt faster to changing environmental conditions </w:t>
      </w:r>
      <w:r w:rsidR="000B509B" w:rsidRPr="002B0243">
        <w:rPr>
          <w:rFonts w:ascii="Times New Roman" w:eastAsia="Times New Roman" w:hAnsi="Times New Roman" w:cs="Times New Roman"/>
          <w:sz w:val="24"/>
          <w:szCs w:val="24"/>
        </w:rPr>
        <w:fldChar w:fldCharType="begin"/>
      </w:r>
      <w:r w:rsidR="000B509B" w:rsidRPr="002B0243">
        <w:rPr>
          <w:rFonts w:ascii="Times New Roman" w:eastAsia="Times New Roman" w:hAnsi="Times New Roman" w:cs="Times New Roman"/>
          <w:sz w:val="24"/>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sidRPr="002B0243">
        <w:rPr>
          <w:rFonts w:ascii="Times New Roman" w:eastAsia="Times New Roman" w:hAnsi="Times New Roman" w:cs="Times New Roman"/>
          <w:sz w:val="24"/>
          <w:szCs w:val="24"/>
        </w:rPr>
        <w:fldChar w:fldCharType="separate"/>
      </w:r>
      <w:r w:rsidR="000B509B" w:rsidRPr="002B0243">
        <w:rPr>
          <w:rFonts w:ascii="Times New Roman" w:eastAsia="Times New Roman" w:hAnsi="Times New Roman" w:cs="Times New Roman"/>
          <w:noProof/>
          <w:sz w:val="24"/>
          <w:szCs w:val="24"/>
        </w:rPr>
        <w:t>(Andreasen and Baldwin 2001)</w:t>
      </w:r>
      <w:r w:rsidR="000B509B" w:rsidRPr="002B0243">
        <w:rPr>
          <w:rFonts w:ascii="Times New Roman" w:eastAsia="Times New Roman" w:hAnsi="Times New Roman" w:cs="Times New Roman"/>
          <w:sz w:val="24"/>
          <w:szCs w:val="24"/>
        </w:rPr>
        <w:fldChar w:fldCharType="end"/>
      </w:r>
      <w:r w:rsidR="00D0123E" w:rsidRPr="002B0243">
        <w:rPr>
          <w:rFonts w:ascii="Times New Roman" w:eastAsia="Times New Roman" w:hAnsi="Times New Roman" w:cs="Times New Roman"/>
          <w:sz w:val="24"/>
          <w:szCs w:val="24"/>
        </w:rPr>
        <w:t xml:space="preserve">. </w:t>
      </w:r>
    </w:p>
    <w:p w14:paraId="182C392A" w14:textId="1F6B60B3"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171"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 xml:space="preserve">Here, we assess the dialectical relationship between climatic factors and the evolution of life history strategies in flowering plants. To that end, we apply recent theoretical developments in trait evolution models </w:t>
      </w:r>
      <w:r w:rsidR="001C6DA2"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{"citationID":"zoqOfAoo","properties":{"formattedCitation":"(Boyko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1C6DA2" w:rsidRPr="002B0243">
        <w:rPr>
          <w:rFonts w:ascii="Times New Roman" w:eastAsia="Times New Roman" w:hAnsi="Times New Roman" w:cs="Times New Roman"/>
          <w:sz w:val="24"/>
          <w:szCs w:val="24"/>
        </w:rPr>
        <w:fldChar w:fldCharType="separate"/>
      </w:r>
      <w:r w:rsidR="001C6DA2" w:rsidRPr="002B0243">
        <w:rPr>
          <w:rFonts w:ascii="Times New Roman" w:eastAsia="Times New Roman" w:hAnsi="Times New Roman" w:cs="Times New Roman"/>
          <w:noProof/>
          <w:sz w:val="24"/>
          <w:szCs w:val="24"/>
        </w:rPr>
        <w:t>(Boyko et al. 2022)</w:t>
      </w:r>
      <w:r w:rsidR="001C6DA2" w:rsidRPr="002B0243">
        <w:rPr>
          <w:rFonts w:ascii="Times New Roman" w:eastAsia="Times New Roman" w:hAnsi="Times New Roman" w:cs="Times New Roman"/>
          <w:sz w:val="24"/>
          <w:szCs w:val="24"/>
        </w:rPr>
        <w:fldChar w:fldCharType="end"/>
      </w:r>
      <w:r w:rsidR="001C6DA2"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to explicitly incorporate the impact of climatic niche variation on the evolution of life history strategies. We account for the heterogeneity of evolutionary histories in flowering plants and the habitats associated with them by analyzing a broad sample of clades </w:t>
      </w:r>
      <w:ins w:id="172" w:author="Thais Nogales Da Costa Vasconcelos" w:date="2022-09-17T10:56:00Z">
        <w:r w:rsidR="007D7673">
          <w:rPr>
            <w:rFonts w:ascii="Times New Roman" w:eastAsia="Times New Roman" w:hAnsi="Times New Roman" w:cs="Times New Roman"/>
            <w:sz w:val="24"/>
            <w:szCs w:val="24"/>
          </w:rPr>
          <w:t>with glo</w:t>
        </w:r>
      </w:ins>
      <w:ins w:id="173" w:author="Thais Nogales Da Costa Vasconcelos" w:date="2022-09-17T10:57:00Z">
        <w:r w:rsidR="007D7673">
          <w:rPr>
            <w:rFonts w:ascii="Times New Roman" w:eastAsia="Times New Roman" w:hAnsi="Times New Roman" w:cs="Times New Roman"/>
            <w:sz w:val="24"/>
            <w:szCs w:val="24"/>
          </w:rPr>
          <w:t xml:space="preserve">bal distribution and </w:t>
        </w:r>
      </w:ins>
      <w:r w:rsidRPr="002B0243">
        <w:rPr>
          <w:rFonts w:ascii="Times New Roman" w:eastAsia="Times New Roman" w:hAnsi="Times New Roman" w:cs="Times New Roman"/>
          <w:sz w:val="24"/>
          <w:szCs w:val="24"/>
        </w:rPr>
        <w:t xml:space="preserve">where multiple </w:t>
      </w:r>
      <w:r w:rsidRPr="002B0243">
        <w:rPr>
          <w:rFonts w:ascii="Times New Roman" w:eastAsia="Times New Roman" w:hAnsi="Times New Roman" w:cs="Times New Roman"/>
          <w:sz w:val="24"/>
          <w:szCs w:val="24"/>
        </w:rPr>
        <w:lastRenderedPageBreak/>
        <w:t xml:space="preserve">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 because of their higher </w:t>
      </w:r>
      <w:proofErr w:type="spellStart"/>
      <w:r w:rsidRPr="002B0243">
        <w:rPr>
          <w:rFonts w:ascii="Times New Roman" w:eastAsia="Times New Roman" w:hAnsi="Times New Roman" w:cs="Times New Roman"/>
          <w:sz w:val="24"/>
          <w:szCs w:val="24"/>
        </w:rPr>
        <w:t>invasibility</w:t>
      </w:r>
      <w:proofErr w:type="spellEnd"/>
      <w:r w:rsidRPr="002B0243">
        <w:rPr>
          <w:rFonts w:ascii="Times New Roman" w:eastAsia="Times New Roman" w:hAnsi="Times New Roman" w:cs="Times New Roman"/>
          <w:sz w:val="24"/>
          <w:szCs w:val="24"/>
        </w:rPr>
        <w:t xml:space="preserve"> and shorter generation times. We expect to find mixed support for our hypotheses due to clade specific evolutionary patterns. Some clades will undoubtedly have more heterogeneity in transition rates between life history strategies, whereas other clades may have exclusively unidirectional transitions, and yet others may have no heterogeneity at all. However, due to our large dataset and the ability to account for rate heterogeneity in our model, we expect that we can illuminate the generalities of the long-term responses of life-history strategies to climatic variability in flowering plants.</w:t>
      </w:r>
    </w:p>
    <w:p w14:paraId="7399AD70" w14:textId="77777777" w:rsidR="00DC165B" w:rsidRPr="002B0243" w:rsidRDefault="00DC165B" w:rsidP="00E8237C">
      <w:pPr>
        <w:shd w:val="clear" w:color="auto" w:fill="FFFFFF"/>
        <w:spacing w:line="360" w:lineRule="auto"/>
        <w:rPr>
          <w:rFonts w:ascii="Times New Roman" w:eastAsia="Times New Roman" w:hAnsi="Times New Roman" w:cs="Times New Roman"/>
          <w:sz w:val="24"/>
          <w:szCs w:val="24"/>
        </w:rPr>
        <w:pPrChange w:id="174" w:author="Thais Nogales Da Costa Vasconcelos" w:date="2022-09-17T10:24:00Z">
          <w:pPr>
            <w:shd w:val="clear" w:color="auto" w:fill="FFFFFF"/>
            <w:spacing w:line="480" w:lineRule="auto"/>
          </w:pPr>
        </w:pPrChange>
      </w:pPr>
    </w:p>
    <w:p w14:paraId="295DB8D2" w14:textId="3DE2096A" w:rsidR="00DC165B" w:rsidRPr="002B0243" w:rsidRDefault="00000000" w:rsidP="00E8237C">
      <w:pPr>
        <w:shd w:val="clear" w:color="auto" w:fill="FFFFFF"/>
        <w:spacing w:line="360" w:lineRule="auto"/>
        <w:rPr>
          <w:rFonts w:ascii="Times New Roman" w:eastAsia="Times New Roman" w:hAnsi="Times New Roman" w:cs="Times New Roman"/>
          <w:b/>
          <w:sz w:val="24"/>
          <w:szCs w:val="24"/>
        </w:rPr>
        <w:pPrChange w:id="175"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b/>
          <w:sz w:val="24"/>
          <w:szCs w:val="24"/>
        </w:rPr>
        <w:t>Methods</w:t>
      </w:r>
    </w:p>
    <w:p w14:paraId="7D66D7F7" w14:textId="42C9417C"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176"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Phylogenetic and life history datasets</w:t>
      </w:r>
    </w:p>
    <w:p w14:paraId="6D781650" w14:textId="714CAA82"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177"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To build a dataset of life history strategies for a set of flowering plant clades, we used the recent release of the World Checklist of Vascular Plants dataset (WCVP, 2022</w:t>
      </w:r>
      <w:r w:rsidRPr="0024386D">
        <w:rPr>
          <w:rFonts w:ascii="Times New Roman" w:eastAsia="Times New Roman" w:hAnsi="Times New Roman" w:cs="Times New Roman"/>
          <w:strike/>
          <w:sz w:val="24"/>
          <w:szCs w:val="24"/>
          <w:rPrChange w:id="178" w:author="Thais Nogales Da Costa Vasconcelos" w:date="2022-09-17T11:00:00Z">
            <w:rPr>
              <w:rFonts w:ascii="Times New Roman" w:eastAsia="Times New Roman" w:hAnsi="Times New Roman" w:cs="Times New Roman"/>
              <w:sz w:val="24"/>
              <w:szCs w:val="24"/>
            </w:rPr>
          </w:rPrChange>
        </w:rPr>
        <w:t xml:space="preserve">*; note: this data is part of a dataset to be officially released in November 2022. </w:t>
      </w:r>
      <w:commentRangeStart w:id="179"/>
      <w:commentRangeStart w:id="180"/>
      <w:r w:rsidRPr="0024386D">
        <w:rPr>
          <w:rFonts w:ascii="Times New Roman" w:eastAsia="Times New Roman" w:hAnsi="Times New Roman" w:cs="Times New Roman"/>
          <w:strike/>
          <w:sz w:val="24"/>
          <w:szCs w:val="24"/>
          <w:rPrChange w:id="181" w:author="Thais Nogales Da Costa Vasconcelos" w:date="2022-09-17T11:00:00Z">
            <w:rPr>
              <w:rFonts w:ascii="Times New Roman" w:eastAsia="Times New Roman" w:hAnsi="Times New Roman" w:cs="Times New Roman"/>
              <w:sz w:val="24"/>
              <w:szCs w:val="24"/>
            </w:rPr>
          </w:rPrChange>
        </w:rPr>
        <w:t xml:space="preserve">The dataset was made available for manuscripts that are part of a </w:t>
      </w:r>
      <w:r w:rsidRPr="0024386D">
        <w:rPr>
          <w:rFonts w:ascii="Times New Roman" w:eastAsia="Times New Roman" w:hAnsi="Times New Roman" w:cs="Times New Roman"/>
          <w:i/>
          <w:strike/>
          <w:sz w:val="24"/>
          <w:szCs w:val="24"/>
          <w:rPrChange w:id="182" w:author="Thais Nogales Da Costa Vasconcelos" w:date="2022-09-17T11:00:00Z">
            <w:rPr>
              <w:rFonts w:ascii="Times New Roman" w:eastAsia="Times New Roman" w:hAnsi="Times New Roman" w:cs="Times New Roman"/>
              <w:i/>
              <w:sz w:val="24"/>
              <w:szCs w:val="24"/>
            </w:rPr>
          </w:rPrChange>
        </w:rPr>
        <w:t>New Phytologist</w:t>
      </w:r>
      <w:r w:rsidRPr="0024386D">
        <w:rPr>
          <w:rFonts w:ascii="Times New Roman" w:eastAsia="Times New Roman" w:hAnsi="Times New Roman" w:cs="Times New Roman"/>
          <w:strike/>
          <w:sz w:val="24"/>
          <w:szCs w:val="24"/>
          <w:rPrChange w:id="183" w:author="Thais Nogales Da Costa Vasconcelos" w:date="2022-09-17T11:00:00Z">
            <w:rPr>
              <w:rFonts w:ascii="Times New Roman" w:eastAsia="Times New Roman" w:hAnsi="Times New Roman" w:cs="Times New Roman"/>
              <w:sz w:val="24"/>
              <w:szCs w:val="24"/>
            </w:rPr>
          </w:rPrChange>
        </w:rPr>
        <w:t xml:space="preserve"> special issue to be published in 2023</w:t>
      </w:r>
      <w:r w:rsidRPr="002B0243">
        <w:rPr>
          <w:rFonts w:ascii="Times New Roman" w:eastAsia="Times New Roman" w:hAnsi="Times New Roman" w:cs="Times New Roman"/>
          <w:sz w:val="24"/>
          <w:szCs w:val="24"/>
        </w:rPr>
        <w:t xml:space="preserve">), which includes life form data following the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(1934) system</w:t>
      </w:r>
      <w:commentRangeEnd w:id="179"/>
      <w:r w:rsidR="00624FBA" w:rsidRPr="002B0243">
        <w:rPr>
          <w:rStyle w:val="CommentReference"/>
          <w:rFonts w:ascii="Times New Roman" w:hAnsi="Times New Roman" w:cs="Times New Roman"/>
        </w:rPr>
        <w:commentReference w:id="179"/>
      </w:r>
      <w:commentRangeEnd w:id="180"/>
      <w:r w:rsidR="0024386D">
        <w:rPr>
          <w:rStyle w:val="CommentReference"/>
        </w:rPr>
        <w:commentReference w:id="180"/>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Raunkiaer</w:t>
      </w:r>
      <w:proofErr w:type="spellEnd"/>
      <w:r w:rsidRPr="002B0243">
        <w:rPr>
          <w:rFonts w:ascii="Times New Roman" w:eastAsia="Times New Roman" w:hAnsi="Times New Roman" w:cs="Times New Roman"/>
          <w:sz w:val="24"/>
          <w:szCs w:val="24"/>
        </w:rPr>
        <w:t xml:space="preserve">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w:t>
      </w:r>
      <w:del w:id="184" w:author="Thais Nogales Da Costa Vasconcelos" w:date="2022-09-17T11:01:00Z">
        <w:r w:rsidRPr="002B0243" w:rsidDel="0024386D">
          <w:rPr>
            <w:rFonts w:ascii="Times New Roman" w:eastAsia="Times New Roman" w:hAnsi="Times New Roman" w:cs="Times New Roman"/>
            <w:sz w:val="24"/>
            <w:szCs w:val="24"/>
          </w:rPr>
          <w:delText xml:space="preserve">or “Biennials” </w:delText>
        </w:r>
      </w:del>
      <w:r w:rsidRPr="002B0243">
        <w:rPr>
          <w:rFonts w:ascii="Times New Roman" w:eastAsia="Times New Roman" w:hAnsi="Times New Roman" w:cs="Times New Roman"/>
          <w:sz w:val="24"/>
          <w:szCs w:val="24"/>
        </w:rPr>
        <w:t>in the WCVP dataset. All other life forms, such as</w:t>
      </w:r>
      <w:ins w:id="185" w:author="Thais Nogales Da Costa Vasconcelos" w:date="2022-09-17T11:01:00Z">
        <w:r w:rsidR="0024386D">
          <w:rPr>
            <w:rFonts w:ascii="Times New Roman" w:eastAsia="Times New Roman" w:hAnsi="Times New Roman" w:cs="Times New Roman"/>
            <w:sz w:val="24"/>
            <w:szCs w:val="24"/>
          </w:rPr>
          <w:t xml:space="preserve"> “Biennials”,</w:t>
        </w:r>
      </w:ins>
      <w:r w:rsidRPr="002B0243">
        <w:rPr>
          <w:rFonts w:ascii="Times New Roman" w:eastAsia="Times New Roman" w:hAnsi="Times New Roman" w:cs="Times New Roman"/>
          <w:sz w:val="24"/>
          <w:szCs w:val="24"/>
        </w:rPr>
        <w:t xml:space="preserve"> “Cryptophytes”, “Nanophanerophytes”, and “Phanerophytes”, were scored as “perennials”. </w:t>
      </w:r>
    </w:p>
    <w:p w14:paraId="32FCF75F" w14:textId="7E747247"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186"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 xml:space="preserve">Following this scoring, the proportion of “annuals” to “perennials” in the WCVP dataset is </w:t>
      </w:r>
      <w:r w:rsidRPr="00D62ECA">
        <w:rPr>
          <w:rFonts w:ascii="Times New Roman" w:eastAsia="Times New Roman" w:hAnsi="Times New Roman" w:cs="Times New Roman"/>
          <w:sz w:val="24"/>
          <w:szCs w:val="24"/>
        </w:rPr>
        <w:t>around 1:</w:t>
      </w:r>
      <w:ins w:id="187" w:author="Thais Nogales Da Costa Vasconcelos" w:date="2022-09-17T11:09:00Z">
        <w:r w:rsidR="00D62ECA" w:rsidRPr="00D62ECA">
          <w:rPr>
            <w:rFonts w:ascii="Times New Roman" w:eastAsia="Times New Roman" w:hAnsi="Times New Roman" w:cs="Times New Roman"/>
            <w:sz w:val="24"/>
            <w:szCs w:val="24"/>
            <w:rPrChange w:id="188" w:author="Thais Nogales Da Costa Vasconcelos" w:date="2022-09-17T11:09:00Z">
              <w:rPr>
                <w:rFonts w:ascii="Times New Roman" w:eastAsia="Times New Roman" w:hAnsi="Times New Roman" w:cs="Times New Roman"/>
                <w:sz w:val="24"/>
                <w:szCs w:val="24"/>
                <w:highlight w:val="yellow"/>
              </w:rPr>
            </w:rPrChange>
          </w:rPr>
          <w:t>4</w:t>
        </w:r>
      </w:ins>
      <w:del w:id="189" w:author="Thais Nogales Da Costa Vasconcelos" w:date="2022-09-17T11:09:00Z">
        <w:r w:rsidRPr="00D62ECA" w:rsidDel="00D62ECA">
          <w:rPr>
            <w:rFonts w:ascii="Times New Roman" w:eastAsia="Times New Roman" w:hAnsi="Times New Roman" w:cs="Times New Roman"/>
            <w:sz w:val="24"/>
            <w:szCs w:val="24"/>
          </w:rPr>
          <w:delText>5</w:delText>
        </w:r>
      </w:del>
      <w:r w:rsidRPr="00D62ECA">
        <w:rPr>
          <w:rFonts w:ascii="Times New Roman" w:eastAsia="Times New Roman" w:hAnsi="Times New Roman" w:cs="Times New Roman"/>
          <w:sz w:val="24"/>
          <w:szCs w:val="24"/>
        </w:rPr>
        <w:t>. In</w:t>
      </w:r>
      <w:r w:rsidRPr="002B0243">
        <w:rPr>
          <w:rFonts w:ascii="Times New Roman" w:eastAsia="Times New Roman" w:hAnsi="Times New Roman" w:cs="Times New Roman"/>
          <w:sz w:val="24"/>
          <w:szCs w:val="24"/>
        </w:rPr>
        <w:t xml:space="preserve"> other words, annual plants are considerably less common than perennials and </w:t>
      </w:r>
      <w:del w:id="190" w:author="Thais Nogales Da Costa Vasconcelos" w:date="2022-09-17T11:03:00Z">
        <w:r w:rsidRPr="002B0243" w:rsidDel="0024386D">
          <w:rPr>
            <w:rFonts w:ascii="Times New Roman" w:eastAsia="Times New Roman" w:hAnsi="Times New Roman" w:cs="Times New Roman"/>
            <w:sz w:val="24"/>
            <w:szCs w:val="24"/>
          </w:rPr>
          <w:delText xml:space="preserve">therefore </w:delText>
        </w:r>
      </w:del>
      <w:r w:rsidRPr="002B0243">
        <w:rPr>
          <w:rFonts w:ascii="Times New Roman" w:eastAsia="Times New Roman" w:hAnsi="Times New Roman" w:cs="Times New Roman"/>
          <w:sz w:val="24"/>
          <w:szCs w:val="24"/>
        </w:rPr>
        <w:t>it is more common to find clades where all species are perennials than clades where evolutionary transitions between annual and perennial strategies are observed. However, we restrict</w:t>
      </w:r>
      <w:r w:rsidR="00DE0819" w:rsidRPr="002B0243">
        <w:rPr>
          <w:rFonts w:ascii="Times New Roman" w:eastAsia="Times New Roman" w:hAnsi="Times New Roman" w:cs="Times New Roman"/>
          <w:sz w:val="24"/>
          <w:szCs w:val="24"/>
        </w:rPr>
        <w:t>ed</w:t>
      </w:r>
      <w:r w:rsidRPr="002B0243">
        <w:rPr>
          <w:rFonts w:ascii="Times New Roman" w:eastAsia="Times New Roman" w:hAnsi="Times New Roman" w:cs="Times New Roman"/>
          <w:sz w:val="24"/>
          <w:szCs w:val="24"/>
        </w:rPr>
        <w:t xml:space="preserve"> our set of clades to groups that presented multiple evolutionary transitions between different</w:t>
      </w:r>
      <w:ins w:id="191" w:author="Thais Nogales Da Costa Vasconcelos" w:date="2022-09-17T11:03:00Z">
        <w:r w:rsidR="0024386D">
          <w:rPr>
            <w:rFonts w:ascii="Times New Roman" w:eastAsia="Times New Roman" w:hAnsi="Times New Roman" w:cs="Times New Roman"/>
            <w:sz w:val="24"/>
            <w:szCs w:val="24"/>
          </w:rPr>
          <w:t xml:space="preserve"> annual and perennial</w:t>
        </w:r>
      </w:ins>
      <w:r w:rsidRPr="002B0243">
        <w:rPr>
          <w:rFonts w:ascii="Times New Roman" w:eastAsia="Times New Roman" w:hAnsi="Times New Roman" w:cs="Times New Roman"/>
          <w:sz w:val="24"/>
          <w:szCs w:val="24"/>
        </w:rPr>
        <w:t xml:space="preserve"> life history strategies. Selecting only groups where both life history states are present </w:t>
      </w:r>
      <w:r w:rsidR="00624FBA" w:rsidRPr="002B0243">
        <w:rPr>
          <w:rFonts w:ascii="Times New Roman" w:eastAsia="Times New Roman" w:hAnsi="Times New Roman" w:cs="Times New Roman"/>
          <w:sz w:val="24"/>
          <w:szCs w:val="24"/>
        </w:rPr>
        <w:t>will certainly</w:t>
      </w:r>
      <w:r w:rsidRPr="002B0243">
        <w:rPr>
          <w:rFonts w:ascii="Times New Roman" w:eastAsia="Times New Roman" w:hAnsi="Times New Roman" w:cs="Times New Roman"/>
          <w:sz w:val="24"/>
          <w:szCs w:val="24"/>
        </w:rPr>
        <w:t xml:space="preserve"> bias our view of how different life histories and climatic niches impact each other across evolutionary time. On the other </w:t>
      </w:r>
      <w:r w:rsidRPr="002B0243">
        <w:rPr>
          <w:rFonts w:ascii="Times New Roman" w:eastAsia="Times New Roman" w:hAnsi="Times New Roman" w:cs="Times New Roman"/>
          <w:sz w:val="24"/>
          <w:szCs w:val="24"/>
        </w:rPr>
        <w:lastRenderedPageBreak/>
        <w:t xml:space="preserve">hand, our analytical framework accounts for hidden heterogeneity that would come from a character independent continuous trait evolution, partially mitigating this bias. </w:t>
      </w:r>
    </w:p>
    <w:p w14:paraId="096866D3" w14:textId="4024E4D8"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192"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 xml:space="preserve">The set of clades selected for our analyses is not restricted to a single taxonomic rank and includes any clade that matched the criteria: (1) both annuals and perennial strategies are observed; (2) time calibrated phylogenetic tree is available in the literature; and (3) phylogenetic tree includes from c. 50 to c. 1000 tips and at least 10% of the known species diversity assigned to that clade. The clades selected were: the families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B84A57" w:rsidRPr="002B0243">
        <w:rPr>
          <w:rFonts w:ascii="Times New Roman" w:eastAsia="Times New Roman" w:hAnsi="Times New Roman" w:cs="Times New Roman"/>
          <w:sz w:val="24"/>
          <w:szCs w:val="24"/>
        </w:rPr>
        <w: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(Rose et al. 2018)</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Gesneriaceae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B84A57" w:rsidRPr="002B0243">
        <w:rPr>
          <w:rFonts w:ascii="Times New Roman" w:eastAsia="Times New Roman" w:hAnsi="Times New Roman" w:cs="Times New Roman"/>
          <w:sz w:val="24"/>
          <w:szCs w:val="24"/>
        </w:rPr>
        <w: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(Roalson and Roberts 2016)</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w:t>
      </w:r>
      <w:r w:rsidR="00B84A57"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{"citationID":"IvKjlq0H","properties":{"formattedCitation":"(Freyman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hAnsi="Times New Roman" w:cs="Times New Roman"/>
          <w:sz w:val="24"/>
          <w:lang w:val="en-US"/>
        </w:rPr>
        <w:t>(</w:t>
      </w:r>
      <w:proofErr w:type="spellStart"/>
      <w:r w:rsidR="00B84A57" w:rsidRPr="002B0243">
        <w:rPr>
          <w:rFonts w:ascii="Times New Roman" w:hAnsi="Times New Roman" w:cs="Times New Roman"/>
          <w:sz w:val="24"/>
          <w:lang w:val="en-US"/>
        </w:rPr>
        <w:t>Freyman</w:t>
      </w:r>
      <w:proofErr w:type="spellEnd"/>
      <w:r w:rsidR="00B84A57" w:rsidRPr="002B0243">
        <w:rPr>
          <w:rFonts w:ascii="Times New Roman" w:hAnsi="Times New Roman" w:cs="Times New Roman"/>
          <w:sz w:val="24"/>
          <w:lang w:val="en-US"/>
        </w:rPr>
        <w:t xml:space="preserve"> and </w:t>
      </w:r>
      <w:proofErr w:type="spellStart"/>
      <w:r w:rsidR="00B84A57" w:rsidRPr="002B0243">
        <w:rPr>
          <w:rFonts w:ascii="Times New Roman" w:hAnsi="Times New Roman" w:cs="Times New Roman"/>
          <w:sz w:val="24"/>
          <w:lang w:val="en-US"/>
        </w:rPr>
        <w:t>Höhna</w:t>
      </w:r>
      <w:proofErr w:type="spellEnd"/>
      <w:r w:rsidR="00B84A57" w:rsidRPr="002B0243">
        <w:rPr>
          <w:rFonts w:ascii="Times New Roman" w:hAnsi="Times New Roman" w:cs="Times New Roman"/>
          <w:sz w:val="24"/>
          <w:lang w:val="en-US"/>
        </w:rPr>
        <w:t xml:space="preserve"> 2019)</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Orobanchaceae </w:t>
      </w:r>
      <w:r w:rsidR="00B84A57"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Botany","DOI":"10.3732/ajb.1700181","ISSN":"1537-2197","issue":"11","language":"en","license":"© 2017 Botanical Society of America","note":"_eprint: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instrText>
      </w:r>
      <w:r w:rsidR="00B84A57" w:rsidRPr="002B0243">
        <w:rPr>
          <w:rFonts w:ascii="Times New Roman" w:eastAsia="Times New Roman" w:hAnsi="Times New Roman" w:cs="Times New Roman"/>
          <w:sz w:val="24"/>
          <w:szCs w:val="24"/>
        </w:rPr>
        <w:fldChar w:fldCharType="separate"/>
      </w:r>
      <w:r w:rsidR="00B84A57" w:rsidRPr="002B0243">
        <w:rPr>
          <w:rFonts w:ascii="Times New Roman" w:eastAsia="Times New Roman" w:hAnsi="Times New Roman" w:cs="Times New Roman"/>
          <w:noProof/>
          <w:sz w:val="24"/>
          <w:szCs w:val="24"/>
        </w:rPr>
        <w:t>(Schneider and Moore 2017)</w:t>
      </w:r>
      <w:r w:rsidR="00B84A5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Polemoniaceae</w:t>
      </w:r>
      <w:proofErr w:type="spellEnd"/>
      <w:r w:rsidRPr="002B0243">
        <w:rPr>
          <w:rFonts w:ascii="Times New Roman" w:eastAsia="Times New Roman" w:hAnsi="Times New Roman" w:cs="Times New Roman"/>
          <w:sz w:val="24"/>
          <w:szCs w:val="24"/>
        </w:rPr>
        <w:t xml:space="preserve"> (Rose et al., 2018), and Solanaceae</w:t>
      </w:r>
      <w:r w:rsidR="005569C1" w:rsidRPr="002B0243">
        <w:rPr>
          <w:rFonts w:ascii="Times New Roman" w:eastAsia="Times New Roman" w:hAnsi="Times New Roman" w:cs="Times New Roman"/>
          <w:sz w:val="24"/>
          <w:szCs w:val="24"/>
        </w:rPr>
        <w:t xml:space="preserve"> </w:t>
      </w:r>
      <w:r w:rsidR="005569C1" w:rsidRPr="002B0243">
        <w:rPr>
          <w:rFonts w:ascii="Times New Roman" w:eastAsia="Times New Roman" w:hAnsi="Times New Roman" w:cs="Times New Roman"/>
          <w:sz w:val="24"/>
          <w:szCs w:val="24"/>
        </w:rPr>
        <w:fldChar w:fldCharType="begin"/>
      </w:r>
      <w:r w:rsidR="005569C1" w:rsidRPr="002B0243">
        <w:rPr>
          <w:rFonts w:ascii="Times New Roman" w:eastAsia="Times New Roman" w:hAnsi="Times New Roman" w:cs="Times New Roman"/>
          <w:sz w:val="24"/>
          <w:szCs w:val="24"/>
        </w:rPr>
        <w: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instrText>
      </w:r>
      <w:r w:rsidR="005569C1" w:rsidRPr="002B0243">
        <w:rPr>
          <w:rFonts w:ascii="Times New Roman" w:eastAsia="Times New Roman" w:hAnsi="Times New Roman" w:cs="Times New Roman"/>
          <w:sz w:val="24"/>
          <w:szCs w:val="24"/>
        </w:rPr>
        <w:fldChar w:fldCharType="separate"/>
      </w:r>
      <w:r w:rsidR="005569C1" w:rsidRPr="002B0243">
        <w:rPr>
          <w:rFonts w:ascii="Times New Roman" w:hAnsi="Times New Roman" w:cs="Times New Roman"/>
          <w:sz w:val="24"/>
          <w:lang w:val="en-US"/>
        </w:rPr>
        <w:t>(Särkinen et al. 2013)</w:t>
      </w:r>
      <w:r w:rsidR="005569C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Malvaceae</w:t>
      </w:r>
      <w:proofErr w:type="spellEnd"/>
      <w:r w:rsidRPr="002B0243">
        <w:rPr>
          <w:rFonts w:ascii="Times New Roman" w:eastAsia="Times New Roman" w:hAnsi="Times New Roman" w:cs="Times New Roman"/>
          <w:sz w:val="24"/>
          <w:szCs w:val="24"/>
        </w:rPr>
        <w:t xml:space="preserve"> subfamilies </w:t>
      </w:r>
      <w:proofErr w:type="spellStart"/>
      <w:r w:rsidRPr="002B0243">
        <w:rPr>
          <w:rFonts w:ascii="Times New Roman" w:eastAsia="Times New Roman" w:hAnsi="Times New Roman" w:cs="Times New Roman"/>
          <w:sz w:val="24"/>
          <w:szCs w:val="24"/>
        </w:rPr>
        <w:t>Eumalvoideae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Grewioideae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(Hoorn et al. 2019)</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Apiaceae</w:t>
      </w:r>
      <w:proofErr w:type="spellEnd"/>
      <w:r w:rsidRPr="002B0243">
        <w:rPr>
          <w:rFonts w:ascii="Times New Roman" w:eastAsia="Times New Roman" w:hAnsi="Times New Roman" w:cs="Times New Roman"/>
          <w:sz w:val="24"/>
          <w:szCs w:val="24"/>
        </w:rPr>
        <w:t xml:space="preserve"> subfamily </w:t>
      </w:r>
      <w:proofErr w:type="spellStart"/>
      <w:r w:rsidRPr="002B0243">
        <w:rPr>
          <w:rFonts w:ascii="Times New Roman" w:eastAsia="Times New Roman" w:hAnsi="Times New Roman" w:cs="Times New Roman"/>
          <w:sz w:val="24"/>
          <w:szCs w:val="24"/>
        </w:rPr>
        <w:t>Apioideae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(Banasiak et al. 2013)</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Poaceae</w:t>
      </w:r>
      <w:proofErr w:type="spellEnd"/>
      <w:r w:rsidRPr="002B0243">
        <w:rPr>
          <w:rFonts w:ascii="Times New Roman" w:eastAsia="Times New Roman" w:hAnsi="Times New Roman" w:cs="Times New Roman"/>
          <w:sz w:val="24"/>
          <w:szCs w:val="24"/>
        </w:rPr>
        <w:t xml:space="preserve"> subfamilies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Panicoideae</w:t>
      </w:r>
      <w:proofErr w:type="spellEnd"/>
      <w:r w:rsidR="00C86251"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(Spriggs et al. 2014)</w:t>
      </w:r>
      <w:r w:rsidR="00C86251" w:rsidRPr="002B0243">
        <w:rPr>
          <w:rFonts w:ascii="Times New Roman" w:eastAsia="Times New Roman" w:hAnsi="Times New Roman" w:cs="Times New Roman"/>
          <w:sz w:val="24"/>
          <w:szCs w:val="24"/>
        </w:rPr>
        <w:fldChar w:fldCharType="end"/>
      </w:r>
      <w:r w:rsidR="00C86251" w:rsidRPr="002B0243">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and the </w:t>
      </w:r>
      <w:proofErr w:type="spellStart"/>
      <w:r w:rsidRPr="002B0243">
        <w:rPr>
          <w:rFonts w:ascii="Times New Roman" w:eastAsia="Times New Roman" w:hAnsi="Times New Roman" w:cs="Times New Roman"/>
          <w:sz w:val="24"/>
          <w:szCs w:val="24"/>
        </w:rPr>
        <w:t>Primulaceae</w:t>
      </w:r>
      <w:proofErr w:type="spellEnd"/>
      <w:r w:rsidRPr="002B0243">
        <w:rPr>
          <w:rFonts w:ascii="Times New Roman" w:eastAsia="Times New Roman" w:hAnsi="Times New Roman" w:cs="Times New Roman"/>
          <w:sz w:val="24"/>
          <w:szCs w:val="24"/>
        </w:rPr>
        <w:t xml:space="preserve"> subfamily </w:t>
      </w:r>
      <w:proofErr w:type="spellStart"/>
      <w:r w:rsidRPr="002B0243">
        <w:rPr>
          <w:rFonts w:ascii="Times New Roman" w:eastAsia="Times New Roman" w:hAnsi="Times New Roman" w:cs="Times New Roman"/>
          <w:sz w:val="24"/>
          <w:szCs w:val="24"/>
        </w:rPr>
        <w:t>Primuloideae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(de Vos et al. 2014)</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Asteraceae tribe </w:t>
      </w:r>
      <w:proofErr w:type="spellStart"/>
      <w:r w:rsidRPr="002B0243">
        <w:rPr>
          <w:rFonts w:ascii="Times New Roman" w:eastAsia="Times New Roman" w:hAnsi="Times New Roman" w:cs="Times New Roman"/>
          <w:sz w:val="24"/>
          <w:szCs w:val="24"/>
        </w:rPr>
        <w:t>Cardueae</w:t>
      </w:r>
      <w:proofErr w:type="spellEnd"/>
      <w:r w:rsidRPr="002B0243">
        <w:rPr>
          <w:rFonts w:ascii="Times New Roman" w:eastAsia="Times New Roman" w:hAnsi="Times New Roman" w:cs="Times New Roman"/>
          <w:sz w:val="24"/>
          <w:szCs w:val="24"/>
        </w:rPr>
        <w:t xml:space="preserve"> </w:t>
      </w:r>
      <w:r w:rsidR="00C86251" w:rsidRPr="002B0243">
        <w:rPr>
          <w:rFonts w:ascii="Times New Roman" w:eastAsia="Times New Roman" w:hAnsi="Times New Roman" w:cs="Times New Roman"/>
          <w:sz w:val="24"/>
          <w:szCs w:val="24"/>
        </w:rPr>
        <w:fldChar w:fldCharType="begin"/>
      </w:r>
      <w:r w:rsidR="00C86251" w:rsidRPr="002B0243">
        <w:rPr>
          <w:rFonts w:ascii="Times New Roman" w:eastAsia="Times New Roman" w:hAnsi="Times New Roman" w:cs="Times New Roman"/>
          <w:sz w:val="24"/>
          <w:szCs w:val="24"/>
        </w:rPr>
        <w: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instrText>
      </w:r>
      <w:r w:rsidR="00C86251" w:rsidRPr="002B0243">
        <w:rPr>
          <w:rFonts w:ascii="Times New Roman" w:eastAsia="Times New Roman" w:hAnsi="Times New Roman" w:cs="Times New Roman"/>
          <w:sz w:val="24"/>
          <w:szCs w:val="24"/>
        </w:rPr>
        <w:fldChar w:fldCharType="separate"/>
      </w:r>
      <w:r w:rsidR="00C86251" w:rsidRPr="002B0243">
        <w:rPr>
          <w:rFonts w:ascii="Times New Roman" w:eastAsia="Times New Roman" w:hAnsi="Times New Roman" w:cs="Times New Roman"/>
          <w:noProof/>
          <w:sz w:val="24"/>
          <w:szCs w:val="24"/>
        </w:rPr>
        <w:t>(Park and Potter 2015)</w:t>
      </w:r>
      <w:r w:rsidR="00C8625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Brassicaceae tribes </w:t>
      </w:r>
      <w:proofErr w:type="spellStart"/>
      <w:r w:rsidRPr="002B0243">
        <w:rPr>
          <w:rFonts w:ascii="Times New Roman" w:eastAsia="Times New Roman" w:hAnsi="Times New Roman" w:cs="Times New Roman"/>
          <w:sz w:val="24"/>
          <w:szCs w:val="24"/>
        </w:rPr>
        <w:t>Alysseae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Arabideae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Brassiceae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Cardamineae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Erysimeae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Euclidieae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Heliophileae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Lepidieae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Thelypodieae</w:t>
      </w:r>
      <w:proofErr w:type="spellEnd"/>
      <w:r w:rsidRPr="002B0243">
        <w:rPr>
          <w:rFonts w:ascii="Times New Roman" w:eastAsia="Times New Roman" w:hAnsi="Times New Roman" w:cs="Times New Roman"/>
          <w:sz w:val="24"/>
          <w:szCs w:val="24"/>
        </w:rPr>
        <w:t xml:space="preserve"> </w:t>
      </w:r>
      <w:r w:rsidR="003003F1" w:rsidRPr="002B0243">
        <w:rPr>
          <w:rFonts w:ascii="Times New Roman" w:eastAsia="Times New Roman" w:hAnsi="Times New Roman" w:cs="Times New Roman"/>
          <w:sz w:val="24"/>
          <w:szCs w:val="24"/>
        </w:rPr>
        <w:fldChar w:fldCharType="begin"/>
      </w:r>
      <w:r w:rsidR="003003F1" w:rsidRPr="002B0243">
        <w:rPr>
          <w:rFonts w:ascii="Times New Roman" w:eastAsia="Times New Roman" w:hAnsi="Times New Roman" w:cs="Times New Roman"/>
          <w:sz w:val="24"/>
          <w:szCs w:val="24"/>
        </w:rPr>
        <w: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instrText>
      </w:r>
      <w:r w:rsidR="003003F1" w:rsidRPr="002B0243">
        <w:rPr>
          <w:rFonts w:ascii="Times New Roman" w:eastAsia="Times New Roman" w:hAnsi="Times New Roman" w:cs="Times New Roman"/>
          <w:sz w:val="24"/>
          <w:szCs w:val="24"/>
        </w:rPr>
        <w:fldChar w:fldCharType="separate"/>
      </w:r>
      <w:r w:rsidR="003003F1" w:rsidRPr="002B0243">
        <w:rPr>
          <w:rFonts w:ascii="Times New Roman" w:eastAsia="Times New Roman" w:hAnsi="Times New Roman" w:cs="Times New Roman"/>
          <w:noProof/>
          <w:sz w:val="24"/>
          <w:szCs w:val="24"/>
        </w:rPr>
        <w:t>(Huang et al. 2020)</w:t>
      </w:r>
      <w:r w:rsidR="003003F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Cremolobeae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Eudemeae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Schizopetaleae</w:t>
      </w:r>
      <w:proofErr w:type="spellEnd"/>
      <w:r w:rsidRPr="002B0243">
        <w:rPr>
          <w:rFonts w:ascii="Times New Roman" w:eastAsia="Times New Roman" w:hAnsi="Times New Roman" w:cs="Times New Roman"/>
          <w:sz w:val="24"/>
          <w:szCs w:val="24"/>
        </w:rPr>
        <w:t xml:space="preserve"> (“CES-clade”;</w:t>
      </w:r>
      <w:r w:rsidR="003003F1" w:rsidRPr="002B0243">
        <w:rPr>
          <w:rFonts w:ascii="Times New Roman" w:eastAsia="Times New Roman" w:hAnsi="Times New Roman" w:cs="Times New Roman"/>
          <w:sz w:val="24"/>
          <w:szCs w:val="24"/>
        </w:rPr>
        <w:t xml:space="preserve"> </w:t>
      </w:r>
      <w:r w:rsidR="003003F1" w:rsidRPr="002B0243">
        <w:rPr>
          <w:rFonts w:ascii="Times New Roman" w:eastAsia="Times New Roman" w:hAnsi="Times New Roman" w:cs="Times New Roman"/>
          <w:sz w:val="24"/>
          <w:szCs w:val="24"/>
        </w:rPr>
        <w:fldChar w:fldCharType="begin"/>
      </w:r>
      <w:r w:rsidR="003003F1" w:rsidRPr="002B0243">
        <w:rPr>
          <w:rFonts w:ascii="Times New Roman" w:eastAsia="Times New Roman" w:hAnsi="Times New Roman" w:cs="Times New Roman"/>
          <w:sz w:val="24"/>
          <w:szCs w:val="24"/>
        </w:rPr>
        <w: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instrText>
      </w:r>
      <w:r w:rsidR="003003F1" w:rsidRPr="002B0243">
        <w:rPr>
          <w:rFonts w:ascii="Times New Roman" w:eastAsia="Times New Roman" w:hAnsi="Times New Roman" w:cs="Times New Roman"/>
          <w:sz w:val="24"/>
          <w:szCs w:val="24"/>
        </w:rPr>
        <w:fldChar w:fldCharType="separate"/>
      </w:r>
      <w:r w:rsidR="003003F1" w:rsidRPr="002B0243">
        <w:rPr>
          <w:rFonts w:ascii="Times New Roman" w:eastAsia="Times New Roman" w:hAnsi="Times New Roman" w:cs="Times New Roman"/>
          <w:noProof/>
          <w:sz w:val="24"/>
          <w:szCs w:val="24"/>
        </w:rPr>
        <w:t>Salariato et al. 2016</w:t>
      </w:r>
      <w:r w:rsidR="003003F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Plantaginaceae tribe </w:t>
      </w:r>
      <w:proofErr w:type="spellStart"/>
      <w:r w:rsidRPr="002B0243">
        <w:rPr>
          <w:rFonts w:ascii="Times New Roman" w:eastAsia="Times New Roman" w:hAnsi="Times New Roman" w:cs="Times New Roman"/>
          <w:sz w:val="24"/>
          <w:szCs w:val="24"/>
        </w:rPr>
        <w:t>Antirrhineae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(Gorospe et al. 2020)</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Primulaceae</w:t>
      </w:r>
      <w:proofErr w:type="spellEnd"/>
      <w:r w:rsidRPr="002B0243">
        <w:rPr>
          <w:rFonts w:ascii="Times New Roman" w:eastAsia="Times New Roman" w:hAnsi="Times New Roman" w:cs="Times New Roman"/>
          <w:sz w:val="24"/>
          <w:szCs w:val="24"/>
        </w:rPr>
        <w:t xml:space="preserve"> tribe </w:t>
      </w:r>
      <w:proofErr w:type="spellStart"/>
      <w:r w:rsidRPr="002B0243">
        <w:rPr>
          <w:rFonts w:ascii="Times New Roman" w:eastAsia="Times New Roman" w:hAnsi="Times New Roman" w:cs="Times New Roman"/>
          <w:sz w:val="24"/>
          <w:szCs w:val="24"/>
        </w:rPr>
        <w:t>Lysimachieae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(Yan et al. 2018)</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w:t>
      </w:r>
      <w:proofErr w:type="spellStart"/>
      <w:r w:rsidRPr="002B0243">
        <w:rPr>
          <w:rFonts w:ascii="Times New Roman" w:eastAsia="Times New Roman" w:hAnsi="Times New Roman" w:cs="Times New Roman"/>
          <w:sz w:val="24"/>
          <w:szCs w:val="24"/>
        </w:rPr>
        <w:t>Rubiaceae</w:t>
      </w:r>
      <w:proofErr w:type="spellEnd"/>
      <w:r w:rsidRPr="002B0243">
        <w:rPr>
          <w:rFonts w:ascii="Times New Roman" w:eastAsia="Times New Roman" w:hAnsi="Times New Roman" w:cs="Times New Roman"/>
          <w:sz w:val="24"/>
          <w:szCs w:val="24"/>
        </w:rPr>
        <w:t xml:space="preserve"> tribes </w:t>
      </w:r>
      <w:proofErr w:type="spellStart"/>
      <w:r w:rsidRPr="002B0243">
        <w:rPr>
          <w:rFonts w:ascii="Times New Roman" w:eastAsia="Times New Roman" w:hAnsi="Times New Roman" w:cs="Times New Roman"/>
          <w:sz w:val="24"/>
          <w:szCs w:val="24"/>
        </w:rPr>
        <w:t>Rubieae</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Spermacoceae</w:t>
      </w:r>
      <w:proofErr w:type="spellEnd"/>
      <w:r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Botany","DOI":"10.3732/ajb.1600248","ISSN":"1537-2197","issue":"3","language":"en","license":"© 2017 Botanical Society of America","note":"_eprint: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(Neupane et al. 2017; Ehrendorfer et al. 2018)</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genera </w:t>
      </w:r>
      <w:proofErr w:type="spellStart"/>
      <w:r w:rsidRPr="002B0243">
        <w:rPr>
          <w:rFonts w:ascii="Times New Roman" w:eastAsia="Times New Roman" w:hAnsi="Times New Roman" w:cs="Times New Roman"/>
          <w:i/>
          <w:sz w:val="24"/>
          <w:szCs w:val="24"/>
        </w:rPr>
        <w:t>Chamaecrista</w:t>
      </w:r>
      <w:proofErr w:type="spellEnd"/>
      <w:r w:rsidRPr="002B0243">
        <w:rPr>
          <w:rFonts w:ascii="Times New Roman" w:eastAsia="Times New Roman" w:hAnsi="Times New Roman" w:cs="Times New Roman"/>
          <w:sz w:val="24"/>
          <w:szCs w:val="24"/>
        </w:rPr>
        <w:t xml:space="preserve"> (Fabaceae,</w:t>
      </w:r>
      <w:r w:rsidR="00027A78" w:rsidRPr="002B0243">
        <w:rPr>
          <w:rFonts w:ascii="Times New Roman" w:eastAsia="Times New Roman" w:hAnsi="Times New Roman" w:cs="Times New Roman"/>
          <w:sz w:val="24"/>
          <w:szCs w:val="24"/>
        </w:rPr>
        <w:t xml:space="preserve"> </w:t>
      </w:r>
      <w:r w:rsidR="00027A78" w:rsidRPr="002B0243">
        <w:rPr>
          <w:rFonts w:ascii="Times New Roman" w:eastAsia="Times New Roman" w:hAnsi="Times New Roman" w:cs="Times New Roman"/>
          <w:sz w:val="24"/>
          <w:szCs w:val="24"/>
        </w:rPr>
        <w:fldChar w:fldCharType="begin"/>
      </w:r>
      <w:r w:rsidR="00027A78" w:rsidRPr="002B0243">
        <w:rPr>
          <w:rFonts w:ascii="Times New Roman" w:eastAsia="Times New Roman" w:hAnsi="Times New Roman" w:cs="Times New Roman"/>
          <w:sz w:val="24"/>
          <w:szCs w:val="24"/>
        </w:rPr>
        <w: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instrText>
      </w:r>
      <w:r w:rsidR="00027A78" w:rsidRPr="002B0243">
        <w:rPr>
          <w:rFonts w:ascii="Times New Roman" w:eastAsia="Times New Roman" w:hAnsi="Times New Roman" w:cs="Times New Roman"/>
          <w:sz w:val="24"/>
          <w:szCs w:val="24"/>
        </w:rPr>
        <w:fldChar w:fldCharType="separate"/>
      </w:r>
      <w:r w:rsidR="00027A78" w:rsidRPr="002B0243">
        <w:rPr>
          <w:rFonts w:ascii="Times New Roman" w:eastAsia="Times New Roman" w:hAnsi="Times New Roman" w:cs="Times New Roman"/>
          <w:noProof/>
          <w:sz w:val="24"/>
          <w:szCs w:val="24"/>
        </w:rPr>
        <w:t>Vasconcelos et al. 2020</w:t>
      </w:r>
      <w:r w:rsidR="00027A7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Croton</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Euphorbiaceae</w:t>
      </w:r>
      <w:proofErr w:type="spellEnd"/>
      <w:r w:rsidRPr="002B0243">
        <w:rPr>
          <w:rFonts w:ascii="Times New Roman" w:eastAsia="Times New Roman" w:hAnsi="Times New Roman" w:cs="Times New Roman"/>
          <w:sz w:val="24"/>
          <w:szCs w:val="24"/>
        </w:rPr>
        <w:t>,</w:t>
      </w:r>
      <w:r w:rsidR="003B3F2A" w:rsidRPr="002B0243">
        <w:rPr>
          <w:rFonts w:ascii="Times New Roman" w:eastAsia="Times New Roman" w:hAnsi="Times New Roman" w:cs="Times New Roman"/>
          <w:sz w:val="24"/>
          <w:szCs w:val="24"/>
        </w:rPr>
        <w:t xml:space="preserve"> </w:t>
      </w:r>
      <w:r w:rsidR="003B3F2A" w:rsidRPr="002B0243">
        <w:rPr>
          <w:rFonts w:ascii="Times New Roman" w:eastAsia="Times New Roman" w:hAnsi="Times New Roman" w:cs="Times New Roman"/>
          <w:sz w:val="24"/>
          <w:szCs w:val="24"/>
        </w:rPr>
        <w:fldChar w:fldCharType="begin"/>
      </w:r>
      <w:r w:rsidR="003B3F2A" w:rsidRPr="002B0243">
        <w:rPr>
          <w:rFonts w:ascii="Times New Roman" w:eastAsia="Times New Roman" w:hAnsi="Times New Roman" w:cs="Times New Roman"/>
          <w:sz w:val="24"/>
          <w:szCs w:val="24"/>
        </w:rPr>
        <w: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instrText>
      </w:r>
      <w:r w:rsidR="003B3F2A" w:rsidRPr="002B0243">
        <w:rPr>
          <w:rFonts w:ascii="Times New Roman" w:eastAsia="Times New Roman" w:hAnsi="Times New Roman" w:cs="Times New Roman"/>
          <w:sz w:val="24"/>
          <w:szCs w:val="24"/>
        </w:rPr>
        <w:fldChar w:fldCharType="separate"/>
      </w:r>
      <w:proofErr w:type="spellStart"/>
      <w:r w:rsidR="003B3F2A" w:rsidRPr="002B0243">
        <w:rPr>
          <w:rFonts w:ascii="Times New Roman" w:hAnsi="Times New Roman" w:cs="Times New Roman"/>
          <w:sz w:val="24"/>
          <w:lang w:val="en-US"/>
        </w:rPr>
        <w:t>Arévalo</w:t>
      </w:r>
      <w:proofErr w:type="spellEnd"/>
      <w:r w:rsidR="003B3F2A" w:rsidRPr="002B0243">
        <w:rPr>
          <w:rFonts w:ascii="Times New Roman" w:hAnsi="Times New Roman" w:cs="Times New Roman"/>
          <w:sz w:val="24"/>
          <w:lang w:val="en-US"/>
        </w:rPr>
        <w:t xml:space="preserve"> et al. 2017</w:t>
      </w:r>
      <w:r w:rsidR="003B3F2A"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Hypericum</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Hypericaceae</w:t>
      </w:r>
      <w:proofErr w:type="spellEnd"/>
      <w:r w:rsidRPr="002B0243">
        <w:rPr>
          <w:rFonts w:ascii="Times New Roman" w:eastAsia="Times New Roman" w:hAnsi="Times New Roman" w:cs="Times New Roman"/>
          <w:sz w:val="24"/>
          <w:szCs w:val="24"/>
        </w:rPr>
        <w:t>,</w:t>
      </w:r>
      <w:r w:rsidR="003B3F2A" w:rsidRPr="002B0243">
        <w:rPr>
          <w:rFonts w:ascii="Times New Roman" w:eastAsia="Times New Roman" w:hAnsi="Times New Roman" w:cs="Times New Roman"/>
          <w:sz w:val="24"/>
          <w:szCs w:val="24"/>
        </w:rPr>
        <w:t xml:space="preserve"> </w:t>
      </w:r>
      <w:r w:rsidR="003B3F2A" w:rsidRPr="002B0243">
        <w:rPr>
          <w:rFonts w:ascii="Times New Roman" w:eastAsia="Times New Roman" w:hAnsi="Times New Roman" w:cs="Times New Roman"/>
          <w:sz w:val="24"/>
          <w:szCs w:val="24"/>
        </w:rPr>
        <w:fldChar w:fldCharType="begin"/>
      </w:r>
      <w:r w:rsidR="003B3F2A" w:rsidRPr="002B0243">
        <w:rPr>
          <w:rFonts w:ascii="Times New Roman" w:eastAsia="Times New Roman" w:hAnsi="Times New Roman" w:cs="Times New Roman"/>
          <w:sz w:val="24"/>
          <w:szCs w:val="24"/>
        </w:rPr>
        <w: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instrText>
      </w:r>
      <w:r w:rsidR="003B3F2A" w:rsidRPr="002B0243">
        <w:rPr>
          <w:rFonts w:ascii="Times New Roman" w:eastAsia="Times New Roman" w:hAnsi="Times New Roman" w:cs="Times New Roman"/>
          <w:sz w:val="24"/>
          <w:szCs w:val="24"/>
        </w:rPr>
        <w:fldChar w:fldCharType="separate"/>
      </w:r>
      <w:proofErr w:type="spellStart"/>
      <w:r w:rsidR="003B3F2A" w:rsidRPr="002B0243">
        <w:rPr>
          <w:rFonts w:ascii="Times New Roman" w:hAnsi="Times New Roman" w:cs="Times New Roman"/>
          <w:sz w:val="24"/>
          <w:lang w:val="en-US"/>
        </w:rPr>
        <w:t>Nürk</w:t>
      </w:r>
      <w:proofErr w:type="spellEnd"/>
      <w:r w:rsidR="003B3F2A" w:rsidRPr="002B0243">
        <w:rPr>
          <w:rFonts w:ascii="Times New Roman" w:hAnsi="Times New Roman" w:cs="Times New Roman"/>
          <w:sz w:val="24"/>
          <w:lang w:val="en-US"/>
        </w:rPr>
        <w:t xml:space="preserve"> et al. 2013</w:t>
      </w:r>
      <w:r w:rsidR="003B3F2A"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(Fabaceae,</w:t>
      </w:r>
      <w:r w:rsidR="00C32AA3" w:rsidRPr="002B0243">
        <w:rPr>
          <w:rFonts w:ascii="Times New Roman" w:eastAsia="Times New Roman" w:hAnsi="Times New Roman" w:cs="Times New Roman"/>
          <w:sz w:val="24"/>
          <w:szCs w:val="24"/>
        </w:rPr>
        <w:t xml:space="preserve"> </w:t>
      </w:r>
      <w:r w:rsidR="00C32AA3" w:rsidRPr="002B0243">
        <w:rPr>
          <w:rFonts w:ascii="Times New Roman" w:eastAsia="Times New Roman" w:hAnsi="Times New Roman" w:cs="Times New Roman"/>
          <w:sz w:val="24"/>
          <w:szCs w:val="24"/>
        </w:rPr>
        <w:fldChar w:fldCharType="begin"/>
      </w:r>
      <w:r w:rsidR="00C32AA3" w:rsidRPr="002B0243">
        <w:rPr>
          <w:rFonts w:ascii="Times New Roman" w:eastAsia="Times New Roman" w:hAnsi="Times New Roman" w:cs="Times New Roman"/>
          <w:sz w:val="24"/>
          <w:szCs w:val="24"/>
        </w:rPr>
        <w: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instrText>
      </w:r>
      <w:r w:rsidR="00C32AA3" w:rsidRPr="002B0243">
        <w:rPr>
          <w:rFonts w:ascii="Times New Roman" w:eastAsia="Times New Roman" w:hAnsi="Times New Roman" w:cs="Times New Roman"/>
          <w:sz w:val="24"/>
          <w:szCs w:val="24"/>
        </w:rPr>
        <w:fldChar w:fldCharType="separate"/>
      </w:r>
      <w:r w:rsidR="00C32AA3" w:rsidRPr="002B0243">
        <w:rPr>
          <w:rFonts w:ascii="Times New Roman" w:eastAsia="Times New Roman" w:hAnsi="Times New Roman" w:cs="Times New Roman"/>
          <w:noProof/>
          <w:sz w:val="24"/>
          <w:szCs w:val="24"/>
        </w:rPr>
        <w:t>Drummond et al. 2012</w:t>
      </w:r>
      <w:r w:rsidR="00C32AA3"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w:t>
      </w:r>
      <w:r w:rsidRPr="002B0243">
        <w:rPr>
          <w:rFonts w:ascii="Times New Roman" w:eastAsia="Times New Roman" w:hAnsi="Times New Roman" w:cs="Times New Roman"/>
          <w:i/>
          <w:sz w:val="24"/>
          <w:szCs w:val="24"/>
        </w:rPr>
        <w:t>Salvia</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Lamiaceae</w:t>
      </w:r>
      <w:proofErr w:type="spellEnd"/>
      <w:r w:rsidRPr="002B0243">
        <w:rPr>
          <w:rFonts w:ascii="Times New Roman" w:eastAsia="Times New Roman" w:hAnsi="Times New Roman" w:cs="Times New Roman"/>
          <w:sz w:val="24"/>
          <w:szCs w:val="24"/>
        </w:rPr>
        <w:t>,</w:t>
      </w:r>
      <w:r w:rsidR="00C32AA3" w:rsidRPr="002B0243">
        <w:rPr>
          <w:rFonts w:ascii="Times New Roman" w:eastAsia="Times New Roman" w:hAnsi="Times New Roman" w:cs="Times New Roman"/>
          <w:sz w:val="24"/>
          <w:szCs w:val="24"/>
        </w:rPr>
        <w:t xml:space="preserve"> </w:t>
      </w:r>
      <w:r w:rsidR="00C32AA3" w:rsidRPr="002B0243">
        <w:rPr>
          <w:rFonts w:ascii="Times New Roman" w:eastAsia="Times New Roman" w:hAnsi="Times New Roman" w:cs="Times New Roman"/>
          <w:sz w:val="24"/>
          <w:szCs w:val="24"/>
        </w:rPr>
        <w:fldChar w:fldCharType="begin"/>
      </w:r>
      <w:r w:rsidR="00C32AA3" w:rsidRPr="002B0243">
        <w:rPr>
          <w:rFonts w:ascii="Times New Roman" w:eastAsia="Times New Roman" w:hAnsi="Times New Roman" w:cs="Times New Roman"/>
          <w:sz w:val="24"/>
          <w:szCs w:val="24"/>
        </w:rPr>
        <w: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instrText>
      </w:r>
      <w:r w:rsidR="00C32AA3" w:rsidRPr="002B0243">
        <w:rPr>
          <w:rFonts w:ascii="Times New Roman" w:eastAsia="Times New Roman" w:hAnsi="Times New Roman" w:cs="Times New Roman"/>
          <w:sz w:val="24"/>
          <w:szCs w:val="24"/>
        </w:rPr>
        <w:fldChar w:fldCharType="separate"/>
      </w:r>
      <w:r w:rsidR="00C32AA3" w:rsidRPr="002B0243">
        <w:rPr>
          <w:rFonts w:ascii="Times New Roman" w:eastAsia="Times New Roman" w:hAnsi="Times New Roman" w:cs="Times New Roman"/>
          <w:noProof/>
          <w:sz w:val="24"/>
          <w:szCs w:val="24"/>
        </w:rPr>
        <w:t>Kriebel et al. 2020</w:t>
      </w:r>
      <w:r w:rsidR="00C32AA3"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All clades combined sum 3</w:t>
      </w:r>
      <w:r w:rsidR="00A43396">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phylogenetic trees and </w:t>
      </w:r>
      <w:commentRangeStart w:id="193"/>
      <w:r w:rsidRPr="002B0243">
        <w:rPr>
          <w:rFonts w:ascii="Times New Roman" w:eastAsia="Times New Roman" w:hAnsi="Times New Roman" w:cs="Times New Roman"/>
          <w:sz w:val="24"/>
          <w:szCs w:val="24"/>
        </w:rPr>
        <w:t>9,9</w:t>
      </w:r>
      <w:del w:id="194" w:author="Thais Nogales Da Costa Vasconcelos" w:date="2022-09-17T11:13:00Z">
        <w:r w:rsidRPr="002B0243" w:rsidDel="003B58B4">
          <w:rPr>
            <w:rFonts w:ascii="Times New Roman" w:eastAsia="Times New Roman" w:hAnsi="Times New Roman" w:cs="Times New Roman"/>
            <w:sz w:val="24"/>
            <w:szCs w:val="24"/>
          </w:rPr>
          <w:delText>9</w:delText>
        </w:r>
      </w:del>
      <w:r w:rsidRPr="002B0243">
        <w:rPr>
          <w:rFonts w:ascii="Times New Roman" w:eastAsia="Times New Roman" w:hAnsi="Times New Roman" w:cs="Times New Roman"/>
          <w:sz w:val="24"/>
          <w:szCs w:val="24"/>
        </w:rPr>
        <w:t>3</w:t>
      </w:r>
      <w:ins w:id="195" w:author="Thais Nogales Da Costa Vasconcelos" w:date="2022-09-17T11:13:00Z">
        <w:r w:rsidR="003B58B4">
          <w:rPr>
            <w:rFonts w:ascii="Times New Roman" w:eastAsia="Times New Roman" w:hAnsi="Times New Roman" w:cs="Times New Roman"/>
            <w:sz w:val="24"/>
            <w:szCs w:val="24"/>
          </w:rPr>
          <w:t>9</w:t>
        </w:r>
      </w:ins>
      <w:r w:rsidRPr="002B0243">
        <w:rPr>
          <w:rFonts w:ascii="Times New Roman" w:eastAsia="Times New Roman" w:hAnsi="Times New Roman" w:cs="Times New Roman"/>
          <w:sz w:val="24"/>
          <w:szCs w:val="24"/>
        </w:rPr>
        <w:t xml:space="preserve"> </w:t>
      </w:r>
      <w:commentRangeEnd w:id="193"/>
      <w:r w:rsidR="002C2F82">
        <w:rPr>
          <w:rStyle w:val="CommentReference"/>
        </w:rPr>
        <w:commentReference w:id="193"/>
      </w:r>
      <w:r w:rsidRPr="002B0243">
        <w:rPr>
          <w:rFonts w:ascii="Times New Roman" w:eastAsia="Times New Roman" w:hAnsi="Times New Roman" w:cs="Times New Roman"/>
          <w:sz w:val="24"/>
          <w:szCs w:val="24"/>
        </w:rPr>
        <w:t xml:space="preserve">tips and lineages are distributed globally. We also completed the life form scoring by adding data collected from the literature, so that each clade had a maximum of 30% missing data. </w:t>
      </w:r>
    </w:p>
    <w:p w14:paraId="37900BE1" w14:textId="77777777" w:rsidR="00624FBA" w:rsidRPr="002B0243" w:rsidRDefault="00624FBA" w:rsidP="00E8237C">
      <w:pPr>
        <w:shd w:val="clear" w:color="auto" w:fill="FFFFFF"/>
        <w:spacing w:line="360" w:lineRule="auto"/>
        <w:ind w:firstLine="720"/>
        <w:rPr>
          <w:rFonts w:ascii="Times New Roman" w:eastAsia="Times New Roman" w:hAnsi="Times New Roman" w:cs="Times New Roman"/>
          <w:sz w:val="24"/>
          <w:szCs w:val="24"/>
        </w:rPr>
        <w:pPrChange w:id="196" w:author="Thais Nogales Da Costa Vasconcelos" w:date="2022-09-17T10:24:00Z">
          <w:pPr>
            <w:shd w:val="clear" w:color="auto" w:fill="FFFFFF"/>
            <w:spacing w:line="480" w:lineRule="auto"/>
            <w:ind w:firstLine="720"/>
          </w:pPr>
        </w:pPrChange>
      </w:pPr>
    </w:p>
    <w:p w14:paraId="1F165E3B" w14:textId="64F37ACB"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197"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Distribution points and climatic data</w:t>
      </w:r>
    </w:p>
    <w:p w14:paraId="3829C331" w14:textId="33B4C510"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198"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We standardized all species names in the 3</w:t>
      </w:r>
      <w:r w:rsidR="00A43396">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phylogenetic trees following the GBIF taxonomic backbone with the R packages </w:t>
      </w:r>
      <w:proofErr w:type="spellStart"/>
      <w:r w:rsidRPr="002B0243">
        <w:rPr>
          <w:rFonts w:ascii="Times New Roman" w:eastAsia="Times New Roman" w:hAnsi="Times New Roman" w:cs="Times New Roman"/>
          <w:sz w:val="24"/>
          <w:szCs w:val="24"/>
        </w:rPr>
        <w:t>taxize</w:t>
      </w:r>
      <w:proofErr w:type="spellEnd"/>
      <w:r w:rsidRPr="002B0243">
        <w:rPr>
          <w:rFonts w:ascii="Times New Roman" w:eastAsia="Times New Roman" w:hAnsi="Times New Roman" w:cs="Times New Roman"/>
          <w:sz w:val="24"/>
          <w:szCs w:val="24"/>
        </w:rPr>
        <w:t xml:space="preserve"> </w:t>
      </w:r>
      <w:r w:rsidR="00F83422" w:rsidRPr="002B0243">
        <w:rPr>
          <w:rFonts w:ascii="Times New Roman" w:eastAsia="Times New Roman" w:hAnsi="Times New Roman" w:cs="Times New Roman"/>
          <w:sz w:val="24"/>
          <w:szCs w:val="24"/>
        </w:rPr>
        <w:fldChar w:fldCharType="begin"/>
      </w:r>
      <w:r w:rsidR="00F83422" w:rsidRPr="002B0243">
        <w:rPr>
          <w:rFonts w:ascii="Times New Roman" w:eastAsia="Times New Roman" w:hAnsi="Times New Roman" w:cs="Times New Roman"/>
          <w:sz w:val="24"/>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sidRPr="002B0243">
        <w:rPr>
          <w:rFonts w:ascii="Times New Roman" w:eastAsia="Times New Roman" w:hAnsi="Times New Roman" w:cs="Times New Roman"/>
          <w:sz w:val="24"/>
          <w:szCs w:val="24"/>
        </w:rPr>
        <w:fldChar w:fldCharType="separate"/>
      </w:r>
      <w:r w:rsidR="00F83422" w:rsidRPr="002B0243">
        <w:rPr>
          <w:rFonts w:ascii="Times New Roman" w:hAnsi="Times New Roman" w:cs="Times New Roman"/>
          <w:sz w:val="24"/>
          <w:lang w:val="en-US"/>
        </w:rPr>
        <w:t xml:space="preserve">(Chamberlain and </w:t>
      </w:r>
      <w:proofErr w:type="spellStart"/>
      <w:r w:rsidR="00F83422" w:rsidRPr="002B0243">
        <w:rPr>
          <w:rFonts w:ascii="Times New Roman" w:hAnsi="Times New Roman" w:cs="Times New Roman"/>
          <w:sz w:val="24"/>
          <w:lang w:val="en-US"/>
        </w:rPr>
        <w:t>Szöcs</w:t>
      </w:r>
      <w:proofErr w:type="spellEnd"/>
      <w:r w:rsidR="00F83422" w:rsidRPr="002B0243">
        <w:rPr>
          <w:rFonts w:ascii="Times New Roman" w:hAnsi="Times New Roman" w:cs="Times New Roman"/>
          <w:sz w:val="24"/>
          <w:lang w:val="en-US"/>
        </w:rPr>
        <w:t xml:space="preserve"> 2013)</w:t>
      </w:r>
      <w:r w:rsidR="00F83422"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downloaded occurrence points that had preserved specimens associated with them using functions of the R package </w:t>
      </w:r>
      <w:proofErr w:type="spellStart"/>
      <w:r w:rsidRPr="002B0243">
        <w:rPr>
          <w:rFonts w:ascii="Times New Roman" w:eastAsia="Times New Roman" w:hAnsi="Times New Roman" w:cs="Times New Roman"/>
          <w:sz w:val="24"/>
          <w:szCs w:val="24"/>
        </w:rPr>
        <w:t>rgbif</w:t>
      </w:r>
      <w:proofErr w:type="spellEnd"/>
      <w:r w:rsidRPr="002B0243">
        <w:rPr>
          <w:rFonts w:ascii="Times New Roman" w:eastAsia="Times New Roman" w:hAnsi="Times New Roman" w:cs="Times New Roman"/>
          <w:sz w:val="24"/>
          <w:szCs w:val="24"/>
        </w:rPr>
        <w:t xml:space="preserve"> </w:t>
      </w:r>
      <w:r w:rsidR="00F83422" w:rsidRPr="002B0243">
        <w:rPr>
          <w:rFonts w:ascii="Times New Roman" w:eastAsia="Times New Roman" w:hAnsi="Times New Roman" w:cs="Times New Roman"/>
          <w:sz w:val="24"/>
          <w:szCs w:val="24"/>
        </w:rPr>
        <w:fldChar w:fldCharType="begin"/>
      </w:r>
      <w:r w:rsidR="00F83422" w:rsidRPr="002B0243">
        <w:rPr>
          <w:rFonts w:ascii="Times New Roman" w:eastAsia="Times New Roman" w:hAnsi="Times New Roman" w:cs="Times New Roman"/>
          <w:sz w:val="24"/>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sidRPr="002B0243">
        <w:rPr>
          <w:rFonts w:ascii="Times New Roman" w:eastAsia="Times New Roman" w:hAnsi="Times New Roman" w:cs="Times New Roman"/>
          <w:sz w:val="24"/>
          <w:szCs w:val="24"/>
        </w:rPr>
        <w:fldChar w:fldCharType="separate"/>
      </w:r>
      <w:r w:rsidR="00F83422" w:rsidRPr="002B0243">
        <w:rPr>
          <w:rFonts w:ascii="Times New Roman" w:eastAsia="Times New Roman" w:hAnsi="Times New Roman" w:cs="Times New Roman"/>
          <w:noProof/>
          <w:sz w:val="24"/>
          <w:szCs w:val="24"/>
        </w:rPr>
        <w:t>(Chamberlain and Boettiger 2017)</w:t>
      </w:r>
      <w:r w:rsidR="00F83422"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resulting in a dataset of </w:t>
      </w:r>
      <w:ins w:id="199" w:author="Thais Nogales Da Costa Vasconcelos" w:date="2022-09-17T11:24:00Z">
        <w:r w:rsidR="00BD7284" w:rsidRPr="00BD7284">
          <w:rPr>
            <w:rFonts w:ascii="Times New Roman" w:eastAsia="Times New Roman" w:hAnsi="Times New Roman" w:cs="Times New Roman"/>
            <w:sz w:val="24"/>
            <w:szCs w:val="24"/>
          </w:rPr>
          <w:t>3</w:t>
        </w:r>
        <w:r w:rsidR="00BD7284">
          <w:rPr>
            <w:rFonts w:ascii="Times New Roman" w:eastAsia="Times New Roman" w:hAnsi="Times New Roman" w:cs="Times New Roman"/>
            <w:sz w:val="24"/>
            <w:szCs w:val="24"/>
          </w:rPr>
          <w:t>,</w:t>
        </w:r>
        <w:r w:rsidR="00BD7284" w:rsidRPr="00BD7284">
          <w:rPr>
            <w:rFonts w:ascii="Times New Roman" w:eastAsia="Times New Roman" w:hAnsi="Times New Roman" w:cs="Times New Roman"/>
            <w:sz w:val="24"/>
            <w:szCs w:val="24"/>
          </w:rPr>
          <w:t>155</w:t>
        </w:r>
        <w:r w:rsidR="00BD7284">
          <w:rPr>
            <w:rFonts w:ascii="Times New Roman" w:eastAsia="Times New Roman" w:hAnsi="Times New Roman" w:cs="Times New Roman"/>
            <w:sz w:val="24"/>
            <w:szCs w:val="24"/>
          </w:rPr>
          <w:t>,</w:t>
        </w:r>
        <w:r w:rsidR="00BD7284" w:rsidRPr="00BD7284">
          <w:rPr>
            <w:rFonts w:ascii="Times New Roman" w:eastAsia="Times New Roman" w:hAnsi="Times New Roman" w:cs="Times New Roman"/>
            <w:sz w:val="24"/>
            <w:szCs w:val="24"/>
          </w:rPr>
          <w:t>956</w:t>
        </w:r>
        <w:r w:rsidR="00BD7284" w:rsidRPr="00BD7284" w:rsidDel="00BD7284">
          <w:rPr>
            <w:rFonts w:ascii="Times New Roman" w:eastAsia="Times New Roman" w:hAnsi="Times New Roman" w:cs="Times New Roman"/>
            <w:sz w:val="24"/>
            <w:szCs w:val="24"/>
          </w:rPr>
          <w:t xml:space="preserve"> </w:t>
        </w:r>
      </w:ins>
      <w:commentRangeStart w:id="200"/>
      <w:del w:id="201" w:author="Thais Nogales Da Costa Vasconcelos" w:date="2022-09-17T11:24:00Z">
        <w:r w:rsidRPr="002B0243" w:rsidDel="00BD7284">
          <w:rPr>
            <w:rFonts w:ascii="Times New Roman" w:eastAsia="Times New Roman" w:hAnsi="Times New Roman" w:cs="Times New Roman"/>
            <w:sz w:val="24"/>
            <w:szCs w:val="24"/>
          </w:rPr>
          <w:delText xml:space="preserve">3,158,632 </w:delText>
        </w:r>
      </w:del>
      <w:r w:rsidRPr="002B0243">
        <w:rPr>
          <w:rFonts w:ascii="Times New Roman" w:eastAsia="Times New Roman" w:hAnsi="Times New Roman" w:cs="Times New Roman"/>
          <w:sz w:val="24"/>
          <w:szCs w:val="24"/>
        </w:rPr>
        <w:t>occurrence points</w:t>
      </w:r>
      <w:commentRangeEnd w:id="200"/>
      <w:r w:rsidR="002C2F82">
        <w:rPr>
          <w:rStyle w:val="CommentReference"/>
        </w:rPr>
        <w:commentReference w:id="200"/>
      </w:r>
      <w:r w:rsidRPr="002B0243">
        <w:rPr>
          <w:rFonts w:ascii="Times New Roman" w:eastAsia="Times New Roman" w:hAnsi="Times New Roman" w:cs="Times New Roman"/>
          <w:sz w:val="24"/>
          <w:szCs w:val="24"/>
        </w:rPr>
        <w:t xml:space="preserve">. This dataset was filtered according to the native distribution range of genera and species using the shapefiles of the Working Group on Taxonomic Databases for Plant Sciences (TDWG) for level 3 botanical countries </w:t>
      </w:r>
      <w:r w:rsidR="00495127" w:rsidRPr="002B0243">
        <w:rPr>
          <w:rFonts w:ascii="Times New Roman" w:eastAsia="Times New Roman" w:hAnsi="Times New Roman" w:cs="Times New Roman"/>
          <w:sz w:val="24"/>
          <w:szCs w:val="24"/>
        </w:rPr>
        <w:fldChar w:fldCharType="begin"/>
      </w:r>
      <w:r w:rsidR="00495127" w:rsidRPr="002B0243">
        <w:rPr>
          <w:rFonts w:ascii="Times New Roman" w:eastAsia="Times New Roman" w:hAnsi="Times New Roman" w:cs="Times New Roman"/>
          <w:sz w:val="24"/>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sidRPr="002B0243">
        <w:rPr>
          <w:rFonts w:ascii="Times New Roman" w:eastAsia="Times New Roman" w:hAnsi="Times New Roman" w:cs="Times New Roman"/>
          <w:sz w:val="24"/>
          <w:szCs w:val="24"/>
        </w:rPr>
        <w:fldChar w:fldCharType="separate"/>
      </w:r>
      <w:r w:rsidR="00495127" w:rsidRPr="002B0243">
        <w:rPr>
          <w:rFonts w:ascii="Times New Roman" w:eastAsia="Times New Roman" w:hAnsi="Times New Roman" w:cs="Times New Roman"/>
          <w:noProof/>
          <w:sz w:val="24"/>
          <w:szCs w:val="24"/>
        </w:rPr>
        <w:t>(Brummitt et al. 2001)</w:t>
      </w:r>
      <w:r w:rsidR="00495127" w:rsidRPr="002B0243">
        <w:rPr>
          <w:rFonts w:ascii="Times New Roman" w:eastAsia="Times New Roman" w:hAnsi="Times New Roman" w:cs="Times New Roman"/>
          <w:sz w:val="24"/>
          <w:szCs w:val="24"/>
        </w:rPr>
        <w:fldChar w:fldCharType="end"/>
      </w:r>
      <w:r w:rsidR="00495127"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lastRenderedPageBreak/>
        <w:t xml:space="preserve">combined with the WCVP dataset. This filtering was particularly important to exclude the invasive range of several species, keeping only native ranges according to the expertise of taxonomists. Other irregularities such as points in the sea, outliers, duplicated coordinates for the same species and centroids of countries were also removed using a similar protocol as </w:t>
      </w:r>
      <w:r w:rsidR="00495127" w:rsidRPr="002B0243">
        <w:rPr>
          <w:rFonts w:ascii="Times New Roman" w:eastAsia="Times New Roman" w:hAnsi="Times New Roman" w:cs="Times New Roman"/>
          <w:sz w:val="24"/>
          <w:szCs w:val="24"/>
        </w:rPr>
        <w:fldChar w:fldCharType="begin"/>
      </w:r>
      <w:r w:rsidR="00495127" w:rsidRPr="002B0243">
        <w:rPr>
          <w:rFonts w:ascii="Times New Roman" w:eastAsia="Times New Roman" w:hAnsi="Times New Roman" w:cs="Times New Roman"/>
          <w:sz w:val="24"/>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sidRPr="002B0243">
        <w:rPr>
          <w:rFonts w:ascii="Times New Roman" w:eastAsia="Times New Roman" w:hAnsi="Times New Roman" w:cs="Times New Roman"/>
          <w:sz w:val="24"/>
          <w:szCs w:val="24"/>
        </w:rPr>
        <w:fldChar w:fldCharType="separate"/>
      </w:r>
      <w:r w:rsidR="00495127" w:rsidRPr="002B0243">
        <w:rPr>
          <w:rFonts w:ascii="Times New Roman" w:eastAsia="Times New Roman" w:hAnsi="Times New Roman" w:cs="Times New Roman"/>
          <w:noProof/>
          <w:sz w:val="24"/>
          <w:szCs w:val="24"/>
        </w:rPr>
        <w:t>Vasconcelos et al. (2021)</w:t>
      </w:r>
      <w:r w:rsidR="00495127" w:rsidRPr="002B0243">
        <w:rPr>
          <w:rFonts w:ascii="Times New Roman" w:eastAsia="Times New Roman" w:hAnsi="Times New Roman" w:cs="Times New Roman"/>
          <w:sz w:val="24"/>
          <w:szCs w:val="24"/>
        </w:rPr>
        <w:fldChar w:fldCharType="end"/>
      </w:r>
      <w:r w:rsidR="00495127" w:rsidRPr="002B0243">
        <w:rPr>
          <w:rFonts w:ascii="Times New Roman" w:eastAsia="Times New Roman" w:hAnsi="Times New Roman" w:cs="Times New Roman"/>
          <w:sz w:val="24"/>
          <w:szCs w:val="24"/>
        </w:rPr>
        <w:t>.</w:t>
      </w:r>
    </w:p>
    <w:p w14:paraId="080A9EC9" w14:textId="08339D45" w:rsidR="00DC165B" w:rsidRDefault="00000000" w:rsidP="00E8237C">
      <w:pPr>
        <w:shd w:val="clear" w:color="auto" w:fill="FFFFFF"/>
        <w:spacing w:line="360" w:lineRule="auto"/>
        <w:ind w:firstLine="720"/>
        <w:rPr>
          <w:ins w:id="202" w:author="Thais Nogales Da Costa Vasconcelos" w:date="2022-09-17T11:27:00Z"/>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Based on our hypotheses, and because there is no consensus in the literature of what type of climatic variables correlate with evolutionary transition of annual and perennial strategies, we used the climate data from CHELSA (</w:t>
      </w:r>
      <w:proofErr w:type="spellStart"/>
      <w:r w:rsidRPr="002B0243">
        <w:rPr>
          <w:rFonts w:ascii="Times New Roman" w:eastAsia="Times New Roman" w:hAnsi="Times New Roman" w:cs="Times New Roman"/>
          <w:sz w:val="24"/>
          <w:szCs w:val="24"/>
        </w:rPr>
        <w:t>Climatologies</w:t>
      </w:r>
      <w:proofErr w:type="spellEnd"/>
      <w:r w:rsidRPr="002B0243">
        <w:rPr>
          <w:rFonts w:ascii="Times New Roman" w:eastAsia="Times New Roman" w:hAnsi="Times New Roman" w:cs="Times New Roman"/>
          <w:sz w:val="24"/>
          <w:szCs w:val="24"/>
        </w:rPr>
        <w:t xml:space="preserve"> at high resolution for the earth’s land surface areas;</w:t>
      </w:r>
      <w:r w:rsidR="009D7989" w:rsidRPr="002B0243">
        <w:rPr>
          <w:rFonts w:ascii="Times New Roman" w:eastAsia="Times New Roman" w:hAnsi="Times New Roman" w:cs="Times New Roman"/>
          <w:sz w:val="24"/>
          <w:szCs w:val="24"/>
        </w:rPr>
        <w:t xml:space="preserve"> </w:t>
      </w:r>
      <w:r w:rsidR="009D7989" w:rsidRPr="002B0243">
        <w:rPr>
          <w:rFonts w:ascii="Times New Roman" w:eastAsia="Times New Roman" w:hAnsi="Times New Roman" w:cs="Times New Roman"/>
          <w:sz w:val="24"/>
          <w:szCs w:val="24"/>
        </w:rPr>
        <w:fldChar w:fldCharType="begin"/>
      </w:r>
      <w:r w:rsidR="009D7989" w:rsidRPr="002B0243">
        <w:rPr>
          <w:rFonts w:ascii="Times New Roman" w:eastAsia="Times New Roman" w:hAnsi="Times New Roman" w:cs="Times New Roman"/>
          <w:sz w:val="24"/>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sidRPr="002B0243">
        <w:rPr>
          <w:rFonts w:ascii="Times New Roman" w:eastAsia="Times New Roman" w:hAnsi="Times New Roman" w:cs="Times New Roman"/>
          <w:sz w:val="24"/>
          <w:szCs w:val="24"/>
        </w:rPr>
        <w:fldChar w:fldCharType="separate"/>
      </w:r>
      <w:r w:rsidR="009D7989" w:rsidRPr="002B0243">
        <w:rPr>
          <w:rFonts w:ascii="Times New Roman" w:eastAsia="Times New Roman" w:hAnsi="Times New Roman" w:cs="Times New Roman"/>
          <w:noProof/>
          <w:sz w:val="24"/>
          <w:szCs w:val="24"/>
        </w:rPr>
        <w:t>Karger et al. 2017</w:t>
      </w:r>
      <w:r w:rsidR="009D7989"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total, eight climatic variables were tested (Table 1): BIO 1: Mean Annual Temperature (MAT), </w:t>
      </w:r>
      <w:r w:rsidR="00A86144" w:rsidRPr="002B0243">
        <w:rPr>
          <w:rFonts w:ascii="Times New Roman" w:eastAsia="Times New Roman" w:hAnsi="Times New Roman" w:cs="Times New Roman"/>
          <w:sz w:val="24"/>
          <w:szCs w:val="24"/>
        </w:rPr>
        <w:t xml:space="preserve">BIO 4: Temperature Seasonality, BIO5: Maximum Temperature of the Warmest Month,  </w:t>
      </w:r>
      <w:r w:rsidR="0097091C" w:rsidRPr="002B0243">
        <w:rPr>
          <w:rFonts w:ascii="Times New Roman" w:eastAsia="Times New Roman" w:hAnsi="Times New Roman" w:cs="Times New Roman"/>
          <w:sz w:val="24"/>
          <w:szCs w:val="24"/>
        </w:rPr>
        <w:t xml:space="preserve">BIO6: Minimum Temperature of the Coldest Month, </w:t>
      </w:r>
      <w:r w:rsidRPr="002B0243">
        <w:rPr>
          <w:rFonts w:ascii="Times New Roman" w:eastAsia="Times New Roman" w:hAnsi="Times New Roman" w:cs="Times New Roman"/>
          <w:sz w:val="24"/>
          <w:szCs w:val="24"/>
        </w:rPr>
        <w:t>BIO 12: Mean Annual Precipitation (MAP)</w:t>
      </w:r>
      <w:r w:rsidR="0091392C" w:rsidRPr="002B0243">
        <w:rPr>
          <w:rFonts w:ascii="Times New Roman" w:eastAsia="Times New Roman" w:hAnsi="Times New Roman" w:cs="Times New Roman"/>
          <w:sz w:val="24"/>
          <w:szCs w:val="24"/>
        </w:rPr>
        <w:t xml:space="preserve">, BIO15: Precipitation Seasonality, </w:t>
      </w:r>
      <w:r w:rsidR="00625277" w:rsidRPr="002B0243">
        <w:rPr>
          <w:rFonts w:ascii="Times New Roman" w:eastAsia="Times New Roman" w:hAnsi="Times New Roman" w:cs="Times New Roman"/>
          <w:sz w:val="24"/>
          <w:szCs w:val="24"/>
        </w:rPr>
        <w:t xml:space="preserve">BIO17: Precipitation of Driest Quarter </w:t>
      </w:r>
      <w:r w:rsidRPr="002B0243">
        <w:rPr>
          <w:rFonts w:ascii="Times New Roman" w:eastAsia="Times New Roman" w:hAnsi="Times New Roman" w:cs="Times New Roman"/>
          <w:sz w:val="24"/>
          <w:szCs w:val="24"/>
        </w:rPr>
        <w:t>and Aridity Index (AI; the higher the more humid); (2); including (drought), and (freezing conditions). All variables were analyzed in their finer scale of 30arc sec (1km in the equator</w:t>
      </w:r>
      <w:del w:id="203" w:author="Thais Nogales Da Costa Vasconcelos" w:date="2022-09-17T11:26:00Z">
        <w:r w:rsidRPr="002B0243" w:rsidDel="00C4181F">
          <w:rPr>
            <w:rFonts w:ascii="Times New Roman" w:eastAsia="Times New Roman" w:hAnsi="Times New Roman" w:cs="Times New Roman"/>
            <w:sz w:val="24"/>
            <w:szCs w:val="24"/>
          </w:rPr>
          <w:delText>?</w:delText>
        </w:r>
      </w:del>
      <w:r w:rsidRPr="002B0243">
        <w:rPr>
          <w:rFonts w:ascii="Times New Roman" w:eastAsia="Times New Roman" w:hAnsi="Times New Roman" w:cs="Times New Roman"/>
          <w:sz w:val="24"/>
          <w:szCs w:val="24"/>
        </w:rPr>
        <w:t xml:space="preserve">). To summarize climatic data for each species, we used functions of the R packages </w:t>
      </w:r>
      <w:proofErr w:type="spellStart"/>
      <w:r w:rsidRPr="002B0243">
        <w:rPr>
          <w:rFonts w:ascii="Times New Roman" w:eastAsia="Times New Roman" w:hAnsi="Times New Roman" w:cs="Times New Roman"/>
          <w:sz w:val="24"/>
          <w:szCs w:val="24"/>
        </w:rPr>
        <w:t>sp</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rasters</w:t>
      </w:r>
      <w:proofErr w:type="spellEnd"/>
      <w:r w:rsidR="009D7989" w:rsidRPr="002B0243">
        <w:rPr>
          <w:rFonts w:ascii="Times New Roman" w:eastAsia="Times New Roman" w:hAnsi="Times New Roman" w:cs="Times New Roman"/>
          <w:sz w:val="24"/>
          <w:szCs w:val="24"/>
        </w:rPr>
        <w:t xml:space="preserve"> </w:t>
      </w:r>
      <w:r w:rsidR="009D7989" w:rsidRPr="002B0243">
        <w:rPr>
          <w:rFonts w:ascii="Times New Roman" w:eastAsia="Times New Roman" w:hAnsi="Times New Roman" w:cs="Times New Roman"/>
          <w:sz w:val="24"/>
          <w:szCs w:val="24"/>
        </w:rPr>
        <w:fldChar w:fldCharType="begin"/>
      </w:r>
      <w:r w:rsidR="009D7989" w:rsidRPr="002B0243">
        <w:rPr>
          <w:rFonts w:ascii="Times New Roman" w:eastAsia="Times New Roman" w:hAnsi="Times New Roman" w:cs="Times New Roman"/>
          <w:sz w:val="24"/>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sidRPr="002B0243">
        <w:rPr>
          <w:rFonts w:ascii="Times New Roman" w:eastAsia="Times New Roman" w:hAnsi="Times New Roman" w:cs="Times New Roman"/>
          <w:sz w:val="24"/>
          <w:szCs w:val="24"/>
        </w:rPr>
        <w:fldChar w:fldCharType="separate"/>
      </w:r>
      <w:r w:rsidR="009D7989" w:rsidRPr="002B0243">
        <w:rPr>
          <w:rFonts w:ascii="Times New Roman" w:eastAsia="Times New Roman" w:hAnsi="Times New Roman" w:cs="Times New Roman"/>
          <w:noProof/>
          <w:sz w:val="24"/>
          <w:szCs w:val="24"/>
        </w:rPr>
        <w:t>(Bivand et al. 2008; Hijmans et al. 2015)</w:t>
      </w:r>
      <w:r w:rsidR="009D7989"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 transformed and used to calculate mean and within species variance </w:t>
      </w:r>
      <w:r w:rsidR="00F047B3" w:rsidRPr="002B0243">
        <w:rPr>
          <w:rFonts w:ascii="Times New Roman" w:eastAsia="Times New Roman" w:hAnsi="Times New Roman" w:cs="Times New Roman"/>
          <w:sz w:val="24"/>
          <w:szCs w:val="24"/>
        </w:rPr>
        <w:fldChar w:fldCharType="begin"/>
      </w:r>
      <w:r w:rsidR="00F047B3" w:rsidRPr="002B0243">
        <w:rPr>
          <w:rFonts w:ascii="Times New Roman" w:eastAsia="Times New Roman" w:hAnsi="Times New Roman" w:cs="Times New Roman"/>
          <w:sz w:val="24"/>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sidRPr="002B0243">
        <w:rPr>
          <w:rFonts w:ascii="Times New Roman" w:eastAsia="Times New Roman" w:hAnsi="Times New Roman" w:cs="Times New Roman"/>
          <w:sz w:val="24"/>
          <w:szCs w:val="24"/>
        </w:rPr>
        <w:fldChar w:fldCharType="separate"/>
      </w:r>
      <w:r w:rsidR="00F047B3" w:rsidRPr="002B0243">
        <w:rPr>
          <w:rFonts w:ascii="Times New Roman" w:eastAsia="Times New Roman" w:hAnsi="Times New Roman" w:cs="Times New Roman"/>
          <w:noProof/>
          <w:sz w:val="24"/>
          <w:szCs w:val="24"/>
        </w:rPr>
        <w:t>(Labra et al. 2009)</w:t>
      </w:r>
      <w:r w:rsidR="00F047B3" w:rsidRPr="002B0243">
        <w:rPr>
          <w:rFonts w:ascii="Times New Roman" w:eastAsia="Times New Roman" w:hAnsi="Times New Roman" w:cs="Times New Roman"/>
          <w:sz w:val="24"/>
          <w:szCs w:val="24"/>
        </w:rPr>
        <w:fldChar w:fldCharType="end"/>
      </w:r>
      <w:r w:rsidR="00F047B3"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for each species, which was used as error measurement in downstream analyses. </w:t>
      </w:r>
    </w:p>
    <w:p w14:paraId="3F25236D" w14:textId="77777777" w:rsidR="00C4181F" w:rsidRPr="002B0243" w:rsidRDefault="00C4181F" w:rsidP="00E8237C">
      <w:pPr>
        <w:shd w:val="clear" w:color="auto" w:fill="FFFFFF"/>
        <w:spacing w:line="360" w:lineRule="auto"/>
        <w:ind w:firstLine="720"/>
        <w:rPr>
          <w:rFonts w:ascii="Times New Roman" w:eastAsia="Times New Roman" w:hAnsi="Times New Roman" w:cs="Times New Roman"/>
          <w:sz w:val="24"/>
          <w:szCs w:val="24"/>
        </w:rPr>
        <w:pPrChange w:id="204" w:author="Thais Nogales Da Costa Vasconcelos" w:date="2022-09-17T10:24:00Z">
          <w:pPr>
            <w:shd w:val="clear" w:color="auto" w:fill="FFFFFF"/>
            <w:spacing w:line="480" w:lineRule="auto"/>
            <w:ind w:firstLine="720"/>
          </w:pPr>
        </w:pPrChange>
      </w:pPr>
    </w:p>
    <w:p w14:paraId="5C63627D" w14:textId="1CE32DD6"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205"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 xml:space="preserve">Trait evolution analyses </w:t>
      </w:r>
    </w:p>
    <w:p w14:paraId="40DDCF83" w14:textId="09D8BBA2" w:rsidR="00BE3773" w:rsidRDefault="00000000" w:rsidP="00E8237C">
      <w:pPr>
        <w:shd w:val="clear" w:color="auto" w:fill="FFFFFF"/>
        <w:spacing w:line="360" w:lineRule="auto"/>
        <w:rPr>
          <w:rFonts w:ascii="Times New Roman" w:eastAsia="Times New Roman" w:hAnsi="Times New Roman" w:cs="Times New Roman"/>
          <w:sz w:val="24"/>
          <w:szCs w:val="24"/>
        </w:rPr>
        <w:pPrChange w:id="206"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Our analysis is conducted with two complementary goals in mind. First, we wish to accurately model the potential link between climatic niche evolution and life history characters within each of our 3</w:t>
      </w:r>
      <w:r w:rsidR="002C2F82">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This is done by fitting a set of 1</w:t>
      </w:r>
      <w:r w:rsidR="00032909" w:rsidRPr="002B0243">
        <w:rPr>
          <w:rFonts w:ascii="Times New Roman" w:eastAsia="Times New Roman" w:hAnsi="Times New Roman" w:cs="Times New Roman"/>
          <w:sz w:val="24"/>
          <w:szCs w:val="24"/>
        </w:rPr>
        <w:t>5</w:t>
      </w:r>
      <w:r w:rsidRPr="002B0243">
        <w:rPr>
          <w:rFonts w:ascii="Times New Roman" w:eastAsia="Times New Roman" w:hAnsi="Times New Roman" w:cs="Times New Roman"/>
          <w:sz w:val="24"/>
          <w:szCs w:val="24"/>
        </w:rPr>
        <w:t xml:space="preserve"> hOUwie models with </w:t>
      </w:r>
      <w:r w:rsidR="00B67B37" w:rsidRPr="002B0243">
        <w:rPr>
          <w:rFonts w:ascii="Times New Roman" w:eastAsia="Times New Roman" w:hAnsi="Times New Roman" w:cs="Times New Roman"/>
          <w:sz w:val="24"/>
          <w:szCs w:val="24"/>
        </w:rPr>
        <w:t>10</w:t>
      </w:r>
      <w:r w:rsidRPr="002B0243">
        <w:rPr>
          <w:rFonts w:ascii="Times New Roman" w:eastAsia="Times New Roman" w:hAnsi="Times New Roman" w:cs="Times New Roman"/>
          <w:sz w:val="24"/>
          <w:szCs w:val="24"/>
        </w:rPr>
        <w:t>0 stochastic mappings per iteration and adaptive sampling enabled</w:t>
      </w:r>
      <w:r w:rsidR="00B67B37" w:rsidRPr="002B0243">
        <w:rPr>
          <w:rFonts w:ascii="Times New Roman" w:eastAsia="Times New Roman" w:hAnsi="Times New Roman" w:cs="Times New Roman"/>
          <w:sz w:val="24"/>
          <w:szCs w:val="24"/>
        </w:rPr>
        <w:t xml:space="preserve"> </w:t>
      </w:r>
      <w:r w:rsidR="00B67B37" w:rsidRPr="002B0243">
        <w:rPr>
          <w:rFonts w:ascii="Times New Roman" w:eastAsia="Times New Roman" w:hAnsi="Times New Roman" w:cs="Times New Roman"/>
          <w:sz w:val="24"/>
          <w:szCs w:val="24"/>
        </w:rPr>
        <w:fldChar w:fldCharType="begin"/>
      </w:r>
      <w:r w:rsidR="00B67B37" w:rsidRPr="002B0243">
        <w:rPr>
          <w:rFonts w:ascii="Times New Roman" w:eastAsia="Times New Roman" w:hAnsi="Times New Roman" w:cs="Times New Roman"/>
          <w:sz w:val="24"/>
          <w:szCs w:val="24"/>
        </w:rPr>
        <w:instrText xml:space="preserve"> ADDIN ZOTERO_ITEM CSL_CITATION {"citationID":"HP0Q6H22","properties":{"formattedCitation":"(Boyko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67B37" w:rsidRPr="002B0243">
        <w:rPr>
          <w:rFonts w:ascii="Times New Roman" w:eastAsia="Times New Roman" w:hAnsi="Times New Roman" w:cs="Times New Roman"/>
          <w:sz w:val="24"/>
          <w:szCs w:val="24"/>
        </w:rPr>
        <w:fldChar w:fldCharType="separate"/>
      </w:r>
      <w:r w:rsidR="00B67B37" w:rsidRPr="002B0243">
        <w:rPr>
          <w:rFonts w:ascii="Times New Roman" w:eastAsia="Times New Roman" w:hAnsi="Times New Roman" w:cs="Times New Roman"/>
          <w:noProof/>
          <w:sz w:val="24"/>
          <w:szCs w:val="24"/>
        </w:rPr>
        <w:t>(Boyko et al. 2022)</w:t>
      </w:r>
      <w:r w:rsidR="00B67B3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hOUwie is a recently developed model which explicitly models the joint evolution of discrete and continuous characters. Each of the fitted model structures can be parameterized such that </w:t>
      </w:r>
      <w:ins w:id="207" w:author="Thais Nogales Da Costa Vasconcelos" w:date="2022-09-17T11:28:00Z">
        <w:r w:rsidR="00C4181F">
          <w:rPr>
            <w:rFonts w:ascii="Times New Roman" w:eastAsia="Times New Roman" w:hAnsi="Times New Roman" w:cs="Times New Roman"/>
            <w:sz w:val="24"/>
            <w:szCs w:val="24"/>
          </w:rPr>
          <w:t>the evolution of the continuous trait</w:t>
        </w:r>
      </w:ins>
      <w:del w:id="208" w:author="Thais Nogales Da Costa Vasconcelos" w:date="2022-09-17T11:28:00Z">
        <w:r w:rsidRPr="002B0243" w:rsidDel="00C4181F">
          <w:rPr>
            <w:rFonts w:ascii="Times New Roman" w:eastAsia="Times New Roman" w:hAnsi="Times New Roman" w:cs="Times New Roman"/>
            <w:sz w:val="24"/>
            <w:szCs w:val="24"/>
          </w:rPr>
          <w:delText>it</w:delText>
        </w:r>
      </w:del>
      <w:r w:rsidRPr="002B0243">
        <w:rPr>
          <w:rFonts w:ascii="Times New Roman" w:eastAsia="Times New Roman" w:hAnsi="Times New Roman" w:cs="Times New Roman"/>
          <w:sz w:val="24"/>
          <w:szCs w:val="24"/>
        </w:rPr>
        <w:t xml:space="preserve"> is either </w:t>
      </w:r>
      <w:del w:id="209" w:author="Thais Nogales Da Costa Vasconcelos" w:date="2022-09-17T11:28:00Z">
        <w:r w:rsidRPr="002B0243" w:rsidDel="00C4181F">
          <w:rPr>
            <w:rFonts w:ascii="Times New Roman" w:eastAsia="Times New Roman" w:hAnsi="Times New Roman" w:cs="Times New Roman"/>
            <w:sz w:val="24"/>
            <w:szCs w:val="24"/>
          </w:rPr>
          <w:delText xml:space="preserve">character </w:delText>
        </w:r>
      </w:del>
      <w:r w:rsidRPr="002B0243">
        <w:rPr>
          <w:rFonts w:ascii="Times New Roman" w:eastAsia="Times New Roman" w:hAnsi="Times New Roman" w:cs="Times New Roman"/>
          <w:sz w:val="24"/>
          <w:szCs w:val="24"/>
        </w:rPr>
        <w:t>dependent</w:t>
      </w:r>
      <w:ins w:id="210" w:author="Thais Nogales Da Costa Vasconcelos" w:date="2022-09-17T11:28:00Z">
        <w:r w:rsidR="00C4181F">
          <w:rPr>
            <w:rFonts w:ascii="Times New Roman" w:eastAsia="Times New Roman" w:hAnsi="Times New Roman" w:cs="Times New Roman"/>
            <w:sz w:val="24"/>
            <w:szCs w:val="24"/>
          </w:rPr>
          <w:t xml:space="preserve"> of the discrete character (character dependent)</w:t>
        </w:r>
      </w:ins>
      <w:r w:rsidRPr="002B0243">
        <w:rPr>
          <w:rFonts w:ascii="Times New Roman" w:eastAsia="Times New Roman" w:hAnsi="Times New Roman" w:cs="Times New Roman"/>
          <w:sz w:val="24"/>
          <w:szCs w:val="24"/>
        </w:rPr>
        <w:t xml:space="preserve"> or </w:t>
      </w:r>
      <w:del w:id="211" w:author="Thais Nogales Da Costa Vasconcelos" w:date="2022-09-17T11:28:00Z">
        <w:r w:rsidRPr="002B0243" w:rsidDel="00C4181F">
          <w:rPr>
            <w:rFonts w:ascii="Times New Roman" w:eastAsia="Times New Roman" w:hAnsi="Times New Roman" w:cs="Times New Roman"/>
            <w:sz w:val="24"/>
            <w:szCs w:val="24"/>
          </w:rPr>
          <w:delText xml:space="preserve">character </w:delText>
        </w:r>
      </w:del>
      <w:r w:rsidRPr="002B0243">
        <w:rPr>
          <w:rFonts w:ascii="Times New Roman" w:eastAsia="Times New Roman" w:hAnsi="Times New Roman" w:cs="Times New Roman"/>
          <w:sz w:val="24"/>
          <w:szCs w:val="24"/>
        </w:rPr>
        <w:t>independent</w:t>
      </w:r>
      <w:ins w:id="212" w:author="Thais Nogales Da Costa Vasconcelos" w:date="2022-09-17T11:28:00Z">
        <w:r w:rsidR="00C4181F">
          <w:rPr>
            <w:rFonts w:ascii="Times New Roman" w:eastAsia="Times New Roman" w:hAnsi="Times New Roman" w:cs="Times New Roman"/>
            <w:sz w:val="24"/>
            <w:szCs w:val="24"/>
          </w:rPr>
          <w:t xml:space="preserve"> of the discrete cha</w:t>
        </w:r>
      </w:ins>
      <w:ins w:id="213" w:author="Thais Nogales Da Costa Vasconcelos" w:date="2022-09-17T11:29:00Z">
        <w:r w:rsidR="00C4181F">
          <w:rPr>
            <w:rFonts w:ascii="Times New Roman" w:eastAsia="Times New Roman" w:hAnsi="Times New Roman" w:cs="Times New Roman"/>
            <w:sz w:val="24"/>
            <w:szCs w:val="24"/>
          </w:rPr>
          <w:t>ra</w:t>
        </w:r>
      </w:ins>
      <w:ins w:id="214" w:author="Thais Nogales Da Costa Vasconcelos" w:date="2022-09-17T11:28:00Z">
        <w:r w:rsidR="00C4181F">
          <w:rPr>
            <w:rFonts w:ascii="Times New Roman" w:eastAsia="Times New Roman" w:hAnsi="Times New Roman" w:cs="Times New Roman"/>
            <w:sz w:val="24"/>
            <w:szCs w:val="24"/>
          </w:rPr>
          <w:t>cter (</w:t>
        </w:r>
      </w:ins>
      <w:ins w:id="215" w:author="Thais Nogales Da Costa Vasconcelos" w:date="2022-09-17T11:29:00Z">
        <w:r w:rsidR="00C4181F">
          <w:rPr>
            <w:rFonts w:ascii="Times New Roman" w:eastAsia="Times New Roman" w:hAnsi="Times New Roman" w:cs="Times New Roman"/>
            <w:sz w:val="24"/>
            <w:szCs w:val="24"/>
          </w:rPr>
          <w:t>character</w:t>
        </w:r>
        <w:r w:rsidR="00C4181F">
          <w:rPr>
            <w:rFonts w:ascii="Times New Roman" w:eastAsia="Times New Roman" w:hAnsi="Times New Roman" w:cs="Times New Roman"/>
            <w:sz w:val="24"/>
            <w:szCs w:val="24"/>
          </w:rPr>
          <w:t xml:space="preserve"> independent</w:t>
        </w:r>
      </w:ins>
      <w:ins w:id="216" w:author="Thais Nogales Da Costa Vasconcelos" w:date="2022-09-17T11:28:00Z">
        <w:r w:rsidR="00C4181F">
          <w:rPr>
            <w:rFonts w:ascii="Times New Roman" w:eastAsia="Times New Roman" w:hAnsi="Times New Roman" w:cs="Times New Roman"/>
            <w:sz w:val="24"/>
            <w:szCs w:val="24"/>
          </w:rPr>
          <w:t>)</w:t>
        </w:r>
      </w:ins>
      <w:r w:rsidRPr="002B0243">
        <w:rPr>
          <w:rFonts w:ascii="Times New Roman" w:eastAsia="Times New Roman" w:hAnsi="Times New Roman" w:cs="Times New Roman"/>
          <w:sz w:val="24"/>
          <w:szCs w:val="24"/>
        </w:rPr>
        <w:t xml:space="preserve">. </w:t>
      </w:r>
      <w:ins w:id="217" w:author="Thais Nogales Da Costa Vasconcelos" w:date="2022-09-17T11:29:00Z">
        <w:r w:rsidR="00C4181F">
          <w:rPr>
            <w:rFonts w:ascii="Times New Roman" w:eastAsia="Times New Roman" w:hAnsi="Times New Roman" w:cs="Times New Roman"/>
            <w:sz w:val="24"/>
            <w:szCs w:val="24"/>
          </w:rPr>
          <w:t>In the context of our analyses, the c</w:t>
        </w:r>
      </w:ins>
      <w:del w:id="218" w:author="Thais Nogales Da Costa Vasconcelos" w:date="2022-09-17T11:29:00Z">
        <w:r w:rsidRPr="002B0243" w:rsidDel="00C4181F">
          <w:rPr>
            <w:rFonts w:ascii="Times New Roman" w:eastAsia="Times New Roman" w:hAnsi="Times New Roman" w:cs="Times New Roman"/>
            <w:sz w:val="24"/>
            <w:szCs w:val="24"/>
          </w:rPr>
          <w:delText>C</w:delText>
        </w:r>
      </w:del>
      <w:r w:rsidRPr="002B0243">
        <w:rPr>
          <w:rFonts w:ascii="Times New Roman" w:eastAsia="Times New Roman" w:hAnsi="Times New Roman" w:cs="Times New Roman"/>
          <w:sz w:val="24"/>
          <w:szCs w:val="24"/>
        </w:rPr>
        <w:t xml:space="preserve">haracter dependent models test for an explicit difference in </w:t>
      </w:r>
      <w:r w:rsidRPr="002B0243">
        <w:rPr>
          <w:rFonts w:ascii="Times New Roman" w:eastAsia="Times New Roman" w:hAnsi="Times New Roman" w:cs="Times New Roman"/>
          <w:sz w:val="24"/>
          <w:szCs w:val="24"/>
        </w:rPr>
        <w:lastRenderedPageBreak/>
        <w:t xml:space="preserve">climatic niche evolution between annual and perennial lineages whereas character independent model structures assume no </w:t>
      </w:r>
      <w:r w:rsidRPr="00A34CB9">
        <w:rPr>
          <w:rFonts w:ascii="Times New Roman" w:eastAsia="Times New Roman" w:hAnsi="Times New Roman" w:cs="Times New Roman"/>
          <w:sz w:val="24"/>
          <w:szCs w:val="24"/>
        </w:rPr>
        <w:t>difference</w:t>
      </w:r>
      <w:r w:rsidRPr="002B0243">
        <w:rPr>
          <w:rFonts w:ascii="Times New Roman" w:eastAsia="Times New Roman" w:hAnsi="Times New Roman" w:cs="Times New Roman"/>
          <w:sz w:val="24"/>
          <w:szCs w:val="24"/>
        </w:rPr>
        <w:t xml:space="preserve">. Furthermore, several models have a 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w:t>
      </w:r>
      <w:r w:rsidR="00B67B37" w:rsidRPr="002B0243">
        <w:rPr>
          <w:rFonts w:ascii="Times New Roman" w:eastAsia="Times New Roman" w:hAnsi="Times New Roman" w:cs="Times New Roman"/>
          <w:sz w:val="24"/>
          <w:szCs w:val="24"/>
        </w:rPr>
        <w:t xml:space="preserve">are </w:t>
      </w:r>
      <w:r w:rsidRPr="002B0243">
        <w:rPr>
          <w:rFonts w:ascii="Times New Roman" w:eastAsia="Times New Roman" w:hAnsi="Times New Roman" w:cs="Times New Roman"/>
          <w:sz w:val="24"/>
          <w:szCs w:val="24"/>
        </w:rPr>
        <w:t xml:space="preserve">important as null hypotheses </w:t>
      </w:r>
      <w:r w:rsidR="00B67B37" w:rsidRPr="002B0243">
        <w:rPr>
          <w:rFonts w:ascii="Times New Roman" w:eastAsia="Times New Roman" w:hAnsi="Times New Roman" w:cs="Times New Roman"/>
          <w:sz w:val="24"/>
          <w:szCs w:val="24"/>
        </w:rPr>
        <w:t>which</w:t>
      </w:r>
      <w:r w:rsidRPr="002B0243">
        <w:rPr>
          <w:rFonts w:ascii="Times New Roman" w:eastAsia="Times New Roman" w:hAnsi="Times New Roman" w:cs="Times New Roman"/>
          <w:sz w:val="24"/>
          <w:szCs w:val="24"/>
        </w:rPr>
        <w:t xml:space="preserve"> account for the possibility that our model selection would be biased towards correlation as a consequence of detecting rate heterogeneity without true correlation</w:t>
      </w:r>
      <w:r w:rsidR="00B67B37" w:rsidRPr="002B0243">
        <w:rPr>
          <w:rFonts w:ascii="Times New Roman" w:eastAsia="Times New Roman" w:hAnsi="Times New Roman" w:cs="Times New Roman"/>
          <w:sz w:val="24"/>
          <w:szCs w:val="24"/>
        </w:rPr>
        <w:t xml:space="preserve"> </w:t>
      </w:r>
      <w:r w:rsidR="00B67B37" w:rsidRPr="002B0243">
        <w:rPr>
          <w:rFonts w:ascii="Times New Roman" w:eastAsia="Times New Roman" w:hAnsi="Times New Roman" w:cs="Times New Roman"/>
          <w:sz w:val="24"/>
          <w:szCs w:val="24"/>
        </w:rPr>
        <w:fldChar w:fldCharType="begin"/>
      </w:r>
      <w:r w:rsidR="00B67B37" w:rsidRPr="002B0243">
        <w:rPr>
          <w:rFonts w:ascii="Times New Roman" w:eastAsia="Times New Roman" w:hAnsi="Times New Roman" w:cs="Times New Roman"/>
          <w:sz w:val="24"/>
          <w:szCs w:val="24"/>
        </w:rPr>
        <w:instrText xml:space="preserve"> ADDIN ZOTERO_ITEM CSL_CITATION {"citationID":"8UfeDcfV","properties":{"formattedCitation":"(Boyko and Beaulieu 2022)","plainCitation":"(Boyko and Beaulieu 2022)","noteIndex":0},"citationItems":[{"id":9438,"uris":["http://zotero.org/users/local/X8CzRyu0/items/TDIAQ9C7"],"itemData":{"id":9438,"type":"article","abstract":"The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biology.","DOI":"10.32942/osf.io/e2kj8","language":"en-us","publisher":"EcoEvoRxiv","source":"OSF Preprints","title":"Reducing the biases in false correlations between discrete characters","URL":"https://ecoevorxiv.org/e2kj8/","author":[{"family":"Boyko","given":"James"},{"family":"Beaulieu","given":"Jeremy"}],"accessed":{"date-parts":[["2022",9,12]]},"issued":{"date-parts":[["2022",4,1]]}}}],"schema":"https://github.com/citation-style-language/schema/raw/master/csl-citation.json"} </w:instrText>
      </w:r>
      <w:r w:rsidR="00B67B37" w:rsidRPr="002B0243">
        <w:rPr>
          <w:rFonts w:ascii="Times New Roman" w:eastAsia="Times New Roman" w:hAnsi="Times New Roman" w:cs="Times New Roman"/>
          <w:sz w:val="24"/>
          <w:szCs w:val="24"/>
        </w:rPr>
        <w:fldChar w:fldCharType="separate"/>
      </w:r>
      <w:r w:rsidR="00B67B37" w:rsidRPr="002B0243">
        <w:rPr>
          <w:rFonts w:ascii="Times New Roman" w:eastAsia="Times New Roman" w:hAnsi="Times New Roman" w:cs="Times New Roman"/>
          <w:noProof/>
          <w:sz w:val="24"/>
          <w:szCs w:val="24"/>
        </w:rPr>
        <w:t>(Boyko and Beaulieu 2022)</w:t>
      </w:r>
      <w:r w:rsidR="00B67B37" w:rsidRPr="002B0243">
        <w:rPr>
          <w:rFonts w:ascii="Times New Roman" w:eastAsia="Times New Roman" w:hAnsi="Times New Roman" w:cs="Times New Roman"/>
          <w:sz w:val="24"/>
          <w:szCs w:val="24"/>
        </w:rPr>
        <w:fldChar w:fldCharType="end"/>
      </w:r>
      <w:r w:rsidR="00B67B37"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In the context of this study, these models account for the fact that climatic niche evolution is likely to be variable throughout the phylogeny regardless of potential correlation with life-history.</w:t>
      </w:r>
      <w:r w:rsidR="00B30E82">
        <w:rPr>
          <w:rFonts w:ascii="Times New Roman" w:eastAsia="Times New Roman" w:hAnsi="Times New Roman" w:cs="Times New Roman"/>
          <w:sz w:val="24"/>
          <w:szCs w:val="24"/>
        </w:rPr>
        <w:t xml:space="preserve"> </w:t>
      </w:r>
    </w:p>
    <w:p w14:paraId="5B5B3784" w14:textId="0A08B89C" w:rsidR="003D1594" w:rsidRPr="002B0243" w:rsidDel="00115206" w:rsidRDefault="00B30E82" w:rsidP="00BB4CBB">
      <w:pPr>
        <w:shd w:val="clear" w:color="auto" w:fill="FFFFFF"/>
        <w:spacing w:line="360" w:lineRule="auto"/>
        <w:ind w:firstLine="720"/>
        <w:rPr>
          <w:del w:id="219" w:author="Thais Nogales Da Costa Vasconcelos" w:date="2022-09-17T11:47:00Z"/>
          <w:moveTo w:id="220" w:author="Thais Nogales Da Costa Vasconcelos" w:date="2022-09-17T11:41:00Z"/>
          <w:rFonts w:ascii="Times New Roman" w:eastAsia="Times New Roman" w:hAnsi="Times New Roman" w:cs="Times New Roman"/>
          <w:sz w:val="24"/>
          <w:szCs w:val="24"/>
        </w:rPr>
        <w:pPrChange w:id="221" w:author="Thais Nogales Da Costa Vasconcelos" w:date="2022-09-17T11:51:00Z">
          <w:pPr>
            <w:shd w:val="clear" w:color="auto" w:fill="FFFFFF"/>
            <w:spacing w:line="240" w:lineRule="auto"/>
          </w:pPr>
        </w:pPrChange>
      </w:pPr>
      <w:r>
        <w:rPr>
          <w:rFonts w:ascii="Times New Roman" w:eastAsia="Times New Roman" w:hAnsi="Times New Roman" w:cs="Times New Roman"/>
          <w:sz w:val="24"/>
          <w:szCs w:val="24"/>
        </w:rPr>
        <w:t xml:space="preserve">In total we fit </w:t>
      </w:r>
      <w:r w:rsidR="00BE3773">
        <w:rPr>
          <w:rFonts w:ascii="Times New Roman" w:eastAsia="Times New Roman" w:hAnsi="Times New Roman" w:cs="Times New Roman"/>
          <w:sz w:val="24"/>
          <w:szCs w:val="24"/>
        </w:rPr>
        <w:t>6 character</w:t>
      </w:r>
      <w:r>
        <w:rPr>
          <w:rFonts w:ascii="Times New Roman" w:eastAsia="Times New Roman" w:hAnsi="Times New Roman" w:cs="Times New Roman"/>
          <w:sz w:val="24"/>
          <w:szCs w:val="24"/>
        </w:rPr>
        <w:t xml:space="preserve"> independent models (CID), four of which allow for character independent rate heterogeneity, 4 character dependent models (CD), and 4 hybrid models (HYB) which include both character dependent and character independent rate heterogeneity. </w:t>
      </w:r>
      <w:r w:rsidRPr="002B0243">
        <w:rPr>
          <w:rFonts w:ascii="Times New Roman" w:eastAsia="Times New Roman" w:hAnsi="Times New Roman" w:cs="Times New Roman"/>
          <w:sz w:val="24"/>
          <w:szCs w:val="24"/>
        </w:rPr>
        <w:t>The parameters we allow to vary in our model are rates of transition between annual and perennial (</w:t>
      </w:r>
      <m:oMath>
        <m:r>
          <w:rPr>
            <w:rFonts w:ascii="Cambria Math" w:eastAsia="Times New Roman" w:hAnsi="Cambria Math" w:cs="Times New Roman"/>
            <w:sz w:val="24"/>
            <w:szCs w:val="24"/>
          </w:rPr>
          <m:t>q</m:t>
        </m:r>
      </m:oMath>
      <w:r w:rsidRPr="002B0243">
        <w:rPr>
          <w:rFonts w:ascii="Times New Roman" w:eastAsia="Times New Roman" w:hAnsi="Times New Roman" w:cs="Times New Roman"/>
          <w:sz w:val="24"/>
          <w:szCs w:val="24"/>
        </w:rPr>
        <w:t>), the phenotypic optima of the climatic niche (</w:t>
      </w:r>
      <m:oMath>
        <m:r>
          <w:rPr>
            <w:rFonts w:ascii="Cambria Math" w:eastAsia="Times New Roman" w:hAnsi="Cambria Math" w:cs="Times New Roman"/>
            <w:sz w:val="24"/>
            <w:szCs w:val="24"/>
          </w:rPr>
          <m:t>θ</m:t>
        </m:r>
      </m:oMath>
      <w:r w:rsidRPr="002B0243">
        <w:rPr>
          <w:rFonts w:ascii="Times New Roman" w:eastAsia="Times New Roman" w:hAnsi="Times New Roman" w:cs="Times New Roman"/>
          <w:sz w:val="24"/>
          <w:szCs w:val="24"/>
        </w:rPr>
        <w:t>), and the rate of climatic niche evolution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Pr="002B0243">
        <w:rPr>
          <w:rFonts w:ascii="Times New Roman" w:eastAsia="Times New Roman" w:hAnsi="Times New Roman" w:cs="Times New Roman"/>
          <w:sz w:val="24"/>
          <w:szCs w:val="24"/>
        </w:rPr>
        <w:t xml:space="preserve">). </w:t>
      </w:r>
      <w:r w:rsidR="00BE3773">
        <w:rPr>
          <w:rFonts w:ascii="Times New Roman" w:eastAsia="Times New Roman" w:hAnsi="Times New Roman" w:cs="Times New Roman"/>
          <w:sz w:val="24"/>
          <w:szCs w:val="24"/>
        </w:rPr>
        <w:t xml:space="preserve">This means we analyze BMV, OUV, OUM, and OUMV type models as well as BM1 and OU1 </w:t>
      </w:r>
      <w:r w:rsidR="00BE3773">
        <w:rPr>
          <w:rFonts w:ascii="Times New Roman" w:eastAsia="Times New Roman" w:hAnsi="Times New Roman" w:cs="Times New Roman"/>
          <w:sz w:val="24"/>
          <w:szCs w:val="24"/>
        </w:rPr>
        <w:fldChar w:fldCharType="begin"/>
      </w:r>
      <w:r w:rsidR="00BE3773">
        <w:rPr>
          <w:rFonts w:ascii="Times New Roman" w:eastAsia="Times New Roman" w:hAnsi="Times New Roman" w:cs="Times New Roman"/>
          <w:sz w:val="24"/>
          <w:szCs w:val="24"/>
        </w:rPr>
        <w:instrText xml:space="preserve"> ADDIN ZOTERO_ITEM CSL_CITATION {"citationID":"wenb73lp","properties":{"formattedCitation":"(Boyko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E3773">
        <w:rPr>
          <w:rFonts w:ascii="Times New Roman" w:eastAsia="Times New Roman" w:hAnsi="Times New Roman" w:cs="Times New Roman"/>
          <w:sz w:val="24"/>
          <w:szCs w:val="24"/>
        </w:rPr>
        <w:fldChar w:fldCharType="separate"/>
      </w:r>
      <w:r w:rsidR="00BE3773">
        <w:rPr>
          <w:rFonts w:ascii="Times New Roman" w:eastAsia="Times New Roman" w:hAnsi="Times New Roman" w:cs="Times New Roman"/>
          <w:noProof/>
          <w:sz w:val="24"/>
          <w:szCs w:val="24"/>
        </w:rPr>
        <w:t>(Boyko et al. 2022)</w:t>
      </w:r>
      <w:r w:rsidR="00BE3773">
        <w:rPr>
          <w:rFonts w:ascii="Times New Roman" w:eastAsia="Times New Roman" w:hAnsi="Times New Roman" w:cs="Times New Roman"/>
          <w:sz w:val="24"/>
          <w:szCs w:val="24"/>
        </w:rPr>
        <w:fldChar w:fldCharType="end"/>
      </w:r>
      <w:r w:rsidR="00BE377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We conduct model averaging and compare parameter estimates within hOUwie to test for: (1) a relationship between climatic optima and life history strategy, and (</w:t>
      </w:r>
      <w:r w:rsidR="00D315FF" w:rsidRPr="002B0243">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whether evolutionary rates of annuals are greater for annuals than perennials across all climatic variables. </w:t>
      </w:r>
      <w:r w:rsidR="00B86A89" w:rsidRPr="002B0243">
        <w:rPr>
          <w:rFonts w:ascii="Times New Roman" w:eastAsia="Times New Roman" w:hAnsi="Times New Roman" w:cs="Times New Roman"/>
          <w:sz w:val="24"/>
          <w:szCs w:val="24"/>
        </w:rPr>
        <w:t>However, rather than comparing parameter estimates (</w:t>
      </w:r>
      <m:oMath>
        <m:r>
          <w:rPr>
            <w:rFonts w:ascii="Cambria Math" w:eastAsia="Times New Roman" w:hAnsi="Cambria Math" w:cs="Times New Roman"/>
            <w:sz w:val="24"/>
            <w:szCs w:val="24"/>
          </w:rPr>
          <m:t>θ</m:t>
        </m:r>
      </m:oMath>
      <w:r w:rsidR="00B86A89" w:rsidRPr="002B0243">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00B86A89" w:rsidRPr="002B0243">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q</m:t>
        </m:r>
      </m:oMath>
      <w:r w:rsidR="00B86A89" w:rsidRPr="002B0243">
        <w:rPr>
          <w:rFonts w:ascii="Times New Roman" w:eastAsia="Times New Roman" w:hAnsi="Times New Roman" w:cs="Times New Roman"/>
          <w:sz w:val="24"/>
          <w:szCs w:val="24"/>
        </w:rPr>
        <w:t>) directly, we compare the expected values and expected variances of the tips</w:t>
      </w:r>
      <w:ins w:id="222" w:author="Thais Nogales Da Costa Vasconcelos" w:date="2022-09-17T11:39:00Z">
        <w:r w:rsidR="00420C47">
          <w:rPr>
            <w:rFonts w:ascii="Times New Roman" w:eastAsia="Times New Roman" w:hAnsi="Times New Roman" w:cs="Times New Roman"/>
            <w:sz w:val="24"/>
            <w:szCs w:val="24"/>
          </w:rPr>
          <w:t>, which combine the parameters</w:t>
        </w:r>
      </w:ins>
      <w:r w:rsidR="00B86A89" w:rsidRPr="002B0243">
        <w:rPr>
          <w:rFonts w:ascii="Times New Roman" w:eastAsia="Times New Roman" w:hAnsi="Times New Roman" w:cs="Times New Roman"/>
          <w:sz w:val="24"/>
          <w:szCs w:val="24"/>
        </w:rPr>
        <w:t xml:space="preserve"> </w:t>
      </w:r>
      <w:ins w:id="223" w:author="Thais Nogales Da Costa Vasconcelos" w:date="2022-09-17T11:40:00Z">
        <w:r w:rsidR="003D1594">
          <w:rPr>
            <w:rFonts w:ascii="Times New Roman" w:eastAsia="Times New Roman" w:hAnsi="Times New Roman" w:cs="Times New Roman"/>
            <w:sz w:val="24"/>
            <w:szCs w:val="24"/>
          </w:rPr>
          <w:t>estimate</w:t>
        </w:r>
        <w:r w:rsidR="003D1594">
          <w:rPr>
            <w:rFonts w:ascii="Times New Roman" w:eastAsia="Times New Roman" w:hAnsi="Times New Roman" w:cs="Times New Roman"/>
            <w:sz w:val="24"/>
            <w:szCs w:val="24"/>
          </w:rPr>
          <w:t>s</w:t>
        </w:r>
        <w:r w:rsidR="003D1594">
          <w:rPr>
            <w:rFonts w:ascii="Times New Roman" w:eastAsia="Times New Roman" w:hAnsi="Times New Roman" w:cs="Times New Roman"/>
            <w:sz w:val="24"/>
            <w:szCs w:val="24"/>
          </w:rPr>
          <w:t xml:space="preserve"> </w:t>
        </w:r>
      </w:ins>
      <w:ins w:id="224" w:author="Thais Nogales Da Costa Vasconcelos" w:date="2022-09-17T11:39:00Z">
        <w:r w:rsidR="00420C47">
          <w:rPr>
            <w:rFonts w:ascii="Times New Roman" w:eastAsia="Times New Roman" w:hAnsi="Times New Roman" w:cs="Times New Roman"/>
            <w:sz w:val="24"/>
            <w:szCs w:val="24"/>
          </w:rPr>
          <w:t xml:space="preserve">and the phylogenetic history of each lineage </w:t>
        </w:r>
      </w:ins>
      <w:r w:rsidR="00B86A89" w:rsidRPr="002B0243">
        <w:rPr>
          <w:rFonts w:ascii="Times New Roman" w:eastAsia="Times New Roman" w:hAnsi="Times New Roman" w:cs="Times New Roman"/>
          <w:sz w:val="24"/>
          <w:szCs w:val="24"/>
        </w:rPr>
        <w:fldChar w:fldCharType="begin"/>
      </w:r>
      <w:r w:rsidR="002D4EAD" w:rsidRPr="002B0243">
        <w:rPr>
          <w:rFonts w:ascii="Times New Roman" w:eastAsia="Times New Roman" w:hAnsi="Times New Roman" w:cs="Times New Roman"/>
          <w:sz w:val="24"/>
          <w:szCs w:val="24"/>
        </w:rPr>
        <w:instrText xml:space="preserve"> ADDIN ZOTERO_ITEM CSL_CITATION {"citationID":"UN238RV4","properties":{"formattedCitation":"(Hansen 1997; Butler and King 2004; Beaulieu et al. 2012)","plainCitation":"(Hansen 1997; Butler and King 2004; Beaulieu et al. 2012)","noteIndex":0},"citationItems":[{"id":8571,"uris":["http://zotero.org/users/local/X8CzRyu0/items/HXW4R2QZ"],"itemData":{"id":8571,"type":"article-journal","abstract":"Comparative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B86A89" w:rsidRPr="002B0243">
        <w:rPr>
          <w:rFonts w:ascii="Times New Roman" w:eastAsia="Times New Roman" w:hAnsi="Times New Roman" w:cs="Times New Roman"/>
          <w:sz w:val="24"/>
          <w:szCs w:val="24"/>
        </w:rPr>
        <w:fldChar w:fldCharType="separate"/>
      </w:r>
      <w:r w:rsidR="002D4EAD" w:rsidRPr="002B0243">
        <w:rPr>
          <w:rFonts w:ascii="Times New Roman" w:eastAsia="Times New Roman" w:hAnsi="Times New Roman" w:cs="Times New Roman"/>
          <w:noProof/>
          <w:sz w:val="24"/>
          <w:szCs w:val="24"/>
        </w:rPr>
        <w:t>(Hansen 1997; Butler and King 2004; Beaulieu et al. 2012)</w:t>
      </w:r>
      <w:r w:rsidR="00B86A89" w:rsidRPr="002B0243">
        <w:rPr>
          <w:rFonts w:ascii="Times New Roman" w:eastAsia="Times New Roman" w:hAnsi="Times New Roman" w:cs="Times New Roman"/>
          <w:sz w:val="24"/>
          <w:szCs w:val="24"/>
        </w:rPr>
        <w:fldChar w:fldCharType="end"/>
      </w:r>
      <w:r w:rsidR="00B86A89" w:rsidRPr="002B0243">
        <w:rPr>
          <w:rFonts w:ascii="Times New Roman" w:eastAsia="Times New Roman" w:hAnsi="Times New Roman" w:cs="Times New Roman"/>
          <w:sz w:val="24"/>
          <w:szCs w:val="24"/>
        </w:rPr>
        <w:t xml:space="preserve">. </w:t>
      </w:r>
      <w:r w:rsidR="002D4EAD" w:rsidRPr="002B0243">
        <w:rPr>
          <w:rFonts w:ascii="Times New Roman" w:eastAsia="Times New Roman" w:hAnsi="Times New Roman" w:cs="Times New Roman"/>
          <w:sz w:val="24"/>
          <w:szCs w:val="24"/>
        </w:rPr>
        <w:t>T</w:t>
      </w:r>
      <w:r w:rsidR="00B86A89" w:rsidRPr="002B0243">
        <w:rPr>
          <w:rFonts w:ascii="Times New Roman" w:eastAsia="Times New Roman" w:hAnsi="Times New Roman" w:cs="Times New Roman"/>
          <w:sz w:val="24"/>
          <w:szCs w:val="24"/>
        </w:rPr>
        <w:t xml:space="preserve">he value of a parameter estimate in isolation can be misleading </w:t>
      </w:r>
      <w:r w:rsidR="002D4EAD" w:rsidRPr="002B0243">
        <w:rPr>
          <w:rFonts w:ascii="Times New Roman" w:eastAsia="Times New Roman" w:hAnsi="Times New Roman" w:cs="Times New Roman"/>
          <w:sz w:val="24"/>
          <w:szCs w:val="24"/>
        </w:rPr>
        <w:t xml:space="preserve">because </w:t>
      </w:r>
      <w:r w:rsidR="00B86A89" w:rsidRPr="002B0243">
        <w:rPr>
          <w:rFonts w:ascii="Times New Roman" w:eastAsia="Times New Roman" w:hAnsi="Times New Roman" w:cs="Times New Roman"/>
          <w:sz w:val="24"/>
          <w:szCs w:val="24"/>
        </w:rPr>
        <w:t xml:space="preserve">its interpretation will depend on the value of other aspects of the model. For example, although an estimate of </w:t>
      </w:r>
      <m:oMath>
        <m:r>
          <w:rPr>
            <w:rFonts w:ascii="Cambria Math" w:eastAsia="Times New Roman" w:hAnsi="Cambria Math" w:cs="Times New Roman"/>
            <w:sz w:val="24"/>
            <w:szCs w:val="24"/>
          </w:rPr>
          <m:t>θ</m:t>
        </m:r>
      </m:oMath>
      <w:r w:rsidR="00B86A89" w:rsidRPr="002B0243">
        <w:rPr>
          <w:rFonts w:ascii="Times New Roman" w:eastAsia="Times New Roman" w:hAnsi="Times New Roman" w:cs="Times New Roman"/>
          <w:sz w:val="24"/>
          <w:szCs w:val="24"/>
        </w:rPr>
        <w:t xml:space="preserve"> can indicate a long-term phenotypic optimum, how quickly that optimum is </w:t>
      </w:r>
      <w:r w:rsidR="002D4EAD" w:rsidRPr="002B0243">
        <w:rPr>
          <w:rFonts w:ascii="Times New Roman" w:eastAsia="Times New Roman" w:hAnsi="Times New Roman" w:cs="Times New Roman"/>
          <w:sz w:val="24"/>
          <w:szCs w:val="24"/>
        </w:rPr>
        <w:t>approached,</w:t>
      </w:r>
      <w:r w:rsidR="00B86A89" w:rsidRPr="002B0243">
        <w:rPr>
          <w:rFonts w:ascii="Times New Roman" w:eastAsia="Times New Roman" w:hAnsi="Times New Roman" w:cs="Times New Roman"/>
          <w:sz w:val="24"/>
          <w:szCs w:val="24"/>
        </w:rPr>
        <w:t xml:space="preserve"> and the biological significance of that estimate will depend on the amount of time spent in a particular state (</w:t>
      </w:r>
      <m:oMath>
        <m:r>
          <w:rPr>
            <w:rFonts w:ascii="Cambria Math" w:eastAsia="Times New Roman" w:hAnsi="Cambria Math" w:cs="Times New Roman"/>
            <w:sz w:val="24"/>
            <w:szCs w:val="24"/>
          </w:rPr>
          <m:t>q</m:t>
        </m:r>
      </m:oMath>
      <w:r w:rsidR="00B86A89" w:rsidRPr="002B0243">
        <w:rPr>
          <w:rFonts w:ascii="Times New Roman" w:eastAsia="Times New Roman" w:hAnsi="Times New Roman" w:cs="Times New Roman"/>
          <w:sz w:val="24"/>
          <w:szCs w:val="24"/>
        </w:rPr>
        <w:t>) and the rate of pull towards the optimum (</w:t>
      </w:r>
      <m:oMath>
        <m:r>
          <w:rPr>
            <w:rFonts w:ascii="Cambria Math" w:eastAsia="Times New Roman" w:hAnsi="Cambria Math" w:cs="Times New Roman"/>
            <w:sz w:val="24"/>
            <w:szCs w:val="24"/>
          </w:rPr>
          <m:t>α</m:t>
        </m:r>
      </m:oMath>
      <w:r w:rsidR="00B86A89" w:rsidRPr="002B0243">
        <w:rPr>
          <w:rFonts w:ascii="Times New Roman" w:eastAsia="Times New Roman" w:hAnsi="Times New Roman" w:cs="Times New Roman"/>
          <w:sz w:val="24"/>
          <w:szCs w:val="24"/>
        </w:rPr>
        <w:t>)</w:t>
      </w:r>
      <w:r w:rsidR="0005033D" w:rsidRPr="002B0243">
        <w:rPr>
          <w:rFonts w:ascii="Times New Roman" w:eastAsia="Times New Roman" w:hAnsi="Times New Roman" w:cs="Times New Roman"/>
          <w:sz w:val="24"/>
          <w:szCs w:val="24"/>
        </w:rPr>
        <w:t xml:space="preserve"> while in that state</w:t>
      </w:r>
      <w:r w:rsidR="00B86A89" w:rsidRPr="002B0243">
        <w:rPr>
          <w:rFonts w:ascii="Times New Roman" w:eastAsia="Times New Roman" w:hAnsi="Times New Roman" w:cs="Times New Roman"/>
          <w:sz w:val="24"/>
          <w:szCs w:val="24"/>
        </w:rPr>
        <w:t xml:space="preserve">. </w:t>
      </w:r>
      <w:r w:rsidR="00717360" w:rsidRPr="002B0243">
        <w:rPr>
          <w:rFonts w:ascii="Times New Roman" w:eastAsia="Times New Roman" w:hAnsi="Times New Roman" w:cs="Times New Roman"/>
          <w:sz w:val="24"/>
          <w:szCs w:val="24"/>
        </w:rPr>
        <w:t xml:space="preserve">By using expected </w:t>
      </w:r>
      <w:del w:id="225" w:author="Thais Nogales Da Costa Vasconcelos" w:date="2022-09-17T11:48:00Z">
        <w:r w:rsidR="00717360" w:rsidRPr="002B0243" w:rsidDel="00115206">
          <w:rPr>
            <w:rFonts w:ascii="Times New Roman" w:eastAsia="Times New Roman" w:hAnsi="Times New Roman" w:cs="Times New Roman"/>
            <w:sz w:val="24"/>
            <w:szCs w:val="24"/>
          </w:rPr>
          <w:delText xml:space="preserve">mean </w:delText>
        </w:r>
      </w:del>
      <w:ins w:id="226" w:author="Thais Nogales Da Costa Vasconcelos" w:date="2022-09-17T11:48:00Z">
        <w:r w:rsidR="00115206">
          <w:rPr>
            <w:rFonts w:ascii="Times New Roman" w:eastAsia="Times New Roman" w:hAnsi="Times New Roman" w:cs="Times New Roman"/>
            <w:sz w:val="24"/>
            <w:szCs w:val="24"/>
          </w:rPr>
          <w:t>value</w:t>
        </w:r>
        <w:r w:rsidR="00115206" w:rsidRPr="002B0243">
          <w:rPr>
            <w:rFonts w:ascii="Times New Roman" w:eastAsia="Times New Roman" w:hAnsi="Times New Roman" w:cs="Times New Roman"/>
            <w:sz w:val="24"/>
            <w:szCs w:val="24"/>
          </w:rPr>
          <w:t xml:space="preserve"> </w:t>
        </w:r>
      </w:ins>
      <w:r w:rsidR="00717360" w:rsidRPr="002B0243">
        <w:rPr>
          <w:rFonts w:ascii="Times New Roman" w:eastAsia="Times New Roman" w:hAnsi="Times New Roman" w:cs="Times New Roman"/>
          <w:sz w:val="24"/>
          <w:szCs w:val="24"/>
        </w:rPr>
        <w:t>and expected variance</w:t>
      </w:r>
      <w:del w:id="227" w:author="Thais Nogales Da Costa Vasconcelos" w:date="2022-09-17T11:48:00Z">
        <w:r w:rsidR="00717360" w:rsidRPr="002B0243" w:rsidDel="00115206">
          <w:rPr>
            <w:rFonts w:ascii="Times New Roman" w:eastAsia="Times New Roman" w:hAnsi="Times New Roman" w:cs="Times New Roman"/>
            <w:sz w:val="24"/>
            <w:szCs w:val="24"/>
          </w:rPr>
          <w:delText xml:space="preserve"> values</w:delText>
        </w:r>
      </w:del>
      <w:r w:rsidR="00717360" w:rsidRPr="002B0243">
        <w:rPr>
          <w:rFonts w:ascii="Times New Roman" w:eastAsia="Times New Roman" w:hAnsi="Times New Roman" w:cs="Times New Roman"/>
          <w:sz w:val="24"/>
          <w:szCs w:val="24"/>
        </w:rPr>
        <w:t xml:space="preserve">, we can evaluate whether the model predicts differences between annuals and perennials when accounting for </w:t>
      </w:r>
      <w:proofErr w:type="gramStart"/>
      <w:r w:rsidR="00717360" w:rsidRPr="002B0243">
        <w:rPr>
          <w:rFonts w:ascii="Times New Roman" w:eastAsia="Times New Roman" w:hAnsi="Times New Roman" w:cs="Times New Roman"/>
          <w:sz w:val="24"/>
          <w:szCs w:val="24"/>
        </w:rPr>
        <w:t>all of</w:t>
      </w:r>
      <w:proofErr w:type="gramEnd"/>
      <w:r w:rsidR="00717360" w:rsidRPr="002B0243">
        <w:rPr>
          <w:rFonts w:ascii="Times New Roman" w:eastAsia="Times New Roman" w:hAnsi="Times New Roman" w:cs="Times New Roman"/>
          <w:sz w:val="24"/>
          <w:szCs w:val="24"/>
        </w:rPr>
        <w:t xml:space="preserve"> the model parameters and the inherent uncertainty in the evolutionary history of the linages. </w:t>
      </w:r>
      <w:r w:rsidRPr="002B0243">
        <w:rPr>
          <w:rFonts w:ascii="Times New Roman" w:eastAsia="Times New Roman" w:hAnsi="Times New Roman" w:cs="Times New Roman"/>
          <w:sz w:val="24"/>
          <w:szCs w:val="24"/>
        </w:rPr>
        <w:t xml:space="preserve">The differences between </w:t>
      </w:r>
      <w:del w:id="228" w:author="Thais Nogales Da Costa Vasconcelos" w:date="2022-09-17T11:44:00Z">
        <w:r w:rsidRPr="002B0243" w:rsidDel="00DD7B78">
          <w:rPr>
            <w:rFonts w:ascii="Times New Roman" w:eastAsia="Times New Roman" w:hAnsi="Times New Roman" w:cs="Times New Roman"/>
            <w:sz w:val="24"/>
            <w:szCs w:val="24"/>
          </w:rPr>
          <w:delText xml:space="preserve">climatic niche </w:delText>
        </w:r>
      </w:del>
      <w:r w:rsidR="0087794B" w:rsidRPr="002B0243">
        <w:rPr>
          <w:rFonts w:ascii="Times New Roman" w:eastAsia="Times New Roman" w:hAnsi="Times New Roman" w:cs="Times New Roman"/>
          <w:sz w:val="24"/>
          <w:szCs w:val="24"/>
        </w:rPr>
        <w:t>expected values</w:t>
      </w:r>
      <w:r w:rsidRPr="002B0243">
        <w:rPr>
          <w:rFonts w:ascii="Times New Roman" w:eastAsia="Times New Roman" w:hAnsi="Times New Roman" w:cs="Times New Roman"/>
          <w:sz w:val="24"/>
          <w:szCs w:val="24"/>
        </w:rPr>
        <w:t xml:space="preserve"> </w:t>
      </w:r>
      <w:ins w:id="229" w:author="Thais Nogales Da Costa Vasconcelos" w:date="2022-09-17T11:44:00Z">
        <w:r w:rsidR="00DD7B78">
          <w:rPr>
            <w:rFonts w:ascii="Times New Roman" w:eastAsia="Times New Roman" w:hAnsi="Times New Roman" w:cs="Times New Roman"/>
            <w:sz w:val="24"/>
            <w:szCs w:val="24"/>
          </w:rPr>
          <w:t xml:space="preserve">and expected variance between </w:t>
        </w:r>
      </w:ins>
      <w:del w:id="230" w:author="Thais Nogales Da Costa Vasconcelos" w:date="2022-09-17T11:44:00Z">
        <w:r w:rsidRPr="002B0243" w:rsidDel="00DD7B78">
          <w:rPr>
            <w:rFonts w:ascii="Times New Roman" w:eastAsia="Times New Roman" w:hAnsi="Times New Roman" w:cs="Times New Roman"/>
            <w:sz w:val="24"/>
            <w:szCs w:val="24"/>
          </w:rPr>
          <w:delText xml:space="preserve">of </w:delText>
        </w:r>
      </w:del>
      <w:r w:rsidRPr="002B0243">
        <w:rPr>
          <w:rFonts w:ascii="Times New Roman" w:eastAsia="Times New Roman" w:hAnsi="Times New Roman" w:cs="Times New Roman"/>
          <w:sz w:val="24"/>
          <w:szCs w:val="24"/>
        </w:rPr>
        <w:t xml:space="preserve">annuals and perennials are </w:t>
      </w:r>
      <w:r w:rsidR="001D6A67">
        <w:rPr>
          <w:rFonts w:ascii="Times New Roman" w:eastAsia="Times New Roman" w:hAnsi="Times New Roman" w:cs="Times New Roman"/>
          <w:sz w:val="24"/>
          <w:szCs w:val="24"/>
        </w:rPr>
        <w:t>hypothesized</w:t>
      </w:r>
      <w:r w:rsidRPr="002B0243">
        <w:rPr>
          <w:rFonts w:ascii="Times New Roman" w:eastAsia="Times New Roman" w:hAnsi="Times New Roman" w:cs="Times New Roman"/>
          <w:sz w:val="24"/>
          <w:szCs w:val="24"/>
        </w:rPr>
        <w:t xml:space="preserve"> to depend on the </w:t>
      </w:r>
      <w:proofErr w:type="gramStart"/>
      <w:r w:rsidRPr="002B0243">
        <w:rPr>
          <w:rFonts w:ascii="Times New Roman" w:eastAsia="Times New Roman" w:hAnsi="Times New Roman" w:cs="Times New Roman"/>
          <w:sz w:val="24"/>
          <w:szCs w:val="24"/>
        </w:rPr>
        <w:t>particular climatic</w:t>
      </w:r>
      <w:proofErr w:type="gramEnd"/>
      <w:r w:rsidRPr="002B0243">
        <w:rPr>
          <w:rFonts w:ascii="Times New Roman" w:eastAsia="Times New Roman" w:hAnsi="Times New Roman" w:cs="Times New Roman"/>
          <w:sz w:val="24"/>
          <w:szCs w:val="24"/>
        </w:rPr>
        <w:t xml:space="preserve"> variable being </w:t>
      </w:r>
      <w:r w:rsidRPr="00115206">
        <w:rPr>
          <w:rFonts w:ascii="Times New Roman" w:eastAsia="Times New Roman" w:hAnsi="Times New Roman" w:cs="Times New Roman"/>
          <w:sz w:val="24"/>
          <w:szCs w:val="24"/>
        </w:rPr>
        <w:t>modeled (Table 1). For</w:t>
      </w:r>
      <w:r w:rsidRPr="002B0243">
        <w:rPr>
          <w:rFonts w:ascii="Times New Roman" w:eastAsia="Times New Roman" w:hAnsi="Times New Roman" w:cs="Times New Roman"/>
          <w:sz w:val="24"/>
          <w:szCs w:val="24"/>
        </w:rPr>
        <w:t xml:space="preserve"> each clade, we test whether there is a signal of correlation </w:t>
      </w:r>
      <w:r w:rsidRPr="002B0243">
        <w:rPr>
          <w:rFonts w:ascii="Times New Roman" w:eastAsia="Times New Roman" w:hAnsi="Times New Roman" w:cs="Times New Roman"/>
          <w:sz w:val="24"/>
          <w:szCs w:val="24"/>
        </w:rPr>
        <w:lastRenderedPageBreak/>
        <w:t>between the climatic variable and life history strategy.</w:t>
      </w:r>
      <w:ins w:id="231" w:author="Thais Nogales Da Costa Vasconcelos" w:date="2022-09-17T11:52:00Z">
        <w:r w:rsidR="00BB4CBB">
          <w:rPr>
            <w:rFonts w:ascii="Times New Roman" w:eastAsia="Times New Roman" w:hAnsi="Times New Roman" w:cs="Times New Roman"/>
            <w:sz w:val="24"/>
            <w:szCs w:val="24"/>
          </w:rPr>
          <w:t xml:space="preserve"> </w:t>
        </w:r>
        <w:r w:rsidR="00BB4CBB" w:rsidRPr="002B0243">
          <w:rPr>
            <w:rFonts w:ascii="Times New Roman" w:eastAsia="Times New Roman" w:hAnsi="Times New Roman" w:cs="Times New Roman"/>
            <w:sz w:val="24"/>
            <w:szCs w:val="24"/>
          </w:rPr>
          <w:t xml:space="preserve">Finally, we conduct model averaging by weighting each tip’s </w:t>
        </w:r>
        <w:r w:rsidR="00BB4CBB">
          <w:rPr>
            <w:rFonts w:ascii="Times New Roman" w:eastAsia="Times New Roman" w:hAnsi="Times New Roman" w:cs="Times New Roman"/>
            <w:sz w:val="24"/>
            <w:szCs w:val="24"/>
          </w:rPr>
          <w:t>expected</w:t>
        </w:r>
        <w:r w:rsidR="00BB4CBB" w:rsidRPr="002B0243">
          <w:rPr>
            <w:rFonts w:ascii="Times New Roman" w:eastAsia="Times New Roman" w:hAnsi="Times New Roman" w:cs="Times New Roman"/>
            <w:sz w:val="24"/>
            <w:szCs w:val="24"/>
          </w:rPr>
          <w:t xml:space="preserve"> </w:t>
        </w:r>
        <w:r w:rsidR="00BB4CBB" w:rsidRPr="002B0243">
          <w:rPr>
            <w:rFonts w:ascii="Times New Roman" w:eastAsia="Times New Roman" w:hAnsi="Times New Roman" w:cs="Times New Roman"/>
            <w:sz w:val="24"/>
            <w:szCs w:val="24"/>
          </w:rPr>
          <w:t>value</w:t>
        </w:r>
        <w:r w:rsidR="00BB4CBB">
          <w:rPr>
            <w:rFonts w:ascii="Times New Roman" w:eastAsia="Times New Roman" w:hAnsi="Times New Roman" w:cs="Times New Roman"/>
            <w:sz w:val="24"/>
            <w:szCs w:val="24"/>
          </w:rPr>
          <w:t xml:space="preserve"> and variance</w:t>
        </w:r>
        <w:r w:rsidR="00BB4CBB" w:rsidRPr="002B0243">
          <w:rPr>
            <w:rFonts w:ascii="Times New Roman" w:eastAsia="Times New Roman" w:hAnsi="Times New Roman" w:cs="Times New Roman"/>
            <w:sz w:val="24"/>
            <w:szCs w:val="24"/>
          </w:rPr>
          <w:t xml:space="preserve"> by the AIC weight of the model fit it is associated with. These tip values are then categorized as either annual or perennial and the mean of each discrete category is taken for each clade. Each tip will always have the same observed state (unless explicitly coded as unknown), but their hidden state may differ. Thus, all estimated parameters are averaged over hidden rate classes based on the associated observed character and joint probability of the underlying regime. </w:t>
        </w:r>
      </w:ins>
      <w:r w:rsidRPr="002B0243">
        <w:rPr>
          <w:rFonts w:ascii="Times New Roman" w:eastAsia="Times New Roman" w:hAnsi="Times New Roman" w:cs="Times New Roman"/>
          <w:sz w:val="24"/>
          <w:szCs w:val="24"/>
        </w:rPr>
        <w:t xml:space="preserve"> </w:t>
      </w:r>
      <w:moveToRangeStart w:id="232" w:author="Thais Nogales Da Costa Vasconcelos" w:date="2022-09-17T11:41:00Z" w:name="move114307321"/>
      <w:moveTo w:id="233" w:author="Thais Nogales Da Costa Vasconcelos" w:date="2022-09-17T11:41:00Z">
        <w:del w:id="234" w:author="Thais Nogales Da Costa Vasconcelos" w:date="2022-09-17T11:47:00Z">
          <w:r w:rsidR="003D1594" w:rsidRPr="002B0243" w:rsidDel="00115206">
            <w:rPr>
              <w:rFonts w:ascii="Times New Roman" w:eastAsia="Times New Roman" w:hAnsi="Times New Roman" w:cs="Times New Roman"/>
              <w:b/>
              <w:sz w:val="24"/>
              <w:szCs w:val="24"/>
            </w:rPr>
            <w:delText xml:space="preserve">Table 1. </w:delText>
          </w:r>
          <w:r w:rsidR="003D1594" w:rsidRPr="002B0243" w:rsidDel="00115206">
            <w:rPr>
              <w:rFonts w:ascii="Times New Roman" w:eastAsia="Times New Roman" w:hAnsi="Times New Roman" w:cs="Times New Roman"/>
              <w:sz w:val="24"/>
              <w:szCs w:val="24"/>
            </w:rPr>
            <w:delText xml:space="preserve">Inequalities describing how expectations </w:delText>
          </w:r>
        </w:del>
        <w:del w:id="235" w:author="Thais Nogales Da Costa Vasconcelos" w:date="2022-09-17T11:44:00Z">
          <w:r w:rsidR="003D1594" w:rsidRPr="002B0243" w:rsidDel="00DD7B78">
            <w:rPr>
              <w:rFonts w:ascii="Times New Roman" w:eastAsia="Times New Roman" w:hAnsi="Times New Roman" w:cs="Times New Roman"/>
              <w:sz w:val="24"/>
              <w:szCs w:val="24"/>
            </w:rPr>
            <w:delText>of climatic optima</w:delText>
          </w:r>
        </w:del>
        <w:del w:id="236" w:author="Thais Nogales Da Costa Vasconcelos" w:date="2022-09-17T11:47:00Z">
          <w:r w:rsidR="003D1594" w:rsidRPr="002B0243" w:rsidDel="00115206">
            <w:rPr>
              <w:rFonts w:ascii="Times New Roman" w:eastAsia="Times New Roman" w:hAnsi="Times New Roman" w:cs="Times New Roman"/>
              <w:sz w:val="24"/>
              <w:szCs w:val="24"/>
            </w:rPr>
            <w:delText xml:space="preserve"> and variance will differ for each climatic variable. When </w:delText>
          </w:r>
        </w:del>
        <w:del w:id="237" w:author="Thais Nogales Da Costa Vasconcelos" w:date="2022-09-17T11:45:00Z">
          <w:r w:rsidR="003D1594" w:rsidRPr="002B0243" w:rsidDel="00A10B5C">
            <w:rPr>
              <w:rFonts w:ascii="Times New Roman" w:eastAsia="Times New Roman" w:hAnsi="Times New Roman" w:cs="Times New Roman"/>
              <w:sz w:val="24"/>
              <w:szCs w:val="24"/>
            </w:rPr>
            <w:delText>θ</w:delText>
          </w:r>
          <w:r w:rsidR="003D1594" w:rsidRPr="00A10B5C" w:rsidDel="00A10B5C">
            <w:rPr>
              <w:rFonts w:ascii="Times New Roman" w:eastAsia="Times New Roman" w:hAnsi="Times New Roman" w:cs="Times New Roman"/>
              <w:sz w:val="24"/>
              <w:szCs w:val="24"/>
              <w:rPrChange w:id="238" w:author="Thais Nogales Da Costa Vasconcelos" w:date="2022-09-17T11:46:00Z">
                <w:rPr>
                  <w:rFonts w:ascii="Times New Roman" w:eastAsia="Times New Roman" w:hAnsi="Times New Roman" w:cs="Times New Roman"/>
                  <w:sz w:val="24"/>
                  <w:szCs w:val="24"/>
                  <w:vertAlign w:val="subscript"/>
                </w:rPr>
              </w:rPrChange>
            </w:rPr>
            <w:delText>a</w:delText>
          </w:r>
        </w:del>
        <w:del w:id="239" w:author="Thais Nogales Da Costa Vasconcelos" w:date="2022-09-17T11:47:00Z">
          <w:r w:rsidR="003D1594" w:rsidRPr="002B0243" w:rsidDel="00115206">
            <w:rPr>
              <w:rFonts w:ascii="Times New Roman" w:eastAsia="Times New Roman" w:hAnsi="Times New Roman" w:cs="Times New Roman"/>
              <w:sz w:val="24"/>
              <w:szCs w:val="24"/>
            </w:rPr>
            <w:delText xml:space="preserve"> &gt; </w:delText>
          </w:r>
        </w:del>
        <w:del w:id="240" w:author="Thais Nogales Da Costa Vasconcelos" w:date="2022-09-17T11:46:00Z">
          <w:r w:rsidR="003D1594" w:rsidRPr="002B0243" w:rsidDel="00A10B5C">
            <w:rPr>
              <w:rFonts w:ascii="Times New Roman" w:eastAsia="Times New Roman" w:hAnsi="Times New Roman" w:cs="Times New Roman"/>
              <w:sz w:val="24"/>
              <w:szCs w:val="24"/>
            </w:rPr>
            <w:delText>θ</w:delText>
          </w:r>
          <w:r w:rsidR="003D1594" w:rsidRPr="00A10B5C" w:rsidDel="00A10B5C">
            <w:rPr>
              <w:rFonts w:ascii="Times New Roman" w:eastAsia="Times New Roman" w:hAnsi="Times New Roman" w:cs="Times New Roman"/>
              <w:sz w:val="24"/>
              <w:szCs w:val="24"/>
              <w:rPrChange w:id="241" w:author="Thais Nogales Da Costa Vasconcelos" w:date="2022-09-17T11:46:00Z">
                <w:rPr>
                  <w:rFonts w:ascii="Times New Roman" w:eastAsia="Times New Roman" w:hAnsi="Times New Roman" w:cs="Times New Roman"/>
                  <w:sz w:val="24"/>
                  <w:szCs w:val="24"/>
                  <w:vertAlign w:val="subscript"/>
                </w:rPr>
              </w:rPrChange>
            </w:rPr>
            <w:delText>p</w:delText>
          </w:r>
        </w:del>
        <w:del w:id="242" w:author="Thais Nogales Da Costa Vasconcelos" w:date="2022-09-17T11:47:00Z">
          <w:r w:rsidR="003D1594" w:rsidRPr="002B0243" w:rsidDel="00115206">
            <w:rPr>
              <w:rFonts w:ascii="Times New Roman" w:eastAsia="Times New Roman" w:hAnsi="Times New Roman" w:cs="Times New Roman"/>
              <w:sz w:val="24"/>
              <w:szCs w:val="24"/>
            </w:rPr>
            <w:delText>, we expect the climatic optima for that variable to be greater for annuals than perennials. When</w:delText>
          </w:r>
        </w:del>
        <w:del w:id="243" w:author="Thais Nogales Da Costa Vasconcelos" w:date="2022-09-17T11:46:00Z">
          <w:r w:rsidR="003D1594" w:rsidRPr="002B0243" w:rsidDel="00A10B5C">
            <w:rPr>
              <w:rFonts w:ascii="Times New Roman" w:eastAsia="Times New Roman" w:hAnsi="Times New Roman" w:cs="Times New Roman"/>
              <w:sz w:val="24"/>
              <w:szCs w:val="24"/>
            </w:rPr>
            <w:delText xml:space="preserve"> θ</w:delText>
          </w:r>
          <w:r w:rsidR="003D1594" w:rsidRPr="00A10B5C" w:rsidDel="00A10B5C">
            <w:rPr>
              <w:rFonts w:ascii="Times New Roman" w:eastAsia="Times New Roman" w:hAnsi="Times New Roman" w:cs="Times New Roman"/>
              <w:sz w:val="24"/>
              <w:szCs w:val="24"/>
              <w:rPrChange w:id="244" w:author="Thais Nogales Da Costa Vasconcelos" w:date="2022-09-17T11:46:00Z">
                <w:rPr>
                  <w:rFonts w:ascii="Times New Roman" w:eastAsia="Times New Roman" w:hAnsi="Times New Roman" w:cs="Times New Roman"/>
                  <w:sz w:val="24"/>
                  <w:szCs w:val="24"/>
                  <w:vertAlign w:val="subscript"/>
                </w:rPr>
              </w:rPrChange>
            </w:rPr>
            <w:delText>a</w:delText>
          </w:r>
          <w:r w:rsidR="003D1594" w:rsidRPr="002B0243" w:rsidDel="00A10B5C">
            <w:rPr>
              <w:rFonts w:ascii="Times New Roman" w:eastAsia="Times New Roman" w:hAnsi="Times New Roman" w:cs="Times New Roman"/>
              <w:sz w:val="24"/>
              <w:szCs w:val="24"/>
            </w:rPr>
            <w:delText xml:space="preserve"> </w:delText>
          </w:r>
        </w:del>
        <w:del w:id="245" w:author="Thais Nogales Da Costa Vasconcelos" w:date="2022-09-17T11:47:00Z">
          <w:r w:rsidR="003D1594" w:rsidRPr="002B0243" w:rsidDel="00115206">
            <w:rPr>
              <w:rFonts w:ascii="Times New Roman" w:eastAsia="Times New Roman" w:hAnsi="Times New Roman" w:cs="Times New Roman"/>
              <w:sz w:val="24"/>
              <w:szCs w:val="24"/>
            </w:rPr>
            <w:delText xml:space="preserve">&lt; </w:delText>
          </w:r>
        </w:del>
        <w:del w:id="246" w:author="Thais Nogales Da Costa Vasconcelos" w:date="2022-09-17T11:46:00Z">
          <w:r w:rsidR="003D1594" w:rsidRPr="002B0243" w:rsidDel="00A10B5C">
            <w:rPr>
              <w:rFonts w:ascii="Times New Roman" w:eastAsia="Times New Roman" w:hAnsi="Times New Roman" w:cs="Times New Roman"/>
              <w:sz w:val="24"/>
              <w:szCs w:val="24"/>
            </w:rPr>
            <w:delText>θ</w:delText>
          </w:r>
          <w:r w:rsidR="003D1594" w:rsidRPr="00A10B5C" w:rsidDel="00A10B5C">
            <w:rPr>
              <w:rFonts w:ascii="Times New Roman" w:eastAsia="Times New Roman" w:hAnsi="Times New Roman" w:cs="Times New Roman"/>
              <w:sz w:val="24"/>
              <w:szCs w:val="24"/>
              <w:rPrChange w:id="247" w:author="Thais Nogales Da Costa Vasconcelos" w:date="2022-09-17T11:46:00Z">
                <w:rPr>
                  <w:rFonts w:ascii="Times New Roman" w:eastAsia="Times New Roman" w:hAnsi="Times New Roman" w:cs="Times New Roman"/>
                  <w:sz w:val="24"/>
                  <w:szCs w:val="24"/>
                  <w:vertAlign w:val="subscript"/>
                </w:rPr>
              </w:rPrChange>
            </w:rPr>
            <w:delText>p</w:delText>
          </w:r>
        </w:del>
        <w:del w:id="248" w:author="Thais Nogales Da Costa Vasconcelos" w:date="2022-09-17T11:47:00Z">
          <w:r w:rsidR="003D1594" w:rsidRPr="002B0243" w:rsidDel="00115206">
            <w:rPr>
              <w:rFonts w:ascii="Times New Roman" w:eastAsia="Times New Roman" w:hAnsi="Times New Roman" w:cs="Times New Roman"/>
              <w:sz w:val="24"/>
              <w:szCs w:val="24"/>
            </w:rPr>
            <w:delText>, we expect the climatic optima for that variable to be greater for perennials than annuals. For all variables, we expect annuals to present higher rates of climatic niche evolution</w:delText>
          </w:r>
        </w:del>
        <w:del w:id="249" w:author="Thais Nogales Da Costa Vasconcelos" w:date="2022-09-17T11:46:00Z">
          <w:r w:rsidR="003D1594" w:rsidRPr="002B0243" w:rsidDel="00A10B5C">
            <w:rPr>
              <w:rFonts w:ascii="Times New Roman" w:eastAsia="Times New Roman" w:hAnsi="Times New Roman" w:cs="Times New Roman"/>
              <w:sz w:val="24"/>
              <w:szCs w:val="24"/>
            </w:rPr>
            <w:delText xml:space="preserve"> (σ</w:delText>
          </w:r>
          <w:r w:rsidR="003D1594" w:rsidRPr="002B0243" w:rsidDel="00A10B5C">
            <w:rPr>
              <w:rFonts w:ascii="Times New Roman" w:eastAsia="Times New Roman" w:hAnsi="Times New Roman" w:cs="Times New Roman"/>
              <w:sz w:val="24"/>
              <w:szCs w:val="24"/>
              <w:vertAlign w:val="superscript"/>
            </w:rPr>
            <w:delText>2</w:delText>
          </w:r>
          <w:r w:rsidR="003D1594" w:rsidRPr="002B0243" w:rsidDel="00A10B5C">
            <w:rPr>
              <w:rFonts w:ascii="Times New Roman" w:eastAsia="Times New Roman" w:hAnsi="Times New Roman" w:cs="Times New Roman"/>
              <w:sz w:val="24"/>
              <w:szCs w:val="24"/>
            </w:rPr>
            <w:delText>)</w:delText>
          </w:r>
        </w:del>
        <w:del w:id="250" w:author="Thais Nogales Da Costa Vasconcelos" w:date="2022-09-17T11:47:00Z">
          <w:r w:rsidR="003D1594" w:rsidRPr="002B0243" w:rsidDel="00115206">
            <w:rPr>
              <w:rFonts w:ascii="Times New Roman" w:eastAsia="Times New Roman" w:hAnsi="Times New Roman" w:cs="Times New Roman"/>
              <w:sz w:val="24"/>
              <w:szCs w:val="24"/>
            </w:rPr>
            <w:delText xml:space="preserve"> for annuals than perennials. </w:delText>
          </w:r>
        </w:del>
      </w:moveTo>
    </w:p>
    <w:p w14:paraId="556D996B" w14:textId="5FBF357C" w:rsidR="003D1594" w:rsidRPr="002B0243" w:rsidDel="00115206" w:rsidRDefault="003D1594" w:rsidP="00BB4CBB">
      <w:pPr>
        <w:shd w:val="clear" w:color="auto" w:fill="FFFFFF"/>
        <w:spacing w:line="360" w:lineRule="auto"/>
        <w:ind w:firstLine="720"/>
        <w:rPr>
          <w:del w:id="251" w:author="Thais Nogales Da Costa Vasconcelos" w:date="2022-09-17T11:47:00Z"/>
          <w:moveTo w:id="252" w:author="Thais Nogales Da Costa Vasconcelos" w:date="2022-09-17T11:41:00Z"/>
          <w:rFonts w:ascii="Times New Roman" w:eastAsia="Times New Roman" w:hAnsi="Times New Roman" w:cs="Times New Roman"/>
          <w:sz w:val="24"/>
          <w:szCs w:val="24"/>
        </w:rPr>
        <w:pPrChange w:id="253" w:author="Thais Nogales Da Costa Vasconcelos" w:date="2022-09-17T11:51:00Z">
          <w:pPr>
            <w:shd w:val="clear" w:color="auto" w:fill="FFFFFF"/>
            <w:spacing w:line="240" w:lineRule="auto"/>
          </w:pPr>
        </w:pPrChange>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3D1594" w:rsidRPr="002B0243" w:rsidDel="00115206" w14:paraId="55FB6E26" w14:textId="3FEAD626" w:rsidTr="00BA7ED9">
        <w:trPr>
          <w:trHeight w:val="20"/>
          <w:del w:id="254" w:author="Thais Nogales Da Costa Vasconcelos" w:date="2022-09-17T11:47:00Z"/>
        </w:trPr>
        <w:tc>
          <w:tcPr>
            <w:tcW w:w="1500" w:type="dxa"/>
          </w:tcPr>
          <w:p w14:paraId="68A38F3C" w14:textId="4573B3C8" w:rsidR="003D1594" w:rsidRPr="002B0243" w:rsidDel="00115206" w:rsidRDefault="003D1594" w:rsidP="00BB4CBB">
            <w:pPr>
              <w:shd w:val="clear" w:color="auto" w:fill="FFFFFF"/>
              <w:spacing w:line="360" w:lineRule="auto"/>
              <w:ind w:firstLine="720"/>
              <w:rPr>
                <w:del w:id="255" w:author="Thais Nogales Da Costa Vasconcelos" w:date="2022-09-17T11:47:00Z"/>
                <w:moveTo w:id="256" w:author="Thais Nogales Da Costa Vasconcelos" w:date="2022-09-17T11:41:00Z"/>
                <w:rFonts w:ascii="Times New Roman" w:hAnsi="Times New Roman" w:cs="Times New Roman"/>
                <w:sz w:val="24"/>
                <w:szCs w:val="24"/>
              </w:rPr>
              <w:pPrChange w:id="257" w:author="Thais Nogales Da Costa Vasconcelos" w:date="2022-09-17T11:51:00Z">
                <w:pPr>
                  <w:pStyle w:val="NoSpacing"/>
                  <w:jc w:val="center"/>
                </w:pPr>
              </w:pPrChange>
            </w:pPr>
          </w:p>
        </w:tc>
        <w:tc>
          <w:tcPr>
            <w:tcW w:w="2520" w:type="dxa"/>
            <w:gridSpan w:val="3"/>
          </w:tcPr>
          <w:p w14:paraId="65BAEA2E" w14:textId="562EBF6B" w:rsidR="003D1594" w:rsidRPr="002B0243" w:rsidDel="00115206" w:rsidRDefault="003D1594" w:rsidP="00BB4CBB">
            <w:pPr>
              <w:shd w:val="clear" w:color="auto" w:fill="FFFFFF"/>
              <w:spacing w:line="360" w:lineRule="auto"/>
              <w:ind w:firstLine="720"/>
              <w:rPr>
                <w:del w:id="258" w:author="Thais Nogales Da Costa Vasconcelos" w:date="2022-09-17T11:47:00Z"/>
                <w:moveTo w:id="259" w:author="Thais Nogales Da Costa Vasconcelos" w:date="2022-09-17T11:41:00Z"/>
                <w:rFonts w:ascii="Times New Roman" w:hAnsi="Times New Roman" w:cs="Times New Roman"/>
                <w:sz w:val="24"/>
                <w:szCs w:val="24"/>
              </w:rPr>
              <w:pPrChange w:id="260" w:author="Thais Nogales Da Costa Vasconcelos" w:date="2022-09-17T11:51:00Z">
                <w:pPr>
                  <w:pStyle w:val="NoSpacing"/>
                  <w:jc w:val="center"/>
                </w:pPr>
              </w:pPrChange>
            </w:pPr>
            <w:moveTo w:id="261" w:author="Thais Nogales Da Costa Vasconcelos" w:date="2022-09-17T11:41:00Z">
              <w:del w:id="262" w:author="Thais Nogales Da Costa Vasconcelos" w:date="2022-09-17T11:47:00Z">
                <w:r w:rsidRPr="002B0243" w:rsidDel="00115206">
                  <w:rPr>
                    <w:rFonts w:ascii="Times New Roman" w:hAnsi="Times New Roman" w:cs="Times New Roman"/>
                    <w:sz w:val="24"/>
                    <w:szCs w:val="24"/>
                  </w:rPr>
                  <w:delText>Mean vars</w:delText>
                </w:r>
              </w:del>
            </w:moveTo>
          </w:p>
        </w:tc>
        <w:tc>
          <w:tcPr>
            <w:tcW w:w="2002" w:type="dxa"/>
            <w:gridSpan w:val="2"/>
          </w:tcPr>
          <w:p w14:paraId="4EB6CA71" w14:textId="6E171236" w:rsidR="003D1594" w:rsidRPr="002B0243" w:rsidDel="00115206" w:rsidRDefault="003D1594" w:rsidP="00BB4CBB">
            <w:pPr>
              <w:shd w:val="clear" w:color="auto" w:fill="FFFFFF"/>
              <w:spacing w:line="360" w:lineRule="auto"/>
              <w:ind w:firstLine="720"/>
              <w:rPr>
                <w:del w:id="263" w:author="Thais Nogales Da Costa Vasconcelos" w:date="2022-09-17T11:47:00Z"/>
                <w:moveTo w:id="264" w:author="Thais Nogales Da Costa Vasconcelos" w:date="2022-09-17T11:41:00Z"/>
                <w:rFonts w:ascii="Times New Roman" w:hAnsi="Times New Roman" w:cs="Times New Roman"/>
                <w:sz w:val="24"/>
                <w:szCs w:val="24"/>
              </w:rPr>
              <w:pPrChange w:id="265" w:author="Thais Nogales Da Costa Vasconcelos" w:date="2022-09-17T11:51:00Z">
                <w:pPr>
                  <w:pStyle w:val="NoSpacing"/>
                  <w:jc w:val="center"/>
                </w:pPr>
              </w:pPrChange>
            </w:pPr>
            <w:moveTo w:id="266" w:author="Thais Nogales Da Costa Vasconcelos" w:date="2022-09-17T11:41:00Z">
              <w:del w:id="267" w:author="Thais Nogales Da Costa Vasconcelos" w:date="2022-09-17T11:47:00Z">
                <w:r w:rsidRPr="002B0243" w:rsidDel="00115206">
                  <w:rPr>
                    <w:rFonts w:ascii="Times New Roman" w:hAnsi="Times New Roman" w:cs="Times New Roman"/>
                    <w:sz w:val="24"/>
                    <w:szCs w:val="24"/>
                  </w:rPr>
                  <w:delText>Seasonality vars</w:delText>
                </w:r>
              </w:del>
            </w:moveTo>
          </w:p>
        </w:tc>
        <w:tc>
          <w:tcPr>
            <w:tcW w:w="3003" w:type="dxa"/>
            <w:gridSpan w:val="3"/>
          </w:tcPr>
          <w:p w14:paraId="558121D3" w14:textId="769EA9F3" w:rsidR="003D1594" w:rsidRPr="002B0243" w:rsidDel="00115206" w:rsidRDefault="003D1594" w:rsidP="00BB4CBB">
            <w:pPr>
              <w:shd w:val="clear" w:color="auto" w:fill="FFFFFF"/>
              <w:spacing w:line="360" w:lineRule="auto"/>
              <w:ind w:firstLine="720"/>
              <w:rPr>
                <w:del w:id="268" w:author="Thais Nogales Da Costa Vasconcelos" w:date="2022-09-17T11:47:00Z"/>
                <w:moveTo w:id="269" w:author="Thais Nogales Da Costa Vasconcelos" w:date="2022-09-17T11:41:00Z"/>
                <w:rFonts w:ascii="Times New Roman" w:hAnsi="Times New Roman" w:cs="Times New Roman"/>
                <w:sz w:val="24"/>
                <w:szCs w:val="24"/>
              </w:rPr>
              <w:pPrChange w:id="270" w:author="Thais Nogales Da Costa Vasconcelos" w:date="2022-09-17T11:51:00Z">
                <w:pPr>
                  <w:pStyle w:val="NoSpacing"/>
                  <w:jc w:val="center"/>
                </w:pPr>
              </w:pPrChange>
            </w:pPr>
            <w:moveTo w:id="271" w:author="Thais Nogales Da Costa Vasconcelos" w:date="2022-09-17T11:41:00Z">
              <w:del w:id="272" w:author="Thais Nogales Da Costa Vasconcelos" w:date="2022-09-17T11:47:00Z">
                <w:r w:rsidRPr="002B0243" w:rsidDel="00115206">
                  <w:rPr>
                    <w:rFonts w:ascii="Times New Roman" w:hAnsi="Times New Roman" w:cs="Times New Roman"/>
                    <w:sz w:val="24"/>
                    <w:szCs w:val="24"/>
                  </w:rPr>
                  <w:delText>Extreme vars</w:delText>
                </w:r>
              </w:del>
            </w:moveTo>
          </w:p>
        </w:tc>
      </w:tr>
      <w:tr w:rsidR="003D1594" w:rsidRPr="002B0243" w:rsidDel="00115206" w14:paraId="6CDB45E5" w14:textId="70DA0CF9" w:rsidTr="00BA7ED9">
        <w:trPr>
          <w:trHeight w:val="20"/>
          <w:del w:id="273" w:author="Thais Nogales Da Costa Vasconcelos" w:date="2022-09-17T11:47:00Z"/>
        </w:trPr>
        <w:tc>
          <w:tcPr>
            <w:tcW w:w="1500" w:type="dxa"/>
          </w:tcPr>
          <w:p w14:paraId="29BD811F" w14:textId="2F2647D9" w:rsidR="003D1594" w:rsidRPr="002B0243" w:rsidDel="00115206" w:rsidRDefault="003D1594" w:rsidP="00BB4CBB">
            <w:pPr>
              <w:shd w:val="clear" w:color="auto" w:fill="FFFFFF"/>
              <w:spacing w:line="360" w:lineRule="auto"/>
              <w:ind w:firstLine="720"/>
              <w:rPr>
                <w:del w:id="274" w:author="Thais Nogales Da Costa Vasconcelos" w:date="2022-09-17T11:47:00Z"/>
                <w:moveTo w:id="275" w:author="Thais Nogales Da Costa Vasconcelos" w:date="2022-09-17T11:41:00Z"/>
                <w:rFonts w:ascii="Times New Roman" w:hAnsi="Times New Roman" w:cs="Times New Roman"/>
                <w:sz w:val="24"/>
                <w:szCs w:val="24"/>
              </w:rPr>
              <w:pPrChange w:id="276" w:author="Thais Nogales Da Costa Vasconcelos" w:date="2022-09-17T11:51:00Z">
                <w:pPr>
                  <w:pStyle w:val="NoSpacing"/>
                  <w:jc w:val="center"/>
                </w:pPr>
              </w:pPrChange>
            </w:pPr>
          </w:p>
        </w:tc>
        <w:tc>
          <w:tcPr>
            <w:tcW w:w="930" w:type="dxa"/>
          </w:tcPr>
          <w:p w14:paraId="660F4984" w14:textId="73C4430C" w:rsidR="003D1594" w:rsidRPr="002B0243" w:rsidDel="00115206" w:rsidRDefault="003D1594" w:rsidP="00BB4CBB">
            <w:pPr>
              <w:shd w:val="clear" w:color="auto" w:fill="FFFFFF"/>
              <w:spacing w:line="360" w:lineRule="auto"/>
              <w:ind w:firstLine="720"/>
              <w:rPr>
                <w:del w:id="277" w:author="Thais Nogales Da Costa Vasconcelos" w:date="2022-09-17T11:47:00Z"/>
                <w:moveTo w:id="278" w:author="Thais Nogales Da Costa Vasconcelos" w:date="2022-09-17T11:41:00Z"/>
                <w:rFonts w:ascii="Times New Roman" w:hAnsi="Times New Roman" w:cs="Times New Roman"/>
                <w:sz w:val="24"/>
                <w:szCs w:val="24"/>
              </w:rPr>
              <w:pPrChange w:id="279" w:author="Thais Nogales Da Costa Vasconcelos" w:date="2022-09-17T11:51:00Z">
                <w:pPr>
                  <w:pStyle w:val="NoSpacing"/>
                  <w:jc w:val="center"/>
                </w:pPr>
              </w:pPrChange>
            </w:pPr>
            <w:moveTo w:id="280" w:author="Thais Nogales Da Costa Vasconcelos" w:date="2022-09-17T11:41:00Z">
              <w:del w:id="281" w:author="Thais Nogales Da Costa Vasconcelos" w:date="2022-09-17T11:47:00Z">
                <w:r w:rsidRPr="002B0243" w:rsidDel="00115206">
                  <w:rPr>
                    <w:rFonts w:ascii="Times New Roman" w:hAnsi="Times New Roman" w:cs="Times New Roman"/>
                    <w:sz w:val="24"/>
                    <w:szCs w:val="24"/>
                  </w:rPr>
                  <w:delText>BIO1</w:delText>
                </w:r>
              </w:del>
            </w:moveTo>
          </w:p>
        </w:tc>
        <w:tc>
          <w:tcPr>
            <w:tcW w:w="885" w:type="dxa"/>
          </w:tcPr>
          <w:p w14:paraId="73844330" w14:textId="6643A08C" w:rsidR="003D1594" w:rsidRPr="002B0243" w:rsidDel="00115206" w:rsidRDefault="003D1594" w:rsidP="00BB4CBB">
            <w:pPr>
              <w:shd w:val="clear" w:color="auto" w:fill="FFFFFF"/>
              <w:spacing w:line="360" w:lineRule="auto"/>
              <w:ind w:firstLine="720"/>
              <w:rPr>
                <w:del w:id="282" w:author="Thais Nogales Da Costa Vasconcelos" w:date="2022-09-17T11:47:00Z"/>
                <w:moveTo w:id="283" w:author="Thais Nogales Da Costa Vasconcelos" w:date="2022-09-17T11:41:00Z"/>
                <w:rFonts w:ascii="Times New Roman" w:hAnsi="Times New Roman" w:cs="Times New Roman"/>
                <w:sz w:val="24"/>
                <w:szCs w:val="24"/>
              </w:rPr>
              <w:pPrChange w:id="284" w:author="Thais Nogales Da Costa Vasconcelos" w:date="2022-09-17T11:51:00Z">
                <w:pPr>
                  <w:pStyle w:val="NoSpacing"/>
                  <w:jc w:val="center"/>
                </w:pPr>
              </w:pPrChange>
            </w:pPr>
            <w:moveTo w:id="285" w:author="Thais Nogales Da Costa Vasconcelos" w:date="2022-09-17T11:41:00Z">
              <w:del w:id="286" w:author="Thais Nogales Da Costa Vasconcelos" w:date="2022-09-17T11:47:00Z">
                <w:r w:rsidRPr="002B0243" w:rsidDel="00115206">
                  <w:rPr>
                    <w:rFonts w:ascii="Times New Roman" w:hAnsi="Times New Roman" w:cs="Times New Roman"/>
                    <w:sz w:val="24"/>
                    <w:szCs w:val="24"/>
                  </w:rPr>
                  <w:delText>BIO12</w:delText>
                </w:r>
              </w:del>
            </w:moveTo>
          </w:p>
        </w:tc>
        <w:tc>
          <w:tcPr>
            <w:tcW w:w="705" w:type="dxa"/>
          </w:tcPr>
          <w:p w14:paraId="34127A68" w14:textId="172D45A8" w:rsidR="003D1594" w:rsidRPr="002B0243" w:rsidDel="00115206" w:rsidRDefault="003D1594" w:rsidP="00BB4CBB">
            <w:pPr>
              <w:shd w:val="clear" w:color="auto" w:fill="FFFFFF"/>
              <w:spacing w:line="360" w:lineRule="auto"/>
              <w:ind w:firstLine="720"/>
              <w:rPr>
                <w:del w:id="287" w:author="Thais Nogales Da Costa Vasconcelos" w:date="2022-09-17T11:47:00Z"/>
                <w:moveTo w:id="288" w:author="Thais Nogales Da Costa Vasconcelos" w:date="2022-09-17T11:41:00Z"/>
                <w:rFonts w:ascii="Times New Roman" w:hAnsi="Times New Roman" w:cs="Times New Roman"/>
                <w:sz w:val="24"/>
                <w:szCs w:val="24"/>
              </w:rPr>
              <w:pPrChange w:id="289" w:author="Thais Nogales Da Costa Vasconcelos" w:date="2022-09-17T11:51:00Z">
                <w:pPr>
                  <w:pStyle w:val="NoSpacing"/>
                  <w:jc w:val="center"/>
                </w:pPr>
              </w:pPrChange>
            </w:pPr>
            <w:moveTo w:id="290" w:author="Thais Nogales Da Costa Vasconcelos" w:date="2022-09-17T11:41:00Z">
              <w:del w:id="291" w:author="Thais Nogales Da Costa Vasconcelos" w:date="2022-09-17T11:47:00Z">
                <w:r w:rsidRPr="002B0243" w:rsidDel="00115206">
                  <w:rPr>
                    <w:rFonts w:ascii="Times New Roman" w:hAnsi="Times New Roman" w:cs="Times New Roman"/>
                    <w:sz w:val="24"/>
                    <w:szCs w:val="24"/>
                  </w:rPr>
                  <w:delText>AI</w:delText>
                </w:r>
              </w:del>
            </w:moveTo>
          </w:p>
        </w:tc>
        <w:tc>
          <w:tcPr>
            <w:tcW w:w="1001" w:type="dxa"/>
          </w:tcPr>
          <w:p w14:paraId="43EEA5E6" w14:textId="2FE9C20C" w:rsidR="003D1594" w:rsidRPr="002B0243" w:rsidDel="00115206" w:rsidRDefault="003D1594" w:rsidP="00BB4CBB">
            <w:pPr>
              <w:shd w:val="clear" w:color="auto" w:fill="FFFFFF"/>
              <w:spacing w:line="360" w:lineRule="auto"/>
              <w:ind w:firstLine="720"/>
              <w:rPr>
                <w:del w:id="292" w:author="Thais Nogales Da Costa Vasconcelos" w:date="2022-09-17T11:47:00Z"/>
                <w:moveTo w:id="293" w:author="Thais Nogales Da Costa Vasconcelos" w:date="2022-09-17T11:41:00Z"/>
                <w:rFonts w:ascii="Times New Roman" w:hAnsi="Times New Roman" w:cs="Times New Roman"/>
                <w:sz w:val="24"/>
                <w:szCs w:val="24"/>
              </w:rPr>
              <w:pPrChange w:id="294" w:author="Thais Nogales Da Costa Vasconcelos" w:date="2022-09-17T11:51:00Z">
                <w:pPr>
                  <w:pStyle w:val="NoSpacing"/>
                  <w:jc w:val="center"/>
                </w:pPr>
              </w:pPrChange>
            </w:pPr>
            <w:moveTo w:id="295" w:author="Thais Nogales Da Costa Vasconcelos" w:date="2022-09-17T11:41:00Z">
              <w:del w:id="296" w:author="Thais Nogales Da Costa Vasconcelos" w:date="2022-09-17T11:47:00Z">
                <w:r w:rsidRPr="002B0243" w:rsidDel="00115206">
                  <w:rPr>
                    <w:rFonts w:ascii="Times New Roman" w:hAnsi="Times New Roman" w:cs="Times New Roman"/>
                    <w:sz w:val="24"/>
                    <w:szCs w:val="24"/>
                  </w:rPr>
                  <w:delText>BIO4</w:delText>
                </w:r>
              </w:del>
            </w:moveTo>
          </w:p>
        </w:tc>
        <w:tc>
          <w:tcPr>
            <w:tcW w:w="1001" w:type="dxa"/>
          </w:tcPr>
          <w:p w14:paraId="355F3249" w14:textId="00D4C797" w:rsidR="003D1594" w:rsidRPr="002B0243" w:rsidDel="00115206" w:rsidRDefault="003D1594" w:rsidP="00BB4CBB">
            <w:pPr>
              <w:shd w:val="clear" w:color="auto" w:fill="FFFFFF"/>
              <w:spacing w:line="360" w:lineRule="auto"/>
              <w:ind w:firstLine="720"/>
              <w:rPr>
                <w:del w:id="297" w:author="Thais Nogales Da Costa Vasconcelos" w:date="2022-09-17T11:47:00Z"/>
                <w:moveTo w:id="298" w:author="Thais Nogales Da Costa Vasconcelos" w:date="2022-09-17T11:41:00Z"/>
                <w:rFonts w:ascii="Times New Roman" w:hAnsi="Times New Roman" w:cs="Times New Roman"/>
                <w:sz w:val="24"/>
                <w:szCs w:val="24"/>
              </w:rPr>
              <w:pPrChange w:id="299" w:author="Thais Nogales Da Costa Vasconcelos" w:date="2022-09-17T11:51:00Z">
                <w:pPr>
                  <w:pStyle w:val="NoSpacing"/>
                  <w:jc w:val="center"/>
                </w:pPr>
              </w:pPrChange>
            </w:pPr>
            <w:moveTo w:id="300" w:author="Thais Nogales Da Costa Vasconcelos" w:date="2022-09-17T11:41:00Z">
              <w:del w:id="301" w:author="Thais Nogales Da Costa Vasconcelos" w:date="2022-09-17T11:47:00Z">
                <w:r w:rsidRPr="002B0243" w:rsidDel="00115206">
                  <w:rPr>
                    <w:rFonts w:ascii="Times New Roman" w:hAnsi="Times New Roman" w:cs="Times New Roman"/>
                    <w:sz w:val="24"/>
                    <w:szCs w:val="24"/>
                  </w:rPr>
                  <w:delText>BIO15</w:delText>
                </w:r>
              </w:del>
            </w:moveTo>
          </w:p>
        </w:tc>
        <w:tc>
          <w:tcPr>
            <w:tcW w:w="1001" w:type="dxa"/>
          </w:tcPr>
          <w:p w14:paraId="2018EA2C" w14:textId="695FF436" w:rsidR="003D1594" w:rsidRPr="002B0243" w:rsidDel="00115206" w:rsidRDefault="003D1594" w:rsidP="00BB4CBB">
            <w:pPr>
              <w:shd w:val="clear" w:color="auto" w:fill="FFFFFF"/>
              <w:spacing w:line="360" w:lineRule="auto"/>
              <w:ind w:firstLine="720"/>
              <w:rPr>
                <w:del w:id="302" w:author="Thais Nogales Da Costa Vasconcelos" w:date="2022-09-17T11:47:00Z"/>
                <w:moveTo w:id="303" w:author="Thais Nogales Da Costa Vasconcelos" w:date="2022-09-17T11:41:00Z"/>
                <w:rFonts w:ascii="Times New Roman" w:hAnsi="Times New Roman" w:cs="Times New Roman"/>
                <w:sz w:val="24"/>
                <w:szCs w:val="24"/>
              </w:rPr>
              <w:pPrChange w:id="304" w:author="Thais Nogales Da Costa Vasconcelos" w:date="2022-09-17T11:51:00Z">
                <w:pPr>
                  <w:pStyle w:val="NoSpacing"/>
                  <w:jc w:val="center"/>
                </w:pPr>
              </w:pPrChange>
            </w:pPr>
            <w:moveTo w:id="305" w:author="Thais Nogales Da Costa Vasconcelos" w:date="2022-09-17T11:41:00Z">
              <w:del w:id="306" w:author="Thais Nogales Da Costa Vasconcelos" w:date="2022-09-17T11:47:00Z">
                <w:r w:rsidRPr="002B0243" w:rsidDel="00115206">
                  <w:rPr>
                    <w:rFonts w:ascii="Times New Roman" w:hAnsi="Times New Roman" w:cs="Times New Roman"/>
                    <w:sz w:val="24"/>
                    <w:szCs w:val="24"/>
                  </w:rPr>
                  <w:delText>BIO5</w:delText>
                </w:r>
              </w:del>
            </w:moveTo>
          </w:p>
        </w:tc>
        <w:tc>
          <w:tcPr>
            <w:tcW w:w="1001" w:type="dxa"/>
          </w:tcPr>
          <w:p w14:paraId="76DC50AE" w14:textId="2D6D7601" w:rsidR="003D1594" w:rsidRPr="002B0243" w:rsidDel="00115206" w:rsidRDefault="003D1594" w:rsidP="00BB4CBB">
            <w:pPr>
              <w:shd w:val="clear" w:color="auto" w:fill="FFFFFF"/>
              <w:spacing w:line="360" w:lineRule="auto"/>
              <w:ind w:firstLine="720"/>
              <w:rPr>
                <w:del w:id="307" w:author="Thais Nogales Da Costa Vasconcelos" w:date="2022-09-17T11:47:00Z"/>
                <w:moveTo w:id="308" w:author="Thais Nogales Da Costa Vasconcelos" w:date="2022-09-17T11:41:00Z"/>
                <w:rFonts w:ascii="Times New Roman" w:hAnsi="Times New Roman" w:cs="Times New Roman"/>
                <w:sz w:val="24"/>
                <w:szCs w:val="24"/>
              </w:rPr>
              <w:pPrChange w:id="309" w:author="Thais Nogales Da Costa Vasconcelos" w:date="2022-09-17T11:51:00Z">
                <w:pPr>
                  <w:pStyle w:val="NoSpacing"/>
                  <w:jc w:val="center"/>
                </w:pPr>
              </w:pPrChange>
            </w:pPr>
            <w:moveTo w:id="310" w:author="Thais Nogales Da Costa Vasconcelos" w:date="2022-09-17T11:41:00Z">
              <w:del w:id="311" w:author="Thais Nogales Da Costa Vasconcelos" w:date="2022-09-17T11:47:00Z">
                <w:r w:rsidRPr="002B0243" w:rsidDel="00115206">
                  <w:rPr>
                    <w:rFonts w:ascii="Times New Roman" w:hAnsi="Times New Roman" w:cs="Times New Roman"/>
                    <w:sz w:val="24"/>
                    <w:szCs w:val="24"/>
                  </w:rPr>
                  <w:delText>BIO6</w:delText>
                </w:r>
              </w:del>
            </w:moveTo>
          </w:p>
        </w:tc>
        <w:tc>
          <w:tcPr>
            <w:tcW w:w="1001" w:type="dxa"/>
          </w:tcPr>
          <w:p w14:paraId="7D1013FA" w14:textId="601716FF" w:rsidR="003D1594" w:rsidRPr="002B0243" w:rsidDel="00115206" w:rsidRDefault="003D1594" w:rsidP="00BB4CBB">
            <w:pPr>
              <w:shd w:val="clear" w:color="auto" w:fill="FFFFFF"/>
              <w:spacing w:line="360" w:lineRule="auto"/>
              <w:ind w:firstLine="720"/>
              <w:rPr>
                <w:del w:id="312" w:author="Thais Nogales Da Costa Vasconcelos" w:date="2022-09-17T11:47:00Z"/>
                <w:moveTo w:id="313" w:author="Thais Nogales Da Costa Vasconcelos" w:date="2022-09-17T11:41:00Z"/>
                <w:rFonts w:ascii="Times New Roman" w:hAnsi="Times New Roman" w:cs="Times New Roman"/>
                <w:sz w:val="24"/>
                <w:szCs w:val="24"/>
              </w:rPr>
              <w:pPrChange w:id="314" w:author="Thais Nogales Da Costa Vasconcelos" w:date="2022-09-17T11:51:00Z">
                <w:pPr>
                  <w:pStyle w:val="NoSpacing"/>
                  <w:jc w:val="center"/>
                </w:pPr>
              </w:pPrChange>
            </w:pPr>
            <w:moveTo w:id="315" w:author="Thais Nogales Da Costa Vasconcelos" w:date="2022-09-17T11:41:00Z">
              <w:del w:id="316" w:author="Thais Nogales Da Costa Vasconcelos" w:date="2022-09-17T11:47:00Z">
                <w:r w:rsidRPr="002B0243" w:rsidDel="00115206">
                  <w:rPr>
                    <w:rFonts w:ascii="Times New Roman" w:hAnsi="Times New Roman" w:cs="Times New Roman"/>
                    <w:sz w:val="24"/>
                    <w:szCs w:val="24"/>
                  </w:rPr>
                  <w:delText>BIO14</w:delText>
                </w:r>
              </w:del>
            </w:moveTo>
          </w:p>
        </w:tc>
      </w:tr>
      <w:tr w:rsidR="003D1594" w:rsidRPr="002B0243" w:rsidDel="00115206" w14:paraId="4CB63FB8" w14:textId="25005EE0" w:rsidTr="00BA7ED9">
        <w:trPr>
          <w:trHeight w:val="20"/>
          <w:del w:id="317" w:author="Thais Nogales Da Costa Vasconcelos" w:date="2022-09-17T11:47:00Z"/>
        </w:trPr>
        <w:tc>
          <w:tcPr>
            <w:tcW w:w="1500" w:type="dxa"/>
          </w:tcPr>
          <w:p w14:paraId="33154792" w14:textId="526C16A5" w:rsidR="003D1594" w:rsidRPr="002B0243" w:rsidDel="00115206" w:rsidRDefault="003D1594" w:rsidP="00BB4CBB">
            <w:pPr>
              <w:shd w:val="clear" w:color="auto" w:fill="FFFFFF"/>
              <w:spacing w:line="360" w:lineRule="auto"/>
              <w:ind w:firstLine="720"/>
              <w:rPr>
                <w:del w:id="318" w:author="Thais Nogales Da Costa Vasconcelos" w:date="2022-09-17T11:47:00Z"/>
                <w:moveTo w:id="319" w:author="Thais Nogales Da Costa Vasconcelos" w:date="2022-09-17T11:41:00Z"/>
                <w:rFonts w:ascii="Times New Roman" w:hAnsi="Times New Roman" w:cs="Times New Roman"/>
                <w:sz w:val="24"/>
                <w:szCs w:val="24"/>
              </w:rPr>
              <w:pPrChange w:id="320" w:author="Thais Nogales Da Costa Vasconcelos" w:date="2022-09-17T11:51:00Z">
                <w:pPr>
                  <w:pStyle w:val="NoSpacing"/>
                  <w:jc w:val="center"/>
                </w:pPr>
              </w:pPrChange>
            </w:pPr>
            <w:moveTo w:id="321" w:author="Thais Nogales Da Costa Vasconcelos" w:date="2022-09-17T11:41:00Z">
              <w:del w:id="322" w:author="Thais Nogales Da Costa Vasconcelos" w:date="2022-09-17T11:47:00Z">
                <w:r w:rsidRPr="002B0243" w:rsidDel="00115206">
                  <w:rPr>
                    <w:rFonts w:ascii="Times New Roman" w:hAnsi="Times New Roman" w:cs="Times New Roman"/>
                    <w:sz w:val="24"/>
                    <w:szCs w:val="24"/>
                  </w:rPr>
                  <w:delText xml:space="preserve">Estimated </w:delText>
                </w:r>
              </w:del>
              <w:del w:id="323" w:author="Thais Nogales Da Costa Vasconcelos" w:date="2022-09-17T11:45:00Z">
                <w:r w:rsidRPr="002B0243" w:rsidDel="00A10B5C">
                  <w:rPr>
                    <w:rFonts w:ascii="Times New Roman" w:hAnsi="Times New Roman" w:cs="Times New Roman"/>
                    <w:sz w:val="24"/>
                    <w:szCs w:val="24"/>
                  </w:rPr>
                  <w:delText>θ</w:delText>
                </w:r>
              </w:del>
            </w:moveTo>
          </w:p>
        </w:tc>
        <w:tc>
          <w:tcPr>
            <w:tcW w:w="930" w:type="dxa"/>
          </w:tcPr>
          <w:p w14:paraId="52677CBC" w14:textId="0FBD75C8" w:rsidR="003D1594" w:rsidRPr="002B0243" w:rsidDel="00115206" w:rsidRDefault="003D1594" w:rsidP="00BB4CBB">
            <w:pPr>
              <w:shd w:val="clear" w:color="auto" w:fill="FFFFFF"/>
              <w:spacing w:line="360" w:lineRule="auto"/>
              <w:ind w:firstLine="720"/>
              <w:rPr>
                <w:del w:id="324" w:author="Thais Nogales Da Costa Vasconcelos" w:date="2022-09-17T11:47:00Z"/>
                <w:moveTo w:id="325" w:author="Thais Nogales Da Costa Vasconcelos" w:date="2022-09-17T11:41:00Z"/>
                <w:rFonts w:ascii="Times New Roman" w:hAnsi="Times New Roman" w:cs="Times New Roman"/>
                <w:sz w:val="24"/>
                <w:szCs w:val="24"/>
              </w:rPr>
              <w:pPrChange w:id="326" w:author="Thais Nogales Da Costa Vasconcelos" w:date="2022-09-17T11:51:00Z">
                <w:pPr>
                  <w:pStyle w:val="NoSpacing"/>
                  <w:jc w:val="center"/>
                </w:pPr>
              </w:pPrChange>
            </w:pPr>
            <w:moveTo w:id="327" w:author="Thais Nogales Da Costa Vasconcelos" w:date="2022-09-17T11:41:00Z">
              <w:del w:id="328" w:author="Thais Nogales Da Costa Vasconcelos" w:date="2022-09-17T11:45:00Z">
                <w:r w:rsidRPr="002B0243" w:rsidDel="00A10B5C">
                  <w:rPr>
                    <w:rFonts w:ascii="Times New Roman" w:hAnsi="Times New Roman" w:cs="Times New Roman"/>
                    <w:sz w:val="24"/>
                    <w:szCs w:val="24"/>
                  </w:rPr>
                  <w:delText>θ</w:delText>
                </w:r>
                <w:r w:rsidRPr="00A10B5C" w:rsidDel="00A10B5C">
                  <w:rPr>
                    <w:rFonts w:ascii="Times New Roman" w:hAnsi="Times New Roman" w:cs="Times New Roman"/>
                    <w:sz w:val="24"/>
                    <w:szCs w:val="24"/>
                    <w:rPrChange w:id="329" w:author="Thais Nogales Da Costa Vasconcelos" w:date="2022-09-17T11:45:00Z">
                      <w:rPr>
                        <w:rFonts w:ascii="Times New Roman" w:hAnsi="Times New Roman" w:cs="Times New Roman"/>
                        <w:sz w:val="24"/>
                        <w:szCs w:val="24"/>
                        <w:vertAlign w:val="subscript"/>
                      </w:rPr>
                    </w:rPrChange>
                  </w:rPr>
                  <w:delText>a</w:delText>
                </w:r>
              </w:del>
              <w:del w:id="330" w:author="Thais Nogales Da Costa Vasconcelos" w:date="2022-09-17T11:47:00Z">
                <w:r w:rsidRPr="002B0243" w:rsidDel="00115206">
                  <w:rPr>
                    <w:rFonts w:ascii="Times New Roman" w:hAnsi="Times New Roman" w:cs="Times New Roman"/>
                    <w:sz w:val="24"/>
                    <w:szCs w:val="24"/>
                  </w:rPr>
                  <w:delText xml:space="preserve"> &gt; </w:delText>
                </w:r>
              </w:del>
              <w:del w:id="331" w:author="Thais Nogales Da Costa Vasconcelos" w:date="2022-09-17T11:45:00Z">
                <w:r w:rsidRPr="002B0243" w:rsidDel="00A10B5C">
                  <w:rPr>
                    <w:rFonts w:ascii="Times New Roman" w:hAnsi="Times New Roman" w:cs="Times New Roman"/>
                    <w:sz w:val="24"/>
                    <w:szCs w:val="24"/>
                  </w:rPr>
                  <w:delText>θ</w:delText>
                </w:r>
                <w:r w:rsidRPr="00A10B5C" w:rsidDel="00A10B5C">
                  <w:rPr>
                    <w:rFonts w:ascii="Times New Roman" w:hAnsi="Times New Roman" w:cs="Times New Roman"/>
                    <w:sz w:val="24"/>
                    <w:szCs w:val="24"/>
                    <w:rPrChange w:id="332" w:author="Thais Nogales Da Costa Vasconcelos" w:date="2022-09-17T11:45:00Z">
                      <w:rPr>
                        <w:rFonts w:ascii="Times New Roman" w:hAnsi="Times New Roman" w:cs="Times New Roman"/>
                        <w:sz w:val="24"/>
                        <w:szCs w:val="24"/>
                        <w:vertAlign w:val="subscript"/>
                      </w:rPr>
                    </w:rPrChange>
                  </w:rPr>
                  <w:delText>p</w:delText>
                </w:r>
              </w:del>
            </w:moveTo>
          </w:p>
        </w:tc>
        <w:tc>
          <w:tcPr>
            <w:tcW w:w="1590" w:type="dxa"/>
            <w:gridSpan w:val="2"/>
          </w:tcPr>
          <w:p w14:paraId="67292A30" w14:textId="0A5D0F13" w:rsidR="003D1594" w:rsidRPr="002B0243" w:rsidDel="00115206" w:rsidRDefault="003D1594" w:rsidP="00BB4CBB">
            <w:pPr>
              <w:shd w:val="clear" w:color="auto" w:fill="FFFFFF"/>
              <w:spacing w:line="360" w:lineRule="auto"/>
              <w:ind w:firstLine="720"/>
              <w:rPr>
                <w:del w:id="333" w:author="Thais Nogales Da Costa Vasconcelos" w:date="2022-09-17T11:47:00Z"/>
                <w:moveTo w:id="334" w:author="Thais Nogales Da Costa Vasconcelos" w:date="2022-09-17T11:41:00Z"/>
                <w:rFonts w:ascii="Times New Roman" w:hAnsi="Times New Roman" w:cs="Times New Roman"/>
                <w:sz w:val="24"/>
                <w:szCs w:val="24"/>
              </w:rPr>
              <w:pPrChange w:id="335" w:author="Thais Nogales Da Costa Vasconcelos" w:date="2022-09-17T11:51:00Z">
                <w:pPr>
                  <w:pStyle w:val="NoSpacing"/>
                  <w:jc w:val="center"/>
                </w:pPr>
              </w:pPrChange>
            </w:pPr>
            <w:moveTo w:id="336" w:author="Thais Nogales Da Costa Vasconcelos" w:date="2022-09-17T11:41:00Z">
              <w:del w:id="337" w:author="Thais Nogales Da Costa Vasconcelos" w:date="2022-09-17T11:46:00Z">
                <w:r w:rsidRPr="002B0243" w:rsidDel="00A10B5C">
                  <w:rPr>
                    <w:rFonts w:ascii="Times New Roman" w:hAnsi="Times New Roman" w:cs="Times New Roman"/>
                    <w:sz w:val="24"/>
                    <w:szCs w:val="24"/>
                  </w:rPr>
                  <w:delText>θ</w:delText>
                </w:r>
              </w:del>
              <w:del w:id="338" w:author="Thais Nogales Da Costa Vasconcelos" w:date="2022-09-17T11:47:00Z">
                <w:r w:rsidRPr="00A10B5C" w:rsidDel="00115206">
                  <w:rPr>
                    <w:rFonts w:ascii="Times New Roman" w:hAnsi="Times New Roman" w:cs="Times New Roman"/>
                    <w:sz w:val="24"/>
                    <w:szCs w:val="24"/>
                    <w:rPrChange w:id="339" w:author="Thais Nogales Da Costa Vasconcelos" w:date="2022-09-17T11:47:00Z">
                      <w:rPr>
                        <w:rFonts w:ascii="Times New Roman" w:hAnsi="Times New Roman" w:cs="Times New Roman"/>
                        <w:sz w:val="24"/>
                        <w:szCs w:val="24"/>
                        <w:vertAlign w:val="subscript"/>
                      </w:rPr>
                    </w:rPrChange>
                  </w:rPr>
                  <w:delText>a</w:delText>
                </w:r>
                <w:r w:rsidRPr="002B0243" w:rsidDel="00115206">
                  <w:rPr>
                    <w:rFonts w:ascii="Times New Roman" w:hAnsi="Times New Roman" w:cs="Times New Roman"/>
                    <w:sz w:val="24"/>
                    <w:szCs w:val="24"/>
                  </w:rPr>
                  <w:delText xml:space="preserve"> &lt; </w:delText>
                </w:r>
              </w:del>
              <w:del w:id="340" w:author="Thais Nogales Da Costa Vasconcelos" w:date="2022-09-17T11:46:00Z">
                <w:r w:rsidRPr="002B0243" w:rsidDel="00A10B5C">
                  <w:rPr>
                    <w:rFonts w:ascii="Times New Roman" w:hAnsi="Times New Roman" w:cs="Times New Roman"/>
                    <w:sz w:val="24"/>
                    <w:szCs w:val="24"/>
                  </w:rPr>
                  <w:delText>θ</w:delText>
                </w:r>
              </w:del>
              <w:del w:id="341" w:author="Thais Nogales Da Costa Vasconcelos" w:date="2022-09-17T11:47:00Z">
                <w:r w:rsidRPr="00A10B5C" w:rsidDel="00115206">
                  <w:rPr>
                    <w:rFonts w:ascii="Times New Roman" w:hAnsi="Times New Roman" w:cs="Times New Roman"/>
                    <w:sz w:val="24"/>
                    <w:szCs w:val="24"/>
                    <w:rPrChange w:id="342" w:author="Thais Nogales Da Costa Vasconcelos" w:date="2022-09-17T11:47:00Z">
                      <w:rPr>
                        <w:rFonts w:ascii="Times New Roman" w:hAnsi="Times New Roman" w:cs="Times New Roman"/>
                        <w:sz w:val="24"/>
                        <w:szCs w:val="24"/>
                        <w:vertAlign w:val="subscript"/>
                      </w:rPr>
                    </w:rPrChange>
                  </w:rPr>
                  <w:delText>p</w:delText>
                </w:r>
              </w:del>
            </w:moveTo>
          </w:p>
        </w:tc>
        <w:tc>
          <w:tcPr>
            <w:tcW w:w="2002" w:type="dxa"/>
            <w:gridSpan w:val="2"/>
          </w:tcPr>
          <w:p w14:paraId="314450E0" w14:textId="03836018" w:rsidR="003D1594" w:rsidRPr="002B0243" w:rsidDel="00115206" w:rsidRDefault="003D1594" w:rsidP="00BB4CBB">
            <w:pPr>
              <w:shd w:val="clear" w:color="auto" w:fill="FFFFFF"/>
              <w:spacing w:line="360" w:lineRule="auto"/>
              <w:ind w:firstLine="720"/>
              <w:rPr>
                <w:del w:id="343" w:author="Thais Nogales Da Costa Vasconcelos" w:date="2022-09-17T11:47:00Z"/>
                <w:moveTo w:id="344" w:author="Thais Nogales Da Costa Vasconcelos" w:date="2022-09-17T11:41:00Z"/>
                <w:rFonts w:ascii="Times New Roman" w:hAnsi="Times New Roman" w:cs="Times New Roman"/>
                <w:sz w:val="24"/>
                <w:szCs w:val="24"/>
              </w:rPr>
              <w:pPrChange w:id="345" w:author="Thais Nogales Da Costa Vasconcelos" w:date="2022-09-17T11:51:00Z">
                <w:pPr>
                  <w:pStyle w:val="NoSpacing"/>
                  <w:jc w:val="center"/>
                </w:pPr>
              </w:pPrChange>
            </w:pPr>
            <w:moveTo w:id="346" w:author="Thais Nogales Da Costa Vasconcelos" w:date="2022-09-17T11:41:00Z">
              <w:del w:id="347" w:author="Thais Nogales Da Costa Vasconcelos" w:date="2022-09-17T11:46:00Z">
                <w:r w:rsidRPr="002B0243" w:rsidDel="00A10B5C">
                  <w:rPr>
                    <w:rFonts w:ascii="Times New Roman" w:hAnsi="Times New Roman" w:cs="Times New Roman"/>
                    <w:sz w:val="24"/>
                    <w:szCs w:val="24"/>
                  </w:rPr>
                  <w:delText>θ</w:delText>
                </w:r>
              </w:del>
              <w:del w:id="348" w:author="Thais Nogales Da Costa Vasconcelos" w:date="2022-09-17T11:47:00Z">
                <w:r w:rsidRPr="00A10B5C" w:rsidDel="00115206">
                  <w:rPr>
                    <w:rFonts w:ascii="Times New Roman" w:hAnsi="Times New Roman" w:cs="Times New Roman"/>
                    <w:sz w:val="24"/>
                    <w:szCs w:val="24"/>
                    <w:rPrChange w:id="349" w:author="Thais Nogales Da Costa Vasconcelos" w:date="2022-09-17T11:47:00Z">
                      <w:rPr>
                        <w:rFonts w:ascii="Times New Roman" w:hAnsi="Times New Roman" w:cs="Times New Roman"/>
                        <w:sz w:val="24"/>
                        <w:szCs w:val="24"/>
                        <w:vertAlign w:val="subscript"/>
                      </w:rPr>
                    </w:rPrChange>
                  </w:rPr>
                  <w:delText>a</w:delText>
                </w:r>
                <w:r w:rsidRPr="002B0243" w:rsidDel="00115206">
                  <w:rPr>
                    <w:rFonts w:ascii="Times New Roman" w:hAnsi="Times New Roman" w:cs="Times New Roman"/>
                    <w:sz w:val="24"/>
                    <w:szCs w:val="24"/>
                  </w:rPr>
                  <w:delText xml:space="preserve"> &gt; </w:delText>
                </w:r>
              </w:del>
              <w:del w:id="350" w:author="Thais Nogales Da Costa Vasconcelos" w:date="2022-09-17T11:46:00Z">
                <w:r w:rsidRPr="002B0243" w:rsidDel="00A10B5C">
                  <w:rPr>
                    <w:rFonts w:ascii="Times New Roman" w:hAnsi="Times New Roman" w:cs="Times New Roman"/>
                    <w:sz w:val="24"/>
                    <w:szCs w:val="24"/>
                  </w:rPr>
                  <w:delText>θ</w:delText>
                </w:r>
              </w:del>
              <w:del w:id="351" w:author="Thais Nogales Da Costa Vasconcelos" w:date="2022-09-17T11:47:00Z">
                <w:r w:rsidRPr="00A10B5C" w:rsidDel="00115206">
                  <w:rPr>
                    <w:rFonts w:ascii="Times New Roman" w:hAnsi="Times New Roman" w:cs="Times New Roman"/>
                    <w:sz w:val="24"/>
                    <w:szCs w:val="24"/>
                    <w:rPrChange w:id="352" w:author="Thais Nogales Da Costa Vasconcelos" w:date="2022-09-17T11:47:00Z">
                      <w:rPr>
                        <w:rFonts w:ascii="Times New Roman" w:hAnsi="Times New Roman" w:cs="Times New Roman"/>
                        <w:sz w:val="24"/>
                        <w:szCs w:val="24"/>
                        <w:vertAlign w:val="subscript"/>
                      </w:rPr>
                    </w:rPrChange>
                  </w:rPr>
                  <w:delText>p</w:delText>
                </w:r>
              </w:del>
            </w:moveTo>
          </w:p>
        </w:tc>
        <w:tc>
          <w:tcPr>
            <w:tcW w:w="2002" w:type="dxa"/>
            <w:gridSpan w:val="2"/>
          </w:tcPr>
          <w:p w14:paraId="24DF6842" w14:textId="4217B584" w:rsidR="003D1594" w:rsidRPr="002B0243" w:rsidDel="00115206" w:rsidRDefault="003D1594" w:rsidP="00BB4CBB">
            <w:pPr>
              <w:shd w:val="clear" w:color="auto" w:fill="FFFFFF"/>
              <w:spacing w:line="360" w:lineRule="auto"/>
              <w:ind w:firstLine="720"/>
              <w:rPr>
                <w:del w:id="353" w:author="Thais Nogales Da Costa Vasconcelos" w:date="2022-09-17T11:47:00Z"/>
                <w:moveTo w:id="354" w:author="Thais Nogales Da Costa Vasconcelos" w:date="2022-09-17T11:41:00Z"/>
                <w:rFonts w:ascii="Times New Roman" w:hAnsi="Times New Roman" w:cs="Times New Roman"/>
                <w:sz w:val="24"/>
                <w:szCs w:val="24"/>
              </w:rPr>
              <w:pPrChange w:id="355" w:author="Thais Nogales Da Costa Vasconcelos" w:date="2022-09-17T11:51:00Z">
                <w:pPr>
                  <w:pStyle w:val="NoSpacing"/>
                  <w:jc w:val="center"/>
                </w:pPr>
              </w:pPrChange>
            </w:pPr>
            <w:moveTo w:id="356" w:author="Thais Nogales Da Costa Vasconcelos" w:date="2022-09-17T11:41:00Z">
              <w:del w:id="357" w:author="Thais Nogales Da Costa Vasconcelos" w:date="2022-09-17T11:46:00Z">
                <w:r w:rsidRPr="002B0243" w:rsidDel="00A10B5C">
                  <w:rPr>
                    <w:rFonts w:ascii="Times New Roman" w:hAnsi="Times New Roman" w:cs="Times New Roman"/>
                    <w:sz w:val="24"/>
                    <w:szCs w:val="24"/>
                  </w:rPr>
                  <w:delText>θ</w:delText>
                </w:r>
              </w:del>
              <w:del w:id="358" w:author="Thais Nogales Da Costa Vasconcelos" w:date="2022-09-17T11:47:00Z">
                <w:r w:rsidRPr="00A10B5C" w:rsidDel="00115206">
                  <w:rPr>
                    <w:rFonts w:ascii="Times New Roman" w:hAnsi="Times New Roman" w:cs="Times New Roman"/>
                    <w:sz w:val="24"/>
                    <w:szCs w:val="24"/>
                    <w:rPrChange w:id="359" w:author="Thais Nogales Da Costa Vasconcelos" w:date="2022-09-17T11:47:00Z">
                      <w:rPr>
                        <w:rFonts w:ascii="Times New Roman" w:hAnsi="Times New Roman" w:cs="Times New Roman"/>
                        <w:sz w:val="24"/>
                        <w:szCs w:val="24"/>
                        <w:vertAlign w:val="subscript"/>
                      </w:rPr>
                    </w:rPrChange>
                  </w:rPr>
                  <w:delText>a</w:delText>
                </w:r>
                <w:r w:rsidRPr="002B0243" w:rsidDel="00115206">
                  <w:rPr>
                    <w:rFonts w:ascii="Times New Roman" w:hAnsi="Times New Roman" w:cs="Times New Roman"/>
                    <w:sz w:val="24"/>
                    <w:szCs w:val="24"/>
                  </w:rPr>
                  <w:delText xml:space="preserve"> &gt; </w:delText>
                </w:r>
                <w:r w:rsidRPr="002B0243" w:rsidDel="00A10B5C">
                  <w:rPr>
                    <w:rFonts w:ascii="Times New Roman" w:hAnsi="Times New Roman" w:cs="Times New Roman"/>
                    <w:sz w:val="24"/>
                    <w:szCs w:val="24"/>
                  </w:rPr>
                  <w:delText>θ</w:delText>
                </w:r>
                <w:r w:rsidRPr="00A10B5C" w:rsidDel="00115206">
                  <w:rPr>
                    <w:rFonts w:ascii="Times New Roman" w:hAnsi="Times New Roman" w:cs="Times New Roman"/>
                    <w:sz w:val="24"/>
                    <w:szCs w:val="24"/>
                    <w:rPrChange w:id="360" w:author="Thais Nogales Da Costa Vasconcelos" w:date="2022-09-17T11:47:00Z">
                      <w:rPr>
                        <w:rFonts w:ascii="Times New Roman" w:hAnsi="Times New Roman" w:cs="Times New Roman"/>
                        <w:sz w:val="24"/>
                        <w:szCs w:val="24"/>
                        <w:vertAlign w:val="subscript"/>
                      </w:rPr>
                    </w:rPrChange>
                  </w:rPr>
                  <w:delText>p</w:delText>
                </w:r>
              </w:del>
            </w:moveTo>
          </w:p>
        </w:tc>
        <w:tc>
          <w:tcPr>
            <w:tcW w:w="1001" w:type="dxa"/>
          </w:tcPr>
          <w:p w14:paraId="29AF7F60" w14:textId="13A7BCBD" w:rsidR="003D1594" w:rsidRPr="002B0243" w:rsidDel="00115206" w:rsidRDefault="003D1594" w:rsidP="00BB4CBB">
            <w:pPr>
              <w:shd w:val="clear" w:color="auto" w:fill="FFFFFF"/>
              <w:spacing w:line="360" w:lineRule="auto"/>
              <w:ind w:firstLine="720"/>
              <w:rPr>
                <w:del w:id="361" w:author="Thais Nogales Da Costa Vasconcelos" w:date="2022-09-17T11:47:00Z"/>
                <w:moveTo w:id="362" w:author="Thais Nogales Da Costa Vasconcelos" w:date="2022-09-17T11:41:00Z"/>
                <w:rFonts w:ascii="Times New Roman" w:hAnsi="Times New Roman" w:cs="Times New Roman"/>
                <w:sz w:val="24"/>
                <w:szCs w:val="24"/>
              </w:rPr>
              <w:pPrChange w:id="363" w:author="Thais Nogales Da Costa Vasconcelos" w:date="2022-09-17T11:51:00Z">
                <w:pPr>
                  <w:pStyle w:val="NoSpacing"/>
                  <w:jc w:val="center"/>
                </w:pPr>
              </w:pPrChange>
            </w:pPr>
            <w:moveTo w:id="364" w:author="Thais Nogales Da Costa Vasconcelos" w:date="2022-09-17T11:41:00Z">
              <w:del w:id="365" w:author="Thais Nogales Da Costa Vasconcelos" w:date="2022-09-17T11:47:00Z">
                <w:r w:rsidRPr="002B0243" w:rsidDel="00A10B5C">
                  <w:rPr>
                    <w:rFonts w:ascii="Times New Roman" w:hAnsi="Times New Roman" w:cs="Times New Roman"/>
                    <w:sz w:val="24"/>
                    <w:szCs w:val="24"/>
                  </w:rPr>
                  <w:delText>θ</w:delText>
                </w:r>
                <w:r w:rsidRPr="00A10B5C" w:rsidDel="00115206">
                  <w:rPr>
                    <w:rFonts w:ascii="Times New Roman" w:hAnsi="Times New Roman" w:cs="Times New Roman"/>
                    <w:sz w:val="24"/>
                    <w:szCs w:val="24"/>
                    <w:rPrChange w:id="366" w:author="Thais Nogales Da Costa Vasconcelos" w:date="2022-09-17T11:47:00Z">
                      <w:rPr>
                        <w:rFonts w:ascii="Times New Roman" w:hAnsi="Times New Roman" w:cs="Times New Roman"/>
                        <w:sz w:val="24"/>
                        <w:szCs w:val="24"/>
                        <w:vertAlign w:val="subscript"/>
                      </w:rPr>
                    </w:rPrChange>
                  </w:rPr>
                  <w:delText>a</w:delText>
                </w:r>
                <w:r w:rsidRPr="002B0243" w:rsidDel="00115206">
                  <w:rPr>
                    <w:rFonts w:ascii="Times New Roman" w:hAnsi="Times New Roman" w:cs="Times New Roman"/>
                    <w:sz w:val="24"/>
                    <w:szCs w:val="24"/>
                  </w:rPr>
                  <w:delText xml:space="preserve"> &lt; </w:delText>
                </w:r>
                <w:r w:rsidRPr="002B0243" w:rsidDel="00A10B5C">
                  <w:rPr>
                    <w:rFonts w:ascii="Times New Roman" w:hAnsi="Times New Roman" w:cs="Times New Roman"/>
                    <w:sz w:val="24"/>
                    <w:szCs w:val="24"/>
                  </w:rPr>
                  <w:delText>θ</w:delText>
                </w:r>
                <w:r w:rsidRPr="00A10B5C" w:rsidDel="00115206">
                  <w:rPr>
                    <w:rFonts w:ascii="Times New Roman" w:hAnsi="Times New Roman" w:cs="Times New Roman"/>
                    <w:sz w:val="24"/>
                    <w:szCs w:val="24"/>
                    <w:rPrChange w:id="367" w:author="Thais Nogales Da Costa Vasconcelos" w:date="2022-09-17T11:47:00Z">
                      <w:rPr>
                        <w:rFonts w:ascii="Times New Roman" w:hAnsi="Times New Roman" w:cs="Times New Roman"/>
                        <w:sz w:val="24"/>
                        <w:szCs w:val="24"/>
                        <w:vertAlign w:val="subscript"/>
                      </w:rPr>
                    </w:rPrChange>
                  </w:rPr>
                  <w:delText>p</w:delText>
                </w:r>
              </w:del>
            </w:moveTo>
          </w:p>
        </w:tc>
      </w:tr>
      <w:tr w:rsidR="003D1594" w:rsidRPr="002B0243" w:rsidDel="00115206" w14:paraId="480F4B98" w14:textId="7B15A1E8" w:rsidTr="00BA7ED9">
        <w:trPr>
          <w:trHeight w:val="20"/>
          <w:del w:id="368" w:author="Thais Nogales Da Costa Vasconcelos" w:date="2022-09-17T11:47:00Z"/>
        </w:trPr>
        <w:tc>
          <w:tcPr>
            <w:tcW w:w="1500" w:type="dxa"/>
          </w:tcPr>
          <w:p w14:paraId="06B75861" w14:textId="24E6B8A5" w:rsidR="003D1594" w:rsidRPr="002B0243" w:rsidDel="00115206" w:rsidRDefault="003D1594" w:rsidP="00BB4CBB">
            <w:pPr>
              <w:shd w:val="clear" w:color="auto" w:fill="FFFFFF"/>
              <w:spacing w:line="360" w:lineRule="auto"/>
              <w:ind w:firstLine="720"/>
              <w:rPr>
                <w:del w:id="369" w:author="Thais Nogales Da Costa Vasconcelos" w:date="2022-09-17T11:47:00Z"/>
                <w:moveTo w:id="370" w:author="Thais Nogales Da Costa Vasconcelos" w:date="2022-09-17T11:41:00Z"/>
                <w:rFonts w:ascii="Times New Roman" w:hAnsi="Times New Roman" w:cs="Times New Roman"/>
                <w:sz w:val="24"/>
                <w:szCs w:val="24"/>
              </w:rPr>
              <w:pPrChange w:id="371" w:author="Thais Nogales Da Costa Vasconcelos" w:date="2022-09-17T11:51:00Z">
                <w:pPr>
                  <w:pStyle w:val="NoSpacing"/>
                  <w:jc w:val="center"/>
                </w:pPr>
              </w:pPrChange>
            </w:pPr>
            <w:moveTo w:id="372" w:author="Thais Nogales Da Costa Vasconcelos" w:date="2022-09-17T11:41:00Z">
              <w:del w:id="373" w:author="Thais Nogales Da Costa Vasconcelos" w:date="2022-09-17T11:45:00Z">
                <w:r w:rsidRPr="002B0243" w:rsidDel="00A10B5C">
                  <w:rPr>
                    <w:rFonts w:ascii="Times New Roman" w:hAnsi="Times New Roman" w:cs="Times New Roman"/>
                    <w:sz w:val="24"/>
                    <w:szCs w:val="24"/>
                  </w:rPr>
                  <w:delText>Estimated σ</w:delText>
                </w:r>
                <w:r w:rsidRPr="002B0243" w:rsidDel="00A10B5C">
                  <w:rPr>
                    <w:rFonts w:ascii="Times New Roman" w:hAnsi="Times New Roman" w:cs="Times New Roman"/>
                    <w:sz w:val="24"/>
                    <w:szCs w:val="24"/>
                    <w:vertAlign w:val="superscript"/>
                  </w:rPr>
                  <w:delText>2</w:delText>
                </w:r>
              </w:del>
            </w:moveTo>
          </w:p>
        </w:tc>
        <w:tc>
          <w:tcPr>
            <w:tcW w:w="7525" w:type="dxa"/>
            <w:gridSpan w:val="8"/>
          </w:tcPr>
          <w:p w14:paraId="42C62F3F" w14:textId="30B983DF" w:rsidR="003D1594" w:rsidRPr="00A10B5C" w:rsidDel="00115206" w:rsidRDefault="003D1594" w:rsidP="00BB4CBB">
            <w:pPr>
              <w:shd w:val="clear" w:color="auto" w:fill="FFFFFF"/>
              <w:spacing w:line="360" w:lineRule="auto"/>
              <w:ind w:firstLine="720"/>
              <w:rPr>
                <w:del w:id="374" w:author="Thais Nogales Da Costa Vasconcelos" w:date="2022-09-17T11:47:00Z"/>
                <w:moveTo w:id="375" w:author="Thais Nogales Da Costa Vasconcelos" w:date="2022-09-17T11:41:00Z"/>
                <w:rFonts w:ascii="Times New Roman" w:hAnsi="Times New Roman" w:cs="Times New Roman"/>
                <w:sz w:val="24"/>
                <w:szCs w:val="24"/>
                <w:rPrChange w:id="376" w:author="Thais Nogales Da Costa Vasconcelos" w:date="2022-09-17T11:47:00Z">
                  <w:rPr>
                    <w:del w:id="377" w:author="Thais Nogales Da Costa Vasconcelos" w:date="2022-09-17T11:47:00Z"/>
                    <w:moveTo w:id="378" w:author="Thais Nogales Da Costa Vasconcelos" w:date="2022-09-17T11:41:00Z"/>
                    <w:rFonts w:ascii="Times New Roman" w:hAnsi="Times New Roman" w:cs="Times New Roman"/>
                    <w:sz w:val="24"/>
                    <w:szCs w:val="24"/>
                    <w:vertAlign w:val="subscript"/>
                  </w:rPr>
                </w:rPrChange>
              </w:rPr>
              <w:pPrChange w:id="379" w:author="Thais Nogales Da Costa Vasconcelos" w:date="2022-09-17T11:51:00Z">
                <w:pPr>
                  <w:pStyle w:val="NoSpacing"/>
                  <w:jc w:val="center"/>
                </w:pPr>
              </w:pPrChange>
            </w:pPr>
            <w:moveTo w:id="380" w:author="Thais Nogales Da Costa Vasconcelos" w:date="2022-09-17T11:41:00Z">
              <w:del w:id="381" w:author="Thais Nogales Da Costa Vasconcelos" w:date="2022-09-17T11:47:00Z">
                <w:r w:rsidRPr="002B0243" w:rsidDel="00A10B5C">
                  <w:rPr>
                    <w:rFonts w:ascii="Times New Roman" w:hAnsi="Times New Roman" w:cs="Times New Roman"/>
                    <w:sz w:val="24"/>
                    <w:szCs w:val="24"/>
                  </w:rPr>
                  <w:delText>σ</w:delText>
                </w:r>
                <w:r w:rsidRPr="00A10B5C" w:rsidDel="00A10B5C">
                  <w:rPr>
                    <w:rFonts w:ascii="Times New Roman" w:hAnsi="Times New Roman" w:cs="Times New Roman"/>
                    <w:sz w:val="24"/>
                    <w:szCs w:val="24"/>
                    <w:rPrChange w:id="382" w:author="Thais Nogales Da Costa Vasconcelos" w:date="2022-09-17T11:47:00Z">
                      <w:rPr>
                        <w:rFonts w:ascii="Times New Roman" w:hAnsi="Times New Roman" w:cs="Times New Roman"/>
                        <w:sz w:val="24"/>
                        <w:szCs w:val="24"/>
                        <w:vertAlign w:val="superscript"/>
                      </w:rPr>
                    </w:rPrChange>
                  </w:rPr>
                  <w:delText>2</w:delText>
                </w:r>
                <w:r w:rsidRPr="00A10B5C" w:rsidDel="00115206">
                  <w:rPr>
                    <w:rFonts w:ascii="Times New Roman" w:hAnsi="Times New Roman" w:cs="Times New Roman"/>
                    <w:sz w:val="24"/>
                    <w:szCs w:val="24"/>
                    <w:rPrChange w:id="383" w:author="Thais Nogales Da Costa Vasconcelos" w:date="2022-09-17T11:47:00Z">
                      <w:rPr>
                        <w:rFonts w:ascii="Times New Roman" w:hAnsi="Times New Roman" w:cs="Times New Roman"/>
                        <w:sz w:val="24"/>
                        <w:szCs w:val="24"/>
                        <w:vertAlign w:val="subscript"/>
                      </w:rPr>
                    </w:rPrChange>
                  </w:rPr>
                  <w:delText xml:space="preserve">a </w:delText>
                </w:r>
                <w:r w:rsidRPr="002B0243" w:rsidDel="00115206">
                  <w:rPr>
                    <w:rFonts w:ascii="Times New Roman" w:hAnsi="Times New Roman" w:cs="Times New Roman"/>
                    <w:sz w:val="24"/>
                    <w:szCs w:val="24"/>
                  </w:rPr>
                  <w:delText xml:space="preserve">&gt; </w:delText>
                </w:r>
                <w:r w:rsidRPr="002B0243" w:rsidDel="00A10B5C">
                  <w:rPr>
                    <w:rFonts w:ascii="Times New Roman" w:hAnsi="Times New Roman" w:cs="Times New Roman"/>
                    <w:sz w:val="24"/>
                    <w:szCs w:val="24"/>
                  </w:rPr>
                  <w:delText>σ</w:delText>
                </w:r>
                <w:r w:rsidRPr="00A10B5C" w:rsidDel="00A10B5C">
                  <w:rPr>
                    <w:rFonts w:ascii="Times New Roman" w:hAnsi="Times New Roman" w:cs="Times New Roman"/>
                    <w:sz w:val="24"/>
                    <w:szCs w:val="24"/>
                    <w:rPrChange w:id="384" w:author="Thais Nogales Da Costa Vasconcelos" w:date="2022-09-17T11:47:00Z">
                      <w:rPr>
                        <w:rFonts w:ascii="Times New Roman" w:hAnsi="Times New Roman" w:cs="Times New Roman"/>
                        <w:sz w:val="24"/>
                        <w:szCs w:val="24"/>
                        <w:vertAlign w:val="superscript"/>
                      </w:rPr>
                    </w:rPrChange>
                  </w:rPr>
                  <w:delText>2</w:delText>
                </w:r>
                <w:r w:rsidRPr="00A10B5C" w:rsidDel="00115206">
                  <w:rPr>
                    <w:rFonts w:ascii="Times New Roman" w:hAnsi="Times New Roman" w:cs="Times New Roman"/>
                    <w:sz w:val="24"/>
                    <w:szCs w:val="24"/>
                    <w:rPrChange w:id="385" w:author="Thais Nogales Da Costa Vasconcelos" w:date="2022-09-17T11:47:00Z">
                      <w:rPr>
                        <w:rFonts w:ascii="Times New Roman" w:hAnsi="Times New Roman" w:cs="Times New Roman"/>
                        <w:sz w:val="24"/>
                        <w:szCs w:val="24"/>
                        <w:vertAlign w:val="subscript"/>
                      </w:rPr>
                    </w:rPrChange>
                  </w:rPr>
                  <w:delText>p</w:delText>
                </w:r>
              </w:del>
            </w:moveTo>
          </w:p>
        </w:tc>
      </w:tr>
      <w:moveToRangeEnd w:id="232"/>
    </w:tbl>
    <w:p w14:paraId="2519CDC8" w14:textId="25128463" w:rsidR="003D1594" w:rsidRPr="002B0243" w:rsidDel="00115206" w:rsidRDefault="003D1594" w:rsidP="00BB4CBB">
      <w:pPr>
        <w:shd w:val="clear" w:color="auto" w:fill="FFFFFF"/>
        <w:spacing w:line="360" w:lineRule="auto"/>
        <w:rPr>
          <w:del w:id="386" w:author="Thais Nogales Da Costa Vasconcelos" w:date="2022-09-17T11:48:00Z"/>
          <w:rFonts w:ascii="Times New Roman" w:eastAsia="Times New Roman" w:hAnsi="Times New Roman" w:cs="Times New Roman"/>
          <w:sz w:val="24"/>
          <w:szCs w:val="24"/>
        </w:rPr>
        <w:pPrChange w:id="387" w:author="Thais Nogales Da Costa Vasconcelos" w:date="2022-09-17T11:51:00Z">
          <w:pPr>
            <w:shd w:val="clear" w:color="auto" w:fill="FFFFFF"/>
            <w:spacing w:line="480" w:lineRule="auto"/>
            <w:ind w:firstLine="720"/>
          </w:pPr>
        </w:pPrChange>
      </w:pPr>
    </w:p>
    <w:p w14:paraId="4B2B00DB" w14:textId="73C60500" w:rsidR="00DC165B" w:rsidDel="00BB4CBB" w:rsidRDefault="00000000" w:rsidP="00BB4CBB">
      <w:pPr>
        <w:shd w:val="clear" w:color="auto" w:fill="FFFFFF"/>
        <w:spacing w:line="360" w:lineRule="auto"/>
        <w:rPr>
          <w:del w:id="388" w:author="Thais Nogales Da Costa Vasconcelos" w:date="2022-09-17T11:50:00Z"/>
          <w:rFonts w:ascii="Times New Roman" w:eastAsia="Times New Roman" w:hAnsi="Times New Roman" w:cs="Times New Roman"/>
          <w:sz w:val="24"/>
          <w:szCs w:val="24"/>
        </w:rPr>
        <w:pPrChange w:id="389" w:author="Thais Nogales Da Costa Vasconcelos" w:date="2022-09-17T11:51:00Z">
          <w:pPr>
            <w:shd w:val="clear" w:color="auto" w:fill="FFFFFF"/>
            <w:spacing w:line="360" w:lineRule="auto"/>
          </w:pPr>
        </w:pPrChange>
      </w:pPr>
      <w:del w:id="390" w:author="Thais Nogales Da Costa Vasconcelos" w:date="2022-09-17T11:52:00Z">
        <w:r w:rsidRPr="002B0243" w:rsidDel="00BB4CBB">
          <w:rPr>
            <w:rFonts w:ascii="Times New Roman" w:eastAsia="Times New Roman" w:hAnsi="Times New Roman" w:cs="Times New Roman"/>
            <w:sz w:val="24"/>
            <w:szCs w:val="24"/>
          </w:rPr>
          <w:delText xml:space="preserve">Finally, we conduct model averaging by weighting each tip’s </w:delText>
        </w:r>
      </w:del>
      <w:del w:id="391" w:author="Thais Nogales Da Costa Vasconcelos" w:date="2022-09-17T11:49:00Z">
        <w:r w:rsidRPr="002B0243" w:rsidDel="00115206">
          <w:rPr>
            <w:rFonts w:ascii="Times New Roman" w:eastAsia="Times New Roman" w:hAnsi="Times New Roman" w:cs="Times New Roman"/>
            <w:sz w:val="24"/>
            <w:szCs w:val="24"/>
          </w:rPr>
          <w:delText xml:space="preserve">parameter </w:delText>
        </w:r>
      </w:del>
      <w:del w:id="392" w:author="Thais Nogales Da Costa Vasconcelos" w:date="2022-09-17T11:52:00Z">
        <w:r w:rsidRPr="002B0243" w:rsidDel="00BB4CBB">
          <w:rPr>
            <w:rFonts w:ascii="Times New Roman" w:eastAsia="Times New Roman" w:hAnsi="Times New Roman" w:cs="Times New Roman"/>
            <w:sz w:val="24"/>
            <w:szCs w:val="24"/>
          </w:rPr>
          <w:delText>value</w:delText>
        </w:r>
      </w:del>
      <w:del w:id="393" w:author="Thais Nogales Da Costa Vasconcelos" w:date="2022-09-17T11:49:00Z">
        <w:r w:rsidRPr="002B0243" w:rsidDel="00115206">
          <w:rPr>
            <w:rFonts w:ascii="Times New Roman" w:eastAsia="Times New Roman" w:hAnsi="Times New Roman" w:cs="Times New Roman"/>
            <w:sz w:val="24"/>
            <w:szCs w:val="24"/>
          </w:rPr>
          <w:delText>s</w:delText>
        </w:r>
      </w:del>
      <w:del w:id="394" w:author="Thais Nogales Da Costa Vasconcelos" w:date="2022-09-17T11:52:00Z">
        <w:r w:rsidRPr="002B0243" w:rsidDel="00BB4CBB">
          <w:rPr>
            <w:rFonts w:ascii="Times New Roman" w:eastAsia="Times New Roman" w:hAnsi="Times New Roman" w:cs="Times New Roman"/>
            <w:sz w:val="24"/>
            <w:szCs w:val="24"/>
          </w:rPr>
          <w:delText xml:space="preserve"> by the AIC weight of the model fit it is associated with. These tip values are then categorized as either annual or perennial and the mean of each discrete category is taken for each clade. </w:delText>
        </w:r>
      </w:del>
      <w:del w:id="395" w:author="Thais Nogales Da Costa Vasconcelos" w:date="2022-09-17T11:50:00Z">
        <w:r w:rsidRPr="002B0243" w:rsidDel="00BB4CBB">
          <w:rPr>
            <w:rFonts w:ascii="Times New Roman" w:eastAsia="Times New Roman" w:hAnsi="Times New Roman" w:cs="Times New Roman"/>
            <w:sz w:val="24"/>
            <w:szCs w:val="24"/>
          </w:rPr>
          <w:delText xml:space="preserve">We note that any differences in parameter estimates within a clade are significant since they represent parameter estimates from a model set. </w:delText>
        </w:r>
      </w:del>
      <w:del w:id="396" w:author="Thais Nogales Da Costa Vasconcelos" w:date="2022-09-17T11:52:00Z">
        <w:r w:rsidRPr="002B0243" w:rsidDel="00BB4CBB">
          <w:rPr>
            <w:rFonts w:ascii="Times New Roman" w:eastAsia="Times New Roman" w:hAnsi="Times New Roman" w:cs="Times New Roman"/>
            <w:sz w:val="24"/>
            <w:szCs w:val="24"/>
          </w:rPr>
          <w:delText xml:space="preserve">Each tip will always have the same observed state (unless explicitly coded as unknown), but their hidden state may differ. Thus, all estimated parameters are averaged over hidden rate classes based on the associated observed character and joint probability of the underlying regime. </w:delText>
        </w:r>
      </w:del>
    </w:p>
    <w:p w14:paraId="4BCCAF85" w14:textId="74B62BA2" w:rsidR="00DC165B" w:rsidRPr="002B0243" w:rsidRDefault="00000000" w:rsidP="00BB4CBB">
      <w:pPr>
        <w:shd w:val="clear" w:color="auto" w:fill="FFFFFF"/>
        <w:spacing w:line="360" w:lineRule="auto"/>
        <w:ind w:firstLine="720"/>
        <w:rPr>
          <w:rFonts w:ascii="Times New Roman" w:eastAsia="Times New Roman" w:hAnsi="Times New Roman" w:cs="Times New Roman"/>
          <w:sz w:val="24"/>
          <w:szCs w:val="24"/>
        </w:rPr>
        <w:pPrChange w:id="397" w:author="Thais Nogales Da Costa Vasconcelos" w:date="2022-09-17T11:52:00Z">
          <w:pPr>
            <w:shd w:val="clear" w:color="auto" w:fill="FFFFFF"/>
            <w:spacing w:line="480" w:lineRule="auto"/>
            <w:ind w:firstLine="720"/>
          </w:pPr>
        </w:pPrChange>
      </w:pPr>
      <w:r w:rsidRPr="002B0243">
        <w:rPr>
          <w:rFonts w:ascii="Times New Roman" w:eastAsia="Times New Roman" w:hAnsi="Times New Roman" w:cs="Times New Roman"/>
          <w:sz w:val="24"/>
          <w:szCs w:val="24"/>
        </w:rPr>
        <w:t xml:space="preserve">The </w:t>
      </w:r>
      <w:del w:id="398" w:author="Thais Nogales Da Costa Vasconcelos" w:date="2022-09-17T11:52:00Z">
        <w:r w:rsidRPr="002B0243" w:rsidDel="00BB4CBB">
          <w:rPr>
            <w:rFonts w:ascii="Times New Roman" w:eastAsia="Times New Roman" w:hAnsi="Times New Roman" w:cs="Times New Roman"/>
            <w:sz w:val="24"/>
            <w:szCs w:val="24"/>
          </w:rPr>
          <w:delText xml:space="preserve">second </w:delText>
        </w:r>
      </w:del>
      <w:ins w:id="399" w:author="Thais Nogales Da Costa Vasconcelos" w:date="2022-09-17T11:52:00Z">
        <w:r w:rsidR="00BB4CBB">
          <w:rPr>
            <w:rFonts w:ascii="Times New Roman" w:eastAsia="Times New Roman" w:hAnsi="Times New Roman" w:cs="Times New Roman"/>
            <w:sz w:val="24"/>
            <w:szCs w:val="24"/>
          </w:rPr>
          <w:t>last</w:t>
        </w:r>
        <w:r w:rsidR="00BB4CBB"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part of our analysis is conducted to test whether the associations we detect within clades are broadly consistent across </w:t>
      </w:r>
      <w:ins w:id="400" w:author="Thais Nogales Da Costa Vasconcelos" w:date="2022-09-17T11:52:00Z">
        <w:r w:rsidR="00BB4CBB">
          <w:rPr>
            <w:rFonts w:ascii="Times New Roman" w:eastAsia="Times New Roman" w:hAnsi="Times New Roman" w:cs="Times New Roman"/>
            <w:sz w:val="24"/>
            <w:szCs w:val="24"/>
          </w:rPr>
          <w:t xml:space="preserve">the 32 </w:t>
        </w:r>
      </w:ins>
      <w:r w:rsidRPr="002B0243">
        <w:rPr>
          <w:rFonts w:ascii="Times New Roman" w:eastAsia="Times New Roman" w:hAnsi="Times New Roman" w:cs="Times New Roman"/>
          <w:sz w:val="24"/>
          <w:szCs w:val="24"/>
        </w:rPr>
        <w:t xml:space="preserve">clades. We use phylogenetic paired t-tests </w:t>
      </w:r>
      <w:ins w:id="401" w:author="Thais Nogales Da Costa Vasconcelos" w:date="2022-09-17T11:53:00Z">
        <w:r w:rsidR="00BB4CBB">
          <w:rPr>
            <w:rFonts w:ascii="Times New Roman" w:eastAsia="Times New Roman" w:hAnsi="Times New Roman" w:cs="Times New Roman"/>
            <w:sz w:val="24"/>
            <w:szCs w:val="24"/>
          </w:rPr>
          <w:t xml:space="preserve">(Revell </w:t>
        </w:r>
        <w:commentRangeStart w:id="402"/>
        <w:r w:rsidR="00BB4CBB">
          <w:rPr>
            <w:rFonts w:ascii="Times New Roman" w:eastAsia="Times New Roman" w:hAnsi="Times New Roman" w:cs="Times New Roman"/>
            <w:sz w:val="24"/>
            <w:szCs w:val="24"/>
          </w:rPr>
          <w:t>2012</w:t>
        </w:r>
        <w:commentRangeEnd w:id="402"/>
        <w:r w:rsidR="00BB4CBB">
          <w:rPr>
            <w:rStyle w:val="CommentReference"/>
          </w:rPr>
          <w:commentReference w:id="402"/>
        </w:r>
        <w:r w:rsidR="00BB4CBB">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to assess whether model averaged </w:t>
      </w:r>
      <w:del w:id="403" w:author="Thais Nogales Da Costa Vasconcelos" w:date="2022-09-17T11:52:00Z">
        <w:r w:rsidRPr="002B0243" w:rsidDel="00BB4CBB">
          <w:rPr>
            <w:rFonts w:ascii="Times New Roman" w:eastAsia="Times New Roman" w:hAnsi="Times New Roman" w:cs="Times New Roman"/>
            <w:sz w:val="24"/>
            <w:szCs w:val="24"/>
          </w:rPr>
          <w:delText>parameter estimates</w:delText>
        </w:r>
      </w:del>
      <w:ins w:id="404" w:author="Thais Nogales Da Costa Vasconcelos" w:date="2022-09-17T11:52:00Z">
        <w:r w:rsidR="00BB4CBB">
          <w:rPr>
            <w:rFonts w:ascii="Times New Roman" w:eastAsia="Times New Roman" w:hAnsi="Times New Roman" w:cs="Times New Roman"/>
            <w:sz w:val="24"/>
            <w:szCs w:val="24"/>
          </w:rPr>
          <w:t>expected values and variances</w:t>
        </w:r>
      </w:ins>
      <w:r w:rsidRPr="002B0243">
        <w:rPr>
          <w:rFonts w:ascii="Times New Roman" w:eastAsia="Times New Roman" w:hAnsi="Times New Roman" w:cs="Times New Roman"/>
          <w:sz w:val="24"/>
          <w:szCs w:val="24"/>
        </w:rPr>
        <w:t xml:space="preserve"> associated with life history strategy are consistently different across </w:t>
      </w:r>
      <w:ins w:id="405" w:author="Thais Nogales Da Costa Vasconcelos" w:date="2022-09-17T11:52:00Z">
        <w:r w:rsidR="00BB4CBB">
          <w:rPr>
            <w:rFonts w:ascii="Times New Roman" w:eastAsia="Times New Roman" w:hAnsi="Times New Roman" w:cs="Times New Roman"/>
            <w:sz w:val="24"/>
            <w:szCs w:val="24"/>
          </w:rPr>
          <w:t xml:space="preserve">all </w:t>
        </w:r>
      </w:ins>
      <w:r w:rsidRPr="002B0243">
        <w:rPr>
          <w:rFonts w:ascii="Times New Roman" w:eastAsia="Times New Roman" w:hAnsi="Times New Roman" w:cs="Times New Roman"/>
          <w:sz w:val="24"/>
          <w:szCs w:val="24"/>
        </w:rPr>
        <w:t xml:space="preserve">clades </w:t>
      </w:r>
      <w:r w:rsidR="00D557E5" w:rsidRPr="00943427">
        <w:rPr>
          <w:rFonts w:ascii="Times New Roman" w:eastAsia="Times New Roman" w:hAnsi="Times New Roman" w:cs="Times New Roman"/>
          <w:strike/>
          <w:sz w:val="24"/>
          <w:szCs w:val="24"/>
          <w:rPrChange w:id="406" w:author="Thais Nogales Da Costa Vasconcelos" w:date="2022-09-17T11:53:00Z">
            <w:rPr>
              <w:rFonts w:ascii="Times New Roman" w:eastAsia="Times New Roman" w:hAnsi="Times New Roman" w:cs="Times New Roman"/>
              <w:sz w:val="24"/>
              <w:szCs w:val="24"/>
            </w:rPr>
          </w:rPrChange>
        </w:rPr>
        <w:fldChar w:fldCharType="begin"/>
      </w:r>
      <w:r w:rsidR="001C6DA2" w:rsidRPr="00943427">
        <w:rPr>
          <w:rFonts w:ascii="Times New Roman" w:eastAsia="Times New Roman" w:hAnsi="Times New Roman" w:cs="Times New Roman"/>
          <w:strike/>
          <w:sz w:val="24"/>
          <w:szCs w:val="24"/>
          <w:rPrChange w:id="407" w:author="Thais Nogales Da Costa Vasconcelos" w:date="2022-09-17T11:53:00Z">
            <w:rPr>
              <w:rFonts w:ascii="Times New Roman" w:eastAsia="Times New Roman" w:hAnsi="Times New Roman" w:cs="Times New Roman"/>
              <w:sz w:val="24"/>
              <w:szCs w:val="24"/>
            </w:rPr>
          </w:rPrChange>
        </w:rPr>
        <w:instrText xml:space="preserve"> ADDIN ZOTERO_ITEM CSL_CITATION {"citationID":"HIYgMPye","properties":{"formattedCitation":"(Revell 2012)","plainCitation":"(Revell 2012)","noteIndex":0},"citationItems":[{"id":6653,"uris":["http://zotero.org/users/local/X8CzRyu0/items/QR2WRZC2"],"itemData":{"id":6653,"type":"article-journal","abstract":"1.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Evolution","DOI":"10.1111/j.2041-210X.2011.00169.x","ISSN":"2041-210X","issue":"2","language":"en","license":"© 2011 The Author. Methods in Ecology and Evolution © 2011 British Ecological Society","note":"_eprint: https://besjournals.onlinelibrary.wiley.com/doi/pdf/10.1111/j.2041-210X.2011.00169.x","page":"217-223","source":"Wiley Online Library","title":"phytools: an R package for phylogenetic comparative biology (and other things)","title-short":"phytools","volume":"3","author":[{"family":"Revell","given":"Liam J."}],"issued":{"date-parts":[["2012"]]}}}],"schema":"https://github.com/citation-style-language/schema/raw/master/csl-citation.json"} </w:instrText>
      </w:r>
      <w:r w:rsidR="00D557E5" w:rsidRPr="00943427">
        <w:rPr>
          <w:rFonts w:ascii="Times New Roman" w:eastAsia="Times New Roman" w:hAnsi="Times New Roman" w:cs="Times New Roman"/>
          <w:strike/>
          <w:sz w:val="24"/>
          <w:szCs w:val="24"/>
          <w:rPrChange w:id="408" w:author="Thais Nogales Da Costa Vasconcelos" w:date="2022-09-17T11:53:00Z">
            <w:rPr>
              <w:rFonts w:ascii="Times New Roman" w:eastAsia="Times New Roman" w:hAnsi="Times New Roman" w:cs="Times New Roman"/>
              <w:sz w:val="24"/>
              <w:szCs w:val="24"/>
            </w:rPr>
          </w:rPrChange>
        </w:rPr>
        <w:fldChar w:fldCharType="separate"/>
      </w:r>
      <w:r w:rsidR="00D557E5" w:rsidRPr="00943427">
        <w:rPr>
          <w:rFonts w:ascii="Times New Roman" w:eastAsia="Times New Roman" w:hAnsi="Times New Roman" w:cs="Times New Roman"/>
          <w:strike/>
          <w:noProof/>
          <w:sz w:val="24"/>
          <w:szCs w:val="24"/>
          <w:rPrChange w:id="409" w:author="Thais Nogales Da Costa Vasconcelos" w:date="2022-09-17T11:53:00Z">
            <w:rPr>
              <w:rFonts w:ascii="Times New Roman" w:eastAsia="Times New Roman" w:hAnsi="Times New Roman" w:cs="Times New Roman"/>
              <w:noProof/>
              <w:sz w:val="24"/>
              <w:szCs w:val="24"/>
            </w:rPr>
          </w:rPrChange>
        </w:rPr>
        <w:t>(Revell 2012)</w:t>
      </w:r>
      <w:r w:rsidR="00D557E5" w:rsidRPr="00943427">
        <w:rPr>
          <w:rFonts w:ascii="Times New Roman" w:eastAsia="Times New Roman" w:hAnsi="Times New Roman" w:cs="Times New Roman"/>
          <w:strike/>
          <w:sz w:val="24"/>
          <w:szCs w:val="24"/>
          <w:rPrChange w:id="410" w:author="Thais Nogales Da Costa Vasconcelos" w:date="2022-09-17T11:53:00Z">
            <w:rPr>
              <w:rFonts w:ascii="Times New Roman" w:eastAsia="Times New Roman" w:hAnsi="Times New Roman" w:cs="Times New Roman"/>
              <w:sz w:val="24"/>
              <w:szCs w:val="24"/>
            </w:rPr>
          </w:rPrChange>
        </w:rPr>
        <w:fldChar w:fldCharType="end"/>
      </w:r>
      <w:r w:rsidRPr="002B0243">
        <w:rPr>
          <w:rFonts w:ascii="Times New Roman" w:eastAsia="Times New Roman" w:hAnsi="Times New Roman" w:cs="Times New Roman"/>
          <w:sz w:val="24"/>
          <w:szCs w:val="24"/>
        </w:rPr>
        <w:t xml:space="preserve">. We used the whole seed plant phylogeny based on molecular data from </w:t>
      </w:r>
      <w:r w:rsidR="00D557E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{"citationID":"se0wryfU","properties":{"custom":"Smith and Brown","formattedCitation":"Smith and Brown","plainCitation":"Smith and Brown","noteIndex":0},"citationItems":[{"id":"tweS9AKi/mRr2FLbB","uris":["http://zotero.org/users/local/X8CzRyu0/items/I3DPRNCK"],"itemData":{"id":9208,"type":"article-journal","abstract":"Premise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sidRPr="002B0243">
        <w:rPr>
          <w:rFonts w:ascii="Times New Roman" w:eastAsia="Times New Roman" w:hAnsi="Times New Roman" w:cs="Times New Roman"/>
          <w:sz w:val="24"/>
          <w:szCs w:val="24"/>
        </w:rPr>
        <w:fldChar w:fldCharType="separate"/>
      </w:r>
      <w:r w:rsidR="00D557E5" w:rsidRPr="002B0243">
        <w:rPr>
          <w:rFonts w:ascii="Times New Roman" w:eastAsia="Times New Roman" w:hAnsi="Times New Roman" w:cs="Times New Roman"/>
          <w:noProof/>
          <w:sz w:val="24"/>
          <w:szCs w:val="24"/>
        </w:rPr>
        <w:t>Smith and Brown</w:t>
      </w:r>
      <w:r w:rsidR="00D557E5" w:rsidRPr="002B0243">
        <w:rPr>
          <w:rFonts w:ascii="Times New Roman" w:eastAsia="Times New Roman" w:hAnsi="Times New Roman" w:cs="Times New Roman"/>
          <w:sz w:val="24"/>
          <w:szCs w:val="24"/>
        </w:rPr>
        <w:fldChar w:fldCharType="end"/>
      </w:r>
      <w:r w:rsidR="00D557E5"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(2018; “GBMB” tree) as a template to generate a backbone phylogeny that includes each of the 3</w:t>
      </w:r>
      <w:ins w:id="411" w:author="Thais Nogales Da Costa Vasconcelos" w:date="2022-09-17T11:54:00Z">
        <w:r w:rsidR="00943427">
          <w:rPr>
            <w:rFonts w:ascii="Times New Roman" w:eastAsia="Times New Roman" w:hAnsi="Times New Roman" w:cs="Times New Roman"/>
            <w:sz w:val="24"/>
            <w:szCs w:val="24"/>
          </w:rPr>
          <w:t>2</w:t>
        </w:r>
      </w:ins>
      <w:del w:id="412" w:author="Thais Nogales Da Costa Vasconcelos" w:date="2022-09-17T11:54:00Z">
        <w:r w:rsidRPr="002B0243" w:rsidDel="00943427">
          <w:rPr>
            <w:rFonts w:ascii="Times New Roman" w:eastAsia="Times New Roman" w:hAnsi="Times New Roman" w:cs="Times New Roman"/>
            <w:sz w:val="24"/>
            <w:szCs w:val="24"/>
          </w:rPr>
          <w:delText>3</w:delText>
        </w:r>
      </w:del>
      <w:r w:rsidRPr="002B0243">
        <w:rPr>
          <w:rFonts w:ascii="Times New Roman" w:eastAsia="Times New Roman" w:hAnsi="Times New Roman" w:cs="Times New Roman"/>
          <w:sz w:val="24"/>
          <w:szCs w:val="24"/>
        </w:rPr>
        <w:t xml:space="preserve"> clades as individual tips (Figure 2a), using the R packages </w:t>
      </w:r>
      <w:proofErr w:type="spellStart"/>
      <w:r w:rsidRPr="002B0243">
        <w:rPr>
          <w:rFonts w:ascii="Times New Roman" w:eastAsia="Times New Roman" w:hAnsi="Times New Roman" w:cs="Times New Roman"/>
          <w:sz w:val="24"/>
          <w:szCs w:val="24"/>
        </w:rPr>
        <w:t>phangorn</w:t>
      </w:r>
      <w:proofErr w:type="spellEnd"/>
      <w:r w:rsidRPr="002B0243">
        <w:rPr>
          <w:rFonts w:ascii="Times New Roman" w:eastAsia="Times New Roman" w:hAnsi="Times New Roman" w:cs="Times New Roman"/>
          <w:sz w:val="24"/>
          <w:szCs w:val="24"/>
        </w:rPr>
        <w:t xml:space="preserve"> </w:t>
      </w:r>
      <w:r w:rsidR="00FB0FD5" w:rsidRPr="002B0243">
        <w:rPr>
          <w:rFonts w:ascii="Times New Roman" w:eastAsia="Times New Roman" w:hAnsi="Times New Roman" w:cs="Times New Roman"/>
          <w:sz w:val="24"/>
          <w:szCs w:val="24"/>
        </w:rPr>
        <w:fldChar w:fldCharType="begin"/>
      </w:r>
      <w:r w:rsidR="00FB0FD5" w:rsidRPr="002B0243">
        <w:rPr>
          <w:rFonts w:ascii="Times New Roman" w:eastAsia="Times New Roman" w:hAnsi="Times New Roman" w:cs="Times New Roman"/>
          <w:sz w:val="24"/>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sidRPr="002B0243">
        <w:rPr>
          <w:rFonts w:ascii="Times New Roman" w:eastAsia="Times New Roman" w:hAnsi="Times New Roman" w:cs="Times New Roman"/>
          <w:sz w:val="24"/>
          <w:szCs w:val="24"/>
        </w:rPr>
        <w:fldChar w:fldCharType="separate"/>
      </w:r>
      <w:r w:rsidR="00FB0FD5" w:rsidRPr="002B0243">
        <w:rPr>
          <w:rFonts w:ascii="Times New Roman" w:eastAsia="Times New Roman" w:hAnsi="Times New Roman" w:cs="Times New Roman"/>
          <w:noProof/>
          <w:sz w:val="24"/>
          <w:szCs w:val="24"/>
        </w:rPr>
        <w:t>(Schliep 2011)</w:t>
      </w:r>
      <w:r w:rsidR="00FB0FD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ape </w:t>
      </w:r>
      <w:r w:rsidR="00FB0FD5" w:rsidRPr="002B0243">
        <w:rPr>
          <w:rFonts w:ascii="Times New Roman" w:eastAsia="Times New Roman" w:hAnsi="Times New Roman" w:cs="Times New Roman"/>
          <w:sz w:val="24"/>
          <w:szCs w:val="24"/>
        </w:rPr>
        <w:fldChar w:fldCharType="begin"/>
      </w:r>
      <w:r w:rsidR="00FB0FD5" w:rsidRPr="002B0243">
        <w:rPr>
          <w:rFonts w:ascii="Times New Roman" w:eastAsia="Times New Roman" w:hAnsi="Times New Roman" w:cs="Times New Roman"/>
          <w:sz w:val="24"/>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sidRPr="002B0243">
        <w:rPr>
          <w:rFonts w:ascii="Times New Roman" w:eastAsia="Times New Roman" w:hAnsi="Times New Roman" w:cs="Times New Roman"/>
          <w:sz w:val="24"/>
          <w:szCs w:val="24"/>
        </w:rPr>
        <w:fldChar w:fldCharType="separate"/>
      </w:r>
      <w:r w:rsidR="00FB0FD5" w:rsidRPr="002B0243">
        <w:rPr>
          <w:rFonts w:ascii="Times New Roman" w:eastAsia="Times New Roman" w:hAnsi="Times New Roman" w:cs="Times New Roman"/>
          <w:noProof/>
          <w:sz w:val="24"/>
          <w:szCs w:val="24"/>
        </w:rPr>
        <w:t>(Paradis et al. 2004)</w:t>
      </w:r>
      <w:r w:rsidR="00FB0FD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to prune out all other tips. </w:t>
      </w:r>
    </w:p>
    <w:p w14:paraId="0676529E" w14:textId="77777777" w:rsidR="00DC165B" w:rsidRPr="002B0243" w:rsidRDefault="00DC165B" w:rsidP="00E8237C">
      <w:pPr>
        <w:shd w:val="clear" w:color="auto" w:fill="FFFFFF"/>
        <w:spacing w:line="360" w:lineRule="auto"/>
        <w:ind w:firstLine="720"/>
        <w:rPr>
          <w:rFonts w:ascii="Times New Roman" w:eastAsia="Times New Roman" w:hAnsi="Times New Roman" w:cs="Times New Roman"/>
          <w:sz w:val="24"/>
          <w:szCs w:val="24"/>
        </w:rPr>
        <w:pPrChange w:id="413" w:author="Thais Nogales Da Costa Vasconcelos" w:date="2022-09-17T10:24:00Z">
          <w:pPr>
            <w:shd w:val="clear" w:color="auto" w:fill="FFFFFF"/>
            <w:spacing w:line="480" w:lineRule="auto"/>
            <w:ind w:firstLine="720"/>
          </w:pPr>
        </w:pPrChange>
      </w:pPr>
    </w:p>
    <w:p w14:paraId="32B737D4" w14:textId="0828BBE0" w:rsidR="00F77C2D" w:rsidRPr="002B0243" w:rsidRDefault="00000000" w:rsidP="00E8237C">
      <w:pPr>
        <w:shd w:val="clear" w:color="auto" w:fill="FFFFFF"/>
        <w:spacing w:line="360" w:lineRule="auto"/>
        <w:rPr>
          <w:rFonts w:ascii="Times New Roman" w:eastAsia="Times New Roman" w:hAnsi="Times New Roman" w:cs="Times New Roman"/>
          <w:b/>
          <w:sz w:val="24"/>
          <w:szCs w:val="24"/>
        </w:rPr>
        <w:pPrChange w:id="414"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b/>
          <w:sz w:val="24"/>
          <w:szCs w:val="24"/>
        </w:rPr>
        <w:t>Results</w:t>
      </w:r>
    </w:p>
    <w:p w14:paraId="4B01EA70" w14:textId="1AB83032"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415"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 xml:space="preserve">Multi-clade analysis </w:t>
      </w:r>
      <w:r w:rsidR="003077DC">
        <w:rPr>
          <w:rFonts w:ascii="Times New Roman" w:eastAsia="Times New Roman" w:hAnsi="Times New Roman" w:cs="Times New Roman"/>
          <w:i/>
          <w:sz w:val="24"/>
          <w:szCs w:val="24"/>
        </w:rPr>
        <w:t xml:space="preserve">and </w:t>
      </w:r>
      <w:r w:rsidR="003077DC" w:rsidRPr="002B0243">
        <w:rPr>
          <w:rFonts w:ascii="Times New Roman" w:eastAsia="Times New Roman" w:hAnsi="Times New Roman" w:cs="Times New Roman"/>
          <w:i/>
          <w:sz w:val="24"/>
          <w:szCs w:val="24"/>
        </w:rPr>
        <w:t xml:space="preserve">model selection </w:t>
      </w:r>
      <w:r w:rsidRPr="002B0243">
        <w:rPr>
          <w:rFonts w:ascii="Times New Roman" w:eastAsia="Times New Roman" w:hAnsi="Times New Roman" w:cs="Times New Roman"/>
          <w:i/>
          <w:sz w:val="24"/>
          <w:szCs w:val="24"/>
        </w:rPr>
        <w:t xml:space="preserve">with hOUwie </w:t>
      </w:r>
    </w:p>
    <w:p w14:paraId="1B7B8292" w14:textId="63434716" w:rsidR="00DC165B" w:rsidRDefault="00000000" w:rsidP="00E8237C">
      <w:pPr>
        <w:shd w:val="clear" w:color="auto" w:fill="FFFFFF"/>
        <w:spacing w:line="360" w:lineRule="auto"/>
        <w:rPr>
          <w:ins w:id="416" w:author="Thais Nogales Da Costa Vasconcelos" w:date="2022-09-17T11:59:00Z"/>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In general, we found a mix of support for </w:t>
      </w:r>
      <w:del w:id="417" w:author="Thais Nogales Da Costa Vasconcelos" w:date="2022-09-17T11:55:00Z">
        <w:r w:rsidRPr="002B0243" w:rsidDel="00B95165">
          <w:rPr>
            <w:rFonts w:ascii="Times New Roman" w:eastAsia="Times New Roman" w:hAnsi="Times New Roman" w:cs="Times New Roman"/>
            <w:sz w:val="24"/>
            <w:szCs w:val="24"/>
          </w:rPr>
          <w:delText>character dependence</w:delText>
        </w:r>
      </w:del>
      <w:ins w:id="418" w:author="Thais Nogales Da Costa Vasconcelos" w:date="2022-09-17T11:55:00Z">
        <w:r w:rsidR="00B95165">
          <w:rPr>
            <w:rFonts w:ascii="Times New Roman" w:eastAsia="Times New Roman" w:hAnsi="Times New Roman" w:cs="Times New Roman"/>
            <w:sz w:val="24"/>
            <w:szCs w:val="24"/>
          </w:rPr>
          <w:t>CID</w:t>
        </w:r>
      </w:ins>
      <w:r w:rsidRPr="002B0243">
        <w:rPr>
          <w:rFonts w:ascii="Times New Roman" w:eastAsia="Times New Roman" w:hAnsi="Times New Roman" w:cs="Times New Roman"/>
          <w:sz w:val="24"/>
          <w:szCs w:val="24"/>
        </w:rPr>
        <w:t xml:space="preserve"> and </w:t>
      </w:r>
      <w:del w:id="419" w:author="Thais Nogales Da Costa Vasconcelos" w:date="2022-09-17T11:55:00Z">
        <w:r w:rsidRPr="002B0243" w:rsidDel="00B95165">
          <w:rPr>
            <w:rFonts w:ascii="Times New Roman" w:eastAsia="Times New Roman" w:hAnsi="Times New Roman" w:cs="Times New Roman"/>
            <w:sz w:val="24"/>
            <w:szCs w:val="24"/>
          </w:rPr>
          <w:delText xml:space="preserve">independence </w:delText>
        </w:r>
      </w:del>
      <w:ins w:id="420" w:author="Thais Nogales Da Costa Vasconcelos" w:date="2022-09-17T11:55:00Z">
        <w:r w:rsidR="00B95165">
          <w:rPr>
            <w:rFonts w:ascii="Times New Roman" w:eastAsia="Times New Roman" w:hAnsi="Times New Roman" w:cs="Times New Roman"/>
            <w:sz w:val="24"/>
            <w:szCs w:val="24"/>
          </w:rPr>
          <w:t>CD models</w:t>
        </w:r>
        <w:r w:rsidR="00B95165"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depending on both the clade and climatic variable being </w:t>
      </w:r>
      <w:r w:rsidRPr="00B95165">
        <w:rPr>
          <w:rFonts w:ascii="Times New Roman" w:eastAsia="Times New Roman" w:hAnsi="Times New Roman" w:cs="Times New Roman"/>
          <w:sz w:val="24"/>
          <w:szCs w:val="24"/>
        </w:rPr>
        <w:t>analyzed (Figure 2</w:t>
      </w:r>
      <w:del w:id="421" w:author="Thais Nogales Da Costa Vasconcelos" w:date="2022-09-17T11:55:00Z">
        <w:r w:rsidRPr="00B95165" w:rsidDel="00B95165">
          <w:rPr>
            <w:rFonts w:ascii="Times New Roman" w:eastAsia="Times New Roman" w:hAnsi="Times New Roman" w:cs="Times New Roman"/>
            <w:sz w:val="24"/>
            <w:szCs w:val="24"/>
          </w:rPr>
          <w:delText>b</w:delText>
        </w:r>
      </w:del>
      <w:r w:rsidRPr="00B95165">
        <w:rPr>
          <w:rFonts w:ascii="Times New Roman" w:eastAsia="Times New Roman" w:hAnsi="Times New Roman" w:cs="Times New Roman"/>
          <w:sz w:val="24"/>
          <w:szCs w:val="24"/>
        </w:rPr>
        <w:t>).</w:t>
      </w:r>
      <w:r w:rsidRPr="002B0243">
        <w:rPr>
          <w:rFonts w:ascii="Times New Roman" w:eastAsia="Times New Roman" w:hAnsi="Times New Roman" w:cs="Times New Roman"/>
          <w:sz w:val="24"/>
          <w:szCs w:val="24"/>
        </w:rPr>
        <w:t xml:space="preserve"> </w:t>
      </w:r>
      <w:commentRangeStart w:id="422"/>
      <w:commentRangeStart w:id="423"/>
      <w:r w:rsidR="00933244">
        <w:rPr>
          <w:rFonts w:ascii="Times New Roman" w:eastAsia="Times New Roman" w:hAnsi="Times New Roman" w:cs="Times New Roman"/>
          <w:sz w:val="24"/>
          <w:szCs w:val="24"/>
        </w:rPr>
        <w:t xml:space="preserve">The proportion of character dependence was calculated as the sum of the </w:t>
      </w:r>
      <w:proofErr w:type="spellStart"/>
      <w:r w:rsidR="00933244">
        <w:rPr>
          <w:rFonts w:ascii="Times New Roman" w:eastAsia="Times New Roman" w:hAnsi="Times New Roman" w:cs="Times New Roman"/>
          <w:sz w:val="24"/>
          <w:szCs w:val="24"/>
        </w:rPr>
        <w:t>AICc</w:t>
      </w:r>
      <w:proofErr w:type="spellEnd"/>
      <w:r w:rsidR="00933244">
        <w:rPr>
          <w:rFonts w:ascii="Times New Roman" w:eastAsia="Times New Roman" w:hAnsi="Times New Roman" w:cs="Times New Roman"/>
          <w:sz w:val="24"/>
          <w:szCs w:val="24"/>
        </w:rPr>
        <w:t xml:space="preserve"> weight for the model multiplied by either 1 for CD class models, 0 for CID class models</w:t>
      </w:r>
      <w:r w:rsidR="006B4F80">
        <w:rPr>
          <w:rFonts w:ascii="Times New Roman" w:eastAsia="Times New Roman" w:hAnsi="Times New Roman" w:cs="Times New Roman"/>
          <w:sz w:val="24"/>
          <w:szCs w:val="24"/>
        </w:rPr>
        <w:t>,</w:t>
      </w:r>
      <w:r w:rsidR="00933244">
        <w:rPr>
          <w:rFonts w:ascii="Times New Roman" w:eastAsia="Times New Roman" w:hAnsi="Times New Roman" w:cs="Times New Roman"/>
          <w:sz w:val="24"/>
          <w:szCs w:val="24"/>
        </w:rPr>
        <w:t xml:space="preserve"> and 0.5 for HYB models. </w:t>
      </w:r>
      <w:commentRangeEnd w:id="422"/>
      <w:r w:rsidR="00B95165">
        <w:rPr>
          <w:rStyle w:val="CommentReference"/>
        </w:rPr>
        <w:commentReference w:id="422"/>
      </w:r>
      <w:commentRangeEnd w:id="423"/>
      <w:r w:rsidR="00B95165">
        <w:rPr>
          <w:rStyle w:val="CommentReference"/>
        </w:rPr>
        <w:commentReference w:id="423"/>
      </w:r>
      <w:r w:rsidRPr="002B0243">
        <w:rPr>
          <w:rFonts w:ascii="Times New Roman" w:eastAsia="Times New Roman" w:hAnsi="Times New Roman" w:cs="Times New Roman"/>
          <w:sz w:val="24"/>
          <w:szCs w:val="24"/>
        </w:rPr>
        <w:t xml:space="preserve">Certain clades, such as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had consistent support for some form of character dependence, whereas other clades, such as Orobanchaceae and </w:t>
      </w:r>
      <w:proofErr w:type="spellStart"/>
      <w:r w:rsidRPr="002B0243">
        <w:rPr>
          <w:rFonts w:ascii="Times New Roman" w:eastAsia="Times New Roman" w:hAnsi="Times New Roman" w:cs="Times New Roman"/>
          <w:i/>
          <w:sz w:val="24"/>
          <w:szCs w:val="24"/>
        </w:rPr>
        <w:t>Chamaecrista</w:t>
      </w:r>
      <w:proofErr w:type="spellEnd"/>
      <w:r w:rsidRPr="002B0243">
        <w:rPr>
          <w:rFonts w:ascii="Times New Roman" w:eastAsia="Times New Roman" w:hAnsi="Times New Roman" w:cs="Times New Roman"/>
          <w:sz w:val="24"/>
          <w:szCs w:val="24"/>
        </w:rPr>
        <w:t xml:space="preserve">, showed little correlation between life history strategy and climatic niche evolution. However, these patterns are only broad overviews and do not distinguish between </w:t>
      </w:r>
      <w:r w:rsidR="00FE3BA3" w:rsidRPr="002B0243">
        <w:rPr>
          <w:rFonts w:ascii="Times New Roman" w:eastAsia="Times New Roman" w:hAnsi="Times New Roman" w:cs="Times New Roman"/>
          <w:sz w:val="24"/>
          <w:szCs w:val="24"/>
        </w:rPr>
        <w:t xml:space="preserve">in what </w:t>
      </w:r>
      <w:r w:rsidRPr="002B0243">
        <w:rPr>
          <w:rFonts w:ascii="Times New Roman" w:eastAsia="Times New Roman" w:hAnsi="Times New Roman" w:cs="Times New Roman"/>
          <w:sz w:val="24"/>
          <w:szCs w:val="24"/>
        </w:rPr>
        <w:t>way that the character dependent relationship exists</w:t>
      </w:r>
      <w:r w:rsidR="00FE3BA3" w:rsidRPr="002B0243">
        <w:rPr>
          <w:rFonts w:ascii="Times New Roman" w:eastAsia="Times New Roman" w:hAnsi="Times New Roman" w:cs="Times New Roman"/>
          <w:sz w:val="24"/>
          <w:szCs w:val="24"/>
        </w:rPr>
        <w:t xml:space="preserve"> (i.e., whether a clade finds support for a variable </w:t>
      </w:r>
      <m:oMath>
        <m:r>
          <w:ins w:id="424" w:author="Thais Nogales Da Costa Vasconcelos" w:date="2022-09-17T11:58:00Z">
            <w:rPr>
              <w:rFonts w:ascii="Cambria Math" w:eastAsia="Times New Roman" w:hAnsi="Cambria Math" w:cs="Times New Roman"/>
              <w:sz w:val="24"/>
              <w:szCs w:val="24"/>
            </w:rPr>
            <m:t>θ</m:t>
          </w:ins>
        </m:r>
      </m:oMath>
      <w:ins w:id="425" w:author="Thais Nogales Da Costa Vasconcelos" w:date="2022-09-17T11:58:00Z">
        <w:r w:rsidR="00B95165" w:rsidRPr="002B0243">
          <w:rPr>
            <w:rFonts w:ascii="Times New Roman" w:eastAsia="Times New Roman" w:hAnsi="Times New Roman" w:cs="Times New Roman"/>
            <w:sz w:val="24"/>
            <w:szCs w:val="24"/>
          </w:rPr>
          <w:t xml:space="preserve"> </w:t>
        </w:r>
      </w:ins>
      <w:del w:id="426" w:author="Thais Nogales Da Costa Vasconcelos" w:date="2022-09-17T11:58:00Z">
        <w:r w:rsidR="00FE3BA3" w:rsidRPr="00B95165" w:rsidDel="00B95165">
          <w:rPr>
            <w:rFonts w:ascii="Times New Roman" w:eastAsia="Times New Roman" w:hAnsi="Times New Roman" w:cs="Times New Roman"/>
            <w:sz w:val="24"/>
            <w:szCs w:val="24"/>
            <w:highlight w:val="yellow"/>
            <w:rPrChange w:id="427" w:author="Thais Nogales Da Costa Vasconcelos" w:date="2022-09-17T11:58:00Z">
              <w:rPr>
                <w:rFonts w:ascii="Times New Roman" w:eastAsia="Times New Roman" w:hAnsi="Times New Roman" w:cs="Times New Roman"/>
                <w:sz w:val="24"/>
                <w:szCs w:val="24"/>
              </w:rPr>
            </w:rPrChange>
          </w:rPr>
          <w:delText>theta</w:delText>
        </w:r>
        <w:r w:rsidR="00FE3BA3" w:rsidRPr="002B0243" w:rsidDel="00B95165">
          <w:rPr>
            <w:rFonts w:ascii="Times New Roman" w:eastAsia="Times New Roman" w:hAnsi="Times New Roman" w:cs="Times New Roman"/>
            <w:sz w:val="24"/>
            <w:szCs w:val="24"/>
          </w:rPr>
          <w:delText xml:space="preserve"> </w:delText>
        </w:r>
      </w:del>
      <w:r w:rsidR="00FE3BA3" w:rsidRPr="002B0243">
        <w:rPr>
          <w:rFonts w:ascii="Times New Roman" w:eastAsia="Times New Roman" w:hAnsi="Times New Roman" w:cs="Times New Roman"/>
          <w:sz w:val="24"/>
          <w:szCs w:val="24"/>
        </w:rPr>
        <w:t xml:space="preserve">model and others a variable </w:t>
      </w:r>
      <m:oMath>
        <m:sSup>
          <m:sSupPr>
            <m:ctrlPr>
              <w:ins w:id="428" w:author="Thais Nogales Da Costa Vasconcelos" w:date="2022-09-17T11:58:00Z">
                <w:rPr>
                  <w:rFonts w:ascii="Cambria Math" w:eastAsia="Times New Roman" w:hAnsi="Cambria Math" w:cs="Times New Roman"/>
                  <w:i/>
                  <w:sz w:val="24"/>
                  <w:szCs w:val="24"/>
                </w:rPr>
              </w:ins>
            </m:ctrlPr>
          </m:sSupPr>
          <m:e>
            <m:r>
              <w:ins w:id="429" w:author="Thais Nogales Da Costa Vasconcelos" w:date="2022-09-17T11:58:00Z">
                <w:rPr>
                  <w:rFonts w:ascii="Cambria Math" w:eastAsia="Times New Roman" w:hAnsi="Cambria Math" w:cs="Times New Roman"/>
                  <w:sz w:val="24"/>
                  <w:szCs w:val="24"/>
                </w:rPr>
                <m:t>σ</m:t>
              </w:ins>
            </m:r>
          </m:e>
          <m:sup>
            <m:r>
              <w:ins w:id="430" w:author="Thais Nogales Da Costa Vasconcelos" w:date="2022-09-17T11:58:00Z">
                <w:rPr>
                  <w:rFonts w:ascii="Cambria Math" w:eastAsia="Times New Roman" w:hAnsi="Cambria Math" w:cs="Times New Roman"/>
                  <w:sz w:val="24"/>
                  <w:szCs w:val="24"/>
                </w:rPr>
                <m:t>2</m:t>
              </w:ins>
            </m:r>
            <m:r>
              <w:ins w:id="431" w:author="Thais Nogales Da Costa Vasconcelos" w:date="2022-09-17T11:58:00Z">
                <w:rPr>
                  <w:rFonts w:ascii="Cambria Math" w:eastAsia="Times New Roman" w:hAnsi="Cambria Math" w:cs="Times New Roman"/>
                  <w:sz w:val="24"/>
                  <w:szCs w:val="24"/>
                </w:rPr>
                <m:t xml:space="preserve"> </m:t>
              </w:ins>
            </m:r>
          </m:sup>
        </m:sSup>
        <m:r>
          <w:ins w:id="432" w:author="Thais Nogales Da Costa Vasconcelos" w:date="2022-09-17T11:58:00Z">
            <w:rPr>
              <w:rFonts w:ascii="Cambria Math" w:eastAsia="Times New Roman" w:hAnsi="Cambria Math" w:cs="Times New Roman"/>
              <w:sz w:val="24"/>
              <w:szCs w:val="24"/>
            </w:rPr>
            <m:t xml:space="preserve"> </m:t>
          </w:ins>
        </m:r>
      </m:oMath>
      <w:del w:id="433" w:author="Thais Nogales Da Costa Vasconcelos" w:date="2022-09-17T11:58:00Z">
        <w:r w:rsidR="00FE3BA3" w:rsidRPr="002B0243" w:rsidDel="00B95165">
          <w:rPr>
            <w:rFonts w:ascii="Times New Roman" w:eastAsia="Times New Roman" w:hAnsi="Times New Roman" w:cs="Times New Roman"/>
            <w:sz w:val="24"/>
            <w:szCs w:val="24"/>
          </w:rPr>
          <w:delText xml:space="preserve">sigma </w:delText>
        </w:r>
      </w:del>
      <w:r w:rsidR="00FE3BA3" w:rsidRPr="002B0243">
        <w:rPr>
          <w:rFonts w:ascii="Times New Roman" w:eastAsia="Times New Roman" w:hAnsi="Times New Roman" w:cs="Times New Roman"/>
          <w:sz w:val="24"/>
          <w:szCs w:val="24"/>
        </w:rPr>
        <w:t xml:space="preserve">model, </w:t>
      </w:r>
      <w:ins w:id="434" w:author="Thais Nogales Da Costa Vasconcelos" w:date="2022-09-17T11:58:00Z">
        <w:r w:rsidR="00B95165">
          <w:rPr>
            <w:rFonts w:ascii="Times New Roman" w:eastAsia="Times New Roman" w:hAnsi="Times New Roman" w:cs="Times New Roman"/>
            <w:sz w:val="24"/>
            <w:szCs w:val="24"/>
          </w:rPr>
          <w:t>even</w:t>
        </w:r>
      </w:ins>
      <w:ins w:id="435" w:author="Thais Nogales Da Costa Vasconcelos" w:date="2022-09-17T11:59:00Z">
        <w:r w:rsidR="00B95165">
          <w:rPr>
            <w:rFonts w:ascii="Times New Roman" w:eastAsia="Times New Roman" w:hAnsi="Times New Roman" w:cs="Times New Roman"/>
            <w:sz w:val="24"/>
            <w:szCs w:val="24"/>
          </w:rPr>
          <w:t xml:space="preserve"> though</w:t>
        </w:r>
      </w:ins>
      <w:del w:id="436" w:author="Thais Nogales Da Costa Vasconcelos" w:date="2022-09-17T11:58:00Z">
        <w:r w:rsidR="00FE3BA3" w:rsidRPr="002B0243" w:rsidDel="00B95165">
          <w:rPr>
            <w:rFonts w:ascii="Times New Roman" w:eastAsia="Times New Roman" w:hAnsi="Times New Roman" w:cs="Times New Roman"/>
            <w:sz w:val="24"/>
            <w:szCs w:val="24"/>
          </w:rPr>
          <w:delText>but</w:delText>
        </w:r>
      </w:del>
      <w:r w:rsidR="00FE3BA3" w:rsidRPr="002B0243">
        <w:rPr>
          <w:rFonts w:ascii="Times New Roman" w:eastAsia="Times New Roman" w:hAnsi="Times New Roman" w:cs="Times New Roman"/>
          <w:sz w:val="24"/>
          <w:szCs w:val="24"/>
        </w:rPr>
        <w:t xml:space="preserve"> both cases are </w:t>
      </w:r>
      <w:ins w:id="437" w:author="Thais Nogales Da Costa Vasconcelos" w:date="2022-09-17T11:59:00Z">
        <w:r w:rsidR="00B95165">
          <w:rPr>
            <w:rFonts w:ascii="Times New Roman" w:eastAsia="Times New Roman" w:hAnsi="Times New Roman" w:cs="Times New Roman"/>
            <w:sz w:val="24"/>
            <w:szCs w:val="24"/>
          </w:rPr>
          <w:t xml:space="preserve">considered </w:t>
        </w:r>
      </w:ins>
      <w:r w:rsidR="00FE3BA3" w:rsidRPr="002B0243">
        <w:rPr>
          <w:rFonts w:ascii="Times New Roman" w:eastAsia="Times New Roman" w:hAnsi="Times New Roman" w:cs="Times New Roman"/>
          <w:sz w:val="24"/>
          <w:szCs w:val="24"/>
        </w:rPr>
        <w:t>character dependent).</w:t>
      </w:r>
      <w:r w:rsidRPr="002B0243">
        <w:rPr>
          <w:rFonts w:ascii="Times New Roman" w:eastAsia="Times New Roman" w:hAnsi="Times New Roman" w:cs="Times New Roman"/>
          <w:sz w:val="24"/>
          <w:szCs w:val="24"/>
        </w:rPr>
        <w:t xml:space="preserve"> To determine whether our hypotheses are supported by the modeling results, we examine the model averaged </w:t>
      </w:r>
      <w:del w:id="438" w:author="Thais Nogales Da Costa Vasconcelos" w:date="2022-09-17T11:59:00Z">
        <w:r w:rsidRPr="002B0243" w:rsidDel="00B95165">
          <w:rPr>
            <w:rFonts w:ascii="Times New Roman" w:eastAsia="Times New Roman" w:hAnsi="Times New Roman" w:cs="Times New Roman"/>
            <w:sz w:val="24"/>
            <w:szCs w:val="24"/>
          </w:rPr>
          <w:delText>parameter estimates</w:delText>
        </w:r>
      </w:del>
      <w:ins w:id="439" w:author="Thais Nogales Da Costa Vasconcelos" w:date="2022-09-17T11:59:00Z">
        <w:r w:rsidR="00B95165">
          <w:rPr>
            <w:rFonts w:ascii="Times New Roman" w:eastAsia="Times New Roman" w:hAnsi="Times New Roman" w:cs="Times New Roman"/>
            <w:sz w:val="24"/>
            <w:szCs w:val="24"/>
          </w:rPr>
          <w:t>expected value and variance</w:t>
        </w:r>
      </w:ins>
      <w:r w:rsidRPr="002B0243">
        <w:rPr>
          <w:rFonts w:ascii="Times New Roman" w:eastAsia="Times New Roman" w:hAnsi="Times New Roman" w:cs="Times New Roman"/>
          <w:sz w:val="24"/>
          <w:szCs w:val="24"/>
        </w:rPr>
        <w:t xml:space="preserve"> for annual and perennial lineages. </w:t>
      </w:r>
    </w:p>
    <w:p w14:paraId="142D7B5A" w14:textId="77777777" w:rsidR="00B95165" w:rsidRDefault="00B95165" w:rsidP="00E8237C">
      <w:pPr>
        <w:shd w:val="clear" w:color="auto" w:fill="FFFFFF"/>
        <w:spacing w:line="360" w:lineRule="auto"/>
        <w:rPr>
          <w:rFonts w:ascii="Times New Roman" w:eastAsia="Times New Roman" w:hAnsi="Times New Roman" w:cs="Times New Roman"/>
          <w:sz w:val="24"/>
          <w:szCs w:val="24"/>
        </w:rPr>
        <w:pPrChange w:id="440" w:author="Thais Nogales Da Costa Vasconcelos" w:date="2022-09-17T10:24:00Z">
          <w:pPr>
            <w:shd w:val="clear" w:color="auto" w:fill="FFFFFF"/>
            <w:spacing w:line="480" w:lineRule="auto"/>
          </w:pPr>
        </w:pPrChange>
      </w:pPr>
    </w:p>
    <w:p w14:paraId="137AD7C2" w14:textId="7FEC1A2D" w:rsidR="001217D1" w:rsidRPr="001217D1" w:rsidRDefault="001217D1" w:rsidP="00E8237C">
      <w:pPr>
        <w:shd w:val="clear" w:color="auto" w:fill="FFFFFF"/>
        <w:spacing w:line="360" w:lineRule="auto"/>
        <w:rPr>
          <w:rFonts w:ascii="Times New Roman" w:eastAsia="Times New Roman" w:hAnsi="Times New Roman" w:cs="Times New Roman"/>
          <w:sz w:val="24"/>
          <w:szCs w:val="24"/>
        </w:rPr>
        <w:pPrChange w:id="441" w:author="Thais Nogales Da Costa Vasconcelos" w:date="2022-09-17T10:24:00Z">
          <w:pPr>
            <w:shd w:val="clear" w:color="auto" w:fill="FFFFFF"/>
            <w:spacing w:line="480" w:lineRule="auto"/>
          </w:pPr>
        </w:pPrChange>
      </w:pPr>
      <w:r>
        <w:rPr>
          <w:rFonts w:ascii="Times New Roman" w:eastAsia="Times New Roman" w:hAnsi="Times New Roman" w:cs="Times New Roman"/>
          <w:i/>
          <w:sz w:val="24"/>
          <w:szCs w:val="24"/>
        </w:rPr>
        <w:t xml:space="preserve">Clade specific </w:t>
      </w:r>
      <w:r w:rsidR="00011E2F">
        <w:rPr>
          <w:rFonts w:ascii="Times New Roman" w:eastAsia="Times New Roman" w:hAnsi="Times New Roman" w:cs="Times New Roman"/>
          <w:i/>
          <w:sz w:val="24"/>
          <w:szCs w:val="24"/>
        </w:rPr>
        <w:t xml:space="preserve">parameter estimates and </w:t>
      </w:r>
      <w:r>
        <w:rPr>
          <w:rFonts w:ascii="Times New Roman" w:eastAsia="Times New Roman" w:hAnsi="Times New Roman" w:cs="Times New Roman"/>
          <w:i/>
          <w:sz w:val="24"/>
          <w:szCs w:val="24"/>
        </w:rPr>
        <w:t>results</w:t>
      </w:r>
    </w:p>
    <w:p w14:paraId="31A0B504" w14:textId="53B672A6" w:rsidR="00AA3E1D" w:rsidRPr="00A9570A" w:rsidRDefault="00C50083" w:rsidP="00E8237C">
      <w:pPr>
        <w:shd w:val="clear" w:color="auto" w:fill="FFFFFF"/>
        <w:spacing w:line="360" w:lineRule="auto"/>
        <w:ind w:firstLine="720"/>
        <w:rPr>
          <w:rFonts w:ascii="Times New Roman" w:eastAsia="Times New Roman" w:hAnsi="Times New Roman" w:cs="Times New Roman"/>
          <w:sz w:val="24"/>
          <w:szCs w:val="24"/>
        </w:rPr>
        <w:pPrChange w:id="442" w:author="Thais Nogales Da Costa Vasconcelos" w:date="2022-09-17T10:24:00Z">
          <w:pPr>
            <w:shd w:val="clear" w:color="auto" w:fill="FFFFFF"/>
            <w:spacing w:line="480" w:lineRule="auto"/>
            <w:ind w:firstLine="720"/>
          </w:pPr>
        </w:pPrChange>
      </w:pPr>
      <w:r w:rsidRPr="00A9570A">
        <w:rPr>
          <w:rFonts w:ascii="Times New Roman" w:eastAsia="Times New Roman" w:hAnsi="Times New Roman" w:cs="Times New Roman"/>
          <w:sz w:val="24"/>
          <w:szCs w:val="24"/>
        </w:rPr>
        <w:lastRenderedPageBreak/>
        <w:t>We examined four climatic variables related to temperature</w:t>
      </w:r>
      <w:ins w:id="443" w:author="Thais Nogales Da Costa Vasconcelos" w:date="2022-09-17T12:08:00Z">
        <w:r w:rsidR="001C3B1B">
          <w:rPr>
            <w:rFonts w:ascii="Times New Roman" w:eastAsia="Times New Roman" w:hAnsi="Times New Roman" w:cs="Times New Roman"/>
            <w:sz w:val="24"/>
            <w:szCs w:val="24"/>
          </w:rPr>
          <w:t>,</w:t>
        </w:r>
      </w:ins>
      <w:r w:rsidRPr="00A9570A">
        <w:rPr>
          <w:rFonts w:ascii="Times New Roman" w:eastAsia="Times New Roman" w:hAnsi="Times New Roman" w:cs="Times New Roman"/>
          <w:sz w:val="24"/>
          <w:szCs w:val="24"/>
        </w:rPr>
        <w:t xml:space="preserve"> finding some clade specific differences between annuals and perennials. </w:t>
      </w:r>
      <w:r w:rsidR="00416A93" w:rsidRPr="00A9570A">
        <w:rPr>
          <w:rFonts w:ascii="Times New Roman" w:eastAsia="Times New Roman" w:hAnsi="Times New Roman" w:cs="Times New Roman"/>
          <w:sz w:val="24"/>
          <w:szCs w:val="24"/>
        </w:rPr>
        <w:t>For BIO1 (</w:t>
      </w:r>
      <w:r w:rsidR="00E34851" w:rsidRPr="00A9570A">
        <w:rPr>
          <w:rFonts w:ascii="Times New Roman" w:eastAsia="Times New Roman" w:hAnsi="Times New Roman" w:cs="Times New Roman"/>
          <w:sz w:val="24"/>
          <w:szCs w:val="24"/>
        </w:rPr>
        <w:t xml:space="preserve">mean </w:t>
      </w:r>
      <w:r w:rsidR="00BC5CC4" w:rsidRPr="00A9570A">
        <w:rPr>
          <w:rFonts w:ascii="Times New Roman" w:eastAsia="Times New Roman" w:hAnsi="Times New Roman" w:cs="Times New Roman"/>
          <w:sz w:val="24"/>
          <w:szCs w:val="24"/>
        </w:rPr>
        <w:t>a</w:t>
      </w:r>
      <w:r w:rsidR="00E066CD" w:rsidRPr="00A9570A">
        <w:rPr>
          <w:rFonts w:ascii="Times New Roman" w:eastAsia="Times New Roman" w:hAnsi="Times New Roman" w:cs="Times New Roman"/>
          <w:sz w:val="24"/>
          <w:szCs w:val="24"/>
        </w:rPr>
        <w:t xml:space="preserve">nnual </w:t>
      </w:r>
      <w:r w:rsidR="00BC5CC4" w:rsidRPr="00A9570A">
        <w:rPr>
          <w:rFonts w:ascii="Times New Roman" w:eastAsia="Times New Roman" w:hAnsi="Times New Roman" w:cs="Times New Roman"/>
          <w:sz w:val="24"/>
          <w:szCs w:val="24"/>
        </w:rPr>
        <w:t>t</w:t>
      </w:r>
      <w:r w:rsidR="00E066CD" w:rsidRPr="00A9570A">
        <w:rPr>
          <w:rFonts w:ascii="Times New Roman" w:eastAsia="Times New Roman" w:hAnsi="Times New Roman" w:cs="Times New Roman"/>
          <w:sz w:val="24"/>
          <w:szCs w:val="24"/>
        </w:rPr>
        <w:t xml:space="preserve">emperature; </w:t>
      </w:r>
      <w:r w:rsidR="00416A93" w:rsidRPr="00A9570A">
        <w:rPr>
          <w:rFonts w:ascii="Times New Roman" w:eastAsia="Times New Roman" w:hAnsi="Times New Roman" w:cs="Times New Roman"/>
          <w:sz w:val="24"/>
          <w:szCs w:val="24"/>
        </w:rPr>
        <w:t xml:space="preserve">Table S1), the difference in </w:t>
      </w:r>
      <w:r w:rsidR="00072741" w:rsidRPr="00A9570A">
        <w:rPr>
          <w:rFonts w:ascii="Times New Roman" w:eastAsia="Times New Roman" w:hAnsi="Times New Roman" w:cs="Times New Roman"/>
          <w:sz w:val="24"/>
          <w:szCs w:val="24"/>
        </w:rPr>
        <w:t xml:space="preserve">expected </w:t>
      </w:r>
      <w:del w:id="444" w:author="Thais Nogales Da Costa Vasconcelos" w:date="2022-09-17T12:01:00Z">
        <w:r w:rsidR="00416A93" w:rsidRPr="00A9570A" w:rsidDel="00A2383B">
          <w:rPr>
            <w:rFonts w:ascii="Times New Roman" w:eastAsia="Times New Roman" w:hAnsi="Times New Roman" w:cs="Times New Roman"/>
            <w:sz w:val="24"/>
            <w:szCs w:val="24"/>
          </w:rPr>
          <w:delText>climatic optima</w:delText>
        </w:r>
      </w:del>
      <w:ins w:id="445" w:author="Thais Nogales Da Costa Vasconcelos" w:date="2022-09-17T12:01:00Z">
        <w:r w:rsidR="00A2383B">
          <w:rPr>
            <w:rFonts w:ascii="Times New Roman" w:eastAsia="Times New Roman" w:hAnsi="Times New Roman" w:cs="Times New Roman"/>
            <w:sz w:val="24"/>
            <w:szCs w:val="24"/>
          </w:rPr>
          <w:t>value</w:t>
        </w:r>
      </w:ins>
      <w:r w:rsidR="00416A93" w:rsidRPr="00A9570A">
        <w:rPr>
          <w:rFonts w:ascii="Times New Roman" w:eastAsia="Times New Roman" w:hAnsi="Times New Roman" w:cs="Times New Roman"/>
          <w:sz w:val="24"/>
          <w:szCs w:val="24"/>
        </w:rPr>
        <w:t xml:space="preserve"> ranged from 1</w:t>
      </w:r>
      <w:r w:rsidR="007426C1" w:rsidRPr="00A9570A">
        <w:rPr>
          <w:rFonts w:ascii="Times New Roman" w:eastAsia="Times New Roman" w:hAnsi="Times New Roman" w:cs="Times New Roman"/>
          <w:sz w:val="24"/>
          <w:szCs w:val="24"/>
        </w:rPr>
        <w:t>0</w:t>
      </w:r>
      <w:r w:rsidR="00416A93" w:rsidRPr="00A9570A">
        <w:rPr>
          <w:rFonts w:ascii="Times New Roman" w:eastAsia="Times New Roman" w:hAnsi="Times New Roman" w:cs="Times New Roman"/>
          <w:sz w:val="24"/>
          <w:szCs w:val="24"/>
        </w:rPr>
        <w:t>.</w:t>
      </w:r>
      <w:r w:rsidR="007426C1" w:rsidRPr="00A9570A">
        <w:rPr>
          <w:rFonts w:ascii="Times New Roman" w:eastAsia="Times New Roman" w:hAnsi="Times New Roman" w:cs="Times New Roman"/>
          <w:sz w:val="24"/>
          <w:szCs w:val="24"/>
        </w:rPr>
        <w:t>0</w:t>
      </w:r>
      <w:r w:rsidR="00416A93" w:rsidRPr="00A9570A">
        <w:rPr>
          <w:rFonts w:ascii="Times New Roman" w:eastAsia="Times New Roman" w:hAnsi="Times New Roman" w:cs="Times New Roman"/>
          <w:sz w:val="24"/>
          <w:szCs w:val="24"/>
        </w:rPr>
        <w:t xml:space="preserve">4 °C higher </w:t>
      </w:r>
      <w:r w:rsidR="00072741" w:rsidRPr="00A9570A">
        <w:rPr>
          <w:rFonts w:ascii="Times New Roman" w:eastAsia="Times New Roman" w:hAnsi="Times New Roman" w:cs="Times New Roman"/>
          <w:sz w:val="24"/>
          <w:szCs w:val="24"/>
        </w:rPr>
        <w:t xml:space="preserve">for </w:t>
      </w:r>
      <w:r w:rsidR="00416A93" w:rsidRPr="00A9570A">
        <w:rPr>
          <w:rFonts w:ascii="Times New Roman" w:eastAsia="Times New Roman" w:hAnsi="Times New Roman" w:cs="Times New Roman"/>
          <w:sz w:val="24"/>
          <w:szCs w:val="24"/>
        </w:rPr>
        <w:t xml:space="preserve">annuals </w:t>
      </w:r>
      <w:r w:rsidR="00072741" w:rsidRPr="00A9570A">
        <w:rPr>
          <w:rFonts w:ascii="Times New Roman" w:eastAsia="Times New Roman" w:hAnsi="Times New Roman" w:cs="Times New Roman"/>
          <w:sz w:val="24"/>
          <w:szCs w:val="24"/>
        </w:rPr>
        <w:t xml:space="preserve">in </w:t>
      </w:r>
      <w:proofErr w:type="spellStart"/>
      <w:r w:rsidR="007426C1" w:rsidRPr="00A9570A">
        <w:rPr>
          <w:rFonts w:ascii="Times New Roman" w:eastAsia="Times New Roman" w:hAnsi="Times New Roman" w:cs="Times New Roman"/>
          <w:sz w:val="24"/>
          <w:szCs w:val="24"/>
        </w:rPr>
        <w:t>Euclidieae</w:t>
      </w:r>
      <w:proofErr w:type="spellEnd"/>
      <w:r w:rsidR="007426C1" w:rsidRPr="00A9570A">
        <w:rPr>
          <w:rFonts w:ascii="Times New Roman" w:eastAsia="Times New Roman" w:hAnsi="Times New Roman" w:cs="Times New Roman"/>
          <w:sz w:val="24"/>
          <w:szCs w:val="24"/>
        </w:rPr>
        <w:t xml:space="preserve"> </w:t>
      </w:r>
      <w:r w:rsidR="00416A93" w:rsidRPr="00A9570A">
        <w:rPr>
          <w:rFonts w:ascii="Times New Roman" w:eastAsia="Times New Roman" w:hAnsi="Times New Roman" w:cs="Times New Roman"/>
          <w:sz w:val="24"/>
          <w:szCs w:val="24"/>
        </w:rPr>
        <w:t xml:space="preserve">to </w:t>
      </w:r>
      <w:r w:rsidR="00A919AD" w:rsidRPr="00A9570A">
        <w:rPr>
          <w:rFonts w:ascii="Times New Roman" w:eastAsia="Times New Roman" w:hAnsi="Times New Roman" w:cs="Times New Roman"/>
          <w:sz w:val="24"/>
          <w:szCs w:val="24"/>
        </w:rPr>
        <w:t>4.7</w:t>
      </w:r>
      <w:r w:rsidR="00416A93" w:rsidRPr="00A9570A">
        <w:rPr>
          <w:rFonts w:ascii="Times New Roman" w:eastAsia="Times New Roman" w:hAnsi="Times New Roman" w:cs="Times New Roman"/>
          <w:sz w:val="24"/>
          <w:szCs w:val="24"/>
        </w:rPr>
        <w:t xml:space="preserve">°C higher </w:t>
      </w:r>
      <w:r w:rsidR="00072741" w:rsidRPr="00A9570A">
        <w:rPr>
          <w:rFonts w:ascii="Times New Roman" w:eastAsia="Times New Roman" w:hAnsi="Times New Roman" w:cs="Times New Roman"/>
          <w:sz w:val="24"/>
          <w:szCs w:val="24"/>
        </w:rPr>
        <w:t xml:space="preserve">for </w:t>
      </w:r>
      <w:r w:rsidR="00416A93" w:rsidRPr="00A9570A">
        <w:rPr>
          <w:rFonts w:ascii="Times New Roman" w:eastAsia="Times New Roman" w:hAnsi="Times New Roman" w:cs="Times New Roman"/>
          <w:sz w:val="24"/>
          <w:szCs w:val="24"/>
        </w:rPr>
        <w:t xml:space="preserve">perennials </w:t>
      </w:r>
      <w:r w:rsidR="00072741" w:rsidRPr="00A9570A">
        <w:rPr>
          <w:rFonts w:ascii="Times New Roman" w:eastAsia="Times New Roman" w:hAnsi="Times New Roman" w:cs="Times New Roman"/>
          <w:sz w:val="24"/>
          <w:szCs w:val="24"/>
        </w:rPr>
        <w:t xml:space="preserve">in </w:t>
      </w:r>
      <w:proofErr w:type="spellStart"/>
      <w:r w:rsidR="00A919AD" w:rsidRPr="00A9570A">
        <w:rPr>
          <w:rFonts w:ascii="Times New Roman" w:eastAsia="Times New Roman" w:hAnsi="Times New Roman" w:cs="Times New Roman"/>
          <w:sz w:val="24"/>
          <w:szCs w:val="24"/>
        </w:rPr>
        <w:t>Balsaminaceae</w:t>
      </w:r>
      <w:proofErr w:type="spellEnd"/>
      <w:r w:rsidR="00416A93" w:rsidRPr="00A9570A">
        <w:rPr>
          <w:rFonts w:ascii="Times New Roman" w:eastAsia="Times New Roman" w:hAnsi="Times New Roman" w:cs="Times New Roman"/>
          <w:sz w:val="24"/>
          <w:szCs w:val="24"/>
        </w:rPr>
        <w:t xml:space="preserve">. </w:t>
      </w:r>
      <w:r w:rsidR="00072741" w:rsidRPr="00A9570A">
        <w:rPr>
          <w:rFonts w:ascii="Times New Roman" w:eastAsia="Times New Roman" w:hAnsi="Times New Roman" w:cs="Times New Roman"/>
          <w:sz w:val="24"/>
          <w:szCs w:val="24"/>
        </w:rPr>
        <w:t xml:space="preserve">On average, the expected difference between annuals and perennials was </w:t>
      </w:r>
      <w:del w:id="446" w:author="Thais Nogales Da Costa Vasconcelos" w:date="2022-09-17T12:01:00Z">
        <w:r w:rsidR="00072741" w:rsidRPr="00A9570A" w:rsidDel="00A2383B">
          <w:rPr>
            <w:rFonts w:ascii="Times New Roman" w:eastAsia="Times New Roman" w:hAnsi="Times New Roman" w:cs="Times New Roman"/>
            <w:sz w:val="24"/>
            <w:szCs w:val="24"/>
          </w:rPr>
          <w:delText xml:space="preserve">a </w:delText>
        </w:r>
        <w:r w:rsidR="00B604CF" w:rsidRPr="00A9570A" w:rsidDel="00A2383B">
          <w:rPr>
            <w:rFonts w:ascii="Times New Roman" w:eastAsia="Times New Roman" w:hAnsi="Times New Roman" w:cs="Times New Roman"/>
            <w:sz w:val="24"/>
            <w:szCs w:val="24"/>
          </w:rPr>
          <w:delText>temperature optimum</w:delText>
        </w:r>
        <w:r w:rsidR="00072741" w:rsidRPr="00A9570A" w:rsidDel="00A2383B">
          <w:rPr>
            <w:rFonts w:ascii="Times New Roman" w:eastAsia="Times New Roman" w:hAnsi="Times New Roman" w:cs="Times New Roman"/>
            <w:sz w:val="24"/>
            <w:szCs w:val="24"/>
          </w:rPr>
          <w:delText xml:space="preserve"> </w:delText>
        </w:r>
      </w:del>
      <w:r w:rsidR="00072741" w:rsidRPr="00A9570A">
        <w:rPr>
          <w:rFonts w:ascii="Times New Roman" w:eastAsia="Times New Roman" w:hAnsi="Times New Roman" w:cs="Times New Roman"/>
          <w:sz w:val="24"/>
          <w:szCs w:val="24"/>
        </w:rPr>
        <w:t xml:space="preserve">1.26°C warmer in annuals. </w:t>
      </w:r>
      <w:r w:rsidR="00D74C9A" w:rsidRPr="00A9570A">
        <w:rPr>
          <w:rFonts w:ascii="Times New Roman" w:eastAsia="Times New Roman" w:hAnsi="Times New Roman" w:cs="Times New Roman"/>
          <w:sz w:val="24"/>
          <w:szCs w:val="24"/>
        </w:rPr>
        <w:t xml:space="preserve">All clades but </w:t>
      </w:r>
      <w:proofErr w:type="spellStart"/>
      <w:r w:rsidR="00DC5372" w:rsidRPr="00A9570A">
        <w:rPr>
          <w:rFonts w:ascii="Times New Roman" w:eastAsia="Times New Roman" w:hAnsi="Times New Roman" w:cs="Times New Roman"/>
          <w:sz w:val="24"/>
          <w:szCs w:val="24"/>
        </w:rPr>
        <w:t>Balsami</w:t>
      </w:r>
      <w:ins w:id="447" w:author="Thais Nogales Da Costa Vasconcelos" w:date="2022-09-17T12:03:00Z">
        <w:r w:rsidR="00364E26">
          <w:rPr>
            <w:rFonts w:ascii="Times New Roman" w:eastAsia="Times New Roman" w:hAnsi="Times New Roman" w:cs="Times New Roman"/>
            <w:sz w:val="24"/>
            <w:szCs w:val="24"/>
          </w:rPr>
          <w:t>n</w:t>
        </w:r>
      </w:ins>
      <w:r w:rsidR="00DC5372" w:rsidRPr="00A9570A">
        <w:rPr>
          <w:rFonts w:ascii="Times New Roman" w:eastAsia="Times New Roman" w:hAnsi="Times New Roman" w:cs="Times New Roman"/>
          <w:sz w:val="24"/>
          <w:szCs w:val="24"/>
        </w:rPr>
        <w:t>aceae</w:t>
      </w:r>
      <w:proofErr w:type="spellEnd"/>
      <w:r w:rsidR="00D74C9A" w:rsidRPr="00A9570A">
        <w:rPr>
          <w:rFonts w:ascii="Times New Roman" w:eastAsia="Times New Roman" w:hAnsi="Times New Roman" w:cs="Times New Roman"/>
          <w:sz w:val="24"/>
          <w:szCs w:val="24"/>
        </w:rPr>
        <w:t xml:space="preserve">, </w:t>
      </w:r>
      <w:r w:rsidR="00DC5372" w:rsidRPr="00A9570A">
        <w:rPr>
          <w:rFonts w:ascii="Times New Roman" w:eastAsia="Times New Roman" w:hAnsi="Times New Roman" w:cs="Times New Roman"/>
          <w:i/>
          <w:iCs/>
          <w:sz w:val="24"/>
          <w:szCs w:val="24"/>
        </w:rPr>
        <w:t>Croton</w:t>
      </w:r>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Erysimeae</w:t>
      </w:r>
      <w:proofErr w:type="spellEnd"/>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Eumalvoideae</w:t>
      </w:r>
      <w:proofErr w:type="spellEnd"/>
      <w:r w:rsidR="00D74C9A" w:rsidRPr="00A9570A">
        <w:rPr>
          <w:rFonts w:ascii="Times New Roman" w:eastAsia="Times New Roman" w:hAnsi="Times New Roman" w:cs="Times New Roman"/>
          <w:sz w:val="24"/>
          <w:szCs w:val="24"/>
        </w:rPr>
        <w:t xml:space="preserve">, </w:t>
      </w:r>
      <w:r w:rsidR="00DC5372" w:rsidRPr="00A9570A">
        <w:rPr>
          <w:rFonts w:ascii="Times New Roman" w:eastAsia="Times New Roman" w:hAnsi="Times New Roman" w:cs="Times New Roman"/>
          <w:i/>
          <w:iCs/>
          <w:sz w:val="24"/>
          <w:szCs w:val="24"/>
        </w:rPr>
        <w:t>Hypericum</w:t>
      </w:r>
      <w:r w:rsidR="00D74C9A"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Onagraceae</w:t>
      </w:r>
      <w:proofErr w:type="spellEnd"/>
      <w:r w:rsidR="00DC5372" w:rsidRPr="00A9570A">
        <w:rPr>
          <w:rFonts w:ascii="Times New Roman" w:eastAsia="Times New Roman" w:hAnsi="Times New Roman" w:cs="Times New Roman"/>
          <w:sz w:val="24"/>
          <w:szCs w:val="24"/>
        </w:rPr>
        <w:t xml:space="preserve">, </w:t>
      </w:r>
      <w:proofErr w:type="spellStart"/>
      <w:r w:rsidR="00DC5372" w:rsidRPr="00A9570A">
        <w:rPr>
          <w:rFonts w:ascii="Times New Roman" w:eastAsia="Times New Roman" w:hAnsi="Times New Roman" w:cs="Times New Roman"/>
          <w:sz w:val="24"/>
          <w:szCs w:val="24"/>
        </w:rPr>
        <w:t>Primulaceae</w:t>
      </w:r>
      <w:proofErr w:type="spellEnd"/>
      <w:r w:rsidR="00DC5372" w:rsidRPr="00A9570A">
        <w:rPr>
          <w:rFonts w:ascii="Times New Roman" w:eastAsia="Times New Roman" w:hAnsi="Times New Roman" w:cs="Times New Roman"/>
          <w:sz w:val="24"/>
          <w:szCs w:val="24"/>
        </w:rPr>
        <w:t>, a</w:t>
      </w:r>
      <w:r w:rsidR="00D74C9A" w:rsidRPr="00A9570A">
        <w:rPr>
          <w:rFonts w:ascii="Times New Roman" w:eastAsia="Times New Roman" w:hAnsi="Times New Roman" w:cs="Times New Roman"/>
          <w:sz w:val="24"/>
          <w:szCs w:val="24"/>
        </w:rPr>
        <w:t xml:space="preserve">nd </w:t>
      </w:r>
      <w:r w:rsidR="00DC5372" w:rsidRPr="00A9570A">
        <w:rPr>
          <w:rFonts w:ascii="Times New Roman" w:eastAsia="Times New Roman" w:hAnsi="Times New Roman" w:cs="Times New Roman"/>
          <w:sz w:val="24"/>
          <w:szCs w:val="24"/>
        </w:rPr>
        <w:t xml:space="preserve">Solanaceae </w:t>
      </w:r>
      <w:r w:rsidR="00D74C9A" w:rsidRPr="00A9570A">
        <w:rPr>
          <w:rFonts w:ascii="Times New Roman" w:eastAsia="Times New Roman" w:hAnsi="Times New Roman" w:cs="Times New Roman"/>
          <w:sz w:val="24"/>
          <w:szCs w:val="24"/>
        </w:rPr>
        <w:t xml:space="preserve">had a pattern of higher expected temperature </w:t>
      </w:r>
      <w:del w:id="448" w:author="Thais Nogales Da Costa Vasconcelos" w:date="2022-09-17T12:01:00Z">
        <w:r w:rsidR="00D74C9A" w:rsidRPr="00A9570A" w:rsidDel="00A2383B">
          <w:rPr>
            <w:rFonts w:ascii="Times New Roman" w:eastAsia="Times New Roman" w:hAnsi="Times New Roman" w:cs="Times New Roman"/>
            <w:sz w:val="24"/>
            <w:szCs w:val="24"/>
          </w:rPr>
          <w:delText xml:space="preserve">optima </w:delText>
        </w:r>
      </w:del>
      <w:r w:rsidR="00F920FF" w:rsidRPr="00A9570A">
        <w:rPr>
          <w:rFonts w:ascii="Times New Roman" w:eastAsia="Times New Roman" w:hAnsi="Times New Roman" w:cs="Times New Roman"/>
          <w:sz w:val="24"/>
          <w:szCs w:val="24"/>
        </w:rPr>
        <w:t xml:space="preserve">for </w:t>
      </w:r>
      <w:r w:rsidR="00D74C9A" w:rsidRPr="00A9570A">
        <w:rPr>
          <w:rFonts w:ascii="Times New Roman" w:eastAsia="Times New Roman" w:hAnsi="Times New Roman" w:cs="Times New Roman"/>
          <w:sz w:val="24"/>
          <w:szCs w:val="24"/>
        </w:rPr>
        <w:t xml:space="preserve">annuals. </w:t>
      </w:r>
      <w:r w:rsidR="00B604CF" w:rsidRPr="00A9570A">
        <w:rPr>
          <w:rFonts w:ascii="Times New Roman" w:eastAsia="Times New Roman" w:hAnsi="Times New Roman" w:cs="Times New Roman"/>
          <w:sz w:val="24"/>
          <w:szCs w:val="24"/>
        </w:rPr>
        <w:t>For BIO4 (</w:t>
      </w:r>
      <w:r w:rsidR="00692DAA" w:rsidRPr="00A9570A">
        <w:rPr>
          <w:rFonts w:ascii="Times New Roman" w:eastAsia="Times New Roman" w:hAnsi="Times New Roman" w:cs="Times New Roman"/>
          <w:sz w:val="24"/>
          <w:szCs w:val="24"/>
        </w:rPr>
        <w:t>t</w:t>
      </w:r>
      <w:r w:rsidR="00B604CF" w:rsidRPr="00A9570A">
        <w:rPr>
          <w:rFonts w:ascii="Times New Roman" w:eastAsia="Times New Roman" w:hAnsi="Times New Roman" w:cs="Times New Roman"/>
          <w:sz w:val="24"/>
          <w:szCs w:val="24"/>
        </w:rPr>
        <w:t xml:space="preserve">emperature </w:t>
      </w:r>
      <w:r w:rsidR="00692DAA" w:rsidRPr="00A9570A">
        <w:rPr>
          <w:rFonts w:ascii="Times New Roman" w:eastAsia="Times New Roman" w:hAnsi="Times New Roman" w:cs="Times New Roman"/>
          <w:sz w:val="24"/>
          <w:szCs w:val="24"/>
        </w:rPr>
        <w:t>s</w:t>
      </w:r>
      <w:r w:rsidR="00B604CF" w:rsidRPr="00A9570A">
        <w:rPr>
          <w:rFonts w:ascii="Times New Roman" w:eastAsia="Times New Roman" w:hAnsi="Times New Roman" w:cs="Times New Roman"/>
          <w:sz w:val="24"/>
          <w:szCs w:val="24"/>
        </w:rPr>
        <w:t xml:space="preserve">easonality; Table S2), the difference in expected </w:t>
      </w:r>
      <w:r w:rsidR="002A4226" w:rsidRPr="00A9570A">
        <w:rPr>
          <w:rFonts w:ascii="Times New Roman" w:eastAsia="Times New Roman" w:hAnsi="Times New Roman" w:cs="Times New Roman"/>
          <w:sz w:val="24"/>
          <w:szCs w:val="24"/>
        </w:rPr>
        <w:t>temperature seasonality</w:t>
      </w:r>
      <w:r w:rsidR="00B604CF" w:rsidRPr="00A9570A">
        <w:rPr>
          <w:rFonts w:ascii="Times New Roman" w:eastAsia="Times New Roman" w:hAnsi="Times New Roman" w:cs="Times New Roman"/>
          <w:sz w:val="24"/>
          <w:szCs w:val="24"/>
        </w:rPr>
        <w:t xml:space="preserve"> ranged from </w:t>
      </w:r>
      <w:r w:rsidR="002A4226" w:rsidRPr="00A9570A">
        <w:rPr>
          <w:rFonts w:ascii="Times New Roman" w:eastAsia="Times New Roman" w:hAnsi="Times New Roman" w:cs="Times New Roman"/>
          <w:sz w:val="24"/>
          <w:szCs w:val="24"/>
        </w:rPr>
        <w:t>4.31°C</w:t>
      </w:r>
      <w:r w:rsidR="00B604CF" w:rsidRPr="00A9570A">
        <w:rPr>
          <w:rFonts w:ascii="Times New Roman" w:eastAsia="Times New Roman" w:hAnsi="Times New Roman" w:cs="Times New Roman"/>
          <w:sz w:val="24"/>
          <w:szCs w:val="24"/>
        </w:rPr>
        <w:t xml:space="preserve"> </w:t>
      </w:r>
      <w:r w:rsidR="002A4226" w:rsidRPr="00A9570A">
        <w:rPr>
          <w:rFonts w:ascii="Times New Roman" w:eastAsia="Times New Roman" w:hAnsi="Times New Roman" w:cs="Times New Roman"/>
          <w:sz w:val="24"/>
          <w:szCs w:val="24"/>
        </w:rPr>
        <w:t xml:space="preserve">standard deviations </w:t>
      </w:r>
      <w:r w:rsidR="00B604CF" w:rsidRPr="00A9570A">
        <w:rPr>
          <w:rFonts w:ascii="Times New Roman" w:eastAsia="Times New Roman" w:hAnsi="Times New Roman" w:cs="Times New Roman"/>
          <w:sz w:val="24"/>
          <w:szCs w:val="24"/>
        </w:rPr>
        <w:t xml:space="preserve">higher for annuals in </w:t>
      </w:r>
      <w:proofErr w:type="spellStart"/>
      <w:r w:rsidR="00D94375" w:rsidRPr="00A9570A">
        <w:rPr>
          <w:rFonts w:ascii="Times New Roman" w:eastAsia="Times New Roman" w:hAnsi="Times New Roman" w:cs="Times New Roman"/>
          <w:sz w:val="24"/>
          <w:szCs w:val="24"/>
        </w:rPr>
        <w:t>Balsami</w:t>
      </w:r>
      <w:ins w:id="449" w:author="Thais Nogales Da Costa Vasconcelos" w:date="2022-09-17T12:03:00Z">
        <w:r w:rsidR="00364E26">
          <w:rPr>
            <w:rFonts w:ascii="Times New Roman" w:eastAsia="Times New Roman" w:hAnsi="Times New Roman" w:cs="Times New Roman"/>
            <w:sz w:val="24"/>
            <w:szCs w:val="24"/>
          </w:rPr>
          <w:t>n</w:t>
        </w:r>
      </w:ins>
      <w:r w:rsidR="00D94375" w:rsidRPr="00A9570A">
        <w:rPr>
          <w:rFonts w:ascii="Times New Roman" w:eastAsia="Times New Roman" w:hAnsi="Times New Roman" w:cs="Times New Roman"/>
          <w:sz w:val="24"/>
          <w:szCs w:val="24"/>
        </w:rPr>
        <w:t>aceae</w:t>
      </w:r>
      <w:proofErr w:type="spellEnd"/>
      <w:r w:rsidR="00D94375" w:rsidRPr="00A9570A">
        <w:rPr>
          <w:rFonts w:ascii="Times New Roman" w:eastAsia="Times New Roman" w:hAnsi="Times New Roman" w:cs="Times New Roman"/>
          <w:sz w:val="24"/>
          <w:szCs w:val="24"/>
        </w:rPr>
        <w:t xml:space="preserve"> </w:t>
      </w:r>
      <w:r w:rsidR="00B604CF" w:rsidRPr="00A9570A">
        <w:rPr>
          <w:rFonts w:ascii="Times New Roman" w:eastAsia="Times New Roman" w:hAnsi="Times New Roman" w:cs="Times New Roman"/>
          <w:sz w:val="24"/>
          <w:szCs w:val="24"/>
        </w:rPr>
        <w:t xml:space="preserve">to </w:t>
      </w:r>
      <w:r w:rsidR="00D94375" w:rsidRPr="00A9570A">
        <w:rPr>
          <w:rFonts w:ascii="Times New Roman" w:eastAsia="Times New Roman" w:hAnsi="Times New Roman" w:cs="Times New Roman"/>
          <w:sz w:val="24"/>
          <w:szCs w:val="24"/>
        </w:rPr>
        <w:t>0.39</w:t>
      </w:r>
      <w:r w:rsidR="00B604CF" w:rsidRPr="00A9570A">
        <w:rPr>
          <w:rFonts w:ascii="Times New Roman" w:eastAsia="Times New Roman" w:hAnsi="Times New Roman" w:cs="Times New Roman"/>
          <w:sz w:val="24"/>
          <w:szCs w:val="24"/>
        </w:rPr>
        <w:t xml:space="preserve">°C </w:t>
      </w:r>
      <w:r w:rsidR="00D94375" w:rsidRPr="00A9570A">
        <w:rPr>
          <w:rFonts w:ascii="Times New Roman" w:eastAsia="Times New Roman" w:hAnsi="Times New Roman" w:cs="Times New Roman"/>
          <w:sz w:val="24"/>
          <w:szCs w:val="24"/>
        </w:rPr>
        <w:t xml:space="preserve">standard deviations </w:t>
      </w:r>
      <w:r w:rsidR="00B604CF" w:rsidRPr="00A9570A">
        <w:rPr>
          <w:rFonts w:ascii="Times New Roman" w:eastAsia="Times New Roman" w:hAnsi="Times New Roman" w:cs="Times New Roman"/>
          <w:sz w:val="24"/>
          <w:szCs w:val="24"/>
        </w:rPr>
        <w:t xml:space="preserve">higher for perennials in </w:t>
      </w:r>
      <w:proofErr w:type="spellStart"/>
      <w:r w:rsidR="00D94375" w:rsidRPr="00A9570A">
        <w:rPr>
          <w:rFonts w:ascii="Times New Roman" w:eastAsia="Times New Roman" w:hAnsi="Times New Roman" w:cs="Times New Roman"/>
          <w:sz w:val="24"/>
          <w:szCs w:val="24"/>
        </w:rPr>
        <w:t>Spermacoceae</w:t>
      </w:r>
      <w:proofErr w:type="spellEnd"/>
      <w:r w:rsidR="00B604CF" w:rsidRPr="00A9570A">
        <w:rPr>
          <w:rFonts w:ascii="Times New Roman" w:eastAsia="Times New Roman" w:hAnsi="Times New Roman" w:cs="Times New Roman"/>
          <w:sz w:val="24"/>
          <w:szCs w:val="24"/>
        </w:rPr>
        <w:t xml:space="preserve">. On average, the expected difference between annuals and perennials was a temperature </w:t>
      </w:r>
      <w:r w:rsidR="001804C9" w:rsidRPr="00A9570A">
        <w:rPr>
          <w:rFonts w:ascii="Times New Roman" w:eastAsia="Times New Roman" w:hAnsi="Times New Roman" w:cs="Times New Roman"/>
          <w:sz w:val="24"/>
          <w:szCs w:val="24"/>
        </w:rPr>
        <w:t>seasonality</w:t>
      </w:r>
      <w:r w:rsidR="00B604CF" w:rsidRPr="00A9570A">
        <w:rPr>
          <w:rFonts w:ascii="Times New Roman" w:eastAsia="Times New Roman" w:hAnsi="Times New Roman" w:cs="Times New Roman"/>
          <w:sz w:val="24"/>
          <w:szCs w:val="24"/>
        </w:rPr>
        <w:t xml:space="preserve"> </w:t>
      </w:r>
      <w:r w:rsidR="001804C9" w:rsidRPr="00A9570A">
        <w:rPr>
          <w:rFonts w:ascii="Times New Roman" w:eastAsia="Times New Roman" w:hAnsi="Times New Roman" w:cs="Times New Roman"/>
          <w:sz w:val="24"/>
          <w:szCs w:val="24"/>
        </w:rPr>
        <w:t xml:space="preserve">of </w:t>
      </w:r>
      <w:ins w:id="450" w:author="Thais Nogales Da Costa Vasconcelos" w:date="2022-09-17T12:02:00Z">
        <w:r w:rsidR="00A2383B">
          <w:rPr>
            <w:rFonts w:ascii="Times New Roman" w:eastAsia="Times New Roman" w:hAnsi="Times New Roman" w:cs="Times New Roman"/>
            <w:sz w:val="24"/>
            <w:szCs w:val="24"/>
          </w:rPr>
          <w:t>0.</w:t>
        </w:r>
      </w:ins>
      <w:r w:rsidR="001804C9" w:rsidRPr="00A9570A">
        <w:rPr>
          <w:rFonts w:ascii="Times New Roman" w:eastAsia="Times New Roman" w:hAnsi="Times New Roman" w:cs="Times New Roman"/>
          <w:sz w:val="24"/>
          <w:szCs w:val="24"/>
        </w:rPr>
        <w:t>42</w:t>
      </w:r>
      <w:del w:id="451" w:author="Thais Nogales Da Costa Vasconcelos" w:date="2022-09-17T12:02:00Z">
        <w:r w:rsidR="001804C9" w:rsidRPr="00A9570A" w:rsidDel="00A2383B">
          <w:rPr>
            <w:rFonts w:ascii="Times New Roman" w:eastAsia="Times New Roman" w:hAnsi="Times New Roman" w:cs="Times New Roman"/>
            <w:sz w:val="24"/>
            <w:szCs w:val="24"/>
          </w:rPr>
          <w:delText>.80</w:delText>
        </w:r>
      </w:del>
      <w:r w:rsidR="00B604CF" w:rsidRPr="00A9570A">
        <w:rPr>
          <w:rFonts w:ascii="Times New Roman" w:eastAsia="Times New Roman" w:hAnsi="Times New Roman" w:cs="Times New Roman"/>
          <w:sz w:val="24"/>
          <w:szCs w:val="24"/>
        </w:rPr>
        <w:t>°C</w:t>
      </w:r>
      <w:r w:rsidR="001804C9" w:rsidRPr="00A9570A">
        <w:rPr>
          <w:rFonts w:ascii="Times New Roman" w:eastAsia="Times New Roman" w:hAnsi="Times New Roman" w:cs="Times New Roman"/>
          <w:sz w:val="24"/>
          <w:szCs w:val="24"/>
        </w:rPr>
        <w:t xml:space="preserve"> standard deviations</w:t>
      </w:r>
      <w:r w:rsidR="00B604C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 xml:space="preserve">greater </w:t>
      </w:r>
      <w:r w:rsidR="00B604CF" w:rsidRPr="00A9570A">
        <w:rPr>
          <w:rFonts w:ascii="Times New Roman" w:eastAsia="Times New Roman" w:hAnsi="Times New Roman" w:cs="Times New Roman"/>
          <w:sz w:val="24"/>
          <w:szCs w:val="24"/>
        </w:rPr>
        <w:t xml:space="preserve">in annuals. </w:t>
      </w:r>
      <w:r w:rsidR="00F920FF" w:rsidRPr="00A9570A">
        <w:rPr>
          <w:rFonts w:ascii="Times New Roman" w:eastAsia="Times New Roman" w:hAnsi="Times New Roman" w:cs="Times New Roman"/>
          <w:sz w:val="24"/>
          <w:szCs w:val="24"/>
        </w:rPr>
        <w:t xml:space="preserve">All clades but </w:t>
      </w:r>
      <w:proofErr w:type="spellStart"/>
      <w:r w:rsidR="00F920FF" w:rsidRPr="00A9570A">
        <w:rPr>
          <w:rFonts w:ascii="Times New Roman" w:eastAsia="Times New Roman" w:hAnsi="Times New Roman" w:cs="Times New Roman"/>
          <w:sz w:val="24"/>
          <w:szCs w:val="24"/>
        </w:rPr>
        <w:t>Brassiceae</w:t>
      </w:r>
      <w:proofErr w:type="spellEnd"/>
      <w:r w:rsidR="00F920FF" w:rsidRPr="00A9570A">
        <w:rPr>
          <w:rFonts w:ascii="Times New Roman" w:eastAsia="Times New Roman" w:hAnsi="Times New Roman" w:cs="Times New Roman"/>
          <w:sz w:val="24"/>
          <w:szCs w:val="24"/>
        </w:rPr>
        <w:t xml:space="preserve">, </w:t>
      </w:r>
      <w:proofErr w:type="spellStart"/>
      <w:r w:rsidR="00F920FF" w:rsidRPr="00A9570A">
        <w:rPr>
          <w:rFonts w:ascii="Times New Roman" w:eastAsia="Times New Roman" w:hAnsi="Times New Roman" w:cs="Times New Roman"/>
          <w:sz w:val="24"/>
          <w:szCs w:val="24"/>
        </w:rPr>
        <w:t>Gesneriaceae</w:t>
      </w:r>
      <w:proofErr w:type="spellEnd"/>
      <w:r w:rsidR="00F920FF" w:rsidRPr="00A9570A">
        <w:rPr>
          <w:rFonts w:ascii="Times New Roman" w:eastAsia="Times New Roman" w:hAnsi="Times New Roman" w:cs="Times New Roman"/>
          <w:sz w:val="24"/>
          <w:szCs w:val="24"/>
        </w:rPr>
        <w:t xml:space="preserve">, </w:t>
      </w:r>
      <w:proofErr w:type="spellStart"/>
      <w:r w:rsidR="00F920FF" w:rsidRPr="00A9570A">
        <w:rPr>
          <w:rFonts w:ascii="Times New Roman" w:eastAsia="Times New Roman" w:hAnsi="Times New Roman" w:cs="Times New Roman"/>
          <w:sz w:val="24"/>
          <w:szCs w:val="24"/>
        </w:rPr>
        <w:t>Lysimachieae</w:t>
      </w:r>
      <w:proofErr w:type="spellEnd"/>
      <w:r w:rsidR="00F920FF" w:rsidRPr="00A9570A">
        <w:rPr>
          <w:rFonts w:ascii="Times New Roman" w:eastAsia="Times New Roman" w:hAnsi="Times New Roman" w:cs="Times New Roman"/>
          <w:sz w:val="24"/>
          <w:szCs w:val="24"/>
        </w:rPr>
        <w:t xml:space="preserve">, Orobanchaceae, </w:t>
      </w:r>
      <w:proofErr w:type="spellStart"/>
      <w:r w:rsidR="00F920FF" w:rsidRPr="00A9570A">
        <w:rPr>
          <w:rFonts w:ascii="Times New Roman" w:eastAsia="Times New Roman" w:hAnsi="Times New Roman" w:cs="Times New Roman"/>
          <w:sz w:val="24"/>
          <w:szCs w:val="24"/>
        </w:rPr>
        <w:t>Rubieae</w:t>
      </w:r>
      <w:proofErr w:type="spellEnd"/>
      <w:r w:rsidR="00F920FF" w:rsidRPr="00A9570A">
        <w:rPr>
          <w:rFonts w:ascii="Times New Roman" w:eastAsia="Times New Roman" w:hAnsi="Times New Roman" w:cs="Times New Roman"/>
          <w:sz w:val="24"/>
          <w:szCs w:val="24"/>
        </w:rPr>
        <w:t xml:space="preserve">, and </w:t>
      </w:r>
      <w:proofErr w:type="spellStart"/>
      <w:r w:rsidR="00F920FF" w:rsidRPr="00A9570A">
        <w:rPr>
          <w:rFonts w:ascii="Times New Roman" w:eastAsia="Times New Roman" w:hAnsi="Times New Roman" w:cs="Times New Roman"/>
          <w:sz w:val="24"/>
          <w:szCs w:val="24"/>
        </w:rPr>
        <w:t>Spermacoceae</w:t>
      </w:r>
      <w:proofErr w:type="spellEnd"/>
      <w:r w:rsidR="00F920F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showed</w:t>
      </w:r>
      <w:r w:rsidR="00F920FF" w:rsidRPr="00A9570A">
        <w:rPr>
          <w:rFonts w:ascii="Times New Roman" w:eastAsia="Times New Roman" w:hAnsi="Times New Roman" w:cs="Times New Roman"/>
          <w:sz w:val="24"/>
          <w:szCs w:val="24"/>
        </w:rPr>
        <w:t xml:space="preserve"> </w:t>
      </w:r>
      <w:r w:rsidR="00782C8D" w:rsidRPr="00A9570A">
        <w:rPr>
          <w:rFonts w:ascii="Times New Roman" w:eastAsia="Times New Roman" w:hAnsi="Times New Roman" w:cs="Times New Roman"/>
          <w:sz w:val="24"/>
          <w:szCs w:val="24"/>
        </w:rPr>
        <w:t>the dominant</w:t>
      </w:r>
      <w:r w:rsidR="00F920FF" w:rsidRPr="00A9570A">
        <w:rPr>
          <w:rFonts w:ascii="Times New Roman" w:eastAsia="Times New Roman" w:hAnsi="Times New Roman" w:cs="Times New Roman"/>
          <w:sz w:val="24"/>
          <w:szCs w:val="24"/>
        </w:rPr>
        <w:t xml:space="preserve"> pattern of higher </w:t>
      </w:r>
      <w:r w:rsidR="00782C8D" w:rsidRPr="00A9570A">
        <w:rPr>
          <w:rFonts w:ascii="Times New Roman" w:eastAsia="Times New Roman" w:hAnsi="Times New Roman" w:cs="Times New Roman"/>
          <w:sz w:val="24"/>
          <w:szCs w:val="24"/>
        </w:rPr>
        <w:t xml:space="preserve">temperature seasonality </w:t>
      </w:r>
      <w:r w:rsidR="00F920FF" w:rsidRPr="00A9570A">
        <w:rPr>
          <w:rFonts w:ascii="Times New Roman" w:eastAsia="Times New Roman" w:hAnsi="Times New Roman" w:cs="Times New Roman"/>
          <w:sz w:val="24"/>
          <w:szCs w:val="24"/>
        </w:rPr>
        <w:t xml:space="preserve">for annuals. </w:t>
      </w:r>
      <w:r w:rsidR="00692DAA" w:rsidRPr="00A9570A">
        <w:rPr>
          <w:rFonts w:ascii="Times New Roman" w:eastAsia="Times New Roman" w:hAnsi="Times New Roman" w:cs="Times New Roman"/>
          <w:sz w:val="24"/>
          <w:szCs w:val="24"/>
        </w:rPr>
        <w:t>For BIO5 (max</w:t>
      </w:r>
      <w:r w:rsidR="00F015FC" w:rsidRPr="00A9570A">
        <w:rPr>
          <w:rFonts w:ascii="Times New Roman" w:eastAsia="Times New Roman" w:hAnsi="Times New Roman" w:cs="Times New Roman"/>
          <w:sz w:val="24"/>
          <w:szCs w:val="24"/>
        </w:rPr>
        <w:t>imum</w:t>
      </w:r>
      <w:r w:rsidR="00692DAA" w:rsidRPr="00A9570A">
        <w:rPr>
          <w:rFonts w:ascii="Times New Roman" w:eastAsia="Times New Roman" w:hAnsi="Times New Roman" w:cs="Times New Roman"/>
          <w:sz w:val="24"/>
          <w:szCs w:val="24"/>
        </w:rPr>
        <w:t xml:space="preserve"> temperature of the warmest month; Table S3), the difference in expected </w:t>
      </w:r>
      <w:r w:rsidR="000E1327" w:rsidRPr="00A9570A">
        <w:rPr>
          <w:rFonts w:ascii="Times New Roman" w:eastAsia="Times New Roman" w:hAnsi="Times New Roman" w:cs="Times New Roman"/>
          <w:sz w:val="24"/>
          <w:szCs w:val="24"/>
        </w:rPr>
        <w:t>max</w:t>
      </w:r>
      <w:ins w:id="452" w:author="Thais Nogales Da Costa Vasconcelos" w:date="2022-09-17T12:05:00Z">
        <w:r w:rsidR="00AC01D8">
          <w:rPr>
            <w:rFonts w:ascii="Times New Roman" w:eastAsia="Times New Roman" w:hAnsi="Times New Roman" w:cs="Times New Roman"/>
            <w:sz w:val="24"/>
            <w:szCs w:val="24"/>
          </w:rPr>
          <w:t>imum</w:t>
        </w:r>
      </w:ins>
      <w:r w:rsidR="000E1327"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 xml:space="preserve">temperature ranged from </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4.</w:t>
      </w:r>
      <w:r w:rsidR="000E1327" w:rsidRPr="00A9570A">
        <w:rPr>
          <w:rFonts w:ascii="Times New Roman" w:eastAsia="Times New Roman" w:hAnsi="Times New Roman" w:cs="Times New Roman"/>
          <w:sz w:val="24"/>
          <w:szCs w:val="24"/>
        </w:rPr>
        <w:t>85</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 xml:space="preserve">greater </w:t>
      </w:r>
      <w:r w:rsidR="00692DAA" w:rsidRPr="00A9570A">
        <w:rPr>
          <w:rFonts w:ascii="Times New Roman" w:eastAsia="Times New Roman" w:hAnsi="Times New Roman" w:cs="Times New Roman"/>
          <w:sz w:val="24"/>
          <w:szCs w:val="24"/>
        </w:rPr>
        <w:t xml:space="preserve">for annuals in </w:t>
      </w:r>
      <w:proofErr w:type="spellStart"/>
      <w:r w:rsidR="000E1327" w:rsidRPr="00A9570A">
        <w:rPr>
          <w:rFonts w:ascii="Times New Roman" w:eastAsia="Times New Roman" w:hAnsi="Times New Roman" w:cs="Times New Roman"/>
          <w:sz w:val="24"/>
          <w:szCs w:val="24"/>
        </w:rPr>
        <w:t>Euclidieae</w:t>
      </w:r>
      <w:proofErr w:type="spellEnd"/>
      <w:r w:rsidR="000E1327"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to 0.</w:t>
      </w:r>
      <w:r w:rsidR="000E1327" w:rsidRPr="00A9570A">
        <w:rPr>
          <w:rFonts w:ascii="Times New Roman" w:eastAsia="Times New Roman" w:hAnsi="Times New Roman" w:cs="Times New Roman"/>
          <w:sz w:val="24"/>
          <w:szCs w:val="24"/>
        </w:rPr>
        <w:t>17</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 xml:space="preserve">greater </w:t>
      </w:r>
      <w:r w:rsidR="00692DAA" w:rsidRPr="00A9570A">
        <w:rPr>
          <w:rFonts w:ascii="Times New Roman" w:eastAsia="Times New Roman" w:hAnsi="Times New Roman" w:cs="Times New Roman"/>
          <w:sz w:val="24"/>
          <w:szCs w:val="24"/>
        </w:rPr>
        <w:t xml:space="preserve">for perennials in </w:t>
      </w:r>
      <w:proofErr w:type="spellStart"/>
      <w:r w:rsidR="000E1327" w:rsidRPr="00A9570A">
        <w:rPr>
          <w:rFonts w:ascii="Times New Roman" w:eastAsia="Times New Roman" w:hAnsi="Times New Roman" w:cs="Times New Roman"/>
          <w:sz w:val="24"/>
          <w:szCs w:val="24"/>
        </w:rPr>
        <w:t>Balsami</w:t>
      </w:r>
      <w:ins w:id="453" w:author="Thais Nogales Da Costa Vasconcelos" w:date="2022-09-17T12:05:00Z">
        <w:r w:rsidR="00364615">
          <w:rPr>
            <w:rFonts w:ascii="Times New Roman" w:eastAsia="Times New Roman" w:hAnsi="Times New Roman" w:cs="Times New Roman"/>
            <w:sz w:val="24"/>
            <w:szCs w:val="24"/>
          </w:rPr>
          <w:t>n</w:t>
        </w:r>
      </w:ins>
      <w:r w:rsidR="000E1327" w:rsidRPr="00A9570A">
        <w:rPr>
          <w:rFonts w:ascii="Times New Roman" w:eastAsia="Times New Roman" w:hAnsi="Times New Roman" w:cs="Times New Roman"/>
          <w:sz w:val="24"/>
          <w:szCs w:val="24"/>
        </w:rPr>
        <w:t>aceae</w:t>
      </w:r>
      <w:proofErr w:type="spellEnd"/>
      <w:r w:rsidR="00692DAA" w:rsidRPr="00A9570A">
        <w:rPr>
          <w:rFonts w:ascii="Times New Roman" w:eastAsia="Times New Roman" w:hAnsi="Times New Roman" w:cs="Times New Roman"/>
          <w:sz w:val="24"/>
          <w:szCs w:val="24"/>
        </w:rPr>
        <w:t xml:space="preserve">. On average, the expected difference between annuals and perennials was a </w:t>
      </w:r>
      <w:r w:rsidR="000E1327" w:rsidRPr="00A9570A">
        <w:rPr>
          <w:rFonts w:ascii="Times New Roman" w:eastAsia="Times New Roman" w:hAnsi="Times New Roman" w:cs="Times New Roman"/>
          <w:sz w:val="24"/>
          <w:szCs w:val="24"/>
        </w:rPr>
        <w:t>max</w:t>
      </w:r>
      <w:ins w:id="454" w:author="Thais Nogales Da Costa Vasconcelos" w:date="2022-09-17T12:04:00Z">
        <w:r w:rsidR="00364E26">
          <w:rPr>
            <w:rFonts w:ascii="Times New Roman" w:eastAsia="Times New Roman" w:hAnsi="Times New Roman" w:cs="Times New Roman"/>
            <w:sz w:val="24"/>
            <w:szCs w:val="24"/>
          </w:rPr>
          <w:t>imum</w:t>
        </w:r>
      </w:ins>
      <w:r w:rsidR="000E1327" w:rsidRPr="00A9570A">
        <w:rPr>
          <w:rFonts w:ascii="Times New Roman" w:eastAsia="Times New Roman" w:hAnsi="Times New Roman" w:cs="Times New Roman"/>
          <w:sz w:val="24"/>
          <w:szCs w:val="24"/>
        </w:rPr>
        <w:t xml:space="preserve"> </w:t>
      </w:r>
      <w:r w:rsidR="00692DAA" w:rsidRPr="00A9570A">
        <w:rPr>
          <w:rFonts w:ascii="Times New Roman" w:eastAsia="Times New Roman" w:hAnsi="Times New Roman" w:cs="Times New Roman"/>
          <w:sz w:val="24"/>
          <w:szCs w:val="24"/>
        </w:rPr>
        <w:t xml:space="preserve">temperature of </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.8</w:t>
      </w:r>
      <w:r w:rsidR="000E1327" w:rsidRPr="00A9570A">
        <w:rPr>
          <w:rFonts w:ascii="Times New Roman" w:eastAsia="Times New Roman" w:hAnsi="Times New Roman" w:cs="Times New Roman"/>
          <w:sz w:val="24"/>
          <w:szCs w:val="24"/>
        </w:rPr>
        <w:t>1</w:t>
      </w:r>
      <w:r w:rsidR="00692DAA" w:rsidRPr="00A9570A">
        <w:rPr>
          <w:rFonts w:ascii="Times New Roman" w:eastAsia="Times New Roman" w:hAnsi="Times New Roman" w:cs="Times New Roman"/>
          <w:sz w:val="24"/>
          <w:szCs w:val="24"/>
        </w:rPr>
        <w:t xml:space="preserve">°C </w:t>
      </w:r>
      <w:r w:rsidR="000E1327" w:rsidRPr="00A9570A">
        <w:rPr>
          <w:rFonts w:ascii="Times New Roman" w:eastAsia="Times New Roman" w:hAnsi="Times New Roman" w:cs="Times New Roman"/>
          <w:sz w:val="24"/>
          <w:szCs w:val="24"/>
        </w:rPr>
        <w:t>in the warmest month</w:t>
      </w:r>
      <w:ins w:id="455" w:author="Thais Nogales Da Costa Vasconcelos" w:date="2022-09-17T12:04:00Z">
        <w:r w:rsidR="00364E26">
          <w:rPr>
            <w:rFonts w:ascii="Times New Roman" w:eastAsia="Times New Roman" w:hAnsi="Times New Roman" w:cs="Times New Roman"/>
            <w:sz w:val="24"/>
            <w:szCs w:val="24"/>
          </w:rPr>
          <w:t xml:space="preserve"> in annuals</w:t>
        </w:r>
      </w:ins>
      <w:r w:rsidR="00692DAA" w:rsidRPr="00A9570A">
        <w:rPr>
          <w:rFonts w:ascii="Times New Roman" w:eastAsia="Times New Roman" w:hAnsi="Times New Roman" w:cs="Times New Roman"/>
          <w:sz w:val="24"/>
          <w:szCs w:val="24"/>
        </w:rPr>
        <w:t xml:space="preserve">. All clades </w:t>
      </w:r>
      <w:r w:rsidR="000E1327" w:rsidRPr="00A9570A">
        <w:rPr>
          <w:rFonts w:ascii="Times New Roman" w:eastAsia="Times New Roman" w:hAnsi="Times New Roman" w:cs="Times New Roman"/>
          <w:sz w:val="24"/>
          <w:szCs w:val="24"/>
        </w:rPr>
        <w:t>except</w:t>
      </w:r>
      <w:r w:rsidR="00692DAA" w:rsidRPr="00A9570A">
        <w:rPr>
          <w:rFonts w:ascii="Times New Roman" w:eastAsia="Times New Roman" w:hAnsi="Times New Roman" w:cs="Times New Roman"/>
          <w:sz w:val="24"/>
          <w:szCs w:val="24"/>
        </w:rPr>
        <w:t xml:space="preserve"> </w:t>
      </w:r>
      <w:proofErr w:type="spellStart"/>
      <w:r w:rsidR="00F95147" w:rsidRPr="00A9570A">
        <w:rPr>
          <w:rFonts w:ascii="Times New Roman" w:eastAsia="Times New Roman" w:hAnsi="Times New Roman" w:cs="Times New Roman"/>
          <w:sz w:val="24"/>
          <w:szCs w:val="24"/>
        </w:rPr>
        <w:t>Balsami</w:t>
      </w:r>
      <w:ins w:id="456" w:author="Thais Nogales Da Costa Vasconcelos" w:date="2022-09-17T12:04:00Z">
        <w:r w:rsidR="00364615">
          <w:rPr>
            <w:rFonts w:ascii="Times New Roman" w:eastAsia="Times New Roman" w:hAnsi="Times New Roman" w:cs="Times New Roman"/>
            <w:sz w:val="24"/>
            <w:szCs w:val="24"/>
          </w:rPr>
          <w:t>n</w:t>
        </w:r>
      </w:ins>
      <w:r w:rsidR="00F95147" w:rsidRPr="00A9570A">
        <w:rPr>
          <w:rFonts w:ascii="Times New Roman" w:eastAsia="Times New Roman" w:hAnsi="Times New Roman" w:cs="Times New Roman"/>
          <w:sz w:val="24"/>
          <w:szCs w:val="24"/>
        </w:rPr>
        <w:t>aceae</w:t>
      </w:r>
      <w:proofErr w:type="spellEnd"/>
      <w:r w:rsidR="00F95147" w:rsidRPr="00A9570A">
        <w:rPr>
          <w:rFonts w:ascii="Times New Roman" w:eastAsia="Times New Roman" w:hAnsi="Times New Roman" w:cs="Times New Roman"/>
          <w:sz w:val="24"/>
          <w:szCs w:val="24"/>
        </w:rPr>
        <w:t xml:space="preserve"> </w:t>
      </w:r>
      <w:del w:id="457" w:author="Thais Nogales Da Costa Vasconcelos" w:date="2022-09-17T12:07:00Z">
        <w:r w:rsidR="000E1327" w:rsidRPr="00A9570A" w:rsidDel="001C3B1B">
          <w:rPr>
            <w:rFonts w:ascii="Times New Roman" w:eastAsia="Times New Roman" w:hAnsi="Times New Roman" w:cs="Times New Roman"/>
            <w:sz w:val="24"/>
            <w:szCs w:val="24"/>
          </w:rPr>
          <w:delText>had</w:delText>
        </w:r>
        <w:r w:rsidR="00692DAA" w:rsidRPr="00A9570A" w:rsidDel="001C3B1B">
          <w:rPr>
            <w:rFonts w:ascii="Times New Roman" w:eastAsia="Times New Roman" w:hAnsi="Times New Roman" w:cs="Times New Roman"/>
            <w:sz w:val="24"/>
            <w:szCs w:val="24"/>
          </w:rPr>
          <w:delText xml:space="preserve"> </w:delText>
        </w:r>
      </w:del>
      <w:ins w:id="458" w:author="Thais Nogales Da Costa Vasconcelos" w:date="2022-09-17T12:07:00Z">
        <w:r w:rsidR="001C3B1B">
          <w:rPr>
            <w:rFonts w:ascii="Times New Roman" w:eastAsia="Times New Roman" w:hAnsi="Times New Roman" w:cs="Times New Roman"/>
            <w:sz w:val="24"/>
            <w:szCs w:val="24"/>
          </w:rPr>
          <w:t>presented</w:t>
        </w:r>
        <w:r w:rsidR="001C3B1B" w:rsidRPr="00A9570A">
          <w:rPr>
            <w:rFonts w:ascii="Times New Roman" w:eastAsia="Times New Roman" w:hAnsi="Times New Roman" w:cs="Times New Roman"/>
            <w:sz w:val="24"/>
            <w:szCs w:val="24"/>
          </w:rPr>
          <w:t xml:space="preserve"> </w:t>
        </w:r>
      </w:ins>
      <w:r w:rsidR="000E1327" w:rsidRPr="00A9570A">
        <w:rPr>
          <w:rFonts w:ascii="Times New Roman" w:eastAsia="Times New Roman" w:hAnsi="Times New Roman" w:cs="Times New Roman"/>
          <w:sz w:val="24"/>
          <w:szCs w:val="24"/>
        </w:rPr>
        <w:t xml:space="preserve">this </w:t>
      </w:r>
      <w:r w:rsidR="00692DAA" w:rsidRPr="00A9570A">
        <w:rPr>
          <w:rFonts w:ascii="Times New Roman" w:eastAsia="Times New Roman" w:hAnsi="Times New Roman" w:cs="Times New Roman"/>
          <w:sz w:val="24"/>
          <w:szCs w:val="24"/>
        </w:rPr>
        <w:t>pattern.</w:t>
      </w:r>
      <w:r w:rsidR="00AA3E1D" w:rsidRPr="00A9570A">
        <w:rPr>
          <w:rFonts w:ascii="Times New Roman" w:eastAsia="Times New Roman" w:hAnsi="Times New Roman" w:cs="Times New Roman"/>
          <w:sz w:val="24"/>
          <w:szCs w:val="24"/>
        </w:rPr>
        <w:t xml:space="preserve"> Finally, for BIO6 (minimum temperature of the coldest month; Table S</w:t>
      </w:r>
      <w:r w:rsidR="00923C37" w:rsidRPr="00A9570A">
        <w:rPr>
          <w:rFonts w:ascii="Times New Roman" w:eastAsia="Times New Roman" w:hAnsi="Times New Roman" w:cs="Times New Roman"/>
          <w:sz w:val="24"/>
          <w:szCs w:val="24"/>
        </w:rPr>
        <w:t>4</w:t>
      </w:r>
      <w:r w:rsidR="00AA3E1D" w:rsidRPr="00A9570A">
        <w:rPr>
          <w:rFonts w:ascii="Times New Roman" w:eastAsia="Times New Roman" w:hAnsi="Times New Roman" w:cs="Times New Roman"/>
          <w:sz w:val="24"/>
          <w:szCs w:val="24"/>
        </w:rPr>
        <w:t xml:space="preserve">), the difference in expected </w:t>
      </w:r>
      <w:r w:rsidR="00923C37" w:rsidRPr="00A9570A">
        <w:rPr>
          <w:rFonts w:ascii="Times New Roman" w:eastAsia="Times New Roman" w:hAnsi="Times New Roman" w:cs="Times New Roman"/>
          <w:sz w:val="24"/>
          <w:szCs w:val="24"/>
        </w:rPr>
        <w:t>minimum</w:t>
      </w:r>
      <w:r w:rsidR="00AA3E1D" w:rsidRPr="00A9570A">
        <w:rPr>
          <w:rFonts w:ascii="Times New Roman" w:eastAsia="Times New Roman" w:hAnsi="Times New Roman" w:cs="Times New Roman"/>
          <w:sz w:val="24"/>
          <w:szCs w:val="24"/>
        </w:rPr>
        <w:t xml:space="preserve"> temperature ranged from </w:t>
      </w:r>
      <w:r w:rsidR="00923C37" w:rsidRPr="00A9570A">
        <w:rPr>
          <w:rFonts w:ascii="Times New Roman" w:eastAsia="Times New Roman" w:hAnsi="Times New Roman" w:cs="Times New Roman"/>
          <w:sz w:val="24"/>
          <w:szCs w:val="24"/>
        </w:rPr>
        <w:t>9</w:t>
      </w:r>
      <w:r w:rsidR="00AA3E1D" w:rsidRPr="00A9570A">
        <w:rPr>
          <w:rFonts w:ascii="Times New Roman" w:eastAsia="Times New Roman" w:hAnsi="Times New Roman" w:cs="Times New Roman"/>
          <w:sz w:val="24"/>
          <w:szCs w:val="24"/>
        </w:rPr>
        <w:t>.</w:t>
      </w:r>
      <w:r w:rsidR="00923C37" w:rsidRPr="00A9570A">
        <w:rPr>
          <w:rFonts w:ascii="Times New Roman" w:eastAsia="Times New Roman" w:hAnsi="Times New Roman" w:cs="Times New Roman"/>
          <w:sz w:val="24"/>
          <w:szCs w:val="24"/>
        </w:rPr>
        <w:t>46</w:t>
      </w:r>
      <w:r w:rsidR="00AA3E1D" w:rsidRPr="00A9570A">
        <w:rPr>
          <w:rFonts w:ascii="Times New Roman" w:eastAsia="Times New Roman" w:hAnsi="Times New Roman" w:cs="Times New Roman"/>
          <w:sz w:val="24"/>
          <w:szCs w:val="24"/>
        </w:rPr>
        <w:t xml:space="preserve">°C </w:t>
      </w:r>
      <w:r w:rsidR="00923C37" w:rsidRPr="00A9570A">
        <w:rPr>
          <w:rFonts w:ascii="Times New Roman" w:eastAsia="Times New Roman" w:hAnsi="Times New Roman" w:cs="Times New Roman"/>
          <w:sz w:val="24"/>
          <w:szCs w:val="24"/>
        </w:rPr>
        <w:t xml:space="preserve">colder </w:t>
      </w:r>
      <w:r w:rsidR="00AA3E1D" w:rsidRPr="00A9570A">
        <w:rPr>
          <w:rFonts w:ascii="Times New Roman" w:eastAsia="Times New Roman" w:hAnsi="Times New Roman" w:cs="Times New Roman"/>
          <w:sz w:val="24"/>
          <w:szCs w:val="24"/>
        </w:rPr>
        <w:t xml:space="preserve">for annuals in </w:t>
      </w:r>
      <w:r w:rsidR="00923C37" w:rsidRPr="001C3B1B">
        <w:rPr>
          <w:rFonts w:ascii="Times New Roman" w:eastAsia="Times New Roman" w:hAnsi="Times New Roman" w:cs="Times New Roman"/>
          <w:i/>
          <w:iCs/>
          <w:sz w:val="24"/>
          <w:szCs w:val="24"/>
          <w:rPrChange w:id="459" w:author="Thais Nogales Da Costa Vasconcelos" w:date="2022-09-17T12:07:00Z">
            <w:rPr>
              <w:rFonts w:ascii="Times New Roman" w:eastAsia="Times New Roman" w:hAnsi="Times New Roman" w:cs="Times New Roman"/>
              <w:sz w:val="24"/>
              <w:szCs w:val="24"/>
            </w:rPr>
          </w:rPrChange>
        </w:rPr>
        <w:t>Croton</w:t>
      </w:r>
      <w:r w:rsidR="00923C37" w:rsidRPr="00A9570A">
        <w:rPr>
          <w:rFonts w:ascii="Times New Roman" w:eastAsia="Times New Roman" w:hAnsi="Times New Roman" w:cs="Times New Roman"/>
          <w:sz w:val="24"/>
          <w:szCs w:val="24"/>
        </w:rPr>
        <w:t xml:space="preserve"> </w:t>
      </w:r>
      <w:r w:rsidR="00AA3E1D" w:rsidRPr="00A9570A">
        <w:rPr>
          <w:rFonts w:ascii="Times New Roman" w:eastAsia="Times New Roman" w:hAnsi="Times New Roman" w:cs="Times New Roman"/>
          <w:sz w:val="24"/>
          <w:szCs w:val="24"/>
        </w:rPr>
        <w:t xml:space="preserve">to </w:t>
      </w:r>
      <w:r w:rsidR="00923C37" w:rsidRPr="00A9570A">
        <w:rPr>
          <w:rFonts w:ascii="Times New Roman" w:eastAsia="Times New Roman" w:hAnsi="Times New Roman" w:cs="Times New Roman"/>
          <w:sz w:val="24"/>
          <w:szCs w:val="24"/>
        </w:rPr>
        <w:t>6.79</w:t>
      </w:r>
      <w:r w:rsidR="00AA3E1D" w:rsidRPr="00A9570A">
        <w:rPr>
          <w:rFonts w:ascii="Times New Roman" w:eastAsia="Times New Roman" w:hAnsi="Times New Roman" w:cs="Times New Roman"/>
          <w:sz w:val="24"/>
          <w:szCs w:val="24"/>
        </w:rPr>
        <w:t xml:space="preserve">°C </w:t>
      </w:r>
      <w:r w:rsidR="00923C37" w:rsidRPr="00A9570A">
        <w:rPr>
          <w:rFonts w:ascii="Times New Roman" w:eastAsia="Times New Roman" w:hAnsi="Times New Roman" w:cs="Times New Roman"/>
          <w:sz w:val="24"/>
          <w:szCs w:val="24"/>
        </w:rPr>
        <w:t>colder</w:t>
      </w:r>
      <w:r w:rsidR="00AA3E1D" w:rsidRPr="00A9570A">
        <w:rPr>
          <w:rFonts w:ascii="Times New Roman" w:eastAsia="Times New Roman" w:hAnsi="Times New Roman" w:cs="Times New Roman"/>
          <w:sz w:val="24"/>
          <w:szCs w:val="24"/>
        </w:rPr>
        <w:t xml:space="preserve"> for perennials in </w:t>
      </w:r>
      <w:proofErr w:type="spellStart"/>
      <w:r w:rsidR="00923C37" w:rsidRPr="00A9570A">
        <w:rPr>
          <w:rFonts w:ascii="Times New Roman" w:eastAsia="Times New Roman" w:hAnsi="Times New Roman" w:cs="Times New Roman"/>
          <w:sz w:val="24"/>
          <w:szCs w:val="24"/>
        </w:rPr>
        <w:t>Pooideae</w:t>
      </w:r>
      <w:proofErr w:type="spellEnd"/>
      <w:r w:rsidR="00AA3E1D" w:rsidRPr="00A9570A">
        <w:rPr>
          <w:rFonts w:ascii="Times New Roman" w:eastAsia="Times New Roman" w:hAnsi="Times New Roman" w:cs="Times New Roman"/>
          <w:sz w:val="24"/>
          <w:szCs w:val="24"/>
        </w:rPr>
        <w:t xml:space="preserve">. On average, the expected difference between annuals and perennials was a </w:t>
      </w:r>
      <w:r w:rsidR="00ED1CDC" w:rsidRPr="00A9570A">
        <w:rPr>
          <w:rFonts w:ascii="Times New Roman" w:eastAsia="Times New Roman" w:hAnsi="Times New Roman" w:cs="Times New Roman"/>
          <w:sz w:val="24"/>
          <w:szCs w:val="24"/>
        </w:rPr>
        <w:t>minimum</w:t>
      </w:r>
      <w:r w:rsidR="00AA3E1D" w:rsidRPr="00A9570A">
        <w:rPr>
          <w:rFonts w:ascii="Times New Roman" w:eastAsia="Times New Roman" w:hAnsi="Times New Roman" w:cs="Times New Roman"/>
          <w:sz w:val="24"/>
          <w:szCs w:val="24"/>
        </w:rPr>
        <w:t xml:space="preserve"> temperature of </w:t>
      </w:r>
      <w:r w:rsidR="00ED1CDC" w:rsidRPr="00A9570A">
        <w:rPr>
          <w:rFonts w:ascii="Times New Roman" w:eastAsia="Times New Roman" w:hAnsi="Times New Roman" w:cs="Times New Roman"/>
          <w:sz w:val="24"/>
          <w:szCs w:val="24"/>
        </w:rPr>
        <w:t>0.98</w:t>
      </w:r>
      <w:r w:rsidR="00AA3E1D" w:rsidRPr="00A9570A">
        <w:rPr>
          <w:rFonts w:ascii="Times New Roman" w:eastAsia="Times New Roman" w:hAnsi="Times New Roman" w:cs="Times New Roman"/>
          <w:sz w:val="24"/>
          <w:szCs w:val="24"/>
        </w:rPr>
        <w:t xml:space="preserve">°C </w:t>
      </w:r>
      <w:r w:rsidR="00ED1CDC" w:rsidRPr="00A9570A">
        <w:rPr>
          <w:rFonts w:ascii="Times New Roman" w:eastAsia="Times New Roman" w:hAnsi="Times New Roman" w:cs="Times New Roman"/>
          <w:sz w:val="24"/>
          <w:szCs w:val="24"/>
        </w:rPr>
        <w:t xml:space="preserve">colder for </w:t>
      </w:r>
      <w:r w:rsidR="005C26D6" w:rsidRPr="00A9570A">
        <w:rPr>
          <w:rFonts w:ascii="Times New Roman" w:eastAsia="Times New Roman" w:hAnsi="Times New Roman" w:cs="Times New Roman"/>
          <w:sz w:val="24"/>
          <w:szCs w:val="24"/>
        </w:rPr>
        <w:t>perennials</w:t>
      </w:r>
      <w:r w:rsidR="00AA3E1D" w:rsidRPr="00A9570A">
        <w:rPr>
          <w:rFonts w:ascii="Times New Roman" w:eastAsia="Times New Roman" w:hAnsi="Times New Roman" w:cs="Times New Roman"/>
          <w:sz w:val="24"/>
          <w:szCs w:val="24"/>
        </w:rPr>
        <w:t xml:space="preserve">. All clades except </w:t>
      </w:r>
      <w:proofErr w:type="spellStart"/>
      <w:r w:rsidR="00AA3E1D" w:rsidRPr="00A9570A">
        <w:rPr>
          <w:rFonts w:ascii="Times New Roman" w:eastAsia="Times New Roman" w:hAnsi="Times New Roman" w:cs="Times New Roman"/>
          <w:sz w:val="24"/>
          <w:szCs w:val="24"/>
        </w:rPr>
        <w:t>Balsami</w:t>
      </w:r>
      <w:ins w:id="460" w:author="Thais Nogales Da Costa Vasconcelos" w:date="2022-09-17T12:07:00Z">
        <w:r w:rsidR="001C3B1B">
          <w:rPr>
            <w:rFonts w:ascii="Times New Roman" w:eastAsia="Times New Roman" w:hAnsi="Times New Roman" w:cs="Times New Roman"/>
            <w:sz w:val="24"/>
            <w:szCs w:val="24"/>
          </w:rPr>
          <w:t>n</w:t>
        </w:r>
      </w:ins>
      <w:r w:rsidR="00AA3E1D" w:rsidRPr="00A9570A">
        <w:rPr>
          <w:rFonts w:ascii="Times New Roman" w:eastAsia="Times New Roman" w:hAnsi="Times New Roman" w:cs="Times New Roman"/>
          <w:sz w:val="24"/>
          <w:szCs w:val="24"/>
        </w:rPr>
        <w:t>aceae</w:t>
      </w:r>
      <w:proofErr w:type="spellEnd"/>
      <w:r w:rsidR="005C26D6" w:rsidRPr="00A9570A">
        <w:rPr>
          <w:rFonts w:ascii="Times New Roman" w:eastAsia="Times New Roman" w:hAnsi="Times New Roman" w:cs="Times New Roman"/>
          <w:sz w:val="24"/>
          <w:szCs w:val="24"/>
        </w:rPr>
        <w:t xml:space="preserve">, </w:t>
      </w:r>
      <w:r w:rsidR="005C26D6" w:rsidRPr="00A9570A">
        <w:rPr>
          <w:rFonts w:ascii="Times New Roman" w:eastAsia="Times New Roman" w:hAnsi="Times New Roman" w:cs="Times New Roman"/>
          <w:i/>
          <w:iCs/>
          <w:sz w:val="24"/>
          <w:szCs w:val="24"/>
        </w:rPr>
        <w:t>Croton</w:t>
      </w:r>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Erysimeae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Grewioideae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Lepidieae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Onagraceae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Panicoideae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Polemoniaceae</w:t>
      </w:r>
      <w:proofErr w:type="spellEnd"/>
      <w:r w:rsidR="005C26D6" w:rsidRPr="00A9570A">
        <w:rPr>
          <w:rFonts w:ascii="Times New Roman" w:eastAsia="Times New Roman" w:hAnsi="Times New Roman" w:cs="Times New Roman"/>
          <w:sz w:val="24"/>
          <w:szCs w:val="24"/>
        </w:rPr>
        <w:t xml:space="preserve">, </w:t>
      </w:r>
      <w:proofErr w:type="spellStart"/>
      <w:r w:rsidR="005C26D6" w:rsidRPr="00A9570A">
        <w:rPr>
          <w:rFonts w:ascii="Times New Roman" w:eastAsia="Times New Roman" w:hAnsi="Times New Roman" w:cs="Times New Roman"/>
          <w:sz w:val="24"/>
          <w:szCs w:val="24"/>
        </w:rPr>
        <w:t>Primulaceae</w:t>
      </w:r>
      <w:proofErr w:type="spellEnd"/>
      <w:r w:rsidR="005C26D6" w:rsidRPr="00A9570A">
        <w:rPr>
          <w:rFonts w:ascii="Times New Roman" w:eastAsia="Times New Roman" w:hAnsi="Times New Roman" w:cs="Times New Roman"/>
          <w:sz w:val="24"/>
          <w:szCs w:val="24"/>
        </w:rPr>
        <w:t xml:space="preserve">, and Solanaceae </w:t>
      </w:r>
      <w:del w:id="461" w:author="Thais Nogales Da Costa Vasconcelos" w:date="2022-09-17T12:07:00Z">
        <w:r w:rsidR="00AA3E1D" w:rsidRPr="00A9570A" w:rsidDel="001C3B1B">
          <w:rPr>
            <w:rFonts w:ascii="Times New Roman" w:eastAsia="Times New Roman" w:hAnsi="Times New Roman" w:cs="Times New Roman"/>
            <w:sz w:val="24"/>
            <w:szCs w:val="24"/>
          </w:rPr>
          <w:delText xml:space="preserve">had </w:delText>
        </w:r>
      </w:del>
      <w:ins w:id="462" w:author="Thais Nogales Da Costa Vasconcelos" w:date="2022-09-17T12:07:00Z">
        <w:r w:rsidR="001C3B1B">
          <w:rPr>
            <w:rFonts w:ascii="Times New Roman" w:eastAsia="Times New Roman" w:hAnsi="Times New Roman" w:cs="Times New Roman"/>
            <w:sz w:val="24"/>
            <w:szCs w:val="24"/>
          </w:rPr>
          <w:t>presented</w:t>
        </w:r>
        <w:r w:rsidR="001C3B1B" w:rsidRPr="00A9570A">
          <w:rPr>
            <w:rFonts w:ascii="Times New Roman" w:eastAsia="Times New Roman" w:hAnsi="Times New Roman" w:cs="Times New Roman"/>
            <w:sz w:val="24"/>
            <w:szCs w:val="24"/>
          </w:rPr>
          <w:t xml:space="preserve"> </w:t>
        </w:r>
      </w:ins>
      <w:r w:rsidR="00AA3E1D" w:rsidRPr="00A9570A">
        <w:rPr>
          <w:rFonts w:ascii="Times New Roman" w:eastAsia="Times New Roman" w:hAnsi="Times New Roman" w:cs="Times New Roman"/>
          <w:sz w:val="24"/>
          <w:szCs w:val="24"/>
        </w:rPr>
        <w:t xml:space="preserve">this pattern. </w:t>
      </w:r>
    </w:p>
    <w:p w14:paraId="47DF2FE4" w14:textId="77777777" w:rsidR="00AA3E1D" w:rsidRPr="00A9570A" w:rsidDel="00115206" w:rsidRDefault="00AA3E1D" w:rsidP="00E8237C">
      <w:pPr>
        <w:shd w:val="clear" w:color="auto" w:fill="FFFFFF"/>
        <w:spacing w:line="360" w:lineRule="auto"/>
        <w:ind w:firstLine="720"/>
        <w:rPr>
          <w:del w:id="463" w:author="Thais Nogales Da Costa Vasconcelos" w:date="2022-09-17T11:48:00Z"/>
          <w:rFonts w:ascii="Times New Roman" w:eastAsia="Times New Roman" w:hAnsi="Times New Roman" w:cs="Times New Roman"/>
          <w:sz w:val="24"/>
          <w:szCs w:val="24"/>
        </w:rPr>
        <w:pPrChange w:id="464" w:author="Thais Nogales Da Costa Vasconcelos" w:date="2022-09-17T10:24:00Z">
          <w:pPr>
            <w:shd w:val="clear" w:color="auto" w:fill="FFFFFF"/>
            <w:spacing w:line="480" w:lineRule="auto"/>
            <w:ind w:firstLine="720"/>
          </w:pPr>
        </w:pPrChange>
      </w:pPr>
    </w:p>
    <w:p w14:paraId="1C25E7B1" w14:textId="27600578" w:rsidR="00435698" w:rsidDel="00365289" w:rsidRDefault="000C37F8" w:rsidP="00365289">
      <w:pPr>
        <w:shd w:val="clear" w:color="auto" w:fill="FFFFFF"/>
        <w:spacing w:line="360" w:lineRule="auto"/>
        <w:ind w:firstLine="720"/>
        <w:rPr>
          <w:del w:id="465" w:author="Thais Nogales Da Costa Vasconcelos" w:date="2022-09-17T12:12:00Z"/>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We examined three climatic variables related to precipitation. For BIO12 (mean annual precipitation; Table S5), the difference in expected </w:t>
      </w:r>
      <w:r w:rsidR="00644C99" w:rsidRPr="00A9570A">
        <w:rPr>
          <w:rFonts w:ascii="Times New Roman" w:eastAsia="Times New Roman" w:hAnsi="Times New Roman" w:cs="Times New Roman"/>
          <w:sz w:val="24"/>
          <w:szCs w:val="24"/>
        </w:rPr>
        <w:t xml:space="preserve">precipitation </w:t>
      </w:r>
      <w:r w:rsidRPr="00A9570A">
        <w:rPr>
          <w:rFonts w:ascii="Times New Roman" w:eastAsia="Times New Roman" w:hAnsi="Times New Roman" w:cs="Times New Roman"/>
          <w:sz w:val="24"/>
          <w:szCs w:val="24"/>
        </w:rPr>
        <w:t xml:space="preserve">ranged from </w:t>
      </w:r>
      <w:r w:rsidR="00644C99" w:rsidRPr="00A9570A">
        <w:rPr>
          <w:rFonts w:ascii="Times New Roman" w:eastAsia="Times New Roman" w:hAnsi="Times New Roman" w:cs="Times New Roman"/>
          <w:sz w:val="24"/>
          <w:szCs w:val="24"/>
        </w:rPr>
        <w:t>198.46mm</w:t>
      </w:r>
      <w:r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 xml:space="preserve">greater </w:t>
      </w:r>
      <w:r w:rsidRPr="00A9570A">
        <w:rPr>
          <w:rFonts w:ascii="Times New Roman" w:eastAsia="Times New Roman" w:hAnsi="Times New Roman" w:cs="Times New Roman"/>
          <w:sz w:val="24"/>
          <w:szCs w:val="24"/>
        </w:rPr>
        <w:t xml:space="preserve">for annuals in </w:t>
      </w:r>
      <w:proofErr w:type="spellStart"/>
      <w:r w:rsidR="00644C99" w:rsidRPr="00A9570A">
        <w:rPr>
          <w:rFonts w:ascii="Times New Roman" w:eastAsia="Times New Roman" w:hAnsi="Times New Roman" w:cs="Times New Roman"/>
          <w:sz w:val="24"/>
          <w:szCs w:val="24"/>
        </w:rPr>
        <w:t>Thelypodieae</w:t>
      </w:r>
      <w:proofErr w:type="spellEnd"/>
      <w:r w:rsidR="00644C99" w:rsidRPr="00A9570A">
        <w:rPr>
          <w:rFonts w:ascii="Times New Roman" w:eastAsia="Times New Roman" w:hAnsi="Times New Roman" w:cs="Times New Roman"/>
          <w:sz w:val="24"/>
          <w:szCs w:val="24"/>
        </w:rPr>
        <w:t xml:space="preserve"> </w:t>
      </w:r>
      <w:ins w:id="466" w:author="Thais Nogales Da Costa Vasconcelos" w:date="2022-09-17T12:08:00Z">
        <w:r w:rsidR="001C3B1B">
          <w:rPr>
            <w:rFonts w:ascii="Times New Roman" w:eastAsia="Times New Roman" w:hAnsi="Times New Roman" w:cs="Times New Roman"/>
            <w:sz w:val="24"/>
            <w:szCs w:val="24"/>
          </w:rPr>
          <w:t xml:space="preserve">to </w:t>
        </w:r>
      </w:ins>
      <w:r w:rsidR="00644C99" w:rsidRPr="00A9570A">
        <w:rPr>
          <w:rFonts w:ascii="Times New Roman" w:eastAsia="Times New Roman" w:hAnsi="Times New Roman" w:cs="Times New Roman"/>
          <w:sz w:val="24"/>
          <w:szCs w:val="24"/>
        </w:rPr>
        <w:t>618.71mm</w:t>
      </w:r>
      <w:r w:rsidRPr="00A9570A">
        <w:rPr>
          <w:rFonts w:ascii="Times New Roman" w:eastAsia="Times New Roman" w:hAnsi="Times New Roman" w:cs="Times New Roman"/>
          <w:sz w:val="24"/>
          <w:szCs w:val="24"/>
        </w:rPr>
        <w:t xml:space="preserve"> </w:t>
      </w:r>
      <w:r w:rsidR="00644C99" w:rsidRPr="00A9570A">
        <w:rPr>
          <w:rFonts w:ascii="Times New Roman" w:eastAsia="Times New Roman" w:hAnsi="Times New Roman" w:cs="Times New Roman"/>
          <w:sz w:val="24"/>
          <w:szCs w:val="24"/>
        </w:rPr>
        <w:t>greater</w:t>
      </w:r>
      <w:r w:rsidRPr="00A9570A">
        <w:rPr>
          <w:rFonts w:ascii="Times New Roman" w:eastAsia="Times New Roman" w:hAnsi="Times New Roman" w:cs="Times New Roman"/>
          <w:sz w:val="24"/>
          <w:szCs w:val="24"/>
        </w:rPr>
        <w:t xml:space="preserve"> for perennials in </w:t>
      </w:r>
      <w:proofErr w:type="spellStart"/>
      <w:r w:rsidR="00644C99" w:rsidRPr="00A9570A">
        <w:rPr>
          <w:rFonts w:ascii="Times New Roman" w:eastAsia="Times New Roman" w:hAnsi="Times New Roman" w:cs="Times New Roman"/>
          <w:sz w:val="24"/>
          <w:szCs w:val="24"/>
        </w:rPr>
        <w:t>Balsami</w:t>
      </w:r>
      <w:ins w:id="467" w:author="Thais Nogales Da Costa Vasconcelos" w:date="2022-09-17T12:08:00Z">
        <w:r w:rsidR="001C3B1B">
          <w:rPr>
            <w:rFonts w:ascii="Times New Roman" w:eastAsia="Times New Roman" w:hAnsi="Times New Roman" w:cs="Times New Roman"/>
            <w:sz w:val="24"/>
            <w:szCs w:val="24"/>
          </w:rPr>
          <w:t>n</w:t>
        </w:r>
      </w:ins>
      <w:r w:rsidR="00644C99" w:rsidRPr="00A9570A">
        <w:rPr>
          <w:rFonts w:ascii="Times New Roman" w:eastAsia="Times New Roman" w:hAnsi="Times New Roman" w:cs="Times New Roman"/>
          <w:sz w:val="24"/>
          <w:szCs w:val="24"/>
        </w:rPr>
        <w:t>aceae</w:t>
      </w:r>
      <w:proofErr w:type="spellEnd"/>
      <w:r w:rsidRPr="00A9570A">
        <w:rPr>
          <w:rFonts w:ascii="Times New Roman" w:eastAsia="Times New Roman" w:hAnsi="Times New Roman" w:cs="Times New Roman"/>
          <w:sz w:val="24"/>
          <w:szCs w:val="24"/>
        </w:rPr>
        <w:t xml:space="preserve">. On average, the expected difference between annuals and perennials was </w:t>
      </w:r>
      <w:r w:rsidR="00644C99" w:rsidRPr="00A9570A">
        <w:rPr>
          <w:rFonts w:ascii="Times New Roman" w:eastAsia="Times New Roman" w:hAnsi="Times New Roman" w:cs="Times New Roman"/>
          <w:sz w:val="24"/>
          <w:szCs w:val="24"/>
        </w:rPr>
        <w:t>63.57</w:t>
      </w:r>
      <w:del w:id="468" w:author="Thais Nogales Da Costa Vasconcelos" w:date="2022-09-17T12:08:00Z">
        <w:r w:rsidRPr="00A9570A" w:rsidDel="001C3B1B">
          <w:rPr>
            <w:rFonts w:ascii="Times New Roman" w:eastAsia="Times New Roman" w:hAnsi="Times New Roman" w:cs="Times New Roman"/>
            <w:sz w:val="24"/>
            <w:szCs w:val="24"/>
          </w:rPr>
          <w:delText xml:space="preserve">°C </w:delText>
        </w:r>
      </w:del>
      <w:r w:rsidR="00644C99" w:rsidRPr="00A9570A">
        <w:rPr>
          <w:rFonts w:ascii="Times New Roman" w:eastAsia="Times New Roman" w:hAnsi="Times New Roman" w:cs="Times New Roman"/>
          <w:sz w:val="24"/>
          <w:szCs w:val="24"/>
        </w:rPr>
        <w:t>mm more precipitation</w:t>
      </w:r>
      <w:r w:rsidRPr="00A9570A">
        <w:rPr>
          <w:rFonts w:ascii="Times New Roman" w:eastAsia="Times New Roman" w:hAnsi="Times New Roman" w:cs="Times New Roman"/>
          <w:sz w:val="24"/>
          <w:szCs w:val="24"/>
        </w:rPr>
        <w:t xml:space="preserve"> in </w:t>
      </w:r>
      <w:r w:rsidR="00644C99" w:rsidRPr="00A9570A">
        <w:rPr>
          <w:rFonts w:ascii="Times New Roman" w:eastAsia="Times New Roman" w:hAnsi="Times New Roman" w:cs="Times New Roman"/>
          <w:sz w:val="24"/>
          <w:szCs w:val="24"/>
        </w:rPr>
        <w:t>perennials</w:t>
      </w:r>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 xml:space="preserve">Clades which had greater expected annual precipitation in annuals are </w:t>
      </w:r>
      <w:proofErr w:type="spellStart"/>
      <w:r w:rsidR="006D63A1" w:rsidRPr="00A9570A">
        <w:rPr>
          <w:rFonts w:ascii="Times New Roman" w:eastAsia="Times New Roman" w:hAnsi="Times New Roman" w:cs="Times New Roman"/>
          <w:sz w:val="24"/>
          <w:szCs w:val="24"/>
        </w:rPr>
        <w:t>Brassiceae</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Cardamineae</w:t>
      </w:r>
      <w:proofErr w:type="spellEnd"/>
      <w:r w:rsidRPr="00A9570A">
        <w:rPr>
          <w:rFonts w:ascii="Times New Roman" w:eastAsia="Times New Roman" w:hAnsi="Times New Roman" w:cs="Times New Roman"/>
          <w:sz w:val="24"/>
          <w:szCs w:val="24"/>
        </w:rPr>
        <w:t xml:space="preserve">, </w:t>
      </w:r>
      <w:ins w:id="469" w:author="Thais Nogales Da Costa Vasconcelos" w:date="2022-09-17T12:09:00Z">
        <w:r w:rsidR="001C3B1B">
          <w:rPr>
            <w:rFonts w:ascii="Times New Roman" w:eastAsia="Times New Roman" w:hAnsi="Times New Roman" w:cs="Times New Roman"/>
            <w:sz w:val="24"/>
            <w:szCs w:val="24"/>
          </w:rPr>
          <w:t xml:space="preserve">the </w:t>
        </w:r>
      </w:ins>
      <w:r w:rsidR="006D63A1" w:rsidRPr="00A9570A">
        <w:rPr>
          <w:rFonts w:ascii="Times New Roman" w:eastAsia="Times New Roman" w:hAnsi="Times New Roman" w:cs="Times New Roman"/>
          <w:sz w:val="24"/>
          <w:szCs w:val="24"/>
        </w:rPr>
        <w:t>CES</w:t>
      </w:r>
      <w:ins w:id="470" w:author="Thais Nogales Da Costa Vasconcelos" w:date="2022-09-17T12:09:00Z">
        <w:r w:rsidR="001C3B1B">
          <w:rPr>
            <w:rFonts w:ascii="Times New Roman" w:eastAsia="Times New Roman" w:hAnsi="Times New Roman" w:cs="Times New Roman"/>
            <w:sz w:val="24"/>
            <w:szCs w:val="24"/>
          </w:rPr>
          <w:t xml:space="preserve"> clade</w:t>
        </w:r>
      </w:ins>
      <w:r w:rsidRPr="00A9570A">
        <w:rPr>
          <w:rFonts w:ascii="Times New Roman" w:eastAsia="Times New Roman" w:hAnsi="Times New Roman" w:cs="Times New Roman"/>
          <w:sz w:val="24"/>
          <w:szCs w:val="24"/>
        </w:rPr>
        <w:t xml:space="preserve">, </w:t>
      </w:r>
      <w:proofErr w:type="spellStart"/>
      <w:r w:rsidR="006D63A1" w:rsidRPr="001C3B1B">
        <w:rPr>
          <w:rFonts w:ascii="Times New Roman" w:eastAsia="Times New Roman" w:hAnsi="Times New Roman" w:cs="Times New Roman"/>
          <w:i/>
          <w:iCs/>
          <w:sz w:val="24"/>
          <w:szCs w:val="24"/>
          <w:rPrChange w:id="471" w:author="Thais Nogales Da Costa Vasconcelos" w:date="2022-09-17T12:09:00Z">
            <w:rPr>
              <w:rFonts w:ascii="Times New Roman" w:eastAsia="Times New Roman" w:hAnsi="Times New Roman" w:cs="Times New Roman"/>
              <w:sz w:val="24"/>
              <w:szCs w:val="24"/>
            </w:rPr>
          </w:rPrChange>
        </w:rPr>
        <w:t>Chamaecrista</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Gesneriaceae</w:t>
      </w:r>
      <w:proofErr w:type="spellEnd"/>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Lysimachieae</w:t>
      </w:r>
      <w:proofErr w:type="spellEnd"/>
      <w:r w:rsidRPr="00A9570A">
        <w:rPr>
          <w:rFonts w:ascii="Times New Roman" w:eastAsia="Times New Roman" w:hAnsi="Times New Roman" w:cs="Times New Roman"/>
          <w:sz w:val="24"/>
          <w:szCs w:val="24"/>
        </w:rPr>
        <w:t xml:space="preserve">, </w:t>
      </w:r>
      <w:r w:rsidR="006D63A1" w:rsidRPr="00A9570A">
        <w:rPr>
          <w:rFonts w:ascii="Times New Roman" w:eastAsia="Times New Roman" w:hAnsi="Times New Roman" w:cs="Times New Roman"/>
          <w:sz w:val="24"/>
          <w:szCs w:val="24"/>
        </w:rPr>
        <w:t>Orobanchaceae</w:t>
      </w:r>
      <w:r w:rsidRPr="00A9570A">
        <w:rPr>
          <w:rFonts w:ascii="Times New Roman" w:eastAsia="Times New Roman" w:hAnsi="Times New Roman" w:cs="Times New Roman"/>
          <w:sz w:val="24"/>
          <w:szCs w:val="24"/>
        </w:rPr>
        <w:t xml:space="preserve">, </w:t>
      </w:r>
      <w:proofErr w:type="spellStart"/>
      <w:r w:rsidR="006D63A1" w:rsidRPr="00A9570A">
        <w:rPr>
          <w:rFonts w:ascii="Times New Roman" w:eastAsia="Times New Roman" w:hAnsi="Times New Roman" w:cs="Times New Roman"/>
          <w:sz w:val="24"/>
          <w:szCs w:val="24"/>
        </w:rPr>
        <w:t>Spermacoceae</w:t>
      </w:r>
      <w:proofErr w:type="spellEnd"/>
      <w:r w:rsidR="006D63A1" w:rsidRPr="00A9570A">
        <w:rPr>
          <w:rFonts w:ascii="Times New Roman" w:eastAsia="Times New Roman" w:hAnsi="Times New Roman" w:cs="Times New Roman"/>
          <w:sz w:val="24"/>
          <w:szCs w:val="24"/>
        </w:rPr>
        <w:t xml:space="preserve">, </w:t>
      </w:r>
      <w:r w:rsidRPr="00A9570A">
        <w:rPr>
          <w:rFonts w:ascii="Times New Roman" w:eastAsia="Times New Roman" w:hAnsi="Times New Roman" w:cs="Times New Roman"/>
          <w:sz w:val="24"/>
          <w:szCs w:val="24"/>
        </w:rPr>
        <w:t xml:space="preserve">and </w:t>
      </w:r>
      <w:proofErr w:type="spellStart"/>
      <w:r w:rsidR="006D63A1" w:rsidRPr="00A9570A">
        <w:rPr>
          <w:rFonts w:ascii="Times New Roman" w:eastAsia="Times New Roman" w:hAnsi="Times New Roman" w:cs="Times New Roman"/>
          <w:sz w:val="24"/>
          <w:szCs w:val="24"/>
        </w:rPr>
        <w:t>Thelypodieae</w:t>
      </w:r>
      <w:proofErr w:type="spellEnd"/>
      <w:r w:rsidRPr="00A9570A">
        <w:rPr>
          <w:rFonts w:ascii="Times New Roman" w:eastAsia="Times New Roman" w:hAnsi="Times New Roman" w:cs="Times New Roman"/>
          <w:sz w:val="24"/>
          <w:szCs w:val="24"/>
        </w:rPr>
        <w:t>.</w:t>
      </w:r>
      <w:r w:rsidR="00435698"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For BIO14 (precipitation of the driest month; Table S</w:t>
      </w:r>
      <w:r w:rsidR="00435698" w:rsidRPr="00A9570A">
        <w:rPr>
          <w:rFonts w:ascii="Times New Roman" w:eastAsia="Times New Roman" w:hAnsi="Times New Roman" w:cs="Times New Roman"/>
          <w:sz w:val="24"/>
          <w:szCs w:val="24"/>
        </w:rPr>
        <w:t>6</w:t>
      </w:r>
      <w:r w:rsidR="00C22791" w:rsidRPr="00A9570A">
        <w:rPr>
          <w:rFonts w:ascii="Times New Roman" w:eastAsia="Times New Roman" w:hAnsi="Times New Roman" w:cs="Times New Roman"/>
          <w:sz w:val="24"/>
          <w:szCs w:val="24"/>
        </w:rPr>
        <w:t>), the difference in expected precipitation</w:t>
      </w:r>
      <w:r w:rsidR="008F62BA" w:rsidRPr="00A9570A">
        <w:rPr>
          <w:rFonts w:ascii="Times New Roman" w:eastAsia="Times New Roman" w:hAnsi="Times New Roman" w:cs="Times New Roman"/>
          <w:sz w:val="24"/>
          <w:szCs w:val="24"/>
        </w:rPr>
        <w:t xml:space="preserve"> of the driest month</w:t>
      </w:r>
      <w:r w:rsidR="00C22791" w:rsidRPr="00A9570A">
        <w:rPr>
          <w:rFonts w:ascii="Times New Roman" w:eastAsia="Times New Roman" w:hAnsi="Times New Roman" w:cs="Times New Roman"/>
          <w:sz w:val="24"/>
          <w:szCs w:val="24"/>
        </w:rPr>
        <w:t xml:space="preserve"> ranged from </w:t>
      </w:r>
      <w:r w:rsidR="008F62BA" w:rsidRPr="00A9570A">
        <w:rPr>
          <w:rFonts w:ascii="Times New Roman" w:eastAsia="Times New Roman" w:hAnsi="Times New Roman" w:cs="Times New Roman"/>
          <w:sz w:val="24"/>
          <w:szCs w:val="24"/>
        </w:rPr>
        <w:t>1.49</w:t>
      </w:r>
      <w:r w:rsidR="00C22791" w:rsidRPr="00A9570A">
        <w:rPr>
          <w:rFonts w:ascii="Times New Roman" w:eastAsia="Times New Roman" w:hAnsi="Times New Roman" w:cs="Times New Roman"/>
          <w:sz w:val="24"/>
          <w:szCs w:val="24"/>
        </w:rPr>
        <w:t xml:space="preserve">mm greater for annuals in </w:t>
      </w:r>
      <w:proofErr w:type="spellStart"/>
      <w:r w:rsidR="008F62BA" w:rsidRPr="00A9570A">
        <w:rPr>
          <w:rFonts w:ascii="Times New Roman" w:eastAsia="Times New Roman" w:hAnsi="Times New Roman" w:cs="Times New Roman"/>
          <w:sz w:val="24"/>
          <w:szCs w:val="24"/>
        </w:rPr>
        <w:t>Brassiceae</w:t>
      </w:r>
      <w:proofErr w:type="spellEnd"/>
      <w:r w:rsidR="008F62BA" w:rsidRPr="00A9570A">
        <w:rPr>
          <w:rFonts w:ascii="Times New Roman" w:eastAsia="Times New Roman" w:hAnsi="Times New Roman" w:cs="Times New Roman"/>
          <w:sz w:val="24"/>
          <w:szCs w:val="24"/>
        </w:rPr>
        <w:t xml:space="preserve"> to 28</w:t>
      </w:r>
      <w:r w:rsidR="00C22791" w:rsidRPr="00A9570A">
        <w:rPr>
          <w:rFonts w:ascii="Times New Roman" w:eastAsia="Times New Roman" w:hAnsi="Times New Roman" w:cs="Times New Roman"/>
          <w:sz w:val="24"/>
          <w:szCs w:val="24"/>
        </w:rPr>
        <w:t>.</w:t>
      </w:r>
      <w:r w:rsidR="008F62BA" w:rsidRPr="00A9570A">
        <w:rPr>
          <w:rFonts w:ascii="Times New Roman" w:eastAsia="Times New Roman" w:hAnsi="Times New Roman" w:cs="Times New Roman"/>
          <w:sz w:val="24"/>
          <w:szCs w:val="24"/>
        </w:rPr>
        <w:t>90</w:t>
      </w:r>
      <w:r w:rsidR="00C22791" w:rsidRPr="00A9570A">
        <w:rPr>
          <w:rFonts w:ascii="Times New Roman" w:eastAsia="Times New Roman" w:hAnsi="Times New Roman" w:cs="Times New Roman"/>
          <w:sz w:val="24"/>
          <w:szCs w:val="24"/>
        </w:rPr>
        <w:t xml:space="preserve">mm greater for </w:t>
      </w:r>
      <w:r w:rsidR="00C22791" w:rsidRPr="00A9570A">
        <w:rPr>
          <w:rFonts w:ascii="Times New Roman" w:eastAsia="Times New Roman" w:hAnsi="Times New Roman" w:cs="Times New Roman"/>
          <w:sz w:val="24"/>
          <w:szCs w:val="24"/>
        </w:rPr>
        <w:lastRenderedPageBreak/>
        <w:t xml:space="preserve">perennials in </w:t>
      </w:r>
      <w:r w:rsidR="008F62BA" w:rsidRPr="001C3B1B">
        <w:rPr>
          <w:rFonts w:ascii="Times New Roman" w:eastAsia="Times New Roman" w:hAnsi="Times New Roman" w:cs="Times New Roman"/>
          <w:i/>
          <w:iCs/>
          <w:sz w:val="24"/>
          <w:szCs w:val="24"/>
          <w:rPrChange w:id="472" w:author="Thais Nogales Da Costa Vasconcelos" w:date="2022-09-17T12:09:00Z">
            <w:rPr>
              <w:rFonts w:ascii="Times New Roman" w:eastAsia="Times New Roman" w:hAnsi="Times New Roman" w:cs="Times New Roman"/>
              <w:sz w:val="24"/>
              <w:szCs w:val="24"/>
            </w:rPr>
          </w:rPrChange>
        </w:rPr>
        <w:t>Hypericum</w:t>
      </w:r>
      <w:r w:rsidR="00C22791" w:rsidRPr="00A9570A">
        <w:rPr>
          <w:rFonts w:ascii="Times New Roman" w:eastAsia="Times New Roman" w:hAnsi="Times New Roman" w:cs="Times New Roman"/>
          <w:sz w:val="24"/>
          <w:szCs w:val="24"/>
        </w:rPr>
        <w:t xml:space="preserve">. On average, the expected difference between annuals and perennials was </w:t>
      </w:r>
      <w:r w:rsidR="00BA7B97" w:rsidRPr="00A9570A">
        <w:rPr>
          <w:rFonts w:ascii="Times New Roman" w:eastAsia="Times New Roman" w:hAnsi="Times New Roman" w:cs="Times New Roman"/>
          <w:sz w:val="24"/>
          <w:szCs w:val="24"/>
        </w:rPr>
        <w:t>3.66</w:t>
      </w:r>
      <w:r w:rsidR="00C22791" w:rsidRPr="00A9570A">
        <w:rPr>
          <w:rFonts w:ascii="Times New Roman" w:eastAsia="Times New Roman" w:hAnsi="Times New Roman" w:cs="Times New Roman"/>
          <w:sz w:val="24"/>
          <w:szCs w:val="24"/>
        </w:rPr>
        <w:t xml:space="preserve"> mm more precipitation </w:t>
      </w:r>
      <w:r w:rsidR="00BA7B97" w:rsidRPr="00A9570A">
        <w:rPr>
          <w:rFonts w:ascii="Times New Roman" w:eastAsia="Times New Roman" w:hAnsi="Times New Roman" w:cs="Times New Roman"/>
          <w:sz w:val="24"/>
          <w:szCs w:val="24"/>
        </w:rPr>
        <w:t xml:space="preserve">during the driest month </w:t>
      </w:r>
      <w:r w:rsidR="00C22791" w:rsidRPr="00A9570A">
        <w:rPr>
          <w:rFonts w:ascii="Times New Roman" w:eastAsia="Times New Roman" w:hAnsi="Times New Roman" w:cs="Times New Roman"/>
          <w:sz w:val="24"/>
          <w:szCs w:val="24"/>
        </w:rPr>
        <w:t xml:space="preserve">in perennials. Clades which had greater expected </w:t>
      </w:r>
      <w:del w:id="473" w:author="Thais Nogales Da Costa Vasconcelos" w:date="2022-09-17T12:10:00Z">
        <w:r w:rsidR="00C22791" w:rsidRPr="00A9570A" w:rsidDel="001C3B1B">
          <w:rPr>
            <w:rFonts w:ascii="Times New Roman" w:eastAsia="Times New Roman" w:hAnsi="Times New Roman" w:cs="Times New Roman"/>
            <w:sz w:val="24"/>
            <w:szCs w:val="24"/>
          </w:rPr>
          <w:delText xml:space="preserve">annual </w:delText>
        </w:r>
      </w:del>
      <w:r w:rsidR="00C22791" w:rsidRPr="00A9570A">
        <w:rPr>
          <w:rFonts w:ascii="Times New Roman" w:eastAsia="Times New Roman" w:hAnsi="Times New Roman" w:cs="Times New Roman"/>
          <w:sz w:val="24"/>
          <w:szCs w:val="24"/>
        </w:rPr>
        <w:t xml:space="preserve">precipitation </w:t>
      </w:r>
      <w:r w:rsidR="00BA7B97" w:rsidRPr="00A9570A">
        <w:rPr>
          <w:rFonts w:ascii="Times New Roman" w:eastAsia="Times New Roman" w:hAnsi="Times New Roman" w:cs="Times New Roman"/>
          <w:sz w:val="24"/>
          <w:szCs w:val="24"/>
        </w:rPr>
        <w:t xml:space="preserve">during the </w:t>
      </w:r>
      <w:del w:id="474" w:author="Thais Nogales Da Costa Vasconcelos" w:date="2022-09-17T12:10:00Z">
        <w:r w:rsidR="00BA7B97" w:rsidRPr="00A9570A" w:rsidDel="001C3B1B">
          <w:rPr>
            <w:rFonts w:ascii="Times New Roman" w:eastAsia="Times New Roman" w:hAnsi="Times New Roman" w:cs="Times New Roman"/>
            <w:sz w:val="24"/>
            <w:szCs w:val="24"/>
          </w:rPr>
          <w:delText xml:space="preserve">direst </w:delText>
        </w:r>
      </w:del>
      <w:ins w:id="475" w:author="Thais Nogales Da Costa Vasconcelos" w:date="2022-09-17T12:10:00Z">
        <w:r w:rsidR="001C3B1B">
          <w:rPr>
            <w:rFonts w:ascii="Times New Roman" w:eastAsia="Times New Roman" w:hAnsi="Times New Roman" w:cs="Times New Roman"/>
            <w:sz w:val="24"/>
            <w:szCs w:val="24"/>
          </w:rPr>
          <w:t>driest</w:t>
        </w:r>
        <w:r w:rsidR="001C3B1B" w:rsidRPr="00A9570A">
          <w:rPr>
            <w:rFonts w:ascii="Times New Roman" w:eastAsia="Times New Roman" w:hAnsi="Times New Roman" w:cs="Times New Roman"/>
            <w:sz w:val="24"/>
            <w:szCs w:val="24"/>
          </w:rPr>
          <w:t xml:space="preserve"> </w:t>
        </w:r>
      </w:ins>
      <w:r w:rsidR="00BA7B97" w:rsidRPr="00A9570A">
        <w:rPr>
          <w:rFonts w:ascii="Times New Roman" w:eastAsia="Times New Roman" w:hAnsi="Times New Roman" w:cs="Times New Roman"/>
          <w:sz w:val="24"/>
          <w:szCs w:val="24"/>
        </w:rPr>
        <w:t xml:space="preserve">month </w:t>
      </w:r>
      <w:r w:rsidR="00C22791" w:rsidRPr="00A9570A">
        <w:rPr>
          <w:rFonts w:ascii="Times New Roman" w:eastAsia="Times New Roman" w:hAnsi="Times New Roman" w:cs="Times New Roman"/>
          <w:sz w:val="24"/>
          <w:szCs w:val="24"/>
        </w:rPr>
        <w:t xml:space="preserve">in annuals are </w:t>
      </w:r>
      <w:proofErr w:type="spellStart"/>
      <w:r w:rsidR="003908C7" w:rsidRPr="00A9570A">
        <w:rPr>
          <w:rFonts w:ascii="Times New Roman" w:eastAsia="Times New Roman" w:hAnsi="Times New Roman" w:cs="Times New Roman"/>
          <w:sz w:val="24"/>
          <w:szCs w:val="24"/>
        </w:rPr>
        <w:t>Apioideae</w:t>
      </w:r>
      <w:proofErr w:type="spellEnd"/>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Brassiceae</w:t>
      </w:r>
      <w:proofErr w:type="spellEnd"/>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Cardamineae</w:t>
      </w:r>
      <w:proofErr w:type="spellEnd"/>
      <w:r w:rsidR="00C22791" w:rsidRPr="00A9570A">
        <w:rPr>
          <w:rFonts w:ascii="Times New Roman" w:eastAsia="Times New Roman" w:hAnsi="Times New Roman" w:cs="Times New Roman"/>
          <w:sz w:val="24"/>
          <w:szCs w:val="24"/>
        </w:rPr>
        <w:t xml:space="preserve">, </w:t>
      </w:r>
      <w:ins w:id="476" w:author="Thais Nogales Da Costa Vasconcelos" w:date="2022-09-17T12:10:00Z">
        <w:r w:rsidR="001C3B1B">
          <w:rPr>
            <w:rFonts w:ascii="Times New Roman" w:eastAsia="Times New Roman" w:hAnsi="Times New Roman" w:cs="Times New Roman"/>
            <w:sz w:val="24"/>
            <w:szCs w:val="24"/>
          </w:rPr>
          <w:t xml:space="preserve">the </w:t>
        </w:r>
      </w:ins>
      <w:r w:rsidR="003908C7" w:rsidRPr="00A9570A">
        <w:rPr>
          <w:rFonts w:ascii="Times New Roman" w:eastAsia="Times New Roman" w:hAnsi="Times New Roman" w:cs="Times New Roman"/>
          <w:sz w:val="24"/>
          <w:szCs w:val="24"/>
        </w:rPr>
        <w:t>CES</w:t>
      </w:r>
      <w:ins w:id="477" w:author="Thais Nogales Da Costa Vasconcelos" w:date="2022-09-17T12:10:00Z">
        <w:r w:rsidR="001C3B1B">
          <w:rPr>
            <w:rFonts w:ascii="Times New Roman" w:eastAsia="Times New Roman" w:hAnsi="Times New Roman" w:cs="Times New Roman"/>
            <w:sz w:val="24"/>
            <w:szCs w:val="24"/>
          </w:rPr>
          <w:t xml:space="preserve"> clade</w:t>
        </w:r>
      </w:ins>
      <w:r w:rsidR="00C22791" w:rsidRPr="00A9570A">
        <w:rPr>
          <w:rFonts w:ascii="Times New Roman" w:eastAsia="Times New Roman" w:hAnsi="Times New Roman" w:cs="Times New Roman"/>
          <w:sz w:val="24"/>
          <w:szCs w:val="24"/>
        </w:rPr>
        <w:t xml:space="preserve">, </w:t>
      </w:r>
      <w:proofErr w:type="spellStart"/>
      <w:r w:rsidR="003908C7" w:rsidRPr="001C3B1B">
        <w:rPr>
          <w:rFonts w:ascii="Times New Roman" w:eastAsia="Times New Roman" w:hAnsi="Times New Roman" w:cs="Times New Roman"/>
          <w:i/>
          <w:iCs/>
          <w:sz w:val="24"/>
          <w:szCs w:val="24"/>
          <w:rPrChange w:id="478" w:author="Thais Nogales Da Costa Vasconcelos" w:date="2022-09-17T12:10:00Z">
            <w:rPr>
              <w:rFonts w:ascii="Times New Roman" w:eastAsia="Times New Roman" w:hAnsi="Times New Roman" w:cs="Times New Roman"/>
              <w:sz w:val="24"/>
              <w:szCs w:val="24"/>
            </w:rPr>
          </w:rPrChange>
        </w:rPr>
        <w:t>Chamaecrista</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i/>
          <w:iCs/>
          <w:sz w:val="24"/>
          <w:szCs w:val="24"/>
        </w:rPr>
        <w:t>Croton</w:t>
      </w:r>
      <w:r w:rsidR="00C22791" w:rsidRPr="00A9570A">
        <w:rPr>
          <w:rFonts w:ascii="Times New Roman" w:eastAsia="Times New Roman" w:hAnsi="Times New Roman" w:cs="Times New Roman"/>
          <w:sz w:val="24"/>
          <w:szCs w:val="24"/>
        </w:rPr>
        <w:t xml:space="preserve">, </w:t>
      </w:r>
      <w:proofErr w:type="spellStart"/>
      <w:r w:rsidR="003908C7" w:rsidRPr="00A9570A">
        <w:rPr>
          <w:rFonts w:ascii="Times New Roman" w:eastAsia="Times New Roman" w:hAnsi="Times New Roman" w:cs="Times New Roman"/>
          <w:sz w:val="24"/>
          <w:szCs w:val="24"/>
        </w:rPr>
        <w:t>Erysimeae</w:t>
      </w:r>
      <w:proofErr w:type="spellEnd"/>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sz w:val="24"/>
          <w:szCs w:val="24"/>
        </w:rPr>
        <w:t>Orobanchaceae</w:t>
      </w:r>
      <w:r w:rsidR="00C22791" w:rsidRPr="00A9570A">
        <w:rPr>
          <w:rFonts w:ascii="Times New Roman" w:eastAsia="Times New Roman" w:hAnsi="Times New Roman" w:cs="Times New Roman"/>
          <w:sz w:val="24"/>
          <w:szCs w:val="24"/>
        </w:rPr>
        <w:t xml:space="preserve">, </w:t>
      </w:r>
      <w:r w:rsidR="003908C7" w:rsidRPr="00A9570A">
        <w:rPr>
          <w:rFonts w:ascii="Times New Roman" w:eastAsia="Times New Roman" w:hAnsi="Times New Roman" w:cs="Times New Roman"/>
          <w:i/>
          <w:iCs/>
          <w:sz w:val="24"/>
          <w:szCs w:val="24"/>
        </w:rPr>
        <w:t>Salvia</w:t>
      </w:r>
      <w:r w:rsidR="003908C7" w:rsidRPr="00A9570A">
        <w:rPr>
          <w:rFonts w:ascii="Times New Roman" w:eastAsia="Times New Roman" w:hAnsi="Times New Roman" w:cs="Times New Roman"/>
          <w:sz w:val="24"/>
          <w:szCs w:val="24"/>
        </w:rPr>
        <w:t xml:space="preserve">, </w:t>
      </w:r>
      <w:r w:rsidR="00C22791" w:rsidRPr="00A9570A">
        <w:rPr>
          <w:rFonts w:ascii="Times New Roman" w:eastAsia="Times New Roman" w:hAnsi="Times New Roman" w:cs="Times New Roman"/>
          <w:sz w:val="24"/>
          <w:szCs w:val="24"/>
        </w:rPr>
        <w:t xml:space="preserve">and </w:t>
      </w:r>
      <w:proofErr w:type="spellStart"/>
      <w:r w:rsidR="003908C7" w:rsidRPr="00A9570A">
        <w:rPr>
          <w:rFonts w:ascii="Times New Roman" w:eastAsia="Times New Roman" w:hAnsi="Times New Roman" w:cs="Times New Roman"/>
          <w:sz w:val="24"/>
          <w:szCs w:val="24"/>
        </w:rPr>
        <w:t>Thelypodieae</w:t>
      </w:r>
      <w:proofErr w:type="spellEnd"/>
      <w:r w:rsidR="00C22791" w:rsidRPr="00A9570A">
        <w:rPr>
          <w:rFonts w:ascii="Times New Roman" w:eastAsia="Times New Roman" w:hAnsi="Times New Roman" w:cs="Times New Roman"/>
          <w:sz w:val="24"/>
          <w:szCs w:val="24"/>
        </w:rPr>
        <w:t>.</w:t>
      </w:r>
      <w:r w:rsidR="003B53F2"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For BIO15 (precipitation seasonality; Table S7), the difference in expected precipitation seasonality ranged from 21.27 CV</w:t>
      </w:r>
      <w:ins w:id="479" w:author="Thais Nogales Da Costa Vasconcelos" w:date="2022-09-17T12:11:00Z">
        <w:r w:rsidR="00365289">
          <w:rPr>
            <w:rFonts w:ascii="Times New Roman" w:eastAsia="Times New Roman" w:hAnsi="Times New Roman" w:cs="Times New Roman"/>
            <w:sz w:val="24"/>
            <w:szCs w:val="24"/>
          </w:rPr>
          <w:t xml:space="preserve"> (coefficient of variation) </w:t>
        </w:r>
      </w:ins>
      <w:del w:id="480" w:author="Thais Nogales Da Costa Vasconcelos" w:date="2022-09-17T12:11:00Z">
        <w:r w:rsidR="00435698" w:rsidRPr="00A9570A" w:rsidDel="00365289">
          <w:rPr>
            <w:rFonts w:ascii="Times New Roman" w:eastAsia="Times New Roman" w:hAnsi="Times New Roman" w:cs="Times New Roman"/>
            <w:sz w:val="24"/>
            <w:szCs w:val="24"/>
          </w:rPr>
          <w:delText xml:space="preserve"> </w:delText>
        </w:r>
      </w:del>
      <w:r w:rsidR="00435698" w:rsidRPr="00A9570A">
        <w:rPr>
          <w:rFonts w:ascii="Times New Roman" w:eastAsia="Times New Roman" w:hAnsi="Times New Roman" w:cs="Times New Roman"/>
          <w:sz w:val="24"/>
          <w:szCs w:val="24"/>
        </w:rPr>
        <w:t xml:space="preserve">greater for annuals in </w:t>
      </w:r>
      <w:proofErr w:type="spellStart"/>
      <w:r w:rsidR="00435698" w:rsidRPr="00A9570A">
        <w:rPr>
          <w:rFonts w:ascii="Times New Roman" w:eastAsia="Times New Roman" w:hAnsi="Times New Roman" w:cs="Times New Roman"/>
          <w:sz w:val="24"/>
          <w:szCs w:val="24"/>
        </w:rPr>
        <w:t>Grewioideae</w:t>
      </w:r>
      <w:proofErr w:type="spellEnd"/>
      <w:r w:rsidR="00435698" w:rsidRPr="00A9570A">
        <w:rPr>
          <w:rFonts w:ascii="Times New Roman" w:eastAsia="Times New Roman" w:hAnsi="Times New Roman" w:cs="Times New Roman"/>
          <w:sz w:val="24"/>
          <w:szCs w:val="24"/>
        </w:rPr>
        <w:t xml:space="preserve"> to 18.46 CV greater for perennials in </w:t>
      </w:r>
      <w:r w:rsidR="00435698" w:rsidRPr="00365289">
        <w:rPr>
          <w:rFonts w:ascii="Times New Roman" w:eastAsia="Times New Roman" w:hAnsi="Times New Roman" w:cs="Times New Roman"/>
          <w:i/>
          <w:iCs/>
          <w:sz w:val="24"/>
          <w:szCs w:val="24"/>
          <w:rPrChange w:id="481" w:author="Thais Nogales Da Costa Vasconcelos" w:date="2022-09-17T12:11:00Z">
            <w:rPr>
              <w:rFonts w:ascii="Times New Roman" w:eastAsia="Times New Roman" w:hAnsi="Times New Roman" w:cs="Times New Roman"/>
              <w:sz w:val="24"/>
              <w:szCs w:val="24"/>
            </w:rPr>
          </w:rPrChange>
        </w:rPr>
        <w:t>Croton</w:t>
      </w:r>
      <w:r w:rsidR="00435698" w:rsidRPr="00A9570A">
        <w:rPr>
          <w:rFonts w:ascii="Times New Roman" w:eastAsia="Times New Roman" w:hAnsi="Times New Roman" w:cs="Times New Roman"/>
          <w:sz w:val="24"/>
          <w:szCs w:val="24"/>
        </w:rPr>
        <w:t xml:space="preserve">. On average, </w:t>
      </w:r>
      <w:r w:rsidR="005E629A" w:rsidRPr="00A9570A">
        <w:rPr>
          <w:rFonts w:ascii="Times New Roman" w:eastAsia="Times New Roman" w:hAnsi="Times New Roman" w:cs="Times New Roman"/>
          <w:sz w:val="24"/>
          <w:szCs w:val="24"/>
        </w:rPr>
        <w:t xml:space="preserve">precipitation </w:t>
      </w:r>
      <w:r w:rsidR="00435698" w:rsidRPr="00A9570A">
        <w:rPr>
          <w:rFonts w:ascii="Times New Roman" w:eastAsia="Times New Roman" w:hAnsi="Times New Roman" w:cs="Times New Roman"/>
          <w:sz w:val="24"/>
          <w:szCs w:val="24"/>
        </w:rPr>
        <w:t xml:space="preserve">was </w:t>
      </w:r>
      <w:r w:rsidR="003C53D0" w:rsidRPr="00A9570A">
        <w:rPr>
          <w:rFonts w:ascii="Times New Roman" w:eastAsia="Times New Roman" w:hAnsi="Times New Roman" w:cs="Times New Roman"/>
          <w:sz w:val="24"/>
          <w:szCs w:val="24"/>
        </w:rPr>
        <w:t xml:space="preserve">1.24 CV </w:t>
      </w:r>
      <w:r w:rsidR="00435698" w:rsidRPr="00A9570A">
        <w:rPr>
          <w:rFonts w:ascii="Times New Roman" w:eastAsia="Times New Roman" w:hAnsi="Times New Roman" w:cs="Times New Roman"/>
          <w:sz w:val="24"/>
          <w:szCs w:val="24"/>
        </w:rPr>
        <w:t xml:space="preserve">more </w:t>
      </w:r>
      <w:r w:rsidR="003C53D0" w:rsidRPr="00A9570A">
        <w:rPr>
          <w:rFonts w:ascii="Times New Roman" w:eastAsia="Times New Roman" w:hAnsi="Times New Roman" w:cs="Times New Roman"/>
          <w:sz w:val="24"/>
          <w:szCs w:val="24"/>
        </w:rPr>
        <w:t xml:space="preserve">seasonal </w:t>
      </w:r>
      <w:r w:rsidR="00435698" w:rsidRPr="00A9570A">
        <w:rPr>
          <w:rFonts w:ascii="Times New Roman" w:eastAsia="Times New Roman" w:hAnsi="Times New Roman" w:cs="Times New Roman"/>
          <w:sz w:val="24"/>
          <w:szCs w:val="24"/>
        </w:rPr>
        <w:t xml:space="preserve">in </w:t>
      </w:r>
      <w:r w:rsidR="00BF0D9A" w:rsidRPr="00A9570A">
        <w:rPr>
          <w:rFonts w:ascii="Times New Roman" w:eastAsia="Times New Roman" w:hAnsi="Times New Roman" w:cs="Times New Roman"/>
          <w:sz w:val="24"/>
          <w:szCs w:val="24"/>
        </w:rPr>
        <w:t>annuals</w:t>
      </w:r>
      <w:r w:rsidR="005E629A" w:rsidRPr="00A9570A">
        <w:rPr>
          <w:rFonts w:ascii="Times New Roman" w:eastAsia="Times New Roman" w:hAnsi="Times New Roman" w:cs="Times New Roman"/>
          <w:sz w:val="24"/>
          <w:szCs w:val="24"/>
        </w:rPr>
        <w:t xml:space="preserve"> than perennials</w:t>
      </w:r>
      <w:r w:rsidR="00435698" w:rsidRPr="00A9570A">
        <w:rPr>
          <w:rFonts w:ascii="Times New Roman" w:eastAsia="Times New Roman" w:hAnsi="Times New Roman" w:cs="Times New Roman"/>
          <w:sz w:val="24"/>
          <w:szCs w:val="24"/>
        </w:rPr>
        <w:t xml:space="preserve">. Clades which had greater precipitation </w:t>
      </w:r>
      <w:r w:rsidR="005464AF" w:rsidRPr="00A9570A">
        <w:rPr>
          <w:rFonts w:ascii="Times New Roman" w:eastAsia="Times New Roman" w:hAnsi="Times New Roman" w:cs="Times New Roman"/>
          <w:sz w:val="24"/>
          <w:szCs w:val="24"/>
        </w:rPr>
        <w:t xml:space="preserve">seasonality </w:t>
      </w:r>
      <w:r w:rsidR="00435698" w:rsidRPr="00A9570A">
        <w:rPr>
          <w:rFonts w:ascii="Times New Roman" w:eastAsia="Times New Roman" w:hAnsi="Times New Roman" w:cs="Times New Roman"/>
          <w:sz w:val="24"/>
          <w:szCs w:val="24"/>
        </w:rPr>
        <w:t xml:space="preserve">in </w:t>
      </w:r>
      <w:r w:rsidR="00AD04EA" w:rsidRPr="00A9570A">
        <w:rPr>
          <w:rFonts w:ascii="Times New Roman" w:eastAsia="Times New Roman" w:hAnsi="Times New Roman" w:cs="Times New Roman"/>
          <w:sz w:val="24"/>
          <w:szCs w:val="24"/>
        </w:rPr>
        <w:t>perennials</w:t>
      </w:r>
      <w:r w:rsidR="005464AF"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are </w:t>
      </w:r>
      <w:proofErr w:type="spellStart"/>
      <w:r w:rsidR="005464AF" w:rsidRPr="00A9570A">
        <w:rPr>
          <w:rFonts w:ascii="Times New Roman" w:eastAsia="Times New Roman" w:hAnsi="Times New Roman" w:cs="Times New Roman"/>
          <w:sz w:val="24"/>
          <w:szCs w:val="24"/>
        </w:rPr>
        <w:t>Antirrhineae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Apioideae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Brassiceae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Cardamineae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Cardueae</w:t>
      </w:r>
      <w:proofErr w:type="spellEnd"/>
      <w:r w:rsidR="00435698" w:rsidRPr="00A9570A">
        <w:rPr>
          <w:rFonts w:ascii="Times New Roman" w:eastAsia="Times New Roman" w:hAnsi="Times New Roman" w:cs="Times New Roman"/>
          <w:sz w:val="24"/>
          <w:szCs w:val="24"/>
        </w:rPr>
        <w:t xml:space="preserve">, </w:t>
      </w:r>
      <w:ins w:id="482" w:author="Thais Nogales Da Costa Vasconcelos" w:date="2022-09-17T12:12:00Z">
        <w:r w:rsidR="00365289">
          <w:rPr>
            <w:rFonts w:ascii="Times New Roman" w:eastAsia="Times New Roman" w:hAnsi="Times New Roman" w:cs="Times New Roman"/>
            <w:sz w:val="24"/>
            <w:szCs w:val="24"/>
          </w:rPr>
          <w:t xml:space="preserve">the </w:t>
        </w:r>
      </w:ins>
      <w:r w:rsidR="005464AF" w:rsidRPr="00A9570A">
        <w:rPr>
          <w:rFonts w:ascii="Times New Roman" w:eastAsia="Times New Roman" w:hAnsi="Times New Roman" w:cs="Times New Roman"/>
          <w:sz w:val="24"/>
          <w:szCs w:val="24"/>
        </w:rPr>
        <w:t>CES</w:t>
      </w:r>
      <w:ins w:id="483" w:author="Thais Nogales Da Costa Vasconcelos" w:date="2022-09-17T12:12:00Z">
        <w:r w:rsidR="00365289">
          <w:rPr>
            <w:rFonts w:ascii="Times New Roman" w:eastAsia="Times New Roman" w:hAnsi="Times New Roman" w:cs="Times New Roman"/>
            <w:sz w:val="24"/>
            <w:szCs w:val="24"/>
          </w:rPr>
          <w:t xml:space="preserve"> clade</w:t>
        </w:r>
      </w:ins>
      <w:r w:rsidR="00435698" w:rsidRPr="00A9570A">
        <w:rPr>
          <w:rFonts w:ascii="Times New Roman" w:eastAsia="Times New Roman" w:hAnsi="Times New Roman" w:cs="Times New Roman"/>
          <w:sz w:val="24"/>
          <w:szCs w:val="24"/>
        </w:rPr>
        <w:t xml:space="preserve">, </w:t>
      </w:r>
      <w:proofErr w:type="spellStart"/>
      <w:r w:rsidR="005464AF" w:rsidRPr="00365289">
        <w:rPr>
          <w:rFonts w:ascii="Times New Roman" w:eastAsia="Times New Roman" w:hAnsi="Times New Roman" w:cs="Times New Roman"/>
          <w:i/>
          <w:iCs/>
          <w:sz w:val="24"/>
          <w:szCs w:val="24"/>
          <w:rPrChange w:id="484" w:author="Thais Nogales Da Costa Vasconcelos" w:date="2022-09-17T12:12:00Z">
            <w:rPr>
              <w:rFonts w:ascii="Times New Roman" w:eastAsia="Times New Roman" w:hAnsi="Times New Roman" w:cs="Times New Roman"/>
              <w:sz w:val="24"/>
              <w:szCs w:val="24"/>
            </w:rPr>
          </w:rPrChange>
        </w:rPr>
        <w:t>Chamaecrista</w:t>
      </w:r>
      <w:proofErr w:type="spellEnd"/>
      <w:r w:rsidR="00435698" w:rsidRPr="00A9570A">
        <w:rPr>
          <w:rFonts w:ascii="Times New Roman" w:eastAsia="Times New Roman" w:hAnsi="Times New Roman" w:cs="Times New Roman"/>
          <w:sz w:val="24"/>
          <w:szCs w:val="24"/>
        </w:rPr>
        <w:t xml:space="preserve">, </w:t>
      </w:r>
      <w:r w:rsidR="005464AF" w:rsidRPr="00D822DA">
        <w:rPr>
          <w:rFonts w:ascii="Times New Roman" w:eastAsia="Times New Roman" w:hAnsi="Times New Roman" w:cs="Times New Roman"/>
          <w:i/>
          <w:iCs/>
          <w:sz w:val="24"/>
          <w:szCs w:val="24"/>
        </w:rPr>
        <w:t>Croton</w:t>
      </w:r>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Erysimeae</w:t>
      </w:r>
      <w:proofErr w:type="spellEnd"/>
      <w:r w:rsidR="00435698" w:rsidRPr="00A9570A">
        <w:rPr>
          <w:rFonts w:ascii="Times New Roman" w:eastAsia="Times New Roman" w:hAnsi="Times New Roman" w:cs="Times New Roman"/>
          <w:sz w:val="24"/>
          <w:szCs w:val="24"/>
        </w:rPr>
        <w:t xml:space="preserve">, </w:t>
      </w:r>
      <w:proofErr w:type="spellStart"/>
      <w:r w:rsidR="005464AF" w:rsidRPr="00A9570A">
        <w:rPr>
          <w:rFonts w:ascii="Times New Roman" w:eastAsia="Times New Roman" w:hAnsi="Times New Roman" w:cs="Times New Roman"/>
          <w:sz w:val="24"/>
          <w:szCs w:val="24"/>
        </w:rPr>
        <w:t>Euclidieae</w:t>
      </w:r>
      <w:proofErr w:type="spellEnd"/>
      <w:r w:rsidR="005464AF" w:rsidRPr="00A9570A">
        <w:rPr>
          <w:rFonts w:ascii="Times New Roman" w:eastAsia="Times New Roman" w:hAnsi="Times New Roman" w:cs="Times New Roman"/>
          <w:sz w:val="24"/>
          <w:szCs w:val="24"/>
        </w:rPr>
        <w:t xml:space="preserve">, </w:t>
      </w:r>
      <w:r w:rsidR="00435698" w:rsidRPr="00A9570A">
        <w:rPr>
          <w:rFonts w:ascii="Times New Roman" w:eastAsia="Times New Roman" w:hAnsi="Times New Roman" w:cs="Times New Roman"/>
          <w:sz w:val="24"/>
          <w:szCs w:val="24"/>
        </w:rPr>
        <w:t xml:space="preserve">and </w:t>
      </w:r>
      <w:r w:rsidR="005464AF" w:rsidRPr="00A9570A">
        <w:rPr>
          <w:rFonts w:ascii="Times New Roman" w:eastAsia="Times New Roman" w:hAnsi="Times New Roman" w:cs="Times New Roman"/>
          <w:sz w:val="24"/>
          <w:szCs w:val="24"/>
        </w:rPr>
        <w:t>Orobanchaceae</w:t>
      </w:r>
      <w:r w:rsidR="00435698" w:rsidRPr="00A9570A">
        <w:rPr>
          <w:rFonts w:ascii="Times New Roman" w:eastAsia="Times New Roman" w:hAnsi="Times New Roman" w:cs="Times New Roman"/>
          <w:sz w:val="24"/>
          <w:szCs w:val="24"/>
        </w:rPr>
        <w:t>.</w:t>
      </w:r>
      <w:ins w:id="485" w:author="Thais Nogales Da Costa Vasconcelos" w:date="2022-09-17T12:12:00Z">
        <w:r w:rsidR="00365289">
          <w:rPr>
            <w:rFonts w:ascii="Times New Roman" w:eastAsia="Times New Roman" w:hAnsi="Times New Roman" w:cs="Times New Roman"/>
            <w:sz w:val="24"/>
            <w:szCs w:val="24"/>
          </w:rPr>
          <w:t xml:space="preserve"> </w:t>
        </w:r>
      </w:ins>
    </w:p>
    <w:p w14:paraId="29BE883D" w14:textId="77777777" w:rsidR="00365289" w:rsidRPr="00A9570A" w:rsidRDefault="00365289" w:rsidP="00E8237C">
      <w:pPr>
        <w:shd w:val="clear" w:color="auto" w:fill="FFFFFF"/>
        <w:spacing w:line="360" w:lineRule="auto"/>
        <w:ind w:firstLine="720"/>
        <w:rPr>
          <w:ins w:id="486" w:author="Thais Nogales Da Costa Vasconcelos" w:date="2022-09-17T12:12:00Z"/>
          <w:rFonts w:ascii="Times New Roman" w:eastAsia="Times New Roman" w:hAnsi="Times New Roman" w:cs="Times New Roman"/>
          <w:sz w:val="24"/>
          <w:szCs w:val="24"/>
        </w:rPr>
        <w:pPrChange w:id="487" w:author="Thais Nogales Da Costa Vasconcelos" w:date="2022-09-17T10:24:00Z">
          <w:pPr>
            <w:shd w:val="clear" w:color="auto" w:fill="FFFFFF"/>
            <w:spacing w:line="480" w:lineRule="auto"/>
            <w:ind w:firstLine="720"/>
          </w:pPr>
        </w:pPrChange>
      </w:pPr>
    </w:p>
    <w:p w14:paraId="6D2CFC18" w14:textId="05728037" w:rsidR="00481BFA" w:rsidRDefault="00416A93" w:rsidP="00365289">
      <w:pPr>
        <w:shd w:val="clear" w:color="auto" w:fill="FFFFFF"/>
        <w:spacing w:line="360" w:lineRule="auto"/>
        <w:ind w:firstLine="720"/>
        <w:rPr>
          <w:ins w:id="488" w:author="Thais Nogales Da Costa Vasconcelos" w:date="2022-09-17T11:48:00Z"/>
          <w:rFonts w:ascii="Times New Roman" w:eastAsia="Times New Roman" w:hAnsi="Times New Roman" w:cs="Times New Roman"/>
          <w:sz w:val="24"/>
          <w:szCs w:val="24"/>
        </w:rPr>
      </w:pPr>
      <w:r w:rsidRPr="00A9570A">
        <w:rPr>
          <w:rFonts w:ascii="Times New Roman" w:eastAsia="Times New Roman" w:hAnsi="Times New Roman" w:cs="Times New Roman"/>
          <w:sz w:val="24"/>
          <w:szCs w:val="24"/>
        </w:rPr>
        <w:t xml:space="preserve">Finally, for AI (Table S8), the difference in </w:t>
      </w:r>
      <w:r w:rsidR="000A424E" w:rsidRPr="00A9570A">
        <w:rPr>
          <w:rFonts w:ascii="Times New Roman" w:eastAsia="Times New Roman" w:hAnsi="Times New Roman" w:cs="Times New Roman"/>
          <w:sz w:val="24"/>
          <w:szCs w:val="24"/>
        </w:rPr>
        <w:t xml:space="preserve">expected </w:t>
      </w:r>
      <w:r w:rsidRPr="00A9570A">
        <w:rPr>
          <w:rFonts w:ascii="Times New Roman" w:eastAsia="Times New Roman" w:hAnsi="Times New Roman" w:cs="Times New Roman"/>
          <w:sz w:val="24"/>
          <w:szCs w:val="24"/>
        </w:rPr>
        <w:t xml:space="preserve">climatic </w:t>
      </w:r>
      <w:r w:rsidR="000A424E" w:rsidRPr="00A9570A">
        <w:rPr>
          <w:rFonts w:ascii="Times New Roman" w:eastAsia="Times New Roman" w:hAnsi="Times New Roman" w:cs="Times New Roman"/>
          <w:sz w:val="24"/>
          <w:szCs w:val="24"/>
        </w:rPr>
        <w:t xml:space="preserve">value </w:t>
      </w:r>
      <w:r w:rsidRPr="00A9570A">
        <w:rPr>
          <w:rFonts w:ascii="Times New Roman" w:eastAsia="Times New Roman" w:hAnsi="Times New Roman" w:cs="Times New Roman"/>
          <w:sz w:val="24"/>
          <w:szCs w:val="24"/>
        </w:rPr>
        <w:t xml:space="preserve">ranged from </w:t>
      </w:r>
      <w:r w:rsidR="00481BFA" w:rsidRPr="00A9570A">
        <w:rPr>
          <w:rFonts w:ascii="Times New Roman" w:eastAsia="Times New Roman" w:hAnsi="Times New Roman" w:cs="Times New Roman"/>
          <w:sz w:val="24"/>
          <w:szCs w:val="24"/>
        </w:rPr>
        <w:t xml:space="preserve">0.14 </w:t>
      </w:r>
      <w:del w:id="489" w:author="Thais Nogales Da Costa Vasconcelos" w:date="2022-09-17T12:13:00Z">
        <w:r w:rsidRPr="00A9570A" w:rsidDel="00365289">
          <w:rPr>
            <w:rFonts w:ascii="Times New Roman" w:eastAsia="Times New Roman" w:hAnsi="Times New Roman" w:cs="Times New Roman"/>
            <w:sz w:val="24"/>
            <w:szCs w:val="24"/>
          </w:rPr>
          <w:delText xml:space="preserve">AI </w:delText>
        </w:r>
      </w:del>
      <w:ins w:id="490" w:author="Thais Nogales Da Costa Vasconcelos" w:date="2022-09-17T12:13:00Z">
        <w:r w:rsidR="00365289">
          <w:rPr>
            <w:rFonts w:ascii="Times New Roman" w:eastAsia="Times New Roman" w:hAnsi="Times New Roman" w:cs="Times New Roman"/>
            <w:sz w:val="24"/>
            <w:szCs w:val="24"/>
          </w:rPr>
          <w:t>higher</w:t>
        </w:r>
        <w:r w:rsidR="00365289" w:rsidRPr="00A9570A">
          <w:rPr>
            <w:rFonts w:ascii="Times New Roman" w:eastAsia="Times New Roman" w:hAnsi="Times New Roman" w:cs="Times New Roman"/>
            <w:sz w:val="24"/>
            <w:szCs w:val="24"/>
          </w:rPr>
          <w:t xml:space="preserve"> </w:t>
        </w:r>
        <w:r w:rsidR="00365289">
          <w:rPr>
            <w:rFonts w:ascii="Times New Roman" w:eastAsia="Times New Roman" w:hAnsi="Times New Roman" w:cs="Times New Roman"/>
            <w:sz w:val="24"/>
            <w:szCs w:val="24"/>
          </w:rPr>
          <w:t>(</w:t>
        </w:r>
        <w:proofErr w:type="gramStart"/>
        <w:r w:rsidR="00365289">
          <w:rPr>
            <w:rFonts w:ascii="Times New Roman" w:eastAsia="Times New Roman" w:hAnsi="Times New Roman" w:cs="Times New Roman"/>
            <w:sz w:val="24"/>
            <w:szCs w:val="24"/>
          </w:rPr>
          <w:t>i.e.</w:t>
        </w:r>
        <w:proofErr w:type="gramEnd"/>
        <w:r w:rsidR="00365289">
          <w:rPr>
            <w:rFonts w:ascii="Times New Roman" w:eastAsia="Times New Roman" w:hAnsi="Times New Roman" w:cs="Times New Roman"/>
            <w:sz w:val="24"/>
            <w:szCs w:val="24"/>
          </w:rPr>
          <w:t xml:space="preserve"> </w:t>
        </w:r>
      </w:ins>
      <w:r w:rsidRPr="00A9570A">
        <w:rPr>
          <w:rFonts w:ascii="Times New Roman" w:eastAsia="Times New Roman" w:hAnsi="Times New Roman" w:cs="Times New Roman"/>
          <w:sz w:val="24"/>
          <w:szCs w:val="24"/>
        </w:rPr>
        <w:t>more humid</w:t>
      </w:r>
      <w:ins w:id="491" w:author="Thais Nogales Da Costa Vasconcelos" w:date="2022-09-17T12:13:00Z">
        <w:r w:rsidR="00365289">
          <w:rPr>
            <w:rFonts w:ascii="Times New Roman" w:eastAsia="Times New Roman" w:hAnsi="Times New Roman" w:cs="Times New Roman"/>
            <w:sz w:val="24"/>
            <w:szCs w:val="24"/>
          </w:rPr>
          <w:t>)</w:t>
        </w:r>
      </w:ins>
      <w:r w:rsidRPr="00A9570A">
        <w:rPr>
          <w:rFonts w:ascii="Times New Roman" w:eastAsia="Times New Roman" w:hAnsi="Times New Roman" w:cs="Times New Roman"/>
          <w:sz w:val="24"/>
          <w:szCs w:val="24"/>
        </w:rPr>
        <w:t xml:space="preserve"> </w:t>
      </w:r>
      <w:r w:rsidR="00481BFA" w:rsidRPr="00A9570A">
        <w:rPr>
          <w:rFonts w:ascii="Times New Roman" w:eastAsia="Times New Roman" w:hAnsi="Times New Roman" w:cs="Times New Roman"/>
          <w:sz w:val="24"/>
          <w:szCs w:val="24"/>
        </w:rPr>
        <w:t xml:space="preserve">for </w:t>
      </w:r>
      <w:r w:rsidRPr="00A9570A">
        <w:rPr>
          <w:rFonts w:ascii="Times New Roman" w:eastAsia="Times New Roman" w:hAnsi="Times New Roman" w:cs="Times New Roman"/>
          <w:sz w:val="24"/>
          <w:szCs w:val="24"/>
        </w:rPr>
        <w:t>annual</w:t>
      </w:r>
      <w:r w:rsidR="00481BFA" w:rsidRPr="00A9570A">
        <w:rPr>
          <w:rFonts w:ascii="Times New Roman" w:eastAsia="Times New Roman" w:hAnsi="Times New Roman" w:cs="Times New Roman"/>
          <w:sz w:val="24"/>
          <w:szCs w:val="24"/>
        </w:rPr>
        <w:t>s</w:t>
      </w:r>
      <w:r w:rsidRPr="00A9570A">
        <w:rPr>
          <w:rFonts w:ascii="Times New Roman" w:eastAsia="Times New Roman" w:hAnsi="Times New Roman" w:cs="Times New Roman"/>
          <w:sz w:val="24"/>
          <w:szCs w:val="24"/>
        </w:rPr>
        <w:t xml:space="preserve"> in </w:t>
      </w:r>
      <w:proofErr w:type="spellStart"/>
      <w:r w:rsidR="00481BFA" w:rsidRPr="00A9570A">
        <w:rPr>
          <w:rFonts w:ascii="Times New Roman" w:eastAsia="Times New Roman" w:hAnsi="Times New Roman" w:cs="Times New Roman"/>
          <w:sz w:val="24"/>
          <w:szCs w:val="24"/>
        </w:rPr>
        <w:t>Gesneriaceae</w:t>
      </w:r>
      <w:proofErr w:type="spellEnd"/>
      <w:r w:rsidR="00481BFA" w:rsidRPr="00A9570A">
        <w:rPr>
          <w:rFonts w:ascii="Times New Roman" w:eastAsia="Times New Roman" w:hAnsi="Times New Roman" w:cs="Times New Roman"/>
          <w:sz w:val="24"/>
          <w:szCs w:val="24"/>
        </w:rPr>
        <w:t xml:space="preserve"> </w:t>
      </w:r>
      <w:r w:rsidRPr="00A9570A">
        <w:rPr>
          <w:rFonts w:ascii="Times New Roman" w:eastAsia="Times New Roman" w:hAnsi="Times New Roman" w:cs="Times New Roman"/>
          <w:sz w:val="24"/>
          <w:szCs w:val="24"/>
        </w:rPr>
        <w:t xml:space="preserve">to </w:t>
      </w:r>
      <w:r w:rsidR="00481BFA" w:rsidRPr="00A9570A">
        <w:rPr>
          <w:rFonts w:ascii="Times New Roman" w:eastAsia="Times New Roman" w:hAnsi="Times New Roman" w:cs="Times New Roman"/>
          <w:sz w:val="24"/>
          <w:szCs w:val="24"/>
        </w:rPr>
        <w:t>0.34</w:t>
      </w:r>
      <w:ins w:id="492" w:author="Thais Nogales Da Costa Vasconcelos" w:date="2022-09-17T12:13:00Z">
        <w:r w:rsidR="00365289">
          <w:rPr>
            <w:rFonts w:ascii="Times New Roman" w:eastAsia="Times New Roman" w:hAnsi="Times New Roman" w:cs="Times New Roman"/>
            <w:sz w:val="24"/>
            <w:szCs w:val="24"/>
          </w:rPr>
          <w:t xml:space="preserve"> </w:t>
        </w:r>
      </w:ins>
      <w:del w:id="493" w:author="Thais Nogales Da Costa Vasconcelos" w:date="2022-09-17T12:14:00Z">
        <w:r w:rsidRPr="00A9570A" w:rsidDel="00365289">
          <w:rPr>
            <w:rFonts w:ascii="Times New Roman" w:eastAsia="Times New Roman" w:hAnsi="Times New Roman" w:cs="Times New Roman"/>
            <w:sz w:val="24"/>
            <w:szCs w:val="24"/>
          </w:rPr>
          <w:delText>AI more humid</w:delText>
        </w:r>
      </w:del>
      <w:ins w:id="494" w:author="Thais Nogales Da Costa Vasconcelos" w:date="2022-09-17T12:14:00Z">
        <w:r w:rsidR="00365289">
          <w:rPr>
            <w:rFonts w:ascii="Times New Roman" w:eastAsia="Times New Roman" w:hAnsi="Times New Roman" w:cs="Times New Roman"/>
            <w:sz w:val="24"/>
            <w:szCs w:val="24"/>
          </w:rPr>
          <w:t>higher</w:t>
        </w:r>
      </w:ins>
      <w:r w:rsidRPr="00A9570A">
        <w:rPr>
          <w:rFonts w:ascii="Times New Roman" w:eastAsia="Times New Roman" w:hAnsi="Times New Roman" w:cs="Times New Roman"/>
          <w:sz w:val="24"/>
          <w:szCs w:val="24"/>
        </w:rPr>
        <w:t xml:space="preserve"> in perennial</w:t>
      </w:r>
      <w:r w:rsidR="00481BFA" w:rsidRPr="00A9570A">
        <w:rPr>
          <w:rFonts w:ascii="Times New Roman" w:eastAsia="Times New Roman" w:hAnsi="Times New Roman" w:cs="Times New Roman"/>
          <w:sz w:val="24"/>
          <w:szCs w:val="24"/>
        </w:rPr>
        <w:t>s for</w:t>
      </w:r>
      <w:r w:rsidRPr="00A9570A">
        <w:rPr>
          <w:rFonts w:ascii="Times New Roman" w:eastAsia="Times New Roman" w:hAnsi="Times New Roman" w:cs="Times New Roman"/>
          <w:sz w:val="24"/>
          <w:szCs w:val="24"/>
        </w:rPr>
        <w:t xml:space="preserve"> </w:t>
      </w:r>
      <w:r w:rsidRPr="00365289">
        <w:rPr>
          <w:rFonts w:ascii="Times New Roman" w:eastAsia="Times New Roman" w:hAnsi="Times New Roman" w:cs="Times New Roman"/>
          <w:i/>
          <w:iCs/>
          <w:sz w:val="24"/>
          <w:szCs w:val="24"/>
          <w:rPrChange w:id="495" w:author="Thais Nogales Da Costa Vasconcelos" w:date="2022-09-17T12:14:00Z">
            <w:rPr>
              <w:rFonts w:ascii="Times New Roman" w:eastAsia="Times New Roman" w:hAnsi="Times New Roman" w:cs="Times New Roman"/>
              <w:sz w:val="24"/>
              <w:szCs w:val="24"/>
            </w:rPr>
          </w:rPrChange>
        </w:rPr>
        <w:t>Lupinus</w:t>
      </w:r>
      <w:r w:rsidRPr="00A9570A">
        <w:rPr>
          <w:rFonts w:ascii="Times New Roman" w:eastAsia="Times New Roman" w:hAnsi="Times New Roman" w:cs="Times New Roman"/>
          <w:sz w:val="24"/>
          <w:szCs w:val="24"/>
        </w:rPr>
        <w:t xml:space="preserve">. </w:t>
      </w:r>
      <w:r w:rsidR="00481BFA" w:rsidRPr="00A9570A">
        <w:rPr>
          <w:rFonts w:ascii="Times New Roman" w:eastAsia="Times New Roman" w:hAnsi="Times New Roman" w:cs="Times New Roman"/>
          <w:sz w:val="24"/>
          <w:szCs w:val="24"/>
        </w:rPr>
        <w:t xml:space="preserve">On average, </w:t>
      </w:r>
      <w:r w:rsidR="00456088" w:rsidRPr="00A9570A">
        <w:rPr>
          <w:rFonts w:ascii="Times New Roman" w:eastAsia="Times New Roman" w:hAnsi="Times New Roman" w:cs="Times New Roman"/>
          <w:sz w:val="24"/>
          <w:szCs w:val="24"/>
        </w:rPr>
        <w:t>humidity</w:t>
      </w:r>
      <w:r w:rsidR="00481BFA" w:rsidRPr="00A9570A">
        <w:rPr>
          <w:rFonts w:ascii="Times New Roman" w:eastAsia="Times New Roman" w:hAnsi="Times New Roman" w:cs="Times New Roman"/>
          <w:sz w:val="24"/>
          <w:szCs w:val="24"/>
        </w:rPr>
        <w:t xml:space="preserve"> was </w:t>
      </w:r>
      <w:r w:rsidR="00456088" w:rsidRPr="00A9570A">
        <w:rPr>
          <w:rFonts w:ascii="Times New Roman" w:eastAsia="Times New Roman" w:hAnsi="Times New Roman" w:cs="Times New Roman"/>
          <w:sz w:val="24"/>
          <w:szCs w:val="24"/>
        </w:rPr>
        <w:t>greater by 0.069AI for perennials</w:t>
      </w:r>
      <w:r w:rsidR="00481BFA" w:rsidRPr="00A9570A">
        <w:rPr>
          <w:rFonts w:ascii="Times New Roman" w:eastAsia="Times New Roman" w:hAnsi="Times New Roman" w:cs="Times New Roman"/>
          <w:sz w:val="24"/>
          <w:szCs w:val="24"/>
        </w:rPr>
        <w:t xml:space="preserve">. Clades which </w:t>
      </w:r>
      <w:r w:rsidR="00456088" w:rsidRPr="00A9570A">
        <w:rPr>
          <w:rFonts w:ascii="Times New Roman" w:eastAsia="Times New Roman" w:hAnsi="Times New Roman" w:cs="Times New Roman"/>
          <w:sz w:val="24"/>
          <w:szCs w:val="24"/>
        </w:rPr>
        <w:t>showed</w:t>
      </w:r>
      <w:r w:rsidR="00481BFA"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 xml:space="preserve">a greater climatic preference for humidity in annuals are </w:t>
      </w:r>
      <w:proofErr w:type="spellStart"/>
      <w:r w:rsidR="00456088" w:rsidRPr="00A9570A">
        <w:rPr>
          <w:rFonts w:ascii="Times New Roman" w:eastAsia="Times New Roman" w:hAnsi="Times New Roman" w:cs="Times New Roman"/>
          <w:sz w:val="24"/>
          <w:szCs w:val="24"/>
        </w:rPr>
        <w:t>Brassiceae</w:t>
      </w:r>
      <w:proofErr w:type="spellEnd"/>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Gesneriaceae</w:t>
      </w:r>
      <w:proofErr w:type="spellEnd"/>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Onagraceae</w:t>
      </w:r>
      <w:proofErr w:type="spellEnd"/>
      <w:r w:rsidR="00481BFA" w:rsidRPr="00A9570A">
        <w:rPr>
          <w:rFonts w:ascii="Times New Roman" w:eastAsia="Times New Roman" w:hAnsi="Times New Roman" w:cs="Times New Roman"/>
          <w:sz w:val="24"/>
          <w:szCs w:val="24"/>
        </w:rPr>
        <w:t xml:space="preserve">, </w:t>
      </w:r>
      <w:r w:rsidR="00456088" w:rsidRPr="00A9570A">
        <w:rPr>
          <w:rFonts w:ascii="Times New Roman" w:eastAsia="Times New Roman" w:hAnsi="Times New Roman" w:cs="Times New Roman"/>
          <w:sz w:val="24"/>
          <w:szCs w:val="24"/>
        </w:rPr>
        <w:t>Orobanchaceae</w:t>
      </w:r>
      <w:r w:rsidR="00481BFA" w:rsidRPr="00A9570A">
        <w:rPr>
          <w:rFonts w:ascii="Times New Roman" w:eastAsia="Times New Roman" w:hAnsi="Times New Roman" w:cs="Times New Roman"/>
          <w:sz w:val="24"/>
          <w:szCs w:val="24"/>
        </w:rPr>
        <w:t xml:space="preserve">, </w:t>
      </w:r>
      <w:proofErr w:type="spellStart"/>
      <w:r w:rsidR="00456088" w:rsidRPr="00A9570A">
        <w:rPr>
          <w:rFonts w:ascii="Times New Roman" w:eastAsia="Times New Roman" w:hAnsi="Times New Roman" w:cs="Times New Roman"/>
          <w:sz w:val="24"/>
          <w:szCs w:val="24"/>
        </w:rPr>
        <w:t>Spermacoceae</w:t>
      </w:r>
      <w:proofErr w:type="spellEnd"/>
      <w:r w:rsidR="00481BFA" w:rsidRPr="00A9570A">
        <w:rPr>
          <w:rFonts w:ascii="Times New Roman" w:eastAsia="Times New Roman" w:hAnsi="Times New Roman" w:cs="Times New Roman"/>
          <w:sz w:val="24"/>
          <w:szCs w:val="24"/>
        </w:rPr>
        <w:t xml:space="preserve">, and </w:t>
      </w:r>
      <w:proofErr w:type="spellStart"/>
      <w:r w:rsidR="00456088" w:rsidRPr="00A9570A">
        <w:rPr>
          <w:rFonts w:ascii="Times New Roman" w:eastAsia="Times New Roman" w:hAnsi="Times New Roman" w:cs="Times New Roman"/>
          <w:sz w:val="24"/>
          <w:szCs w:val="24"/>
        </w:rPr>
        <w:t>Thelypodieae</w:t>
      </w:r>
      <w:proofErr w:type="spellEnd"/>
      <w:r w:rsidR="00481BFA" w:rsidRPr="00A9570A">
        <w:rPr>
          <w:rFonts w:ascii="Times New Roman" w:eastAsia="Times New Roman" w:hAnsi="Times New Roman" w:cs="Times New Roman"/>
          <w:sz w:val="24"/>
          <w:szCs w:val="24"/>
        </w:rPr>
        <w:t>.</w:t>
      </w:r>
    </w:p>
    <w:p w14:paraId="27EAB0D4" w14:textId="77777777" w:rsidR="00115206" w:rsidRPr="00A9570A" w:rsidRDefault="00115206" w:rsidP="00E8237C">
      <w:pPr>
        <w:shd w:val="clear" w:color="auto" w:fill="FFFFFF"/>
        <w:spacing w:line="360" w:lineRule="auto"/>
        <w:ind w:firstLine="720"/>
        <w:rPr>
          <w:rFonts w:ascii="Times New Roman" w:eastAsia="Times New Roman" w:hAnsi="Times New Roman" w:cs="Times New Roman"/>
          <w:sz w:val="24"/>
          <w:szCs w:val="24"/>
        </w:rPr>
        <w:pPrChange w:id="496" w:author="Thais Nogales Da Costa Vasconcelos" w:date="2022-09-17T10:24:00Z">
          <w:pPr>
            <w:shd w:val="clear" w:color="auto" w:fill="FFFFFF"/>
            <w:spacing w:line="480" w:lineRule="auto"/>
            <w:ind w:firstLine="720"/>
          </w:pPr>
        </w:pPrChange>
      </w:pPr>
    </w:p>
    <w:p w14:paraId="7C671D81" w14:textId="4B9B0D74"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497"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General patterns</w:t>
      </w:r>
      <w:r w:rsidR="00185A83">
        <w:rPr>
          <w:rFonts w:ascii="Times New Roman" w:eastAsia="Times New Roman" w:hAnsi="Times New Roman" w:cs="Times New Roman"/>
          <w:i/>
          <w:sz w:val="24"/>
          <w:szCs w:val="24"/>
        </w:rPr>
        <w:t xml:space="preserve"> in climatic preferences</w:t>
      </w:r>
    </w:p>
    <w:p w14:paraId="01E337AD" w14:textId="1D9A2CAA" w:rsidR="007D223D" w:rsidRDefault="007D223D" w:rsidP="00E8237C">
      <w:pPr>
        <w:shd w:val="clear" w:color="auto" w:fill="FFFFFF"/>
        <w:spacing w:line="360" w:lineRule="auto"/>
        <w:rPr>
          <w:rFonts w:ascii="Times New Roman" w:eastAsia="Times New Roman" w:hAnsi="Times New Roman" w:cs="Times New Roman"/>
          <w:sz w:val="24"/>
          <w:szCs w:val="24"/>
        </w:rPr>
        <w:pPrChange w:id="498" w:author="Thais Nogales Da Costa Vasconcelos" w:date="2022-09-17T10:24:00Z">
          <w:pPr>
            <w:shd w:val="clear" w:color="auto" w:fill="FFFFFF"/>
            <w:spacing w:line="480" w:lineRule="auto"/>
          </w:pPr>
        </w:pPrChange>
      </w:pPr>
      <w:r>
        <w:rPr>
          <w:rFonts w:ascii="Times New Roman" w:eastAsia="Times New Roman" w:hAnsi="Times New Roman" w:cs="Times New Roman"/>
          <w:sz w:val="24"/>
          <w:szCs w:val="24"/>
        </w:rPr>
        <w:t>There were few consistently significant differences across several clades in terms of the expected variance (Figure 3). Although there were clade specific differences in the evolutionary rates of climatic niche evolution for several of the climatic variables, only one showed a significant difference when accounting for all clades. Specifically, the minimum temperature of the coldest month was significantly more variable for perennials than annuals (Figure 3d; p &lt; 0.05). This points to higher macroevolutionary rate</w:t>
      </w:r>
      <w:ins w:id="499" w:author="Thais Nogales Da Costa Vasconcelos" w:date="2022-09-17T12:23:00Z">
        <w:r w:rsidR="009C504D">
          <w:rPr>
            <w:rFonts w:ascii="Times New Roman" w:eastAsia="Times New Roman" w:hAnsi="Times New Roman" w:cs="Times New Roman"/>
            <w:sz w:val="24"/>
            <w:szCs w:val="24"/>
          </w:rPr>
          <w:t>s</w:t>
        </w:r>
      </w:ins>
      <w:del w:id="500" w:author="Thais Nogales Da Costa Vasconcelos" w:date="2022-09-17T12:23:00Z">
        <w:r w:rsidDel="009C504D">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of minimum temperature evolution for </w:t>
      </w:r>
      <w:del w:id="501" w:author="Thais Nogales Da Costa Vasconcelos" w:date="2022-09-17T12:22:00Z">
        <w:r w:rsidDel="009C504D">
          <w:rPr>
            <w:rFonts w:ascii="Times New Roman" w:eastAsia="Times New Roman" w:hAnsi="Times New Roman" w:cs="Times New Roman"/>
            <w:sz w:val="24"/>
            <w:szCs w:val="24"/>
          </w:rPr>
          <w:delText xml:space="preserve">annual </w:delText>
        </w:r>
      </w:del>
      <w:ins w:id="502" w:author="Thais Nogales Da Costa Vasconcelos" w:date="2022-09-17T12:22:00Z">
        <w:r w:rsidR="009C504D">
          <w:rPr>
            <w:rFonts w:ascii="Times New Roman" w:eastAsia="Times New Roman" w:hAnsi="Times New Roman" w:cs="Times New Roman"/>
            <w:sz w:val="24"/>
            <w:szCs w:val="24"/>
          </w:rPr>
          <w:t>perennial</w:t>
        </w:r>
        <w:r w:rsidR="009C504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lineages in general. </w:t>
      </w:r>
    </w:p>
    <w:p w14:paraId="758923B7" w14:textId="042A322D" w:rsidR="00D02068" w:rsidRDefault="009C504D" w:rsidP="00E8237C">
      <w:pPr>
        <w:shd w:val="clear" w:color="auto" w:fill="FFFFFF"/>
        <w:spacing w:line="360" w:lineRule="auto"/>
        <w:ind w:firstLine="720"/>
        <w:rPr>
          <w:rFonts w:ascii="Times New Roman" w:eastAsia="Times New Roman" w:hAnsi="Times New Roman" w:cs="Times New Roman"/>
          <w:sz w:val="24"/>
          <w:szCs w:val="24"/>
        </w:rPr>
        <w:pPrChange w:id="503" w:author="Thais Nogales Da Costa Vasconcelos" w:date="2022-09-17T10:24:00Z">
          <w:pPr>
            <w:shd w:val="clear" w:color="auto" w:fill="FFFFFF"/>
            <w:spacing w:line="480" w:lineRule="auto"/>
            <w:ind w:firstLine="720"/>
          </w:pPr>
        </w:pPrChange>
      </w:pPr>
      <w:ins w:id="504" w:author="Thais Nogales Da Costa Vasconcelos" w:date="2022-09-17T12:25:00Z">
        <w:r>
          <w:rPr>
            <w:rFonts w:ascii="Times New Roman" w:eastAsia="Times New Roman" w:hAnsi="Times New Roman" w:cs="Times New Roman"/>
            <w:sz w:val="24"/>
            <w:szCs w:val="24"/>
          </w:rPr>
          <w:t xml:space="preserve">When analyzing all clades, </w:t>
        </w:r>
      </w:ins>
      <w:del w:id="505" w:author="Thais Nogales Da Costa Vasconcelos" w:date="2022-09-17T12:24:00Z">
        <w:r w:rsidR="00D02068" w:rsidDel="009C504D">
          <w:rPr>
            <w:rFonts w:ascii="Times New Roman" w:eastAsia="Times New Roman" w:hAnsi="Times New Roman" w:cs="Times New Roman"/>
            <w:sz w:val="24"/>
            <w:szCs w:val="24"/>
          </w:rPr>
          <w:delText>The expected values of s</w:delText>
        </w:r>
      </w:del>
      <w:ins w:id="506" w:author="Thais Nogales Da Costa Vasconcelos" w:date="2022-09-17T12:25:00Z">
        <w:r>
          <w:rPr>
            <w:rFonts w:ascii="Times New Roman" w:eastAsia="Times New Roman" w:hAnsi="Times New Roman" w:cs="Times New Roman"/>
            <w:sz w:val="24"/>
            <w:szCs w:val="24"/>
          </w:rPr>
          <w:t>s</w:t>
        </w:r>
      </w:ins>
      <w:r w:rsidR="00D02068">
        <w:rPr>
          <w:rFonts w:ascii="Times New Roman" w:eastAsia="Times New Roman" w:hAnsi="Times New Roman" w:cs="Times New Roman"/>
          <w:sz w:val="24"/>
          <w:szCs w:val="24"/>
        </w:rPr>
        <w:t xml:space="preserve">everal climatic variables showed consistent </w:t>
      </w:r>
      <w:ins w:id="507" w:author="Thais Nogales Da Costa Vasconcelos" w:date="2022-09-17T12:24:00Z">
        <w:r>
          <w:rPr>
            <w:rFonts w:ascii="Times New Roman" w:eastAsia="Times New Roman" w:hAnsi="Times New Roman" w:cs="Times New Roman"/>
            <w:sz w:val="24"/>
            <w:szCs w:val="24"/>
          </w:rPr>
          <w:t xml:space="preserve">differences </w:t>
        </w:r>
      </w:ins>
      <w:ins w:id="508" w:author="Thais Nogales Da Costa Vasconcelos" w:date="2022-09-17T12:25:00Z">
        <w:r>
          <w:rPr>
            <w:rFonts w:ascii="Times New Roman" w:eastAsia="Times New Roman" w:hAnsi="Times New Roman" w:cs="Times New Roman"/>
            <w:sz w:val="24"/>
            <w:szCs w:val="24"/>
          </w:rPr>
          <w:t xml:space="preserve">in </w:t>
        </w:r>
      </w:ins>
      <w:ins w:id="509" w:author="Thais Nogales Da Costa Vasconcelos" w:date="2022-09-17T12:24:00Z">
        <w:r>
          <w:rPr>
            <w:rFonts w:ascii="Times New Roman" w:eastAsia="Times New Roman" w:hAnsi="Times New Roman" w:cs="Times New Roman"/>
            <w:sz w:val="24"/>
            <w:szCs w:val="24"/>
          </w:rPr>
          <w:t xml:space="preserve">expected values </w:t>
        </w:r>
      </w:ins>
      <w:del w:id="510" w:author="Thais Nogales Da Costa Vasconcelos" w:date="2022-09-17T12:24:00Z">
        <w:r w:rsidR="00D02068" w:rsidDel="009C504D">
          <w:rPr>
            <w:rFonts w:ascii="Times New Roman" w:eastAsia="Times New Roman" w:hAnsi="Times New Roman" w:cs="Times New Roman"/>
            <w:sz w:val="24"/>
            <w:szCs w:val="24"/>
          </w:rPr>
          <w:delText xml:space="preserve">differences </w:delText>
        </w:r>
      </w:del>
      <w:r w:rsidR="00D02068">
        <w:rPr>
          <w:rFonts w:ascii="Times New Roman" w:eastAsia="Times New Roman" w:hAnsi="Times New Roman" w:cs="Times New Roman"/>
          <w:sz w:val="24"/>
          <w:szCs w:val="24"/>
        </w:rPr>
        <w:t xml:space="preserve">between annuals and perennials </w:t>
      </w:r>
      <w:ins w:id="511" w:author="Thais Nogales Da Costa Vasconcelos" w:date="2022-09-17T12:25:00Z">
        <w:r>
          <w:rPr>
            <w:rFonts w:ascii="Times New Roman" w:eastAsia="Times New Roman" w:hAnsi="Times New Roman" w:cs="Times New Roman"/>
            <w:sz w:val="24"/>
            <w:szCs w:val="24"/>
          </w:rPr>
          <w:t xml:space="preserve">strategies </w:t>
        </w:r>
      </w:ins>
      <w:del w:id="512" w:author="Thais Nogales Da Costa Vasconcelos" w:date="2022-09-17T12:24:00Z">
        <w:r w:rsidR="00D02068" w:rsidDel="009C504D">
          <w:rPr>
            <w:rFonts w:ascii="Times New Roman" w:eastAsia="Times New Roman" w:hAnsi="Times New Roman" w:cs="Times New Roman"/>
            <w:sz w:val="24"/>
            <w:szCs w:val="24"/>
          </w:rPr>
          <w:delText>across several clades</w:delText>
        </w:r>
      </w:del>
      <w:del w:id="513" w:author="Thais Nogales Da Costa Vasconcelos" w:date="2022-09-17T12:25:00Z">
        <w:r w:rsidR="009F5DFF" w:rsidDel="009C504D">
          <w:rPr>
            <w:rFonts w:ascii="Times New Roman" w:eastAsia="Times New Roman" w:hAnsi="Times New Roman" w:cs="Times New Roman"/>
            <w:sz w:val="24"/>
            <w:szCs w:val="24"/>
          </w:rPr>
          <w:delText xml:space="preserve"> </w:delText>
        </w:r>
      </w:del>
      <w:r w:rsidR="009F5DFF">
        <w:rPr>
          <w:rFonts w:ascii="Times New Roman" w:eastAsia="Times New Roman" w:hAnsi="Times New Roman" w:cs="Times New Roman"/>
          <w:sz w:val="24"/>
          <w:szCs w:val="24"/>
        </w:rPr>
        <w:t>(Figure 4)</w:t>
      </w:r>
      <w:r w:rsidR="00D02068">
        <w:rPr>
          <w:rFonts w:ascii="Times New Roman" w:eastAsia="Times New Roman" w:hAnsi="Times New Roman" w:cs="Times New Roman"/>
          <w:sz w:val="24"/>
          <w:szCs w:val="24"/>
        </w:rPr>
        <w:t xml:space="preserve">. </w:t>
      </w:r>
      <w:r w:rsidR="00B45D88">
        <w:rPr>
          <w:rFonts w:ascii="Times New Roman" w:eastAsia="Times New Roman" w:hAnsi="Times New Roman" w:cs="Times New Roman"/>
          <w:sz w:val="24"/>
          <w:szCs w:val="24"/>
        </w:rPr>
        <w:t xml:space="preserve">Mean annual temperature, maximum temperature of the warmest month, minimum temperature of the coldest month, precipitation of the driest month, and aridity index all showed </w:t>
      </w:r>
      <w:del w:id="514" w:author="Thais Nogales Da Costa Vasconcelos" w:date="2022-09-17T12:25:00Z">
        <w:r w:rsidR="00B45D88" w:rsidDel="009C504D">
          <w:rPr>
            <w:rFonts w:ascii="Times New Roman" w:eastAsia="Times New Roman" w:hAnsi="Times New Roman" w:cs="Times New Roman"/>
            <w:sz w:val="24"/>
            <w:szCs w:val="24"/>
          </w:rPr>
          <w:delText xml:space="preserve">significant </w:delText>
        </w:r>
      </w:del>
      <w:r w:rsidR="00B45D88">
        <w:rPr>
          <w:rFonts w:ascii="Times New Roman" w:eastAsia="Times New Roman" w:hAnsi="Times New Roman" w:cs="Times New Roman"/>
          <w:sz w:val="24"/>
          <w:szCs w:val="24"/>
        </w:rPr>
        <w:t>differences at a significance value of p &lt; 0.05</w:t>
      </w:r>
      <w:r w:rsidR="002D3571">
        <w:rPr>
          <w:rFonts w:ascii="Times New Roman" w:eastAsia="Times New Roman" w:hAnsi="Times New Roman" w:cs="Times New Roman"/>
          <w:sz w:val="24"/>
          <w:szCs w:val="24"/>
        </w:rPr>
        <w:t xml:space="preserve"> when conducting phylogenetic t-tests</w:t>
      </w:r>
      <w:del w:id="515" w:author="Thais Nogales Da Costa Vasconcelos" w:date="2022-09-17T12:25:00Z">
        <w:r w:rsidR="002D3571" w:rsidDel="009C504D">
          <w:rPr>
            <w:rFonts w:ascii="Times New Roman" w:eastAsia="Times New Roman" w:hAnsi="Times New Roman" w:cs="Times New Roman"/>
            <w:sz w:val="24"/>
            <w:szCs w:val="24"/>
          </w:rPr>
          <w:delText xml:space="preserve"> (ref.)</w:delText>
        </w:r>
      </w:del>
      <w:r w:rsidR="00B45D88">
        <w:rPr>
          <w:rFonts w:ascii="Times New Roman" w:eastAsia="Times New Roman" w:hAnsi="Times New Roman" w:cs="Times New Roman"/>
          <w:sz w:val="24"/>
          <w:szCs w:val="24"/>
        </w:rPr>
        <w:t xml:space="preserve">. </w:t>
      </w:r>
      <w:r w:rsidR="009F5DFF">
        <w:rPr>
          <w:rFonts w:ascii="Times New Roman" w:eastAsia="Times New Roman" w:hAnsi="Times New Roman" w:cs="Times New Roman"/>
          <w:sz w:val="24"/>
          <w:szCs w:val="24"/>
        </w:rPr>
        <w:t>In general</w:t>
      </w:r>
      <w:r w:rsidR="008D2740">
        <w:rPr>
          <w:rFonts w:ascii="Times New Roman" w:eastAsia="Times New Roman" w:hAnsi="Times New Roman" w:cs="Times New Roman"/>
          <w:sz w:val="24"/>
          <w:szCs w:val="24"/>
        </w:rPr>
        <w:t>,</w:t>
      </w:r>
      <w:r w:rsidR="009F5DFF">
        <w:rPr>
          <w:rFonts w:ascii="Times New Roman" w:eastAsia="Times New Roman" w:hAnsi="Times New Roman" w:cs="Times New Roman"/>
          <w:sz w:val="24"/>
          <w:szCs w:val="24"/>
        </w:rPr>
        <w:t xml:space="preserve"> annuals</w:t>
      </w:r>
      <w:r w:rsidR="008D2740">
        <w:rPr>
          <w:rFonts w:ascii="Times New Roman" w:eastAsia="Times New Roman" w:hAnsi="Times New Roman" w:cs="Times New Roman"/>
          <w:sz w:val="24"/>
          <w:szCs w:val="24"/>
        </w:rPr>
        <w:t xml:space="preserve"> tended to prefer warmer and drier habitats than perennials</w:t>
      </w:r>
      <w:ins w:id="516" w:author="Thais Nogales Da Costa Vasconcelos" w:date="2022-09-17T12:26:00Z">
        <w:r>
          <w:rPr>
            <w:rFonts w:ascii="Times New Roman" w:eastAsia="Times New Roman" w:hAnsi="Times New Roman" w:cs="Times New Roman"/>
            <w:sz w:val="24"/>
            <w:szCs w:val="24"/>
          </w:rPr>
          <w:t>, but t</w:t>
        </w:r>
      </w:ins>
      <w:del w:id="517" w:author="Thais Nogales Da Costa Vasconcelos" w:date="2022-09-17T12:26:00Z">
        <w:r w:rsidR="008D2740" w:rsidDel="009C504D">
          <w:rPr>
            <w:rFonts w:ascii="Times New Roman" w:eastAsia="Times New Roman" w:hAnsi="Times New Roman" w:cs="Times New Roman"/>
            <w:sz w:val="24"/>
            <w:szCs w:val="24"/>
          </w:rPr>
          <w:delText>. T</w:delText>
        </w:r>
      </w:del>
      <w:r w:rsidR="008D2740">
        <w:rPr>
          <w:rFonts w:ascii="Times New Roman" w:eastAsia="Times New Roman" w:hAnsi="Times New Roman" w:cs="Times New Roman"/>
          <w:sz w:val="24"/>
          <w:szCs w:val="24"/>
        </w:rPr>
        <w:t>he most consistent pattern was that of max</w:t>
      </w:r>
      <w:ins w:id="518" w:author="Thais Nogales Da Costa Vasconcelos" w:date="2022-09-17T12:26:00Z">
        <w:r>
          <w:rPr>
            <w:rFonts w:ascii="Times New Roman" w:eastAsia="Times New Roman" w:hAnsi="Times New Roman" w:cs="Times New Roman"/>
            <w:sz w:val="24"/>
            <w:szCs w:val="24"/>
          </w:rPr>
          <w:t>imum</w:t>
        </w:r>
      </w:ins>
      <w:r w:rsidR="008D2740">
        <w:rPr>
          <w:rFonts w:ascii="Times New Roman" w:eastAsia="Times New Roman" w:hAnsi="Times New Roman" w:cs="Times New Roman"/>
          <w:sz w:val="24"/>
          <w:szCs w:val="24"/>
        </w:rPr>
        <w:t xml:space="preserve"> temperature of the warmest month, in which all but one clade showed a </w:t>
      </w:r>
      <w:r w:rsidR="008D2740">
        <w:rPr>
          <w:rFonts w:ascii="Times New Roman" w:eastAsia="Times New Roman" w:hAnsi="Times New Roman" w:cs="Times New Roman"/>
          <w:sz w:val="24"/>
          <w:szCs w:val="24"/>
        </w:rPr>
        <w:lastRenderedPageBreak/>
        <w:t xml:space="preserve">pattern of annuals preferentially being distributed in </w:t>
      </w:r>
      <w:del w:id="519" w:author="Thais Nogales Da Costa Vasconcelos" w:date="2022-09-17T12:26:00Z">
        <w:r w:rsidR="008D2740" w:rsidDel="009C504D">
          <w:rPr>
            <w:rFonts w:ascii="Times New Roman" w:eastAsia="Times New Roman" w:hAnsi="Times New Roman" w:cs="Times New Roman"/>
            <w:sz w:val="24"/>
            <w:szCs w:val="24"/>
          </w:rPr>
          <w:delText xml:space="preserve">hotter </w:delText>
        </w:r>
      </w:del>
      <w:r w:rsidR="008D2740">
        <w:rPr>
          <w:rFonts w:ascii="Times New Roman" w:eastAsia="Times New Roman" w:hAnsi="Times New Roman" w:cs="Times New Roman"/>
          <w:sz w:val="24"/>
          <w:szCs w:val="24"/>
        </w:rPr>
        <w:t>climates</w:t>
      </w:r>
      <w:ins w:id="520" w:author="Thais Nogales Da Costa Vasconcelos" w:date="2022-09-17T12:26:00Z">
        <w:r>
          <w:rPr>
            <w:rFonts w:ascii="Times New Roman" w:eastAsia="Times New Roman" w:hAnsi="Times New Roman" w:cs="Times New Roman"/>
            <w:sz w:val="24"/>
            <w:szCs w:val="24"/>
          </w:rPr>
          <w:t xml:space="preserve"> prone to extreme heat</w:t>
        </w:r>
      </w:ins>
      <w:r w:rsidR="008D2740">
        <w:rPr>
          <w:rFonts w:ascii="Times New Roman" w:eastAsia="Times New Roman" w:hAnsi="Times New Roman" w:cs="Times New Roman"/>
          <w:sz w:val="24"/>
          <w:szCs w:val="24"/>
        </w:rPr>
        <w:t xml:space="preserve"> (Figure 4c). </w:t>
      </w:r>
    </w:p>
    <w:p w14:paraId="57C09E96" w14:textId="62F98E09"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521"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Transition rates tended to be higher for annuals to perennials (0.0</w:t>
      </w:r>
      <w:r w:rsidR="00004581">
        <w:rPr>
          <w:rFonts w:ascii="Times New Roman" w:eastAsia="Times New Roman" w:hAnsi="Times New Roman" w:cs="Times New Roman"/>
          <w:sz w:val="24"/>
          <w:szCs w:val="24"/>
        </w:rPr>
        <w:t xml:space="preserve">82 </w:t>
      </w:r>
      <w:r w:rsidR="00004581" w:rsidRPr="00004581">
        <w:rPr>
          <w:rFonts w:ascii="Times New Roman" w:eastAsia="Times New Roman" w:hAnsi="Times New Roman" w:cs="Times New Roman"/>
          <w:sz w:val="24"/>
          <w:szCs w:val="24"/>
        </w:rPr>
        <w:t>±</w:t>
      </w:r>
      <w:r w:rsidR="00004581">
        <w:rPr>
          <w:rFonts w:ascii="Times New Roman" w:eastAsia="Times New Roman" w:hAnsi="Times New Roman" w:cs="Times New Roman"/>
          <w:sz w:val="24"/>
          <w:szCs w:val="24"/>
        </w:rPr>
        <w:t xml:space="preserve"> 0.50 </w:t>
      </w:r>
      <w:r w:rsidRPr="002B0243">
        <w:rPr>
          <w:rFonts w:ascii="Times New Roman" w:eastAsia="Times New Roman" w:hAnsi="Times New Roman" w:cs="Times New Roman"/>
          <w:sz w:val="24"/>
          <w:szCs w:val="24"/>
        </w:rPr>
        <w:t>transitions per million years) than perennials to annuals (</w:t>
      </w:r>
      <w:r w:rsidR="00004581">
        <w:rPr>
          <w:rFonts w:ascii="Times New Roman" w:eastAsia="Times New Roman" w:hAnsi="Times New Roman" w:cs="Times New Roman"/>
          <w:sz w:val="24"/>
          <w:szCs w:val="24"/>
        </w:rPr>
        <w:t>0</w:t>
      </w:r>
      <w:r w:rsidR="00004581" w:rsidRPr="00004581">
        <w:rPr>
          <w:rFonts w:ascii="Times New Roman" w:eastAsia="Times New Roman" w:hAnsi="Times New Roman" w:cs="Times New Roman"/>
          <w:sz w:val="24"/>
          <w:szCs w:val="24"/>
        </w:rPr>
        <w:t>.040</w:t>
      </w:r>
      <w:r w:rsidR="00004581">
        <w:rPr>
          <w:rFonts w:ascii="Times New Roman" w:eastAsia="Times New Roman" w:hAnsi="Times New Roman" w:cs="Times New Roman"/>
          <w:sz w:val="24"/>
          <w:szCs w:val="24"/>
        </w:rPr>
        <w:t xml:space="preserve"> </w:t>
      </w:r>
      <w:r w:rsidR="00004581" w:rsidRPr="00004581">
        <w:rPr>
          <w:rFonts w:ascii="Times New Roman" w:eastAsia="Times New Roman" w:hAnsi="Times New Roman" w:cs="Times New Roman"/>
          <w:sz w:val="24"/>
          <w:szCs w:val="24"/>
        </w:rPr>
        <w:t>±</w:t>
      </w:r>
      <w:r w:rsidR="00004581">
        <w:rPr>
          <w:rFonts w:ascii="Times New Roman" w:eastAsia="Times New Roman" w:hAnsi="Times New Roman" w:cs="Times New Roman"/>
          <w:sz w:val="24"/>
          <w:szCs w:val="24"/>
        </w:rPr>
        <w:t xml:space="preserve"> 0.87 </w:t>
      </w:r>
      <w:r w:rsidRPr="002B0243">
        <w:rPr>
          <w:rFonts w:ascii="Times New Roman" w:eastAsia="Times New Roman" w:hAnsi="Times New Roman" w:cs="Times New Roman"/>
          <w:sz w:val="24"/>
          <w:szCs w:val="24"/>
        </w:rPr>
        <w:t>transitions per million years). We note that in cases where the discrete character was influenced by the continuous character (</w:t>
      </w:r>
      <w:del w:id="522" w:author="Thais Nogales Da Costa Vasconcelos" w:date="2022-09-17T12:28:00Z">
        <w:r w:rsidRPr="002B0243" w:rsidDel="00E47840">
          <w:rPr>
            <w:rFonts w:ascii="Times New Roman" w:eastAsia="Times New Roman" w:hAnsi="Times New Roman" w:cs="Times New Roman"/>
            <w:sz w:val="24"/>
            <w:szCs w:val="24"/>
          </w:rPr>
          <w:delText>character dependent</w:delText>
        </w:r>
      </w:del>
      <w:ins w:id="523" w:author="Thais Nogales Da Costa Vasconcelos" w:date="2022-09-17T12:28:00Z">
        <w:r w:rsidR="00E47840">
          <w:rPr>
            <w:rFonts w:ascii="Times New Roman" w:eastAsia="Times New Roman" w:hAnsi="Times New Roman" w:cs="Times New Roman"/>
            <w:sz w:val="24"/>
            <w:szCs w:val="24"/>
          </w:rPr>
          <w:t>CD</w:t>
        </w:r>
      </w:ins>
      <w:r w:rsidRPr="002B0243">
        <w:rPr>
          <w:rFonts w:ascii="Times New Roman" w:eastAsia="Times New Roman" w:hAnsi="Times New Roman" w:cs="Times New Roman"/>
          <w:sz w:val="24"/>
          <w:szCs w:val="24"/>
        </w:rPr>
        <w:t xml:space="preserve"> models), there is the potential for a great deal of variation in the ancestral state (Figure </w:t>
      </w:r>
      <w:r w:rsidR="004C69DF">
        <w:rPr>
          <w:rFonts w:ascii="Times New Roman" w:eastAsia="Times New Roman" w:hAnsi="Times New Roman" w:cs="Times New Roman"/>
          <w:sz w:val="24"/>
          <w:szCs w:val="24"/>
        </w:rPr>
        <w:t>5</w:t>
      </w:r>
      <w:r w:rsidRPr="002B0243">
        <w:rPr>
          <w:rFonts w:ascii="Times New Roman" w:eastAsia="Times New Roman" w:hAnsi="Times New Roman" w:cs="Times New Roman"/>
          <w:sz w:val="24"/>
          <w:szCs w:val="24"/>
        </w:rPr>
        <w:t xml:space="preserve">). This is because, even though a purely discrete process may favor an entirely annual or perennial life history, when accounting for a reconstruction of the climatic niche, the most probable discrete state will </w:t>
      </w:r>
      <w:r w:rsidR="0078768E">
        <w:rPr>
          <w:rFonts w:ascii="Times New Roman" w:eastAsia="Times New Roman" w:hAnsi="Times New Roman" w:cs="Times New Roman"/>
          <w:sz w:val="24"/>
          <w:szCs w:val="24"/>
        </w:rPr>
        <w:t xml:space="preserve">also </w:t>
      </w:r>
      <w:r w:rsidRPr="002B0243">
        <w:rPr>
          <w:rFonts w:ascii="Times New Roman" w:eastAsia="Times New Roman" w:hAnsi="Times New Roman" w:cs="Times New Roman"/>
          <w:sz w:val="24"/>
          <w:szCs w:val="24"/>
        </w:rPr>
        <w:t xml:space="preserve">depend on the continuous character distribution. </w:t>
      </w:r>
      <w:commentRangeStart w:id="524"/>
      <w:r w:rsidRPr="002B0243">
        <w:rPr>
          <w:rFonts w:ascii="Times New Roman" w:eastAsia="Times New Roman" w:hAnsi="Times New Roman" w:cs="Times New Roman"/>
          <w:sz w:val="24"/>
          <w:szCs w:val="24"/>
        </w:rPr>
        <w:t xml:space="preserve">For example, the ancestral state </w:t>
      </w:r>
      <w:r w:rsidR="0078768E">
        <w:rPr>
          <w:rFonts w:ascii="Times New Roman" w:eastAsia="Times New Roman" w:hAnsi="Times New Roman" w:cs="Times New Roman"/>
          <w:sz w:val="24"/>
          <w:szCs w:val="24"/>
        </w:rPr>
        <w:t>of</w:t>
      </w:r>
      <w:r w:rsidRPr="002B0243">
        <w:rPr>
          <w:rFonts w:ascii="Times New Roman" w:eastAsia="Times New Roman" w:hAnsi="Times New Roman" w:cs="Times New Roman"/>
          <w:sz w:val="24"/>
          <w:szCs w:val="24"/>
        </w:rPr>
        <w:t xml:space="preserve"> </w:t>
      </w:r>
      <w:proofErr w:type="spellStart"/>
      <w:r w:rsidR="0078768E" w:rsidRPr="0078768E">
        <w:rPr>
          <w:rFonts w:ascii="Times New Roman" w:eastAsia="Times New Roman" w:hAnsi="Times New Roman" w:cs="Times New Roman"/>
          <w:sz w:val="24"/>
          <w:szCs w:val="24"/>
        </w:rPr>
        <w:t>Primulaceae</w:t>
      </w:r>
      <w:proofErr w:type="spellEnd"/>
      <w:r w:rsidR="0078768E">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 xml:space="preserve">had a marginal probability of </w:t>
      </w:r>
      <w:r w:rsidR="0078768E">
        <w:rPr>
          <w:rFonts w:ascii="Times New Roman" w:eastAsia="Times New Roman" w:hAnsi="Times New Roman" w:cs="Times New Roman"/>
          <w:sz w:val="24"/>
          <w:szCs w:val="24"/>
        </w:rPr>
        <w:t>65</w:t>
      </w:r>
      <w:r w:rsidRPr="002B0243">
        <w:rPr>
          <w:rFonts w:ascii="Times New Roman" w:eastAsia="Times New Roman" w:hAnsi="Times New Roman" w:cs="Times New Roman"/>
          <w:sz w:val="24"/>
          <w:szCs w:val="24"/>
        </w:rPr>
        <w:t xml:space="preserve">% annual </w:t>
      </w:r>
      <w:r w:rsidR="0078768E" w:rsidRPr="002B0243">
        <w:rPr>
          <w:rFonts w:ascii="Times New Roman" w:eastAsia="Times New Roman" w:hAnsi="Times New Roman" w:cs="Times New Roman"/>
          <w:sz w:val="24"/>
          <w:szCs w:val="24"/>
        </w:rPr>
        <w:t xml:space="preserve">life history </w:t>
      </w:r>
      <w:r w:rsidRPr="002B0243">
        <w:rPr>
          <w:rFonts w:ascii="Times New Roman" w:eastAsia="Times New Roman" w:hAnsi="Times New Roman" w:cs="Times New Roman"/>
          <w:sz w:val="24"/>
          <w:szCs w:val="24"/>
        </w:rPr>
        <w:t xml:space="preserve">when </w:t>
      </w:r>
      <w:r w:rsidR="0078768E">
        <w:rPr>
          <w:rFonts w:ascii="Times New Roman" w:eastAsia="Times New Roman" w:hAnsi="Times New Roman" w:cs="Times New Roman"/>
          <w:sz w:val="24"/>
          <w:szCs w:val="24"/>
        </w:rPr>
        <w:t xml:space="preserve">being modeled alongside annual </w:t>
      </w:r>
      <w:proofErr w:type="gramStart"/>
      <w:r w:rsidR="0078768E">
        <w:rPr>
          <w:rFonts w:ascii="Times New Roman" w:eastAsia="Times New Roman" w:hAnsi="Times New Roman" w:cs="Times New Roman"/>
          <w:sz w:val="24"/>
          <w:szCs w:val="24"/>
        </w:rPr>
        <w:t>precipitation, but</w:t>
      </w:r>
      <w:proofErr w:type="gramEnd"/>
      <w:r w:rsidR="0078768E">
        <w:rPr>
          <w:rFonts w:ascii="Times New Roman" w:eastAsia="Times New Roman" w:hAnsi="Times New Roman" w:cs="Times New Roman"/>
          <w:sz w:val="24"/>
          <w:szCs w:val="24"/>
        </w:rPr>
        <w:t xml:space="preserve"> can have a marginal probability of 65% perennial life history when modeled </w:t>
      </w:r>
      <w:r w:rsidRPr="002B0243">
        <w:rPr>
          <w:rFonts w:ascii="Times New Roman" w:eastAsia="Times New Roman" w:hAnsi="Times New Roman" w:cs="Times New Roman"/>
          <w:sz w:val="24"/>
          <w:szCs w:val="24"/>
        </w:rPr>
        <w:t xml:space="preserve">alongside </w:t>
      </w:r>
      <w:r w:rsidR="0078768E">
        <w:rPr>
          <w:rFonts w:ascii="Times New Roman" w:eastAsia="Times New Roman" w:hAnsi="Times New Roman" w:cs="Times New Roman"/>
          <w:sz w:val="24"/>
          <w:szCs w:val="24"/>
        </w:rPr>
        <w:t>aridity index</w:t>
      </w:r>
      <w:r w:rsidRPr="002B0243">
        <w:rPr>
          <w:rFonts w:ascii="Times New Roman" w:eastAsia="Times New Roman" w:hAnsi="Times New Roman" w:cs="Times New Roman"/>
          <w:sz w:val="24"/>
          <w:szCs w:val="24"/>
        </w:rPr>
        <w:t xml:space="preserve">. </w:t>
      </w:r>
      <w:commentRangeEnd w:id="524"/>
      <w:r w:rsidR="00E47840">
        <w:rPr>
          <w:rStyle w:val="CommentReference"/>
        </w:rPr>
        <w:commentReference w:id="524"/>
      </w:r>
    </w:p>
    <w:p w14:paraId="1A6FDF34" w14:textId="77777777" w:rsidR="00DC165B" w:rsidRPr="002B0243" w:rsidRDefault="00DC165B" w:rsidP="00E8237C">
      <w:pPr>
        <w:shd w:val="clear" w:color="auto" w:fill="FFFFFF"/>
        <w:spacing w:line="360" w:lineRule="auto"/>
        <w:rPr>
          <w:rFonts w:ascii="Times New Roman" w:eastAsia="Times New Roman" w:hAnsi="Times New Roman" w:cs="Times New Roman"/>
          <w:b/>
          <w:sz w:val="24"/>
          <w:szCs w:val="24"/>
        </w:rPr>
        <w:pPrChange w:id="525" w:author="Thais Nogales Da Costa Vasconcelos" w:date="2022-09-17T10:24:00Z">
          <w:pPr>
            <w:shd w:val="clear" w:color="auto" w:fill="FFFFFF"/>
            <w:spacing w:line="480" w:lineRule="auto"/>
          </w:pPr>
        </w:pPrChange>
      </w:pPr>
    </w:p>
    <w:p w14:paraId="3896EF5A" w14:textId="607DF3C2" w:rsidR="00DC165B" w:rsidRPr="002B0243" w:rsidRDefault="00000000" w:rsidP="00E8237C">
      <w:pPr>
        <w:shd w:val="clear" w:color="auto" w:fill="FFFFFF"/>
        <w:spacing w:line="360" w:lineRule="auto"/>
        <w:rPr>
          <w:rFonts w:ascii="Times New Roman" w:eastAsia="Times New Roman" w:hAnsi="Times New Roman" w:cs="Times New Roman"/>
          <w:b/>
          <w:sz w:val="24"/>
          <w:szCs w:val="24"/>
        </w:rPr>
        <w:pPrChange w:id="526"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b/>
          <w:sz w:val="24"/>
          <w:szCs w:val="24"/>
        </w:rPr>
        <w:t>Discussion</w:t>
      </w:r>
    </w:p>
    <w:p w14:paraId="0B513419" w14:textId="1D77F89A"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527"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Ancestral state reconstruction can be sensitive to climatic associations</w:t>
      </w:r>
    </w:p>
    <w:p w14:paraId="454865B1" w14:textId="5DDDB16C"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528"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 xml:space="preserve">Although not directly related to our main hypotheses, our results challenge, as others have </w:t>
      </w:r>
      <w:r w:rsidR="003B6BAD"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Botany","DOI":"10.3732/ajb.94.2.237","ISSN":"1537-2197","issue":"2","language":"en","license":"© 2007 Botanical Society of America","note":"_eprint: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eastAsia="Times New Roman" w:hAnsi="Times New Roman" w:cs="Times New Roman"/>
          <w:noProof/>
          <w:sz w:val="24"/>
          <w:szCs w:val="24"/>
        </w:rPr>
        <w:t>(e.g., Carlquist 1974; Baldwin 2007)</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the traditional idea that </w:t>
      </w:r>
      <w:proofErr w:type="spellStart"/>
      <w:r w:rsidRPr="002B0243">
        <w:rPr>
          <w:rFonts w:ascii="Times New Roman" w:eastAsia="Times New Roman" w:hAnsi="Times New Roman" w:cs="Times New Roman"/>
          <w:sz w:val="24"/>
          <w:szCs w:val="24"/>
        </w:rPr>
        <w:t>annuality</w:t>
      </w:r>
      <w:proofErr w:type="spellEnd"/>
      <w:r w:rsidRPr="002B0243">
        <w:rPr>
          <w:rFonts w:ascii="Times New Roman" w:eastAsia="Times New Roman" w:hAnsi="Times New Roman" w:cs="Times New Roman"/>
          <w:sz w:val="24"/>
          <w:szCs w:val="24"/>
        </w:rPr>
        <w:t xml:space="preserve"> is always a “derived” condition in flowering plants. In fact, for </w:t>
      </w:r>
      <w:r w:rsidR="002F712F">
        <w:rPr>
          <w:rFonts w:ascii="Times New Roman" w:eastAsia="Times New Roman" w:hAnsi="Times New Roman" w:cs="Times New Roman"/>
          <w:sz w:val="24"/>
          <w:szCs w:val="24"/>
        </w:rPr>
        <w:t>9</w:t>
      </w:r>
      <w:r w:rsidRPr="002B0243">
        <w:rPr>
          <w:rFonts w:ascii="Times New Roman" w:eastAsia="Times New Roman" w:hAnsi="Times New Roman" w:cs="Times New Roman"/>
          <w:sz w:val="24"/>
          <w:szCs w:val="24"/>
        </w:rPr>
        <w:t xml:space="preserve"> out of 3</w:t>
      </w:r>
      <w:r w:rsidR="002F712F">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we analyzed, the root state was recovered as an “annual” life form with greater than 50% certainty and several transitions to perennial life form</w:t>
      </w:r>
      <w:del w:id="529" w:author="Thais Nogales Da Costa Vasconcelos" w:date="2022-09-17T12:30:00Z">
        <w:r w:rsidR="007614BF" w:rsidDel="00E47840">
          <w:rPr>
            <w:rFonts w:ascii="Times New Roman" w:eastAsia="Times New Roman" w:hAnsi="Times New Roman" w:cs="Times New Roman"/>
            <w:sz w:val="24"/>
            <w:szCs w:val="24"/>
          </w:rPr>
          <w:delText>, albeit with a great deal of uncertainty</w:delText>
        </w:r>
      </w:del>
      <w:r w:rsidRPr="002B0243">
        <w:rPr>
          <w:rFonts w:ascii="Times New Roman" w:eastAsia="Times New Roman" w:hAnsi="Times New Roman" w:cs="Times New Roman"/>
          <w:sz w:val="24"/>
          <w:szCs w:val="24"/>
        </w:rPr>
        <w:t xml:space="preserve">. This in itself is interesting, but we note that there was a great deal of variation in the ancestral state reconstruction depending on the particular climatic variable. Some clades such as </w:t>
      </w:r>
      <w:proofErr w:type="spellStart"/>
      <w:r w:rsidR="00F4050C" w:rsidRPr="00F4050C">
        <w:rPr>
          <w:rFonts w:ascii="Times New Roman" w:eastAsia="Times New Roman" w:hAnsi="Times New Roman" w:cs="Times New Roman"/>
          <w:sz w:val="24"/>
          <w:szCs w:val="24"/>
        </w:rPr>
        <w:t>Spermacoceae</w:t>
      </w:r>
      <w:proofErr w:type="spellEnd"/>
      <w:r w:rsidR="00F4050C" w:rsidRP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Polemoniaceae</w:t>
      </w:r>
      <w:proofErr w:type="spellEnd"/>
      <w:r w:rsidR="00F4050C" w:rsidRPr="00F4050C">
        <w:rPr>
          <w:rFonts w:ascii="Times New Roman" w:eastAsia="Times New Roman" w:hAnsi="Times New Roman" w:cs="Times New Roman"/>
          <w:sz w:val="24"/>
          <w:szCs w:val="24"/>
        </w:rPr>
        <w:t>,</w:t>
      </w:r>
      <w:r w:rsid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Cardueae</w:t>
      </w:r>
      <w:proofErr w:type="spellEnd"/>
      <w:r w:rsidR="00F4050C" w:rsidRPr="00F4050C">
        <w:rPr>
          <w:rFonts w:ascii="Times New Roman" w:eastAsia="Times New Roman" w:hAnsi="Times New Roman" w:cs="Times New Roman"/>
          <w:sz w:val="24"/>
          <w:szCs w:val="24"/>
        </w:rPr>
        <w:t xml:space="preserve">, </w:t>
      </w:r>
      <w:proofErr w:type="spellStart"/>
      <w:r w:rsidR="00F4050C" w:rsidRPr="00F4050C">
        <w:rPr>
          <w:rFonts w:ascii="Times New Roman" w:eastAsia="Times New Roman" w:hAnsi="Times New Roman" w:cs="Times New Roman"/>
          <w:sz w:val="24"/>
          <w:szCs w:val="24"/>
        </w:rPr>
        <w:t>Balsami</w:t>
      </w:r>
      <w:ins w:id="530" w:author="Thais Nogales Da Costa Vasconcelos" w:date="2022-09-17T12:31:00Z">
        <w:r w:rsidR="00E47840">
          <w:rPr>
            <w:rFonts w:ascii="Times New Roman" w:eastAsia="Times New Roman" w:hAnsi="Times New Roman" w:cs="Times New Roman"/>
            <w:sz w:val="24"/>
            <w:szCs w:val="24"/>
          </w:rPr>
          <w:t>n</w:t>
        </w:r>
      </w:ins>
      <w:r w:rsidR="00F4050C" w:rsidRPr="00F4050C">
        <w:rPr>
          <w:rFonts w:ascii="Times New Roman" w:eastAsia="Times New Roman" w:hAnsi="Times New Roman" w:cs="Times New Roman"/>
          <w:sz w:val="24"/>
          <w:szCs w:val="24"/>
        </w:rPr>
        <w:t>aceae</w:t>
      </w:r>
      <w:proofErr w:type="spellEnd"/>
      <w:r w:rsidR="00F4050C" w:rsidRPr="00F4050C">
        <w:rPr>
          <w:rFonts w:ascii="Times New Roman" w:eastAsia="Times New Roman" w:hAnsi="Times New Roman" w:cs="Times New Roman"/>
          <w:sz w:val="24"/>
          <w:szCs w:val="24"/>
        </w:rPr>
        <w:t xml:space="preserve">, or </w:t>
      </w:r>
      <w:proofErr w:type="spellStart"/>
      <w:r w:rsidR="00F4050C" w:rsidRPr="00F4050C">
        <w:rPr>
          <w:rFonts w:ascii="Times New Roman" w:eastAsia="Times New Roman" w:hAnsi="Times New Roman" w:cs="Times New Roman"/>
          <w:sz w:val="24"/>
          <w:szCs w:val="24"/>
        </w:rPr>
        <w:t>Rubieae</w:t>
      </w:r>
      <w:proofErr w:type="spellEnd"/>
      <w:r w:rsidR="00F4050C" w:rsidRPr="00F4050C">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w:t>
      </w:r>
      <w:r w:rsidR="003B6BAD" w:rsidRPr="002B0243">
        <w:rPr>
          <w:rFonts w:ascii="Times New Roman" w:eastAsia="Times New Roman" w:hAnsi="Times New Roman" w:cs="Times New Roman"/>
          <w:sz w:val="24"/>
          <w:szCs w:val="24"/>
        </w:rPr>
        <w:t xml:space="preserve"> </w:t>
      </w:r>
      <w:r w:rsidR="003B6BAD" w:rsidRPr="002B0243">
        <w:rPr>
          <w:rFonts w:ascii="Times New Roman" w:eastAsia="Times New Roman" w:hAnsi="Times New Roman" w:cs="Times New Roman"/>
          <w:sz w:val="24"/>
          <w:szCs w:val="24"/>
        </w:rPr>
        <w:fldChar w:fldCharType="begin"/>
      </w:r>
      <w:r w:rsidR="003B6BAD" w:rsidRPr="002B0243">
        <w:rPr>
          <w:rFonts w:ascii="Times New Roman" w:eastAsia="Times New Roman" w:hAnsi="Times New Roman" w:cs="Times New Roman"/>
          <w:sz w:val="24"/>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hAnsi="Times New Roman" w:cs="Times New Roman"/>
          <w:sz w:val="24"/>
          <w:lang w:val="en-US"/>
        </w:rPr>
        <w:t>(Butler and King 2004; Ho and Ané 2014)</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Under an OU model, the influence of the root state decays through time in proportion to the strength of selection </w:t>
      </w:r>
      <w:r w:rsidR="003B6BAD" w:rsidRPr="002B0243">
        <w:rPr>
          <w:rFonts w:ascii="Times New Roman" w:eastAsia="Times New Roman" w:hAnsi="Times New Roman" w:cs="Times New Roman"/>
          <w:sz w:val="24"/>
          <w:szCs w:val="24"/>
        </w:rPr>
        <w:fldChar w:fldCharType="begin"/>
      </w:r>
      <w:r w:rsidR="003B6BAD" w:rsidRPr="002B0243">
        <w:rPr>
          <w:rFonts w:ascii="Times New Roman" w:eastAsia="Times New Roman" w:hAnsi="Times New Roman" w:cs="Times New Roman"/>
          <w:sz w:val="24"/>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sidRPr="002B0243">
        <w:rPr>
          <w:rFonts w:ascii="Times New Roman" w:eastAsia="Times New Roman" w:hAnsi="Times New Roman" w:cs="Times New Roman"/>
          <w:sz w:val="24"/>
          <w:szCs w:val="24"/>
        </w:rPr>
        <w:fldChar w:fldCharType="separate"/>
      </w:r>
      <w:r w:rsidR="003B6BAD" w:rsidRPr="002B0243">
        <w:rPr>
          <w:rFonts w:ascii="Times New Roman" w:eastAsia="Times New Roman" w:hAnsi="Times New Roman" w:cs="Times New Roman"/>
          <w:noProof/>
          <w:sz w:val="24"/>
          <w:szCs w:val="24"/>
        </w:rPr>
        <w:t>(Hansen 1997)</w:t>
      </w:r>
      <w:r w:rsidR="003B6BAD"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thus the selection of the root state can have a large impact on the model’s fit to the data. </w:t>
      </w:r>
    </w:p>
    <w:p w14:paraId="06C8A412" w14:textId="6FF4837D" w:rsidR="00DC165B" w:rsidRDefault="00000000" w:rsidP="00E8237C">
      <w:pPr>
        <w:shd w:val="clear" w:color="auto" w:fill="FFFFFF"/>
        <w:spacing w:line="360" w:lineRule="auto"/>
        <w:ind w:firstLine="720"/>
        <w:rPr>
          <w:ins w:id="531" w:author="Thais Nogales Da Costa Vasconcelos" w:date="2022-09-17T11:47:00Z"/>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This also highlights the sensitivity of ancestral state reconstruction to the particular model and dataset being fit, especially when conducted independently of factors that may </w:t>
      </w:r>
      <w:r w:rsidRPr="002B0243">
        <w:rPr>
          <w:rFonts w:ascii="Times New Roman" w:eastAsia="Times New Roman" w:hAnsi="Times New Roman" w:cs="Times New Roman"/>
          <w:sz w:val="24"/>
          <w:szCs w:val="24"/>
        </w:rPr>
        <w:lastRenderedPageBreak/>
        <w:t xml:space="preserve">influence the evolution of a discrete character. Climate, for example, has been found to be an important factor influencing the evolution of many different discrete traits in plants, such as fruit type (Vasconcelos et al. 2021) and underground storage organs </w:t>
      </w:r>
      <w:r w:rsidR="008C1AB4" w:rsidRPr="002B0243">
        <w:rPr>
          <w:rFonts w:ascii="Times New Roman" w:eastAsia="Times New Roman" w:hAnsi="Times New Roman" w:cs="Times New Roman"/>
          <w:sz w:val="24"/>
          <w:szCs w:val="24"/>
        </w:rPr>
        <w:fldChar w:fldCharType="begin"/>
      </w:r>
      <w:r w:rsidR="008C1AB4" w:rsidRPr="002B0243">
        <w:rPr>
          <w:rFonts w:ascii="Times New Roman" w:eastAsia="Times New Roman" w:hAnsi="Times New Roman" w:cs="Times New Roman"/>
          <w:sz w:val="24"/>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sidRPr="002B0243">
        <w:rPr>
          <w:rFonts w:ascii="Times New Roman" w:eastAsia="Times New Roman" w:hAnsi="Times New Roman" w:cs="Times New Roman"/>
          <w:sz w:val="24"/>
          <w:szCs w:val="24"/>
        </w:rPr>
        <w:fldChar w:fldCharType="separate"/>
      </w:r>
      <w:r w:rsidR="008C1AB4" w:rsidRPr="002B0243">
        <w:rPr>
          <w:rFonts w:ascii="Times New Roman" w:eastAsia="Times New Roman" w:hAnsi="Times New Roman" w:cs="Times New Roman"/>
          <w:noProof/>
          <w:sz w:val="24"/>
          <w:szCs w:val="24"/>
        </w:rPr>
        <w:t>(Tribble et al. 2021)</w:t>
      </w:r>
      <w:r w:rsidR="008C1AB4"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In that way, we show the importance of joint modeling to understand the evolution of discrete traits that respond to climate. Finally, the high amount of uncertainty depending on the bioclimatic variable was not the case for all character dependent models.</w:t>
      </w:r>
      <w:ins w:id="532" w:author="Thais Nogales Da Costa Vasconcelos" w:date="2022-09-17T12:33:00Z">
        <w:r w:rsidR="00017C6F">
          <w:rPr>
            <w:rFonts w:ascii="Times New Roman" w:eastAsia="Times New Roman" w:hAnsi="Times New Roman" w:cs="Times New Roman"/>
            <w:sz w:val="24"/>
            <w:szCs w:val="24"/>
          </w:rPr>
          <w:t xml:space="preserve"> For instance,</w:t>
        </w:r>
      </w:ins>
      <w:r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Heilophileae</w:t>
      </w:r>
      <w:proofErr w:type="spellEnd"/>
      <w:r w:rsidRPr="002B0243">
        <w:rPr>
          <w:rFonts w:ascii="Times New Roman" w:eastAsia="Times New Roman" w:hAnsi="Times New Roman" w:cs="Times New Roman"/>
          <w:sz w:val="24"/>
          <w:szCs w:val="24"/>
        </w:rPr>
        <w:t>, Solanaceae,</w:t>
      </w:r>
      <w:ins w:id="533" w:author="Thais Nogales Da Costa Vasconcelos" w:date="2022-09-17T12:33:00Z">
        <w:r w:rsidR="00017C6F">
          <w:rPr>
            <w:rFonts w:ascii="Times New Roman" w:eastAsia="Times New Roman" w:hAnsi="Times New Roman" w:cs="Times New Roman"/>
            <w:sz w:val="24"/>
            <w:szCs w:val="24"/>
          </w:rPr>
          <w:t xml:space="preserve"> and</w:t>
        </w:r>
      </w:ins>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Pooideae</w:t>
      </w:r>
      <w:proofErr w:type="spellEnd"/>
      <w:r w:rsidRPr="002B0243">
        <w:rPr>
          <w:rFonts w:ascii="Times New Roman" w:eastAsia="Times New Roman" w:hAnsi="Times New Roman" w:cs="Times New Roman"/>
          <w:sz w:val="24"/>
          <w:szCs w:val="24"/>
        </w:rPr>
        <w:t xml:space="preserve"> </w:t>
      </w:r>
      <w:del w:id="534" w:author="Thais Nogales Da Costa Vasconcelos" w:date="2022-09-17T12:33:00Z">
        <w:r w:rsidRPr="002B0243" w:rsidDel="00017C6F">
          <w:rPr>
            <w:rFonts w:ascii="Times New Roman" w:eastAsia="Times New Roman" w:hAnsi="Times New Roman" w:cs="Times New Roman"/>
            <w:sz w:val="24"/>
            <w:szCs w:val="24"/>
          </w:rPr>
          <w:delText xml:space="preserve">and other clades </w:delText>
        </w:r>
      </w:del>
      <w:r w:rsidRPr="002B0243">
        <w:rPr>
          <w:rFonts w:ascii="Times New Roman" w:eastAsia="Times New Roman" w:hAnsi="Times New Roman" w:cs="Times New Roman"/>
          <w:sz w:val="24"/>
          <w:szCs w:val="24"/>
        </w:rPr>
        <w:t xml:space="preserve">showed high amounts of support for character dependence and highly certain ancestral state reconstructions across all </w:t>
      </w:r>
      <w:del w:id="535" w:author="Thais Nogales Da Costa Vasconcelos" w:date="2022-09-17T12:33:00Z">
        <w:r w:rsidRPr="002B0243" w:rsidDel="00017C6F">
          <w:rPr>
            <w:rFonts w:ascii="Times New Roman" w:eastAsia="Times New Roman" w:hAnsi="Times New Roman" w:cs="Times New Roman"/>
            <w:sz w:val="24"/>
            <w:szCs w:val="24"/>
          </w:rPr>
          <w:delText>climiatic</w:delText>
        </w:r>
      </w:del>
      <w:ins w:id="536" w:author="Thais Nogales Da Costa Vasconcelos" w:date="2022-09-17T12:33:00Z">
        <w:r w:rsidR="00017C6F" w:rsidRPr="002B0243">
          <w:rPr>
            <w:rFonts w:ascii="Times New Roman" w:eastAsia="Times New Roman" w:hAnsi="Times New Roman" w:cs="Times New Roman"/>
            <w:sz w:val="24"/>
            <w:szCs w:val="24"/>
          </w:rPr>
          <w:t>climatic</w:t>
        </w:r>
      </w:ins>
      <w:r w:rsidRPr="002B0243">
        <w:rPr>
          <w:rFonts w:ascii="Times New Roman" w:eastAsia="Times New Roman" w:hAnsi="Times New Roman" w:cs="Times New Roman"/>
          <w:sz w:val="24"/>
          <w:szCs w:val="24"/>
        </w:rPr>
        <w:t xml:space="preserve"> variables. This shows that there is also the potential of increasing the overall certainty of the reconstruction if both the discrete and continuous character had the same likely regime reconstructed at the root. </w:t>
      </w:r>
    </w:p>
    <w:p w14:paraId="41B736C3" w14:textId="77777777" w:rsidR="00115206" w:rsidRPr="002B0243" w:rsidRDefault="00115206" w:rsidP="00E8237C">
      <w:pPr>
        <w:shd w:val="clear" w:color="auto" w:fill="FFFFFF"/>
        <w:spacing w:line="360" w:lineRule="auto"/>
        <w:ind w:firstLine="720"/>
        <w:rPr>
          <w:rFonts w:ascii="Times New Roman" w:eastAsia="Times New Roman" w:hAnsi="Times New Roman" w:cs="Times New Roman"/>
          <w:b/>
          <w:sz w:val="24"/>
          <w:szCs w:val="24"/>
        </w:rPr>
        <w:pPrChange w:id="537" w:author="Thais Nogales Da Costa Vasconcelos" w:date="2022-09-17T10:24:00Z">
          <w:pPr>
            <w:shd w:val="clear" w:color="auto" w:fill="FFFFFF"/>
            <w:spacing w:line="480" w:lineRule="auto"/>
            <w:ind w:firstLine="720"/>
          </w:pPr>
        </w:pPrChange>
      </w:pPr>
    </w:p>
    <w:p w14:paraId="078072FC" w14:textId="60506EE3"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538"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 xml:space="preserve">Annuals do not have faster rates of climatic niche evolution </w:t>
      </w:r>
    </w:p>
    <w:p w14:paraId="65C7E67E" w14:textId="76E5962C"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539"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 xml:space="preserve">Previous literature point towards lineages with shorter generation times having faster rates of evolution </w:t>
      </w:r>
      <w:r w:rsidR="001D6307" w:rsidRPr="002B0243">
        <w:rPr>
          <w:rFonts w:ascii="Times New Roman" w:eastAsia="Times New Roman" w:hAnsi="Times New Roman" w:cs="Times New Roman"/>
          <w:sz w:val="24"/>
          <w:szCs w:val="24"/>
        </w:rPr>
        <w:fldChar w:fldCharType="begin"/>
      </w:r>
      <w:r w:rsidR="001D6307" w:rsidRPr="002B0243">
        <w:rPr>
          <w:rFonts w:ascii="Times New Roman" w:eastAsia="Times New Roman" w:hAnsi="Times New Roman" w:cs="Times New Roman"/>
          <w:sz w:val="24"/>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sidRPr="002B0243">
        <w:rPr>
          <w:rFonts w:ascii="Times New Roman" w:eastAsia="Times New Roman" w:hAnsi="Times New Roman" w:cs="Times New Roman"/>
          <w:sz w:val="24"/>
          <w:szCs w:val="24"/>
        </w:rPr>
        <w:fldChar w:fldCharType="separate"/>
      </w:r>
      <w:r w:rsidR="001D6307" w:rsidRPr="002B0243">
        <w:rPr>
          <w:rFonts w:ascii="Times New Roman" w:eastAsia="Times New Roman" w:hAnsi="Times New Roman" w:cs="Times New Roman"/>
          <w:noProof/>
          <w:sz w:val="24"/>
          <w:szCs w:val="24"/>
        </w:rPr>
        <w:t>(e.g., Mooers and Harvey 1994; Smith and Beaulieu 2009)</w:t>
      </w:r>
      <w:r w:rsidR="001D630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We found that this is not the case for annuals, and there are some possible reasons for this. First, although annuals do tend to have a faster development in their post-germination phase (Grime, 1977; Friedman 2020), their generations are not necessarily shorter because annuals can also have relatively longer seed dormancy and can remain in the form of seeds for many years</w:t>
      </w:r>
      <w:r w:rsidR="00965611" w:rsidRPr="002B0243">
        <w:rPr>
          <w:rFonts w:ascii="Times New Roman" w:eastAsia="Times New Roman" w:hAnsi="Times New Roman" w:cs="Times New Roman"/>
          <w:sz w:val="24"/>
          <w:szCs w:val="24"/>
        </w:rPr>
        <w:t xml:space="preserve"> </w:t>
      </w:r>
      <w:r w:rsidR="00965611" w:rsidRPr="002B0243">
        <w:rPr>
          <w:rFonts w:ascii="Times New Roman" w:eastAsia="Times New Roman" w:hAnsi="Times New Roman" w:cs="Times New Roman"/>
          <w:sz w:val="24"/>
          <w:szCs w:val="24"/>
        </w:rPr>
        <w:fldChar w:fldCharType="begin"/>
      </w:r>
      <w:r w:rsidR="00965611" w:rsidRPr="002B0243">
        <w:rPr>
          <w:rFonts w:ascii="Times New Roman" w:eastAsia="Times New Roman" w:hAnsi="Times New Roman" w:cs="Times New Roman"/>
          <w:sz w:val="24"/>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\ne\n≈\n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\nh\n+(</w:instrText>
      </w:r>
      <w:r w:rsidR="00965611" w:rsidRPr="002B0243">
        <w:rPr>
          <w:rFonts w:ascii="Cambria Math" w:eastAsia="Times New Roman" w:hAnsi="Cambria Math" w:cs="Cambria Math"/>
          <w:sz w:val="24"/>
          <w:szCs w:val="24"/>
        </w:rPr>
        <w:instrText>𝑇</w:instrText>
      </w:r>
      <w:r w:rsidR="00965611" w:rsidRPr="002B0243">
        <w:rPr>
          <w:rFonts w:ascii="Times New Roman" w:eastAsia="Times New Roman" w:hAnsi="Times New Roman" w:cs="Times New Roman"/>
          <w:sz w:val="24"/>
          <w:szCs w:val="24"/>
        </w:rPr>
        <w:instrText>−1)\n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\na\nNe≈Nh+(T−1)Na\n, where Nh and Na are the harmonic and arithmetic means of the adult population. Thus if \n</w:instrText>
      </w:r>
      <w:r w:rsidR="00965611" w:rsidRPr="002B0243">
        <w:rPr>
          <w:rFonts w:ascii="Cambria Math" w:eastAsia="Times New Roman" w:hAnsi="Cambria Math" w:cs="Cambria Math"/>
          <w:sz w:val="24"/>
          <w:szCs w:val="24"/>
        </w:rPr>
        <w:instrText>𝑇≫</w:instrText>
      </w:r>
      <w:r w:rsidR="00965611" w:rsidRPr="002B0243">
        <w:rPr>
          <w:rFonts w:ascii="Times New Roman" w:eastAsia="Times New Roman" w:hAnsi="Times New Roman" w:cs="Times New Roman"/>
          <w:sz w:val="24"/>
          <w:szCs w:val="24"/>
        </w:rPr>
        <w:instrText>1\nT</w:instrText>
      </w:r>
      <w:r w:rsidR="00965611" w:rsidRPr="002B0243">
        <w:rPr>
          <w:rFonts w:ascii="Cambria Math" w:eastAsia="Times New Roman" w:hAnsi="Cambria Math" w:cs="Cambria Math"/>
          <w:sz w:val="24"/>
          <w:szCs w:val="24"/>
        </w:rPr>
        <w:instrText>≫</w:instrText>
      </w:r>
      <w:r w:rsidR="00965611" w:rsidRPr="002B0243">
        <w:rPr>
          <w:rFonts w:ascii="Times New Roman" w:eastAsia="Times New Roman" w:hAnsi="Times New Roman" w:cs="Times New Roman"/>
          <w:sz w:val="24"/>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sidRPr="002B0243">
        <w:rPr>
          <w:rFonts w:ascii="Cambria Math" w:eastAsia="Times New Roman" w:hAnsi="Cambria Math" w:cs="Cambria Math"/>
          <w:sz w:val="24"/>
          <w:szCs w:val="24"/>
        </w:rPr>
        <w:instrText>𝑁</w:instrText>
      </w:r>
      <w:r w:rsidR="00965611" w:rsidRPr="002B0243">
        <w:rPr>
          <w:rFonts w:ascii="Times New Roman" w:eastAsia="Times New Roman" w:hAnsi="Times New Roman" w:cs="Times New Roman"/>
          <w:sz w:val="24"/>
          <w:szCs w:val="24"/>
        </w:rPr>
        <w:instrText>\ne\n=</w:instrText>
      </w:r>
      <w:r w:rsidR="00965611" w:rsidRPr="002B0243">
        <w:rPr>
          <w:rFonts w:ascii="Cambria Math" w:eastAsia="Times New Roman" w:hAnsi="Cambria Math" w:cs="Cambria Math"/>
          <w:sz w:val="24"/>
          <w:szCs w:val="24"/>
        </w:rPr>
        <w:instrText>𝑁𝑇</w:instrText>
      </w:r>
      <w:r w:rsidR="00965611" w:rsidRPr="002B0243">
        <w:rPr>
          <w:rFonts w:ascii="Times New Roman" w:eastAsia="Times New Roman" w:hAnsi="Times New Roman" w:cs="Times New Roman"/>
          <w:sz w:val="24"/>
          <w:szCs w:val="24"/>
        </w:rPr>
        <w:instrText>(1−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/2)/(1+</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w:instrText>
      </w:r>
      <w:r w:rsidR="00965611" w:rsidRPr="002B0243">
        <w:rPr>
          <w:rFonts w:ascii="Cambria Math" w:eastAsia="Times New Roman" w:hAnsi="Cambria Math" w:cs="Cambria Math"/>
          <w:sz w:val="24"/>
          <w:szCs w:val="24"/>
        </w:rPr>
        <w:instrText>𝑁𝑇</w:instrText>
      </w:r>
      <w:r w:rsidR="00965611" w:rsidRPr="002B0243">
        <w:rPr>
          <w:rFonts w:ascii="Times New Roman" w:eastAsia="Times New Roman" w:hAnsi="Times New Roman" w:cs="Times New Roman"/>
          <w:sz w:val="24"/>
          <w:szCs w:val="24"/>
        </w:rPr>
        <w:instrText>/[(1+\n</w:instrText>
      </w:r>
      <w:r w:rsidR="00965611" w:rsidRPr="002B0243">
        <w:rPr>
          <w:rFonts w:ascii="Cambria Math" w:eastAsia="Times New Roman" w:hAnsi="Cambria Math" w:cs="Cambria Math"/>
          <w:sz w:val="24"/>
          <w:szCs w:val="24"/>
        </w:rPr>
        <w:instrText>𝐹</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𝐼𝑆</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)]\nNe=NT(1−S/2)/(1+I)=NT/[(1+FIS)(1+I)]\n. Reproductive variance (I) equals \n[\n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\n)\n2\n+\n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𝑚</w:instrText>
      </w:r>
      <w:r w:rsidR="00965611" w:rsidRPr="002B0243">
        <w:rPr>
          <w:rFonts w:ascii="Times New Roman" w:eastAsia="Times New Roman" w:hAnsi="Times New Roman" w:cs="Times New Roman"/>
          <w:sz w:val="24"/>
          <w:szCs w:val="24"/>
        </w:rPr>
        <w:instrText>\n(1−</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\n)\n2\n+2(1−\n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\n2\n)\n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𝑘𝑚</w:instrText>
      </w:r>
      <w:r w:rsidR="00965611" w:rsidRPr="002B0243">
        <w:rPr>
          <w:rFonts w:ascii="Times New Roman" w:eastAsia="Times New Roman" w:hAnsi="Times New Roman" w:cs="Times New Roman"/>
          <w:sz w:val="24"/>
          <w:szCs w:val="24"/>
        </w:rPr>
        <w:instrText>\n+\n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\n2\n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𝑆</w:instrText>
      </w:r>
      <w:r w:rsidR="00965611" w:rsidRPr="002B0243">
        <w:rPr>
          <w:rFonts w:ascii="Times New Roman" w:eastAsia="Times New Roman" w:hAnsi="Times New Roman" w:cs="Times New Roman"/>
          <w:sz w:val="24"/>
          <w:szCs w:val="24"/>
        </w:rPr>
        <w:instrText>\n(1+\n</w:instrText>
      </w:r>
      <w:r w:rsidR="00965611" w:rsidRPr="002B0243">
        <w:rPr>
          <w:rFonts w:ascii="Cambria Math" w:eastAsia="Times New Roman" w:hAnsi="Cambria Math" w:cs="Cambria Math"/>
          <w:sz w:val="24"/>
          <w:szCs w:val="24"/>
        </w:rPr>
        <w:instrText>𝐼</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𝑘</w:instrText>
      </w:r>
      <w:r w:rsidR="00965611" w:rsidRPr="002B0243">
        <w:rPr>
          <w:rFonts w:ascii="Times New Roman" w:eastAsia="Times New Roman" w:hAnsi="Times New Roman" w:cs="Times New Roman"/>
          <w:sz w:val="24"/>
          <w:szCs w:val="24"/>
        </w:rPr>
        <w:instrText>\n)]/4\n[Ik(1+S)2+Im(1−S)2+2(1−S2)Ikm+S2IS(1+Ik)]/4\n, where Ij is the standardized variance (\n</w:instrText>
      </w:r>
      <w:r w:rsidR="00965611" w:rsidRPr="002B0243">
        <w:rPr>
          <w:rFonts w:ascii="Cambria Math" w:eastAsia="Times New Roman" w:hAnsi="Cambria Math" w:cs="Cambria Math"/>
          <w:sz w:val="24"/>
          <w:szCs w:val="24"/>
        </w:rPr>
        <w:instrText>𝑉</w:instrText>
      </w:r>
      <w:r w:rsidR="00965611" w:rsidRPr="002B0243">
        <w:rPr>
          <w:rFonts w:ascii="Times New Roman" w:eastAsia="Times New Roman" w:hAnsi="Times New Roman" w:cs="Times New Roman"/>
          <w:sz w:val="24"/>
          <w:szCs w:val="24"/>
        </w:rPr>
        <w:instrText>\n</w:instrText>
      </w:r>
      <w:r w:rsidR="00965611" w:rsidRPr="002B0243">
        <w:rPr>
          <w:rFonts w:ascii="Cambria Math" w:eastAsia="Times New Roman" w:hAnsi="Cambria Math" w:cs="Cambria Math"/>
          <w:sz w:val="24"/>
          <w:szCs w:val="24"/>
        </w:rPr>
        <w:instrText>𝑗</w:instrText>
      </w:r>
      <w:r w:rsidR="00965611" w:rsidRPr="002B0243">
        <w:rPr>
          <w:rFonts w:ascii="Times New Roman" w:eastAsia="Times New Roman" w:hAnsi="Times New Roman" w:cs="Times New Roman"/>
          <w:sz w:val="24"/>
          <w:szCs w:val="24"/>
        </w:rPr>
        <w:instrText>\n/\n</w:instrText>
      </w:r>
      <w:r w:rsidR="00965611" w:rsidRPr="002B0243">
        <w:rPr>
          <w:rFonts w:ascii="Cambria Math" w:eastAsia="Times New Roman" w:hAnsi="Cambria Math" w:cs="Cambria Math"/>
          <w:sz w:val="24"/>
          <w:szCs w:val="24"/>
        </w:rPr>
        <w:instrText>𝑗</w:instrText>
      </w:r>
      <w:r w:rsidR="00965611" w:rsidRPr="002B0243">
        <w:rPr>
          <w:rFonts w:ascii="Times New Roman" w:eastAsia="Times New Roman" w:hAnsi="Times New Roman" w:cs="Times New Roman"/>
          <w:sz w:val="24"/>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sidRPr="002B0243">
        <w:rPr>
          <w:rFonts w:ascii="Times New Roman" w:eastAsia="Times New Roman" w:hAnsi="Times New Roman" w:cs="Times New Roman"/>
          <w:sz w:val="24"/>
          <w:szCs w:val="24"/>
        </w:rPr>
        <w:fldChar w:fldCharType="separate"/>
      </w:r>
      <w:r w:rsidR="00965611" w:rsidRPr="002B0243">
        <w:rPr>
          <w:rFonts w:ascii="Times New Roman" w:eastAsia="Times New Roman" w:hAnsi="Times New Roman" w:cs="Times New Roman"/>
          <w:noProof/>
          <w:sz w:val="24"/>
          <w:szCs w:val="24"/>
        </w:rPr>
        <w:t>(Venable and Lawlor 1980; Nunney 2002; Kooyers 2015)</w:t>
      </w:r>
      <w:r w:rsidR="00965611"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58CBD320" w:rsidR="00DC165B" w:rsidRDefault="00000000" w:rsidP="00022C55">
      <w:pPr>
        <w:shd w:val="clear" w:color="auto" w:fill="FFFFFF"/>
        <w:spacing w:line="360" w:lineRule="auto"/>
        <w:ind w:firstLine="720"/>
        <w:rPr>
          <w:ins w:id="540" w:author="Thais Nogales Da Costa Vasconcelos" w:date="2022-09-17T11:47:00Z"/>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Second, many annuals are self-compatible due to the necessity of guaranteed fertilization in a single reproductive event (</w:t>
      </w:r>
      <w:proofErr w:type="spellStart"/>
      <w:r w:rsidRPr="002B0243">
        <w:rPr>
          <w:rFonts w:ascii="Times New Roman" w:eastAsia="Times New Roman" w:hAnsi="Times New Roman" w:cs="Times New Roman"/>
          <w:sz w:val="24"/>
          <w:szCs w:val="24"/>
        </w:rPr>
        <w:t>Aarssen</w:t>
      </w:r>
      <w:proofErr w:type="spellEnd"/>
      <w:r w:rsidRPr="002B0243">
        <w:rPr>
          <w:rFonts w:ascii="Times New Roman" w:eastAsia="Times New Roman" w:hAnsi="Times New Roman" w:cs="Times New Roman"/>
          <w:sz w:val="24"/>
          <w:szCs w:val="24"/>
        </w:rPr>
        <w:t xml:space="preserve">, 2000).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has long been considered an evolutionary dead-end in plants (Stebbins, 1950) because inbreeding depression reduces genetic diversity of </w:t>
      </w:r>
      <w:proofErr w:type="spellStart"/>
      <w:r w:rsidRPr="002B0243">
        <w:rPr>
          <w:rFonts w:ascii="Times New Roman" w:eastAsia="Times New Roman" w:hAnsi="Times New Roman" w:cs="Times New Roman"/>
          <w:sz w:val="24"/>
          <w:szCs w:val="24"/>
        </w:rPr>
        <w:t>selfing</w:t>
      </w:r>
      <w:proofErr w:type="spellEnd"/>
      <w:r w:rsidRPr="002B0243">
        <w:rPr>
          <w:rFonts w:ascii="Times New Roman" w:eastAsia="Times New Roman" w:hAnsi="Times New Roman" w:cs="Times New Roman"/>
          <w:sz w:val="24"/>
          <w:szCs w:val="24"/>
        </w:rPr>
        <w:t xml:space="preserve"> populations, precluding adaptation to changing environments </w:t>
      </w:r>
      <w:r w:rsidR="007E014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Botany","DOI":"10.2307/3558325","ISSN":"1537-2197","issue":"7","language":"en","license":"© 2001 Botanical Society of America","note":"_eprint: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W."}],"issued":{"date-parts":[["2013"]]}},"label":"page"},{"id":7623,"uris":["http://zotero.org/users/local/X8CzRyu0/items/Y9N57B3R"],"itemData":{"id":7623,"type":"article-journal","abstract":"Selfing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(Takebayashi and Morrell 2001; Escobar et al. 2010; Shimizu and Tsuchimatsu 2015; but see Igic and Busch 2013)</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more stable environments and thus are “confined” to habitats where heat is very extreme </w:t>
      </w:r>
      <w:r w:rsidRPr="002B0243">
        <w:rPr>
          <w:rFonts w:ascii="Times New Roman" w:eastAsia="Times New Roman" w:hAnsi="Times New Roman" w:cs="Times New Roman"/>
          <w:sz w:val="24"/>
          <w:szCs w:val="24"/>
        </w:rPr>
        <w:lastRenderedPageBreak/>
        <w:t>(Grime, 1977).</w:t>
      </w:r>
      <w:ins w:id="541" w:author="Thais Nogales Da Costa Vasconcelos" w:date="2022-09-17T12:36:00Z">
        <w:r w:rsidR="00017C6F">
          <w:rPr>
            <w:rFonts w:ascii="Times New Roman" w:eastAsia="Times New Roman" w:hAnsi="Times New Roman" w:cs="Times New Roman"/>
            <w:sz w:val="24"/>
            <w:szCs w:val="24"/>
          </w:rPr>
          <w:t xml:space="preserve"> </w:t>
        </w:r>
      </w:ins>
      <w:ins w:id="542" w:author="Thais Nogales Da Costa Vasconcelos" w:date="2022-09-17T12:39:00Z">
        <w:r w:rsidR="00022C55">
          <w:rPr>
            <w:rFonts w:ascii="Times New Roman" w:eastAsia="Times New Roman" w:hAnsi="Times New Roman" w:cs="Times New Roman"/>
            <w:sz w:val="24"/>
            <w:szCs w:val="24"/>
          </w:rPr>
          <w:t>In that way, and d</w:t>
        </w:r>
      </w:ins>
      <w:ins w:id="543" w:author="Thais Nogales Da Costa Vasconcelos" w:date="2022-09-17T12:38:00Z">
        <w:r w:rsidR="00022C55">
          <w:rPr>
            <w:rFonts w:ascii="Times New Roman" w:eastAsia="Times New Roman" w:hAnsi="Times New Roman" w:cs="Times New Roman"/>
            <w:sz w:val="24"/>
            <w:szCs w:val="24"/>
          </w:rPr>
          <w:t>espite their genera</w:t>
        </w:r>
        <w:r w:rsidR="00022C55">
          <w:rPr>
            <w:rFonts w:ascii="Times New Roman" w:eastAsia="Times New Roman" w:hAnsi="Times New Roman" w:cs="Times New Roman"/>
            <w:sz w:val="24"/>
            <w:szCs w:val="24"/>
          </w:rPr>
          <w:t xml:space="preserve">l association with traits linked to vagility, </w:t>
        </w:r>
      </w:ins>
      <w:ins w:id="544" w:author="Thais Nogales Da Costa Vasconcelos" w:date="2022-09-17T12:36:00Z">
        <w:r w:rsidR="00017C6F">
          <w:rPr>
            <w:rFonts w:ascii="Times New Roman" w:eastAsia="Times New Roman" w:hAnsi="Times New Roman" w:cs="Times New Roman"/>
            <w:sz w:val="24"/>
            <w:szCs w:val="24"/>
          </w:rPr>
          <w:t>annual strategy</w:t>
        </w:r>
        <w:r w:rsidR="00017C6F" w:rsidRPr="00017C6F">
          <w:rPr>
            <w:rFonts w:ascii="Times New Roman" w:eastAsia="Times New Roman" w:hAnsi="Times New Roman" w:cs="Times New Roman"/>
            <w:sz w:val="24"/>
            <w:szCs w:val="24"/>
          </w:rPr>
          <w:t xml:space="preserve"> </w:t>
        </w:r>
        <w:r w:rsidR="00017C6F">
          <w:rPr>
            <w:rFonts w:ascii="Times New Roman" w:eastAsia="Times New Roman" w:hAnsi="Times New Roman" w:cs="Times New Roman"/>
            <w:sz w:val="24"/>
            <w:szCs w:val="24"/>
          </w:rPr>
          <w:t>may</w:t>
        </w:r>
        <w:r w:rsidR="00017C6F" w:rsidRPr="00017C6F">
          <w:rPr>
            <w:rFonts w:ascii="Times New Roman" w:eastAsia="Times New Roman" w:hAnsi="Times New Roman" w:cs="Times New Roman"/>
            <w:sz w:val="24"/>
            <w:szCs w:val="24"/>
          </w:rPr>
          <w:t xml:space="preserve"> restrict</w:t>
        </w:r>
      </w:ins>
      <w:ins w:id="545" w:author="Thais Nogales Da Costa Vasconcelos" w:date="2022-09-17T12:37:00Z">
        <w:r w:rsidR="00017C6F">
          <w:rPr>
            <w:rFonts w:ascii="Times New Roman" w:eastAsia="Times New Roman" w:hAnsi="Times New Roman" w:cs="Times New Roman"/>
            <w:sz w:val="24"/>
            <w:szCs w:val="24"/>
          </w:rPr>
          <w:t xml:space="preserve"> plant lineages</w:t>
        </w:r>
      </w:ins>
      <w:ins w:id="546" w:author="Thais Nogales Da Costa Vasconcelos" w:date="2022-09-17T12:36:00Z">
        <w:r w:rsidR="00017C6F" w:rsidRPr="00017C6F">
          <w:rPr>
            <w:rFonts w:ascii="Times New Roman" w:eastAsia="Times New Roman" w:hAnsi="Times New Roman" w:cs="Times New Roman"/>
            <w:sz w:val="24"/>
            <w:szCs w:val="24"/>
          </w:rPr>
          <w:t xml:space="preserve"> to </w:t>
        </w:r>
      </w:ins>
      <w:ins w:id="547" w:author="Thais Nogales Da Costa Vasconcelos" w:date="2022-09-17T12:38:00Z">
        <w:r w:rsidR="00022C55">
          <w:rPr>
            <w:rFonts w:ascii="Times New Roman" w:eastAsia="Times New Roman" w:hAnsi="Times New Roman" w:cs="Times New Roman"/>
            <w:sz w:val="24"/>
            <w:szCs w:val="24"/>
          </w:rPr>
          <w:t xml:space="preserve">few </w:t>
        </w:r>
      </w:ins>
      <w:ins w:id="548" w:author="Thais Nogales Da Costa Vasconcelos" w:date="2022-09-17T12:36:00Z">
        <w:r w:rsidR="00017C6F" w:rsidRPr="00017C6F">
          <w:rPr>
            <w:rFonts w:ascii="Times New Roman" w:eastAsia="Times New Roman" w:hAnsi="Times New Roman" w:cs="Times New Roman"/>
            <w:sz w:val="24"/>
            <w:szCs w:val="24"/>
          </w:rPr>
          <w:t>type</w:t>
        </w:r>
      </w:ins>
      <w:ins w:id="549" w:author="Thais Nogales Da Costa Vasconcelos" w:date="2022-09-17T12:37:00Z">
        <w:r w:rsidR="00017C6F">
          <w:rPr>
            <w:rFonts w:ascii="Times New Roman" w:eastAsia="Times New Roman" w:hAnsi="Times New Roman" w:cs="Times New Roman"/>
            <w:sz w:val="24"/>
            <w:szCs w:val="24"/>
          </w:rPr>
          <w:t>s</w:t>
        </w:r>
      </w:ins>
      <w:ins w:id="550" w:author="Thais Nogales Da Costa Vasconcelos" w:date="2022-09-17T12:36:00Z">
        <w:r w:rsidR="00017C6F" w:rsidRPr="00017C6F">
          <w:rPr>
            <w:rFonts w:ascii="Times New Roman" w:eastAsia="Times New Roman" w:hAnsi="Times New Roman" w:cs="Times New Roman"/>
            <w:sz w:val="24"/>
            <w:szCs w:val="24"/>
          </w:rPr>
          <w:t xml:space="preserve"> of environment</w:t>
        </w:r>
      </w:ins>
      <w:ins w:id="551" w:author="Thais Nogales Da Costa Vasconcelos" w:date="2022-09-17T12:37:00Z">
        <w:r w:rsidR="00017C6F">
          <w:rPr>
            <w:rFonts w:ascii="Times New Roman" w:eastAsia="Times New Roman" w:hAnsi="Times New Roman" w:cs="Times New Roman"/>
            <w:sz w:val="24"/>
            <w:szCs w:val="24"/>
          </w:rPr>
          <w:t>s</w:t>
        </w:r>
      </w:ins>
      <w:ins w:id="552" w:author="Thais Nogales Da Costa Vasconcelos" w:date="2022-09-17T12:38:00Z">
        <w:r w:rsidR="00022C55">
          <w:rPr>
            <w:rFonts w:ascii="Times New Roman" w:eastAsia="Times New Roman" w:hAnsi="Times New Roman" w:cs="Times New Roman"/>
            <w:sz w:val="24"/>
            <w:szCs w:val="24"/>
          </w:rPr>
          <w:t xml:space="preserve"> where they can outcompete perennial plants</w:t>
        </w:r>
      </w:ins>
      <w:ins w:id="553" w:author="Thais Nogales Da Costa Vasconcelos" w:date="2022-09-17T12:39:00Z">
        <w:r w:rsidR="00022C55">
          <w:rPr>
            <w:rFonts w:ascii="Times New Roman" w:eastAsia="Times New Roman" w:hAnsi="Times New Roman" w:cs="Times New Roman"/>
            <w:sz w:val="24"/>
            <w:szCs w:val="24"/>
          </w:rPr>
          <w:t xml:space="preserve"> – that is, regions prone to extreme heat (see below</w:t>
        </w:r>
      </w:ins>
      <w:ins w:id="554" w:author="Thais Nogales Da Costa Vasconcelos" w:date="2022-09-17T12:40:00Z">
        <w:r w:rsidR="00022C55">
          <w:rPr>
            <w:rFonts w:ascii="Times New Roman" w:eastAsia="Times New Roman" w:hAnsi="Times New Roman" w:cs="Times New Roman"/>
            <w:sz w:val="24"/>
            <w:szCs w:val="24"/>
          </w:rPr>
          <w:t>)</w:t>
        </w:r>
      </w:ins>
      <w:ins w:id="555" w:author="Thais Nogales Da Costa Vasconcelos" w:date="2022-09-17T12:39:00Z">
        <w:r w:rsidR="00022C55">
          <w:rPr>
            <w:rFonts w:ascii="Times New Roman" w:eastAsia="Times New Roman" w:hAnsi="Times New Roman" w:cs="Times New Roman"/>
            <w:sz w:val="24"/>
            <w:szCs w:val="24"/>
          </w:rPr>
          <w:t>.</w:t>
        </w:r>
      </w:ins>
    </w:p>
    <w:p w14:paraId="3B294E3D" w14:textId="77777777" w:rsidR="00115206" w:rsidRPr="002B0243" w:rsidRDefault="00115206" w:rsidP="00E8237C">
      <w:pPr>
        <w:shd w:val="clear" w:color="auto" w:fill="FFFFFF"/>
        <w:spacing w:line="360" w:lineRule="auto"/>
        <w:ind w:firstLine="720"/>
        <w:rPr>
          <w:rFonts w:ascii="Times New Roman" w:eastAsia="Times New Roman" w:hAnsi="Times New Roman" w:cs="Times New Roman"/>
          <w:sz w:val="24"/>
          <w:szCs w:val="24"/>
        </w:rPr>
        <w:pPrChange w:id="556" w:author="Thais Nogales Da Costa Vasconcelos" w:date="2022-09-17T10:24:00Z">
          <w:pPr>
            <w:shd w:val="clear" w:color="auto" w:fill="FFFFFF"/>
            <w:spacing w:line="480" w:lineRule="auto"/>
            <w:ind w:firstLine="720"/>
          </w:pPr>
        </w:pPrChange>
      </w:pPr>
    </w:p>
    <w:p w14:paraId="3BA9D889" w14:textId="08BAD3A2"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557"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Lack of general rules for most variables, including seasonality and precipitation</w:t>
      </w:r>
    </w:p>
    <w:p w14:paraId="7DE4C3BA" w14:textId="48506761"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558"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w:t>
      </w:r>
      <w:r w:rsidR="007E0145" w:rsidRPr="002B0243">
        <w:rPr>
          <w:rFonts w:ascii="Times New Roman" w:eastAsia="Times New Roman" w:hAnsi="Times New Roman" w:cs="Times New Roman"/>
          <w:sz w:val="24"/>
          <w:szCs w:val="24"/>
        </w:rPr>
        <w:fldChar w:fldCharType="begin"/>
      </w:r>
      <w:r w:rsidR="001C6DA2" w:rsidRPr="002B0243">
        <w:rPr>
          <w:rFonts w:ascii="Times New Roman" w:eastAsia="Times New Roman" w:hAnsi="Times New Roman" w:cs="Times New Roman"/>
          <w:sz w:val="24"/>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(Fiz et al. 2002; Evans et al. 2005; Humphreys and Linder 2013; Ogburn and Edwards 2015; Monroe et al. 2019)</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Our results show that some of these previously documented patterns are clade or area specific and do not hold as a generality across all flowering plants when multiple clades are considered in the same analytical framework. For instance, we found no significant difference in optima values for </w:t>
      </w:r>
      <w:commentRangeStart w:id="559"/>
      <w:r w:rsidRPr="002B0243">
        <w:rPr>
          <w:rFonts w:ascii="Times New Roman" w:eastAsia="Times New Roman" w:hAnsi="Times New Roman" w:cs="Times New Roman"/>
          <w:sz w:val="24"/>
          <w:szCs w:val="24"/>
        </w:rPr>
        <w:t xml:space="preserve">mean annual precipitation </w:t>
      </w:r>
      <w:commentRangeEnd w:id="559"/>
      <w:r w:rsidR="004B5D34">
        <w:rPr>
          <w:rStyle w:val="CommentReference"/>
        </w:rPr>
        <w:commentReference w:id="559"/>
      </w:r>
      <w:ins w:id="560" w:author="Thais Nogales Da Costa Vasconcelos" w:date="2022-09-17T12:40:00Z">
        <w:r w:rsidR="00022C55" w:rsidRPr="002B0243" w:rsidDel="00022C55">
          <w:rPr>
            <w:rFonts w:ascii="Times New Roman" w:eastAsia="Times New Roman" w:hAnsi="Times New Roman" w:cs="Times New Roman"/>
            <w:sz w:val="24"/>
            <w:szCs w:val="24"/>
          </w:rPr>
          <w:t xml:space="preserve"> </w:t>
        </w:r>
      </w:ins>
      <w:del w:id="561" w:author="Thais Nogales Da Costa Vasconcelos" w:date="2022-09-17T12:40:00Z">
        <w:r w:rsidRPr="002B0243" w:rsidDel="00022C55">
          <w:rPr>
            <w:rFonts w:ascii="Times New Roman" w:eastAsia="Times New Roman" w:hAnsi="Times New Roman" w:cs="Times New Roman"/>
            <w:sz w:val="24"/>
            <w:szCs w:val="24"/>
          </w:rPr>
          <w:delText xml:space="preserve">and </w:delText>
        </w:r>
        <w:commentRangeStart w:id="562"/>
        <w:r w:rsidRPr="002B0243" w:rsidDel="00022C55">
          <w:rPr>
            <w:rFonts w:ascii="Times New Roman" w:eastAsia="Times New Roman" w:hAnsi="Times New Roman" w:cs="Times New Roman"/>
            <w:sz w:val="24"/>
            <w:szCs w:val="24"/>
          </w:rPr>
          <w:delText xml:space="preserve">aridity index </w:delText>
        </w:r>
        <w:commentRangeEnd w:id="562"/>
        <w:r w:rsidR="004B5D34" w:rsidDel="00022C55">
          <w:rPr>
            <w:rStyle w:val="CommentReference"/>
          </w:rPr>
          <w:commentReference w:id="562"/>
        </w:r>
      </w:del>
      <w:r w:rsidRPr="002B0243">
        <w:rPr>
          <w:rFonts w:ascii="Times New Roman" w:eastAsia="Times New Roman" w:hAnsi="Times New Roman" w:cs="Times New Roman"/>
          <w:sz w:val="24"/>
          <w:szCs w:val="24"/>
        </w:rPr>
        <w:t xml:space="preserve">across all clades, and the lack of strong signal for </w:t>
      </w:r>
      <w:del w:id="563" w:author="Thais Nogales Da Costa Vasconcelos" w:date="2022-09-17T12:41:00Z">
        <w:r w:rsidRPr="002B0243" w:rsidDel="00022C55">
          <w:rPr>
            <w:rFonts w:ascii="Times New Roman" w:eastAsia="Times New Roman" w:hAnsi="Times New Roman" w:cs="Times New Roman"/>
            <w:sz w:val="24"/>
            <w:szCs w:val="24"/>
          </w:rPr>
          <w:delText xml:space="preserve">drought </w:delText>
        </w:r>
      </w:del>
      <w:ins w:id="564" w:author="Thais Nogales Da Costa Vasconcelos" w:date="2022-09-17T12:41:00Z">
        <w:r w:rsidR="00022C55">
          <w:rPr>
            <w:rFonts w:ascii="Times New Roman" w:eastAsia="Times New Roman" w:hAnsi="Times New Roman" w:cs="Times New Roman"/>
            <w:sz w:val="24"/>
            <w:szCs w:val="24"/>
          </w:rPr>
          <w:t>this variable</w:t>
        </w:r>
        <w:r w:rsidR="00022C55"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as an important factor in the evolution of annual strategy was unanticipated. We did recover a significant difference between </w:t>
      </w:r>
      <w:del w:id="565" w:author="Thais Nogales Da Costa Vasconcelos" w:date="2022-09-17T12:41:00Z">
        <w:r w:rsidRPr="002B0243" w:rsidDel="00022C55">
          <w:rPr>
            <w:rFonts w:ascii="Times New Roman" w:eastAsia="Times New Roman" w:hAnsi="Times New Roman" w:cs="Times New Roman"/>
            <w:sz w:val="24"/>
            <w:szCs w:val="24"/>
          </w:rPr>
          <w:delText>θ</w:delText>
        </w:r>
        <w:r w:rsidRPr="002B0243" w:rsidDel="00022C55">
          <w:rPr>
            <w:rFonts w:ascii="Times New Roman" w:eastAsia="Times New Roman" w:hAnsi="Times New Roman" w:cs="Times New Roman"/>
            <w:sz w:val="24"/>
            <w:szCs w:val="24"/>
            <w:vertAlign w:val="subscript"/>
          </w:rPr>
          <w:delText>annuals</w:delText>
        </w:r>
        <w:r w:rsidRPr="002B0243" w:rsidDel="00022C55">
          <w:rPr>
            <w:rFonts w:ascii="Times New Roman" w:eastAsia="Times New Roman" w:hAnsi="Times New Roman" w:cs="Times New Roman"/>
            <w:sz w:val="24"/>
            <w:szCs w:val="24"/>
          </w:rPr>
          <w:delText xml:space="preserve"> and θ</w:delText>
        </w:r>
        <w:r w:rsidR="00ED3D09" w:rsidRPr="002B0243" w:rsidDel="00022C55">
          <w:rPr>
            <w:rFonts w:ascii="Times New Roman" w:eastAsia="Times New Roman" w:hAnsi="Times New Roman" w:cs="Times New Roman"/>
            <w:sz w:val="24"/>
            <w:szCs w:val="24"/>
            <w:vertAlign w:val="subscript"/>
          </w:rPr>
          <w:delText>perennials</w:delText>
        </w:r>
      </w:del>
      <w:ins w:id="566" w:author="Thais Nogales Da Costa Vasconcelos" w:date="2022-09-17T12:41:00Z">
        <w:r w:rsidR="00022C55">
          <w:rPr>
            <w:rFonts w:ascii="Times New Roman" w:eastAsia="Times New Roman" w:hAnsi="Times New Roman" w:cs="Times New Roman"/>
            <w:sz w:val="24"/>
            <w:szCs w:val="24"/>
          </w:rPr>
          <w:t>expected values</w:t>
        </w:r>
      </w:ins>
      <w:r w:rsidR="00ED3D09" w:rsidRPr="002B0243">
        <w:rPr>
          <w:rFonts w:ascii="Times New Roman" w:eastAsia="Times New Roman" w:hAnsi="Times New Roman" w:cs="Times New Roman"/>
          <w:sz w:val="24"/>
          <w:szCs w:val="24"/>
        </w:rPr>
        <w:t xml:space="preserve"> for</w:t>
      </w:r>
      <w:r w:rsidRPr="002B0243">
        <w:rPr>
          <w:rFonts w:ascii="Times New Roman" w:eastAsia="Times New Roman" w:hAnsi="Times New Roman" w:cs="Times New Roman"/>
          <w:sz w:val="24"/>
          <w:szCs w:val="24"/>
        </w:rPr>
        <w:t xml:space="preserve"> precipitation of the driest month (p &lt; 0.05) with annuals tending to </w:t>
      </w:r>
      <w:ins w:id="567" w:author="Thais Nogales Da Costa Vasconcelos" w:date="2022-09-17T12:41:00Z">
        <w:r w:rsidR="00022C55">
          <w:rPr>
            <w:rFonts w:ascii="Times New Roman" w:eastAsia="Times New Roman" w:hAnsi="Times New Roman" w:cs="Times New Roman"/>
            <w:sz w:val="24"/>
            <w:szCs w:val="24"/>
          </w:rPr>
          <w:t xml:space="preserve">present </w:t>
        </w:r>
      </w:ins>
      <w:ins w:id="568" w:author="Thais Nogales Da Costa Vasconcelos" w:date="2022-09-17T12:42:00Z">
        <w:r w:rsidR="00022C55">
          <w:rPr>
            <w:rFonts w:ascii="Times New Roman" w:eastAsia="Times New Roman" w:hAnsi="Times New Roman" w:cs="Times New Roman"/>
            <w:sz w:val="24"/>
            <w:szCs w:val="24"/>
          </w:rPr>
          <w:t>lower expected values</w:t>
        </w:r>
      </w:ins>
      <w:del w:id="569" w:author="Thais Nogales Da Costa Vasconcelos" w:date="2022-09-17T12:41:00Z">
        <w:r w:rsidRPr="002B0243" w:rsidDel="00022C55">
          <w:rPr>
            <w:rFonts w:ascii="Times New Roman" w:eastAsia="Times New Roman" w:hAnsi="Times New Roman" w:cs="Times New Roman"/>
            <w:sz w:val="24"/>
            <w:szCs w:val="24"/>
          </w:rPr>
          <w:delText>have a drier optima</w:delText>
        </w:r>
      </w:del>
      <w:r w:rsidRPr="002B0243">
        <w:rPr>
          <w:rFonts w:ascii="Times New Roman" w:eastAsia="Times New Roman" w:hAnsi="Times New Roman" w:cs="Times New Roman"/>
          <w:sz w:val="24"/>
          <w:szCs w:val="24"/>
        </w:rPr>
        <w:t xml:space="preserve">, but this pattern was not observed in </w:t>
      </w:r>
      <w:del w:id="570" w:author="James Boyko" w:date="2022-09-15T13:42:00Z">
        <w:r w:rsidRPr="002B0243" w:rsidDel="004B5D34">
          <w:rPr>
            <w:rFonts w:ascii="Times New Roman" w:eastAsia="Times New Roman" w:hAnsi="Times New Roman" w:cs="Times New Roman"/>
            <w:sz w:val="24"/>
            <w:szCs w:val="24"/>
          </w:rPr>
          <w:delText xml:space="preserve">11 </w:delText>
        </w:r>
      </w:del>
      <w:ins w:id="571" w:author="James Boyko" w:date="2022-09-15T13:42:00Z">
        <w:r w:rsidR="004B5D34">
          <w:rPr>
            <w:rFonts w:ascii="Times New Roman" w:eastAsia="Times New Roman" w:hAnsi="Times New Roman" w:cs="Times New Roman"/>
            <w:sz w:val="24"/>
            <w:szCs w:val="24"/>
          </w:rPr>
          <w:t>9</w:t>
        </w:r>
        <w:r w:rsidR="004B5D34"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out of 3</w:t>
      </w:r>
      <w:ins w:id="572" w:author="Thais Nogales Da Costa Vasconcelos" w:date="2022-09-17T12:42:00Z">
        <w:r w:rsidR="00022C55">
          <w:rPr>
            <w:rFonts w:ascii="Times New Roman" w:eastAsia="Times New Roman" w:hAnsi="Times New Roman" w:cs="Times New Roman"/>
            <w:sz w:val="24"/>
            <w:szCs w:val="24"/>
          </w:rPr>
          <w:t>2</w:t>
        </w:r>
      </w:ins>
      <w:del w:id="573" w:author="Thais Nogales Da Costa Vasconcelos" w:date="2022-09-17T12:42:00Z">
        <w:r w:rsidRPr="002B0243" w:rsidDel="00022C55">
          <w:rPr>
            <w:rFonts w:ascii="Times New Roman" w:eastAsia="Times New Roman" w:hAnsi="Times New Roman" w:cs="Times New Roman"/>
            <w:sz w:val="24"/>
            <w:szCs w:val="24"/>
          </w:rPr>
          <w:delText>3</w:delText>
        </w:r>
      </w:del>
      <w:r w:rsidRPr="002B0243">
        <w:rPr>
          <w:rFonts w:ascii="Times New Roman" w:eastAsia="Times New Roman" w:hAnsi="Times New Roman" w:cs="Times New Roman"/>
          <w:sz w:val="24"/>
          <w:szCs w:val="24"/>
        </w:rPr>
        <w:t xml:space="preserve"> clades analyzed; in one third of the clades, perennials, not annuals, tend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 but not restricted to, changes in photosynthesis pathways</w:t>
      </w:r>
      <w:r w:rsidR="007E0145" w:rsidRPr="002B0243">
        <w:rPr>
          <w:rFonts w:ascii="Times New Roman" w:eastAsia="Times New Roman" w:hAnsi="Times New Roman" w:cs="Times New Roman"/>
          <w:sz w:val="24"/>
          <w:szCs w:val="24"/>
        </w:rPr>
        <w:t xml:space="preserve">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(Ehleringer et al. 1991)</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presence of subterraneous structures (Howard et al., 2019), succulence of leaves and stems (Ogburn and Edwards, 2010), and senescence of photosynthesis structures during dry seasons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hAnsi="Times New Roman" w:cs="Times New Roman"/>
          <w:sz w:val="24"/>
          <w:lang w:val="en-US"/>
        </w:rPr>
        <w:t>(Munné-Bosch and Alegre 2004)</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In that way, evolutionary pathways to survive drought are diverse and evolving an annual lifestyle is not the sole mechanism to escape drought available for plants. </w:t>
      </w:r>
    </w:p>
    <w:p w14:paraId="423ECC6F" w14:textId="4DE3BE39" w:rsidR="00DC165B" w:rsidRDefault="00000000" w:rsidP="00E8237C">
      <w:pPr>
        <w:shd w:val="clear" w:color="auto" w:fill="FFFFFF"/>
        <w:spacing w:line="360" w:lineRule="auto"/>
        <w:ind w:firstLine="720"/>
        <w:rPr>
          <w:ins w:id="574" w:author="Thais Nogales Da Costa Vasconcelos" w:date="2022-09-17T12:43:00Z"/>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t xml:space="preserve">A similar lack of significant association was found for all variables related to </w:t>
      </w:r>
      <w:commentRangeStart w:id="575"/>
      <w:r w:rsidRPr="002B0243">
        <w:rPr>
          <w:rFonts w:ascii="Times New Roman" w:eastAsia="Times New Roman" w:hAnsi="Times New Roman" w:cs="Times New Roman"/>
          <w:sz w:val="24"/>
          <w:szCs w:val="24"/>
        </w:rPr>
        <w:t>seasonality</w:t>
      </w:r>
      <w:commentRangeEnd w:id="575"/>
      <w:r w:rsidR="00E67CF5">
        <w:rPr>
          <w:rStyle w:val="CommentReference"/>
        </w:rPr>
        <w:commentReference w:id="575"/>
      </w:r>
      <w:r w:rsidRPr="002B0243">
        <w:rPr>
          <w:rFonts w:ascii="Times New Roman" w:eastAsia="Times New Roman" w:hAnsi="Times New Roman" w:cs="Times New Roman"/>
          <w:sz w:val="24"/>
          <w:szCs w:val="24"/>
        </w:rPr>
        <w:t xml:space="preserve">, and for minimum temperature of the coldest month, a variable associated with freezing temperatures. In those cases, </w:t>
      </w:r>
      <w:del w:id="576" w:author="Thais Nogales Da Costa Vasconcelos" w:date="2022-09-17T12:42:00Z">
        <w:r w:rsidRPr="002B0243" w:rsidDel="00022C55">
          <w:rPr>
            <w:rFonts w:ascii="Times New Roman" w:eastAsia="Times New Roman" w:hAnsi="Times New Roman" w:cs="Times New Roman"/>
            <w:sz w:val="24"/>
            <w:szCs w:val="24"/>
          </w:rPr>
          <w:delText>θ</w:delText>
        </w:r>
        <w:r w:rsidRPr="002B0243" w:rsidDel="00022C55">
          <w:rPr>
            <w:rFonts w:ascii="Times New Roman" w:eastAsia="Times New Roman" w:hAnsi="Times New Roman" w:cs="Times New Roman"/>
            <w:sz w:val="24"/>
            <w:szCs w:val="24"/>
            <w:vertAlign w:val="subscript"/>
          </w:rPr>
          <w:delText>annuals</w:delText>
        </w:r>
        <w:r w:rsidRPr="002B0243" w:rsidDel="00022C55">
          <w:rPr>
            <w:rFonts w:ascii="Times New Roman" w:eastAsia="Times New Roman" w:hAnsi="Times New Roman" w:cs="Times New Roman"/>
            <w:sz w:val="24"/>
            <w:szCs w:val="24"/>
          </w:rPr>
          <w:delText xml:space="preserve"> and θ</w:delText>
        </w:r>
        <w:r w:rsidRPr="002B0243" w:rsidDel="00022C55">
          <w:rPr>
            <w:rFonts w:ascii="Times New Roman" w:eastAsia="Times New Roman" w:hAnsi="Times New Roman" w:cs="Times New Roman"/>
            <w:sz w:val="24"/>
            <w:szCs w:val="24"/>
            <w:vertAlign w:val="subscript"/>
          </w:rPr>
          <w:delText>perennials</w:delText>
        </w:r>
      </w:del>
      <w:ins w:id="577" w:author="Thais Nogales Da Costa Vasconcelos" w:date="2022-09-17T12:42:00Z">
        <w:r w:rsidR="00022C55">
          <w:rPr>
            <w:rFonts w:ascii="Times New Roman" w:eastAsia="Times New Roman" w:hAnsi="Times New Roman" w:cs="Times New Roman"/>
            <w:sz w:val="24"/>
            <w:szCs w:val="24"/>
          </w:rPr>
          <w:t>annuals and perennials</w:t>
        </w:r>
      </w:ins>
      <w:r w:rsidRPr="002B0243">
        <w:rPr>
          <w:rFonts w:ascii="Times New Roman" w:eastAsia="Times New Roman" w:hAnsi="Times New Roman" w:cs="Times New Roman"/>
          <w:sz w:val="24"/>
          <w:szCs w:val="24"/>
        </w:rPr>
        <w:t xml:space="preserve"> are not significantly different from each other across all clades, meaning that there is little support for the role of these climatic variables as general rules governing how life history strategies evolve in plants. Here, the relevance of these variables </w:t>
      </w:r>
      <w:del w:id="578" w:author="Thais Nogales Da Costa Vasconcelos" w:date="2022-09-17T12:43:00Z">
        <w:r w:rsidRPr="002B0243" w:rsidDel="00636091">
          <w:rPr>
            <w:rFonts w:ascii="Times New Roman" w:eastAsia="Times New Roman" w:hAnsi="Times New Roman" w:cs="Times New Roman"/>
            <w:sz w:val="24"/>
            <w:szCs w:val="24"/>
          </w:rPr>
          <w:delText>are</w:delText>
        </w:r>
      </w:del>
      <w:ins w:id="579" w:author="Thais Nogales Da Costa Vasconcelos" w:date="2022-09-17T12:43:00Z">
        <w:r w:rsidR="00636091" w:rsidRPr="002B0243">
          <w:rPr>
            <w:rFonts w:ascii="Times New Roman" w:eastAsia="Times New Roman" w:hAnsi="Times New Roman" w:cs="Times New Roman"/>
            <w:sz w:val="24"/>
            <w:szCs w:val="24"/>
          </w:rPr>
          <w:t>is</w:t>
        </w:r>
      </w:ins>
      <w:r w:rsidRPr="002B0243">
        <w:rPr>
          <w:rFonts w:ascii="Times New Roman" w:eastAsia="Times New Roman" w:hAnsi="Times New Roman" w:cs="Times New Roman"/>
          <w:sz w:val="24"/>
          <w:szCs w:val="24"/>
        </w:rPr>
        <w:t xml:space="preserve"> probably clade specific and related to particularities </w:t>
      </w:r>
      <w:r w:rsidRPr="002B0243">
        <w:rPr>
          <w:rFonts w:ascii="Times New Roman" w:eastAsia="Times New Roman" w:hAnsi="Times New Roman" w:cs="Times New Roman"/>
          <w:sz w:val="24"/>
          <w:szCs w:val="24"/>
        </w:rPr>
        <w:lastRenderedPageBreak/>
        <w:t xml:space="preserve">of their geographical distributions. For example, in groups where species distribution varies from dry lowland to humid alpine environments, such as </w:t>
      </w:r>
      <w:r w:rsidRPr="002B0243">
        <w:rPr>
          <w:rFonts w:ascii="Times New Roman" w:eastAsia="Times New Roman" w:hAnsi="Times New Roman" w:cs="Times New Roman"/>
          <w:i/>
          <w:sz w:val="24"/>
          <w:szCs w:val="24"/>
        </w:rPr>
        <w:t>Lupinus</w:t>
      </w:r>
      <w:r w:rsidRPr="002B0243">
        <w:rPr>
          <w:rFonts w:ascii="Times New Roman" w:eastAsia="Times New Roman" w:hAnsi="Times New Roman" w:cs="Times New Roman"/>
          <w:sz w:val="24"/>
          <w:szCs w:val="24"/>
        </w:rPr>
        <w:t xml:space="preserve"> (Drummond et al., 2012;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and the </w:t>
      </w:r>
      <w:proofErr w:type="spellStart"/>
      <w:r w:rsidRPr="002B0243">
        <w:rPr>
          <w:rFonts w:ascii="Times New Roman" w:eastAsia="Times New Roman" w:hAnsi="Times New Roman" w:cs="Times New Roman"/>
          <w:sz w:val="24"/>
          <w:szCs w:val="24"/>
        </w:rPr>
        <w:t>Brassicaeae</w:t>
      </w:r>
      <w:proofErr w:type="spellEnd"/>
      <w:r w:rsidRPr="002B0243">
        <w:rPr>
          <w:rFonts w:ascii="Times New Roman" w:eastAsia="Times New Roman" w:hAnsi="Times New Roman" w:cs="Times New Roman"/>
          <w:sz w:val="24"/>
          <w:szCs w:val="24"/>
        </w:rPr>
        <w:t xml:space="preserve"> tribe </w:t>
      </w:r>
      <w:proofErr w:type="spellStart"/>
      <w:r w:rsidRPr="002B0243">
        <w:rPr>
          <w:rFonts w:ascii="Times New Roman" w:eastAsia="Times New Roman" w:hAnsi="Times New Roman" w:cs="Times New Roman"/>
          <w:sz w:val="24"/>
          <w:szCs w:val="24"/>
        </w:rPr>
        <w:t>Arabideae</w:t>
      </w:r>
      <w:proofErr w:type="spellEnd"/>
      <w:r w:rsidRPr="002B0243">
        <w:rPr>
          <w:rFonts w:ascii="Times New Roman" w:eastAsia="Times New Roman" w:hAnsi="Times New Roman" w:cs="Times New Roman"/>
          <w:sz w:val="24"/>
          <w:szCs w:val="24"/>
        </w:rPr>
        <w:t xml:space="preserve">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(Koch et al. 2012)</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del w:id="580" w:author="Thais Nogales Da Costa Vasconcelos" w:date="2022-09-17T12:43:00Z">
        <w:r w:rsidRPr="002B0243" w:rsidDel="00636091">
          <w:rPr>
            <w:rFonts w:ascii="Times New Roman" w:eastAsia="Times New Roman" w:hAnsi="Times New Roman" w:cs="Times New Roman"/>
            <w:sz w:val="24"/>
            <w:szCs w:val="24"/>
          </w:rPr>
          <w:delText>θ</w:delText>
        </w:r>
        <w:r w:rsidRPr="002B0243" w:rsidDel="00636091">
          <w:rPr>
            <w:rFonts w:ascii="Times New Roman" w:eastAsia="Times New Roman" w:hAnsi="Times New Roman" w:cs="Times New Roman"/>
            <w:sz w:val="24"/>
            <w:szCs w:val="24"/>
            <w:vertAlign w:val="subscript"/>
          </w:rPr>
          <w:delText xml:space="preserve">perennials </w:delText>
        </w:r>
        <w:r w:rsidRPr="002B0243" w:rsidDel="00636091">
          <w:rPr>
            <w:rFonts w:ascii="Times New Roman" w:eastAsia="Times New Roman" w:hAnsi="Times New Roman" w:cs="Times New Roman"/>
            <w:sz w:val="24"/>
            <w:szCs w:val="24"/>
          </w:rPr>
          <w:delText>was</w:delText>
        </w:r>
      </w:del>
      <w:ins w:id="581" w:author="Thais Nogales Da Costa Vasconcelos" w:date="2022-09-17T12:43:00Z">
        <w:r w:rsidR="00636091">
          <w:rPr>
            <w:rFonts w:ascii="Times New Roman" w:eastAsia="Times New Roman" w:hAnsi="Times New Roman" w:cs="Times New Roman"/>
            <w:sz w:val="24"/>
            <w:szCs w:val="24"/>
          </w:rPr>
          <w:t>perennials were</w:t>
        </w:r>
      </w:ins>
      <w:r w:rsidRPr="002B0243">
        <w:rPr>
          <w:rFonts w:ascii="Times New Roman" w:eastAsia="Times New Roman" w:hAnsi="Times New Roman" w:cs="Times New Roman"/>
          <w:sz w:val="24"/>
          <w:szCs w:val="24"/>
        </w:rPr>
        <w:t xml:space="preserve"> found to </w:t>
      </w:r>
      <w:ins w:id="582" w:author="Thais Nogales Da Costa Vasconcelos" w:date="2022-09-17T12:43:00Z">
        <w:r w:rsidR="00636091">
          <w:rPr>
            <w:rFonts w:ascii="Times New Roman" w:eastAsia="Times New Roman" w:hAnsi="Times New Roman" w:cs="Times New Roman"/>
            <w:sz w:val="24"/>
            <w:szCs w:val="24"/>
          </w:rPr>
          <w:t>have lower expected values for this variable</w:t>
        </w:r>
      </w:ins>
      <w:del w:id="583" w:author="Thais Nogales Da Costa Vasconcelos" w:date="2022-09-17T12:43:00Z">
        <w:r w:rsidRPr="002B0243" w:rsidDel="00636091">
          <w:rPr>
            <w:rFonts w:ascii="Times New Roman" w:eastAsia="Times New Roman" w:hAnsi="Times New Roman" w:cs="Times New Roman"/>
            <w:sz w:val="24"/>
            <w:szCs w:val="24"/>
          </w:rPr>
          <w:delText>be lower</w:delText>
        </w:r>
      </w:del>
      <w:r w:rsidRPr="002B0243">
        <w:rPr>
          <w:rFonts w:ascii="Times New Roman" w:eastAsia="Times New Roman" w:hAnsi="Times New Roman" w:cs="Times New Roman"/>
          <w:sz w:val="24"/>
          <w:szCs w:val="24"/>
        </w:rPr>
        <w:t xml:space="preserve">. In those cases, perennials may indeed be associated with a frost tolerance strategy, due to somewhat well distributed events of frost in mountains that lead to high seedling mortality in annuals (“winter by night and summer by day”; </w:t>
      </w:r>
      <w:proofErr w:type="spellStart"/>
      <w:r w:rsidRPr="002B0243">
        <w:rPr>
          <w:rFonts w:ascii="Times New Roman" w:eastAsia="Times New Roman" w:hAnsi="Times New Roman" w:cs="Times New Roman"/>
          <w:sz w:val="24"/>
          <w:szCs w:val="24"/>
        </w:rPr>
        <w:t>Givnish</w:t>
      </w:r>
      <w:proofErr w:type="spellEnd"/>
      <w:r w:rsidRPr="002B0243">
        <w:rPr>
          <w:rFonts w:ascii="Times New Roman" w:eastAsia="Times New Roman" w:hAnsi="Times New Roman" w:cs="Times New Roman"/>
          <w:sz w:val="24"/>
          <w:szCs w:val="24"/>
        </w:rPr>
        <w:t xml:space="preserve">, 2015). However, in groups such as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Onagraceae</w:t>
      </w:r>
      <w:proofErr w:type="spellEnd"/>
      <w:r w:rsidRPr="002B0243">
        <w:rPr>
          <w:rFonts w:ascii="Times New Roman" w:eastAsia="Times New Roman" w:hAnsi="Times New Roman" w:cs="Times New Roman"/>
          <w:sz w:val="24"/>
          <w:szCs w:val="24"/>
        </w:rPr>
        <w:t xml:space="preserve">, and Solanaceae, where their distribution ranges from tropical to temperate biomes </w:t>
      </w:r>
      <w:r w:rsidR="007E0145" w:rsidRPr="002B0243">
        <w:rPr>
          <w:rFonts w:ascii="Times New Roman" w:eastAsia="Times New Roman" w:hAnsi="Times New Roman" w:cs="Times New Roman"/>
          <w:sz w:val="24"/>
          <w:szCs w:val="24"/>
        </w:rPr>
        <w:fldChar w:fldCharType="begin"/>
      </w:r>
      <w:r w:rsidR="007E0145" w:rsidRPr="002B0243">
        <w:rPr>
          <w:rFonts w:ascii="Times New Roman" w:eastAsia="Times New Roman" w:hAnsi="Times New Roman" w:cs="Times New Roman"/>
          <w:sz w:val="24"/>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sidRPr="002B0243">
        <w:rPr>
          <w:rFonts w:ascii="Times New Roman" w:eastAsia="Times New Roman" w:hAnsi="Times New Roman" w:cs="Times New Roman"/>
          <w:sz w:val="24"/>
          <w:szCs w:val="24"/>
        </w:rPr>
        <w:fldChar w:fldCharType="separate"/>
      </w:r>
      <w:r w:rsidR="007E0145" w:rsidRPr="002B0243">
        <w:rPr>
          <w:rFonts w:ascii="Times New Roman" w:eastAsia="Times New Roman" w:hAnsi="Times New Roman" w:cs="Times New Roman"/>
          <w:noProof/>
          <w:sz w:val="24"/>
          <w:szCs w:val="24"/>
        </w:rPr>
        <w:t>(Wagner et al. 2007)</w:t>
      </w:r>
      <w:r w:rsidR="007E0145"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and most perennial species are restricted to humid tropical forests where frost does not occur, annuals are the strategy found in areas where occasional events of frost are present, such as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habitats</w:t>
      </w:r>
      <w:r w:rsidR="003F7713" w:rsidRPr="002B0243">
        <w:rPr>
          <w:rFonts w:ascii="Times New Roman" w:eastAsia="Times New Roman" w:hAnsi="Times New Roman" w:cs="Times New Roman"/>
          <w:sz w:val="24"/>
          <w:szCs w:val="24"/>
        </w:rPr>
        <w:t xml:space="preserve"> </w:t>
      </w:r>
      <w:r w:rsidR="003F7713" w:rsidRPr="002B0243">
        <w:rPr>
          <w:rFonts w:ascii="Times New Roman" w:eastAsia="Times New Roman" w:hAnsi="Times New Roman" w:cs="Times New Roman"/>
          <w:sz w:val="24"/>
          <w:szCs w:val="24"/>
        </w:rPr>
        <w:fldChar w:fldCharType="begin"/>
      </w:r>
      <w:r w:rsidR="003F7713" w:rsidRPr="002B0243">
        <w:rPr>
          <w:rFonts w:ascii="Times New Roman" w:eastAsia="Times New Roman" w:hAnsi="Times New Roman" w:cs="Times New Roman"/>
          <w:sz w:val="24"/>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sidRPr="002B0243">
        <w:rPr>
          <w:rFonts w:ascii="Times New Roman" w:eastAsia="Times New Roman" w:hAnsi="Times New Roman" w:cs="Times New Roman"/>
          <w:sz w:val="24"/>
          <w:szCs w:val="24"/>
        </w:rPr>
        <w:fldChar w:fldCharType="separate"/>
      </w:r>
      <w:r w:rsidR="003F7713" w:rsidRPr="002B0243">
        <w:rPr>
          <w:rFonts w:ascii="Times New Roman" w:eastAsia="Times New Roman" w:hAnsi="Times New Roman" w:cs="Times New Roman"/>
          <w:noProof/>
          <w:sz w:val="24"/>
          <w:szCs w:val="24"/>
        </w:rPr>
        <w:t>(Pescador et al. 2018)</w:t>
      </w:r>
      <w:r w:rsidR="003F7713" w:rsidRPr="002B0243">
        <w:rPr>
          <w:rFonts w:ascii="Times New Roman" w:eastAsia="Times New Roman" w:hAnsi="Times New Roman" w:cs="Times New Roman"/>
          <w:sz w:val="24"/>
          <w:szCs w:val="24"/>
        </w:rPr>
        <w:fldChar w:fldCharType="end"/>
      </w:r>
      <w:r w:rsidR="003F7713" w:rsidRPr="002B0243">
        <w:rPr>
          <w:rFonts w:ascii="Times New Roman" w:eastAsia="Times New Roman" w:hAnsi="Times New Roman" w:cs="Times New Roman"/>
          <w:sz w:val="24"/>
          <w:szCs w:val="24"/>
        </w:rPr>
        <w:t xml:space="preserve">. </w:t>
      </w:r>
      <w:r w:rsidRPr="002B0243">
        <w:rPr>
          <w:rFonts w:ascii="Times New Roman" w:eastAsia="Times New Roman" w:hAnsi="Times New Roman" w:cs="Times New Roman"/>
          <w:sz w:val="24"/>
          <w:szCs w:val="24"/>
        </w:rPr>
        <w:t>In that way, our results do not support these variables as strong generalities for the whole of flowering plants, but we also do not discard their importance in some groups, depending on their geographical distribution.</w:t>
      </w:r>
    </w:p>
    <w:p w14:paraId="6C416080" w14:textId="77777777" w:rsidR="00636091" w:rsidRPr="002B0243" w:rsidRDefault="00636091" w:rsidP="00E8237C">
      <w:pPr>
        <w:shd w:val="clear" w:color="auto" w:fill="FFFFFF"/>
        <w:spacing w:line="360" w:lineRule="auto"/>
        <w:ind w:firstLine="720"/>
        <w:rPr>
          <w:rFonts w:ascii="Times New Roman" w:eastAsia="Times New Roman" w:hAnsi="Times New Roman" w:cs="Times New Roman"/>
          <w:sz w:val="24"/>
          <w:szCs w:val="24"/>
        </w:rPr>
        <w:pPrChange w:id="584" w:author="Thais Nogales Da Costa Vasconcelos" w:date="2022-09-17T10:24:00Z">
          <w:pPr>
            <w:shd w:val="clear" w:color="auto" w:fill="FFFFFF"/>
            <w:spacing w:line="480" w:lineRule="auto"/>
            <w:ind w:firstLine="720"/>
          </w:pPr>
        </w:pPrChange>
      </w:pPr>
    </w:p>
    <w:p w14:paraId="6A4EE717" w14:textId="18BA4BE1" w:rsidR="00DC165B" w:rsidRPr="002B0243" w:rsidRDefault="00000000" w:rsidP="00E8237C">
      <w:pPr>
        <w:shd w:val="clear" w:color="auto" w:fill="FFFFFF"/>
        <w:spacing w:line="360" w:lineRule="auto"/>
        <w:rPr>
          <w:rFonts w:ascii="Times New Roman" w:eastAsia="Times New Roman" w:hAnsi="Times New Roman" w:cs="Times New Roman"/>
          <w:i/>
          <w:sz w:val="24"/>
          <w:szCs w:val="24"/>
        </w:rPr>
        <w:pPrChange w:id="585"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i/>
          <w:sz w:val="24"/>
          <w:szCs w:val="24"/>
        </w:rPr>
        <w:t>Annual strategy as a heat avoidance mechanism</w:t>
      </w:r>
    </w:p>
    <w:p w14:paraId="70044A39" w14:textId="4DAA93A5"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586"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 xml:space="preserve">The one constant pattern we found across almost all analyzed clades relates to their response to extreme heat. In </w:t>
      </w:r>
      <w:del w:id="587" w:author="James Boyko" w:date="2022-09-15T13:43:00Z">
        <w:r w:rsidRPr="002B0243" w:rsidDel="00E67CF5">
          <w:rPr>
            <w:rFonts w:ascii="Times New Roman" w:eastAsia="Times New Roman" w:hAnsi="Times New Roman" w:cs="Times New Roman"/>
            <w:sz w:val="24"/>
            <w:szCs w:val="24"/>
          </w:rPr>
          <w:delText xml:space="preserve">32 </w:delText>
        </w:r>
      </w:del>
      <w:ins w:id="588" w:author="James Boyko" w:date="2022-09-15T13:43:00Z">
        <w:r w:rsidR="00E67CF5" w:rsidRPr="002B0243">
          <w:rPr>
            <w:rFonts w:ascii="Times New Roman" w:eastAsia="Times New Roman" w:hAnsi="Times New Roman" w:cs="Times New Roman"/>
            <w:sz w:val="24"/>
            <w:szCs w:val="24"/>
          </w:rPr>
          <w:t>3</w:t>
        </w:r>
        <w:r w:rsidR="00E67CF5">
          <w:rPr>
            <w:rFonts w:ascii="Times New Roman" w:eastAsia="Times New Roman" w:hAnsi="Times New Roman" w:cs="Times New Roman"/>
            <w:sz w:val="24"/>
            <w:szCs w:val="24"/>
          </w:rPr>
          <w:t>1</w:t>
        </w:r>
        <w:r w:rsidR="00E67CF5"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out of the 3</w:t>
      </w:r>
      <w:r w:rsidR="00F00ECE">
        <w:rPr>
          <w:rFonts w:ascii="Times New Roman" w:eastAsia="Times New Roman" w:hAnsi="Times New Roman" w:cs="Times New Roman"/>
          <w:sz w:val="24"/>
          <w:szCs w:val="24"/>
        </w:rPr>
        <w:t>2</w:t>
      </w:r>
      <w:r w:rsidRPr="002B0243">
        <w:rPr>
          <w:rFonts w:ascii="Times New Roman" w:eastAsia="Times New Roman" w:hAnsi="Times New Roman" w:cs="Times New Roman"/>
          <w:sz w:val="24"/>
          <w:szCs w:val="24"/>
        </w:rPr>
        <w:t xml:space="preserve"> clades, we found </w:t>
      </w:r>
      <w:del w:id="589" w:author="Thais Nogales Da Costa Vasconcelos" w:date="2022-09-17T12:45:00Z">
        <w:r w:rsidRPr="002B0243" w:rsidDel="00636091">
          <w:rPr>
            <w:rFonts w:ascii="Times New Roman" w:eastAsia="Times New Roman" w:hAnsi="Times New Roman" w:cs="Times New Roman"/>
            <w:sz w:val="24"/>
            <w:szCs w:val="24"/>
          </w:rPr>
          <w:delText>θ</w:delText>
        </w:r>
        <w:r w:rsidRPr="002B0243" w:rsidDel="00636091">
          <w:rPr>
            <w:rFonts w:ascii="Times New Roman" w:eastAsia="Times New Roman" w:hAnsi="Times New Roman" w:cs="Times New Roman"/>
            <w:sz w:val="24"/>
            <w:szCs w:val="24"/>
            <w:vertAlign w:val="subscript"/>
          </w:rPr>
          <w:delText>annuals</w:delText>
        </w:r>
        <w:r w:rsidRPr="002B0243" w:rsidDel="00636091">
          <w:rPr>
            <w:rFonts w:ascii="Times New Roman" w:eastAsia="Times New Roman" w:hAnsi="Times New Roman" w:cs="Times New Roman"/>
            <w:sz w:val="24"/>
            <w:szCs w:val="24"/>
          </w:rPr>
          <w:delText xml:space="preserve"> </w:delText>
        </w:r>
      </w:del>
      <w:ins w:id="590" w:author="Thais Nogales Da Costa Vasconcelos" w:date="2022-09-17T12:45:00Z">
        <w:r w:rsidR="00636091">
          <w:rPr>
            <w:rFonts w:ascii="Times New Roman" w:eastAsia="Times New Roman" w:hAnsi="Times New Roman" w:cs="Times New Roman"/>
            <w:sz w:val="24"/>
            <w:szCs w:val="24"/>
          </w:rPr>
          <w:t>annuals</w:t>
        </w:r>
        <w:r w:rsidR="00636091"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to </w:t>
      </w:r>
      <w:del w:id="591" w:author="Thais Nogales Da Costa Vasconcelos" w:date="2022-09-17T12:45:00Z">
        <w:r w:rsidRPr="002B0243" w:rsidDel="00636091">
          <w:rPr>
            <w:rFonts w:ascii="Times New Roman" w:eastAsia="Times New Roman" w:hAnsi="Times New Roman" w:cs="Times New Roman"/>
            <w:sz w:val="24"/>
            <w:szCs w:val="24"/>
          </w:rPr>
          <w:delText xml:space="preserve">be </w:delText>
        </w:r>
      </w:del>
      <w:ins w:id="592" w:author="Thais Nogales Da Costa Vasconcelos" w:date="2022-09-17T12:45:00Z">
        <w:r w:rsidR="00636091">
          <w:rPr>
            <w:rFonts w:ascii="Times New Roman" w:eastAsia="Times New Roman" w:hAnsi="Times New Roman" w:cs="Times New Roman"/>
            <w:sz w:val="24"/>
            <w:szCs w:val="24"/>
          </w:rPr>
          <w:t>present</w:t>
        </w:r>
        <w:r w:rsidR="00636091"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consistently higher </w:t>
      </w:r>
      <w:ins w:id="593" w:author="Thais Nogales Da Costa Vasconcelos" w:date="2022-09-17T12:45:00Z">
        <w:r w:rsidR="00636091">
          <w:rPr>
            <w:rFonts w:ascii="Times New Roman" w:eastAsia="Times New Roman" w:hAnsi="Times New Roman" w:cs="Times New Roman"/>
            <w:sz w:val="24"/>
            <w:szCs w:val="24"/>
          </w:rPr>
          <w:t xml:space="preserve">expected values </w:t>
        </w:r>
      </w:ins>
      <w:r w:rsidRPr="002B0243">
        <w:rPr>
          <w:rFonts w:ascii="Times New Roman" w:eastAsia="Times New Roman" w:hAnsi="Times New Roman" w:cs="Times New Roman"/>
          <w:sz w:val="24"/>
          <w:szCs w:val="24"/>
        </w:rPr>
        <w:t>for maximum temperature of the warmest month. This points towards a generality in the way flowering plants evolve in response to survival in areas subject to extreme heat, where adult mortality is high and surviving as a seed through the hottest seasons may be an option</w:t>
      </w:r>
      <w:r w:rsidR="00EF6538" w:rsidRPr="002B0243">
        <w:rPr>
          <w:rFonts w:ascii="Times New Roman" w:eastAsia="Times New Roman" w:hAnsi="Times New Roman" w:cs="Times New Roman"/>
          <w:sz w:val="24"/>
          <w:szCs w:val="24"/>
        </w:rPr>
        <w:t xml:space="preserve">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(Angert et al. 2007; Venable 2007)</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Both annuals and perennials are probably equally sensitive to heat stress in their adult form</w:t>
      </w:r>
      <w:r w:rsidR="00EF6538" w:rsidRPr="002B0243">
        <w:rPr>
          <w:rFonts w:ascii="Times New Roman" w:eastAsia="Times New Roman" w:hAnsi="Times New Roman" w:cs="Times New Roman"/>
          <w:sz w:val="24"/>
          <w:szCs w:val="24"/>
        </w:rPr>
        <w:t xml:space="preserve">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(Raunkiaer 1934; Teskey et al. 2015)</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but annuals can evade the hottest season in the form of seed, which is one of the most resistant plant structures </w:t>
      </w:r>
      <w:r w:rsidR="00EF6538" w:rsidRPr="002B0243">
        <w:rPr>
          <w:rFonts w:ascii="Times New Roman" w:eastAsia="Times New Roman" w:hAnsi="Times New Roman" w:cs="Times New Roman"/>
          <w:sz w:val="24"/>
          <w:szCs w:val="24"/>
        </w:rPr>
        <w:fldChar w:fldCharType="begin"/>
      </w:r>
      <w:r w:rsidR="00EF6538" w:rsidRPr="002B0243">
        <w:rPr>
          <w:rFonts w:ascii="Times New Roman" w:eastAsia="Times New Roman" w:hAnsi="Times New Roman" w:cs="Times New Roman"/>
          <w:sz w:val="24"/>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sidRPr="002B0243">
        <w:rPr>
          <w:rFonts w:ascii="Times New Roman" w:eastAsia="Times New Roman" w:hAnsi="Times New Roman" w:cs="Times New Roman"/>
          <w:sz w:val="24"/>
          <w:szCs w:val="24"/>
        </w:rPr>
        <w:fldChar w:fldCharType="separate"/>
      </w:r>
      <w:r w:rsidR="00EF6538" w:rsidRPr="002B0243">
        <w:rPr>
          <w:rFonts w:ascii="Times New Roman" w:eastAsia="Times New Roman" w:hAnsi="Times New Roman" w:cs="Times New Roman"/>
          <w:noProof/>
          <w:sz w:val="24"/>
          <w:szCs w:val="24"/>
        </w:rPr>
        <w:t>(e.g., Janzen 1984)</w:t>
      </w:r>
      <w:r w:rsidR="00EF6538"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Annuality</w:t>
      </w:r>
      <w:proofErr w:type="spellEnd"/>
      <w:r w:rsidRPr="002B0243">
        <w:rPr>
          <w:rFonts w:ascii="Times New Roman" w:eastAsia="Times New Roman" w:hAnsi="Times New Roman" w:cs="Times New Roman"/>
          <w:sz w:val="24"/>
          <w:szCs w:val="24"/>
        </w:rPr>
        <w:t xml:space="preserve"> then becomes a type of heat avoidance mechanism.</w:t>
      </w:r>
    </w:p>
    <w:p w14:paraId="6FA069FC" w14:textId="20A88235" w:rsidR="00DC165B" w:rsidRPr="002B0243" w:rsidRDefault="00000000" w:rsidP="00E8237C">
      <w:pPr>
        <w:shd w:val="clear" w:color="auto" w:fill="FFFFFF"/>
        <w:spacing w:line="360" w:lineRule="auto"/>
        <w:ind w:firstLine="720"/>
        <w:rPr>
          <w:rFonts w:ascii="Times New Roman" w:eastAsia="Times New Roman" w:hAnsi="Times New Roman" w:cs="Times New Roman"/>
          <w:sz w:val="24"/>
          <w:szCs w:val="24"/>
        </w:rPr>
        <w:pPrChange w:id="594" w:author="Thais Nogales Da Costa Vasconcelos" w:date="2022-09-17T10:24:00Z">
          <w:pPr>
            <w:shd w:val="clear" w:color="auto" w:fill="FFFFFF"/>
            <w:spacing w:line="480" w:lineRule="auto"/>
            <w:ind w:firstLine="720"/>
          </w:pPr>
        </w:pPrChange>
      </w:pPr>
      <w:r w:rsidRPr="002B0243">
        <w:rPr>
          <w:rFonts w:ascii="Times New Roman" w:eastAsia="Times New Roman" w:hAnsi="Times New Roman" w:cs="Times New Roman"/>
          <w:sz w:val="24"/>
          <w:szCs w:val="24"/>
        </w:rPr>
        <w:t xml:space="preserve">In </w:t>
      </w:r>
      <w:r w:rsidRPr="002B0243">
        <w:rPr>
          <w:rFonts w:ascii="Times New Roman" w:eastAsia="Times New Roman" w:hAnsi="Times New Roman" w:cs="Times New Roman"/>
          <w:i/>
          <w:sz w:val="24"/>
          <w:szCs w:val="24"/>
        </w:rPr>
        <w:t>Impatiens</w:t>
      </w:r>
      <w:r w:rsidRPr="002B0243">
        <w:rPr>
          <w:rFonts w:ascii="Times New Roman" w:eastAsia="Times New Roman" w:hAnsi="Times New Roman" w:cs="Times New Roman"/>
          <w:sz w:val="24"/>
          <w:szCs w:val="24"/>
        </w:rPr>
        <w:t xml:space="preserve"> (</w:t>
      </w:r>
      <w:proofErr w:type="spellStart"/>
      <w:r w:rsidRPr="002B0243">
        <w:rPr>
          <w:rFonts w:ascii="Times New Roman" w:eastAsia="Times New Roman" w:hAnsi="Times New Roman" w:cs="Times New Roman"/>
          <w:sz w:val="24"/>
          <w:szCs w:val="24"/>
        </w:rPr>
        <w:t>Balsaminaceae</w:t>
      </w:r>
      <w:proofErr w:type="spellEnd"/>
      <w:r w:rsidRPr="002B0243">
        <w:rPr>
          <w:rFonts w:ascii="Times New Roman" w:eastAsia="Times New Roman" w:hAnsi="Times New Roman" w:cs="Times New Roman"/>
          <w:sz w:val="24"/>
          <w:szCs w:val="24"/>
        </w:rPr>
        <w:t xml:space="preserve">), the group that was constantly found to go against this general pattern, many of the annuals occur in temperate regions of North America, Europe, and Asia, whereas many perennials are native to the warmer tropical areas </w:t>
      </w:r>
      <w:r w:rsidR="00BC2AA7" w:rsidRPr="002B0243">
        <w:rPr>
          <w:rFonts w:ascii="Times New Roman" w:eastAsia="Times New Roman" w:hAnsi="Times New Roman" w:cs="Times New Roman"/>
          <w:sz w:val="24"/>
          <w:szCs w:val="24"/>
        </w:rPr>
        <w:fldChar w:fldCharType="begin"/>
      </w:r>
      <w:r w:rsidR="00BC2AA7" w:rsidRPr="002B0243">
        <w:rPr>
          <w:rFonts w:ascii="Times New Roman" w:eastAsia="Times New Roman" w:hAnsi="Times New Roman" w:cs="Times New Roman"/>
          <w:sz w:val="24"/>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sidRPr="002B0243">
        <w:rPr>
          <w:rFonts w:ascii="Times New Roman" w:eastAsia="Times New Roman" w:hAnsi="Times New Roman" w:cs="Times New Roman"/>
          <w:sz w:val="24"/>
          <w:szCs w:val="24"/>
        </w:rPr>
        <w:fldChar w:fldCharType="separate"/>
      </w:r>
      <w:r w:rsidR="00BC2AA7" w:rsidRPr="002B0243">
        <w:rPr>
          <w:rFonts w:ascii="Times New Roman" w:eastAsia="Times New Roman" w:hAnsi="Times New Roman" w:cs="Times New Roman"/>
          <w:noProof/>
          <w:sz w:val="24"/>
          <w:szCs w:val="24"/>
        </w:rPr>
        <w:t>(Grey-Wilson 1980; Ruchisansakun et al. 2016)</w:t>
      </w:r>
      <w:r w:rsidR="00BC2AA7" w:rsidRPr="002B0243">
        <w:rPr>
          <w:rFonts w:ascii="Times New Roman" w:eastAsia="Times New Roman" w:hAnsi="Times New Roman" w:cs="Times New Roman"/>
          <w:sz w:val="24"/>
          <w:szCs w:val="24"/>
        </w:rPr>
        <w:fldChar w:fldCharType="end"/>
      </w:r>
      <w:r w:rsidRPr="002B0243">
        <w:rPr>
          <w:rFonts w:ascii="Times New Roman" w:eastAsia="Times New Roman" w:hAnsi="Times New Roman" w:cs="Times New Roman"/>
          <w:sz w:val="24"/>
          <w:szCs w:val="24"/>
        </w:rPr>
        <w:t>. They are mainly summer annuals (</w:t>
      </w:r>
      <w:proofErr w:type="gramStart"/>
      <w:r w:rsidRPr="002B0243">
        <w:rPr>
          <w:rFonts w:ascii="Times New Roman" w:eastAsia="Times New Roman" w:hAnsi="Times New Roman" w:cs="Times New Roman"/>
          <w:sz w:val="24"/>
          <w:szCs w:val="24"/>
        </w:rPr>
        <w:t>i.e.</w:t>
      </w:r>
      <w:proofErr w:type="gramEnd"/>
      <w:r w:rsidRPr="002B0243">
        <w:rPr>
          <w:rFonts w:ascii="Times New Roman" w:eastAsia="Times New Roman" w:hAnsi="Times New Roman" w:cs="Times New Roman"/>
          <w:sz w:val="24"/>
          <w:szCs w:val="24"/>
        </w:rPr>
        <w:t xml:space="preserve"> complete their life cycle during the summer), in contrast to other species in our dataset which are winter annuals (complete life cycle during </w:t>
      </w:r>
      <w:ins w:id="595" w:author="Thais Nogales Da Costa Vasconcelos" w:date="2022-09-17T12:46:00Z">
        <w:r w:rsidR="00636091">
          <w:rPr>
            <w:rFonts w:ascii="Times New Roman" w:eastAsia="Times New Roman" w:hAnsi="Times New Roman" w:cs="Times New Roman"/>
            <w:sz w:val="24"/>
            <w:szCs w:val="24"/>
          </w:rPr>
          <w:t xml:space="preserve">the </w:t>
        </w:r>
      </w:ins>
      <w:r w:rsidRPr="002B0243">
        <w:rPr>
          <w:rFonts w:ascii="Times New Roman" w:eastAsia="Times New Roman" w:hAnsi="Times New Roman" w:cs="Times New Roman"/>
          <w:sz w:val="24"/>
          <w:szCs w:val="24"/>
        </w:rPr>
        <w:t xml:space="preserve">winter; e.g. </w:t>
      </w:r>
      <w:proofErr w:type="spellStart"/>
      <w:r w:rsidRPr="002B0243">
        <w:rPr>
          <w:rFonts w:ascii="Times New Roman" w:eastAsia="Times New Roman" w:hAnsi="Times New Roman" w:cs="Times New Roman"/>
          <w:sz w:val="24"/>
          <w:szCs w:val="24"/>
        </w:rPr>
        <w:t>Mulroy</w:t>
      </w:r>
      <w:proofErr w:type="spellEnd"/>
      <w:r w:rsidRPr="002B0243">
        <w:rPr>
          <w:rFonts w:ascii="Times New Roman" w:eastAsia="Times New Roman" w:hAnsi="Times New Roman" w:cs="Times New Roman"/>
          <w:sz w:val="24"/>
          <w:szCs w:val="24"/>
        </w:rPr>
        <w:t xml:space="preserve"> and </w:t>
      </w:r>
      <w:proofErr w:type="spellStart"/>
      <w:r w:rsidRPr="002B0243">
        <w:rPr>
          <w:rFonts w:ascii="Times New Roman" w:eastAsia="Times New Roman" w:hAnsi="Times New Roman" w:cs="Times New Roman"/>
          <w:sz w:val="24"/>
          <w:szCs w:val="24"/>
        </w:rPr>
        <w:t>Rundel</w:t>
      </w:r>
      <w:proofErr w:type="spellEnd"/>
      <w:r w:rsidRPr="002B0243">
        <w:rPr>
          <w:rFonts w:ascii="Times New Roman" w:eastAsia="Times New Roman" w:hAnsi="Times New Roman" w:cs="Times New Roman"/>
          <w:sz w:val="24"/>
          <w:szCs w:val="24"/>
        </w:rPr>
        <w:t xml:space="preserve">, 1977). Though to our knowledge there is no list of species at a global scale that distinguish winter from summer annuals, nor there are any evolutionary studies comparing these two different types of life </w:t>
      </w:r>
      <w:r w:rsidRPr="002B0243">
        <w:rPr>
          <w:rFonts w:ascii="Times New Roman" w:eastAsia="Times New Roman" w:hAnsi="Times New Roman" w:cs="Times New Roman"/>
          <w:sz w:val="24"/>
          <w:szCs w:val="24"/>
        </w:rPr>
        <w:lastRenderedPageBreak/>
        <w:t xml:space="preserve">history strategies, we suspect that the fact that we find a strong support for maximum temperature of the warmest month as an important variable means that most annuals, at least in our dataset, are probably summer annuals. That would be also consistent with the idea of </w:t>
      </w:r>
      <w:proofErr w:type="spellStart"/>
      <w:r w:rsidRPr="002B0243">
        <w:rPr>
          <w:rFonts w:ascii="Times New Roman" w:eastAsia="Times New Roman" w:hAnsi="Times New Roman" w:cs="Times New Roman"/>
          <w:sz w:val="24"/>
          <w:szCs w:val="24"/>
        </w:rPr>
        <w:t>mediterranean</w:t>
      </w:r>
      <w:proofErr w:type="spellEnd"/>
      <w:r w:rsidRPr="002B0243">
        <w:rPr>
          <w:rFonts w:ascii="Times New Roman" w:eastAsia="Times New Roman" w:hAnsi="Times New Roman" w:cs="Times New Roman"/>
          <w:sz w:val="24"/>
          <w:szCs w:val="24"/>
        </w:rPr>
        <w:t xml:space="preserve"> and subtropical deserts, where summers are the most unfavorable season for plants, generally favor the evolution of annuals. On an evolutionary </w:t>
      </w:r>
      <w:proofErr w:type="gramStart"/>
      <w:r w:rsidRPr="002B0243">
        <w:rPr>
          <w:rFonts w:ascii="Times New Roman" w:eastAsia="Times New Roman" w:hAnsi="Times New Roman" w:cs="Times New Roman"/>
          <w:sz w:val="24"/>
          <w:szCs w:val="24"/>
        </w:rPr>
        <w:t>stand-point</w:t>
      </w:r>
      <w:proofErr w:type="gramEnd"/>
      <w:r w:rsidRPr="002B0243">
        <w:rPr>
          <w:rFonts w:ascii="Times New Roman" w:eastAsia="Times New Roman" w:hAnsi="Times New Roman" w:cs="Times New Roman"/>
          <w:sz w:val="24"/>
          <w:szCs w:val="24"/>
        </w:rPr>
        <w:t>, this further supports the lack of alternative pathways for heat tolerance in vegetative structures in plants. This is a worrying scenario for most environments dominated by perennials, given that extreme heat and heat waves tend to become increasingly frequent (</w:t>
      </w:r>
      <w:proofErr w:type="spellStart"/>
      <w:r w:rsidRPr="002B0243">
        <w:rPr>
          <w:rFonts w:ascii="Times New Roman" w:eastAsia="Times New Roman" w:hAnsi="Times New Roman" w:cs="Times New Roman"/>
          <w:sz w:val="24"/>
          <w:szCs w:val="24"/>
        </w:rPr>
        <w:t>Teskey</w:t>
      </w:r>
      <w:proofErr w:type="spellEnd"/>
      <w:r w:rsidRPr="002B0243">
        <w:rPr>
          <w:rFonts w:ascii="Times New Roman" w:eastAsia="Times New Roman" w:hAnsi="Times New Roman" w:cs="Times New Roman"/>
          <w:sz w:val="24"/>
          <w:szCs w:val="24"/>
        </w:rPr>
        <w:t xml:space="preserve"> et al., 2015). </w:t>
      </w:r>
    </w:p>
    <w:p w14:paraId="780EDD5B" w14:textId="77777777" w:rsidR="00DC165B" w:rsidRPr="002B0243" w:rsidRDefault="00DC165B" w:rsidP="00E8237C">
      <w:pPr>
        <w:shd w:val="clear" w:color="auto" w:fill="FFFFFF"/>
        <w:spacing w:line="360" w:lineRule="auto"/>
        <w:rPr>
          <w:rFonts w:ascii="Times New Roman" w:eastAsia="Times New Roman" w:hAnsi="Times New Roman" w:cs="Times New Roman"/>
          <w:sz w:val="24"/>
          <w:szCs w:val="24"/>
        </w:rPr>
        <w:pPrChange w:id="596" w:author="Thais Nogales Da Costa Vasconcelos" w:date="2022-09-17T10:24:00Z">
          <w:pPr>
            <w:shd w:val="clear" w:color="auto" w:fill="FFFFFF"/>
            <w:spacing w:line="480" w:lineRule="auto"/>
          </w:pPr>
        </w:pPrChange>
      </w:pPr>
    </w:p>
    <w:p w14:paraId="412940CF" w14:textId="2E46D245" w:rsidR="00E9630C" w:rsidRPr="002B0243" w:rsidRDefault="0035515B" w:rsidP="00E8237C">
      <w:pPr>
        <w:shd w:val="clear" w:color="auto" w:fill="FFFFFF"/>
        <w:spacing w:line="360" w:lineRule="auto"/>
        <w:rPr>
          <w:rFonts w:ascii="Times New Roman" w:eastAsia="Times New Roman" w:hAnsi="Times New Roman" w:cs="Times New Roman"/>
          <w:b/>
          <w:sz w:val="24"/>
          <w:szCs w:val="24"/>
        </w:rPr>
        <w:pPrChange w:id="597"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b/>
          <w:sz w:val="24"/>
          <w:szCs w:val="24"/>
        </w:rPr>
        <w:t>Conclusions</w:t>
      </w:r>
    </w:p>
    <w:p w14:paraId="2387725E" w14:textId="33A8BB23" w:rsidR="00DC165B" w:rsidRPr="002B0243" w:rsidRDefault="00000000" w:rsidP="00E8237C">
      <w:pPr>
        <w:shd w:val="clear" w:color="auto" w:fill="FFFFFF"/>
        <w:spacing w:line="360" w:lineRule="auto"/>
        <w:rPr>
          <w:rFonts w:ascii="Times New Roman" w:eastAsia="Times New Roman" w:hAnsi="Times New Roman" w:cs="Times New Roman"/>
          <w:sz w:val="24"/>
          <w:szCs w:val="24"/>
        </w:rPr>
        <w:pPrChange w:id="598" w:author="Thais Nogales Da Costa Vasconcelos" w:date="2022-09-17T10:24:00Z">
          <w:pPr>
            <w:shd w:val="clear" w:color="auto" w:fill="FFFFFF"/>
            <w:spacing w:line="480" w:lineRule="auto"/>
          </w:pPr>
        </w:pPrChange>
      </w:pPr>
      <w:r w:rsidRPr="002B0243">
        <w:rPr>
          <w:rFonts w:ascii="Times New Roman" w:eastAsia="Times New Roman" w:hAnsi="Times New Roman" w:cs="Times New Roman"/>
          <w:sz w:val="24"/>
          <w:szCs w:val="24"/>
        </w:rPr>
        <w:t xml:space="preserve">This study provides the first broad 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 specific evolutionary patterns. However, this approach also allowed us to find at least one generality in the long term responses of life history evolution in relation to climate. Temperature variables, and specifically extreme heat, were found to have a consistent effect in all clades, pointing towards a generality that annual semelparous strategy probably often evolves as a heat avoidance mechanism, possibly due to the lack of alternative evolutionary pathways to survive heat stress in plants. Finally, we also show how climatic variables have a </w:t>
      </w:r>
      <w:del w:id="599" w:author="Thais Nogales Da Costa Vasconcelos" w:date="2022-09-17T12:49:00Z">
        <w:r w:rsidRPr="002B0243" w:rsidDel="00452F06">
          <w:rPr>
            <w:rFonts w:ascii="Times New Roman" w:eastAsia="Times New Roman" w:hAnsi="Times New Roman" w:cs="Times New Roman"/>
            <w:sz w:val="24"/>
            <w:szCs w:val="24"/>
          </w:rPr>
          <w:delText xml:space="preserve">huge </w:delText>
        </w:r>
      </w:del>
      <w:ins w:id="600" w:author="Thais Nogales Da Costa Vasconcelos" w:date="2022-09-17T12:49:00Z">
        <w:r w:rsidR="00452F06">
          <w:rPr>
            <w:rFonts w:ascii="Times New Roman" w:eastAsia="Times New Roman" w:hAnsi="Times New Roman" w:cs="Times New Roman"/>
            <w:sz w:val="24"/>
            <w:szCs w:val="24"/>
          </w:rPr>
          <w:t>strong</w:t>
        </w:r>
        <w:r w:rsidR="00452F06" w:rsidRPr="002B0243">
          <w:rPr>
            <w:rFonts w:ascii="Times New Roman" w:eastAsia="Times New Roman" w:hAnsi="Times New Roman" w:cs="Times New Roman"/>
            <w:sz w:val="24"/>
            <w:szCs w:val="24"/>
          </w:rPr>
          <w:t xml:space="preserve"> </w:t>
        </w:r>
      </w:ins>
      <w:r w:rsidRPr="002B0243">
        <w:rPr>
          <w:rFonts w:ascii="Times New Roman" w:eastAsia="Times New Roman" w:hAnsi="Times New Roman" w:cs="Times New Roman"/>
          <w:sz w:val="24"/>
          <w:szCs w:val="24"/>
        </w:rPr>
        <w:t xml:space="preserve">influence in the evolution of correlated discrete traits once a joint modeling approach is considered. </w:t>
      </w:r>
      <w:r w:rsidRPr="00452F06">
        <w:rPr>
          <w:rFonts w:ascii="Times New Roman" w:eastAsia="Times New Roman" w:hAnsi="Times New Roman" w:cs="Times New Roman"/>
          <w:strike/>
          <w:sz w:val="24"/>
          <w:szCs w:val="24"/>
          <w:rPrChange w:id="601" w:author="Thais Nogales Da Costa Vasconcelos" w:date="2022-09-17T12:49:00Z">
            <w:rPr>
              <w:rFonts w:ascii="Times New Roman" w:eastAsia="Times New Roman" w:hAnsi="Times New Roman" w:cs="Times New Roman"/>
              <w:sz w:val="24"/>
              <w:szCs w:val="24"/>
            </w:rPr>
          </w:rPrChange>
        </w:rPr>
        <w:t>Besides answering our research questions, this analysis also provides an example of how to use hOUwie for future users.</w:t>
      </w:r>
      <w:r w:rsidRPr="002B0243">
        <w:rPr>
          <w:rFonts w:ascii="Times New Roman" w:eastAsia="Times New Roman" w:hAnsi="Times New Roman" w:cs="Times New Roman"/>
          <w:sz w:val="24"/>
          <w:szCs w:val="24"/>
        </w:rPr>
        <w:t xml:space="preserve"> </w:t>
      </w:r>
    </w:p>
    <w:p w14:paraId="1E3B4D54" w14:textId="77777777" w:rsidR="00DC165B" w:rsidRPr="002B0243"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21979ABD" w14:textId="77777777" w:rsidR="00A21488" w:rsidRPr="002B0243" w:rsidRDefault="00A21488" w:rsidP="004C7D04">
      <w:pPr>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br w:type="page"/>
      </w:r>
    </w:p>
    <w:p w14:paraId="4E652146" w14:textId="4AAF155A" w:rsidR="00A21488" w:rsidRPr="002B0243" w:rsidRDefault="00000000"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lastRenderedPageBreak/>
        <w:t>References</w:t>
      </w:r>
    </w:p>
    <w:p w14:paraId="5BF92BD8" w14:textId="77777777" w:rsidR="00BE3773" w:rsidRPr="00BE3773" w:rsidRDefault="00E81204" w:rsidP="00BE3773">
      <w:pPr>
        <w:pStyle w:val="Bibliography"/>
        <w:rPr>
          <w:lang w:val="en-US"/>
        </w:rPr>
      </w:pPr>
      <w:r w:rsidRPr="002B0243">
        <w:rPr>
          <w:rFonts w:eastAsia="Times New Roman"/>
          <w:sz w:val="24"/>
          <w:szCs w:val="24"/>
        </w:rPr>
        <w:fldChar w:fldCharType="begin"/>
      </w:r>
      <w:r w:rsidRPr="002B0243">
        <w:rPr>
          <w:rFonts w:eastAsia="Times New Roman"/>
          <w:sz w:val="24"/>
          <w:szCs w:val="24"/>
        </w:rPr>
        <w:instrText xml:space="preserve"> ADDIN ZOTERO_BIBL {"uncited":[],"omitted":[],"custom":[]} CSL_BIBLIOGRAPHY </w:instrText>
      </w:r>
      <w:r w:rsidRPr="002B0243">
        <w:rPr>
          <w:rFonts w:eastAsia="Times New Roman"/>
          <w:sz w:val="24"/>
          <w:szCs w:val="24"/>
        </w:rPr>
        <w:fldChar w:fldCharType="separate"/>
      </w:r>
      <w:r w:rsidR="00BE3773" w:rsidRPr="00BE3773">
        <w:rPr>
          <w:lang w:val="en-US"/>
        </w:rPr>
        <w:t>Aarssen L.W. 2000. Why Are Most Selfers Annuals? A New Hypothesis for the Fitness Benefit of Selfing. Oikos. 89:606–612.</w:t>
      </w:r>
    </w:p>
    <w:p w14:paraId="0113EB9E" w14:textId="77777777" w:rsidR="00BE3773" w:rsidRPr="00BE3773" w:rsidRDefault="00BE3773" w:rsidP="00BE3773">
      <w:pPr>
        <w:pStyle w:val="Bibliography"/>
        <w:rPr>
          <w:lang w:val="en-US"/>
        </w:rPr>
      </w:pPr>
      <w:r w:rsidRPr="00BE3773">
        <w:rPr>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442C052" w14:textId="77777777" w:rsidR="00BE3773" w:rsidRPr="00BE3773" w:rsidRDefault="00BE3773" w:rsidP="00BE3773">
      <w:pPr>
        <w:pStyle w:val="Bibliography"/>
        <w:rPr>
          <w:lang w:val="en-US"/>
        </w:rPr>
      </w:pPr>
      <w:r w:rsidRPr="00BE3773">
        <w:rPr>
          <w:lang w:val="en-US"/>
        </w:rPr>
        <w:t>Angert A.L., Huxman T.E., Barron-Gafford G.A., Gerst K.L., Venable D.L. 2007. Linking growth strategies to long-term population dynamics in a guild of desert annuals. Journal of Ecology. 95:321–331.</w:t>
      </w:r>
    </w:p>
    <w:p w14:paraId="3FD90546" w14:textId="77777777" w:rsidR="00BE3773" w:rsidRPr="00BE3773" w:rsidRDefault="00BE3773" w:rsidP="00BE3773">
      <w:pPr>
        <w:pStyle w:val="Bibliography"/>
        <w:rPr>
          <w:lang w:val="en-US"/>
        </w:rPr>
      </w:pPr>
      <w:r w:rsidRPr="00BE3773">
        <w:rPr>
          <w:lang w:val="en-US"/>
        </w:rPr>
        <w:t>Arévalo R., van Ee B.W., Riina R., Berry P.E., Wiedenhoeft A.C. 2017. Force of habit: shrubs, trees and contingent evolution of wood anatomical diversity using Croton (Euphorbiaceae) as a model system. Annals of Botany. 119:563–579.</w:t>
      </w:r>
    </w:p>
    <w:p w14:paraId="03AC1AA3" w14:textId="77777777" w:rsidR="00BE3773" w:rsidRPr="00BE3773" w:rsidRDefault="00BE3773" w:rsidP="00BE3773">
      <w:pPr>
        <w:pStyle w:val="Bibliography"/>
        <w:rPr>
          <w:lang w:val="en-US"/>
        </w:rPr>
      </w:pPr>
      <w:r w:rsidRPr="00BE3773">
        <w:rPr>
          <w:lang w:val="en-US"/>
        </w:rPr>
        <w:t>Baldwin B.G. 2007. Adaptive radiation of shrubby tarweeds (Deinandra) in the California Islands parallels diversification of the Hawaiian silversword alliance (Compositae–Madiinae). American Journal of Botany. 94:237–248.</w:t>
      </w:r>
    </w:p>
    <w:p w14:paraId="7C868846" w14:textId="77777777" w:rsidR="00BE3773" w:rsidRPr="00BE3773" w:rsidRDefault="00BE3773" w:rsidP="00BE3773">
      <w:pPr>
        <w:pStyle w:val="Bibliography"/>
        <w:rPr>
          <w:lang w:val="en-US"/>
        </w:rPr>
      </w:pPr>
      <w:r w:rsidRPr="00BE3773">
        <w:rPr>
          <w:lang w:val="en-US"/>
        </w:rPr>
        <w:t>Banasiak Ł., Piwczyński M., Uliński T., Downie S.R., Watson M.F., Shakya B., Spalik K. 2013. Dispersal patterns in space and time: a case study of Apiaceae subfamily Apioideae. Journal of Biogeography. 40:1324–1335.</w:t>
      </w:r>
    </w:p>
    <w:p w14:paraId="5026D3F3" w14:textId="77777777" w:rsidR="00BE3773" w:rsidRPr="00BE3773" w:rsidRDefault="00BE3773" w:rsidP="00BE3773">
      <w:pPr>
        <w:pStyle w:val="Bibliography"/>
        <w:rPr>
          <w:lang w:val="en-US"/>
        </w:rPr>
      </w:pPr>
      <w:r w:rsidRPr="00BE3773">
        <w:rPr>
          <w:lang w:val="en-US"/>
        </w:rPr>
        <w:t>Beaulieu J.M., Jhwueng D.-C., Boettiger C., O’Meara B.C. 2012. Modeling Stabilizing Selection: Expanding the Ornstein–Uhlenbeck Model of Adaptive Evolution. Evolution. 66:2369–2383.</w:t>
      </w:r>
    </w:p>
    <w:p w14:paraId="7C9DE81E" w14:textId="77777777" w:rsidR="00BE3773" w:rsidRPr="00BE3773" w:rsidRDefault="00BE3773" w:rsidP="00BE3773">
      <w:pPr>
        <w:pStyle w:val="Bibliography"/>
        <w:rPr>
          <w:lang w:val="en-US"/>
        </w:rPr>
      </w:pPr>
      <w:r w:rsidRPr="00BE3773">
        <w:rPr>
          <w:lang w:val="en-US"/>
        </w:rPr>
        <w:t>Billings W.D., Mooney H.A. 1968. The Ecology of Arctic and Alpine Plants. Biological Reviews. 43:481–529.</w:t>
      </w:r>
    </w:p>
    <w:p w14:paraId="50DEB4BE" w14:textId="77777777" w:rsidR="00BE3773" w:rsidRPr="00BE3773" w:rsidRDefault="00BE3773" w:rsidP="00BE3773">
      <w:pPr>
        <w:pStyle w:val="Bibliography"/>
        <w:rPr>
          <w:lang w:val="en-US"/>
        </w:rPr>
      </w:pPr>
      <w:r w:rsidRPr="00BE3773">
        <w:rPr>
          <w:lang w:val="en-US"/>
        </w:rPr>
        <w:t>Bivand R.S., Pebesma E.J., Gómez-Rubio V., Pebesma E.J. 2008. Applied spatial data analysis with R. Springer.</w:t>
      </w:r>
    </w:p>
    <w:p w14:paraId="0AC8C1F5" w14:textId="77777777" w:rsidR="00BE3773" w:rsidRPr="00BE3773" w:rsidRDefault="00BE3773" w:rsidP="00BE3773">
      <w:pPr>
        <w:pStyle w:val="Bibliography"/>
        <w:rPr>
          <w:lang w:val="en-US"/>
        </w:rPr>
      </w:pPr>
      <w:r w:rsidRPr="00BE3773">
        <w:rPr>
          <w:lang w:val="en-US"/>
        </w:rPr>
        <w:t>Boyko J., Beaulieu J. 2022. Reducing the biases in false correlations between discrete characters. .</w:t>
      </w:r>
    </w:p>
    <w:p w14:paraId="52C57AD1" w14:textId="77777777" w:rsidR="00BE3773" w:rsidRPr="00BE3773" w:rsidRDefault="00BE3773" w:rsidP="00BE3773">
      <w:pPr>
        <w:pStyle w:val="Bibliography"/>
        <w:rPr>
          <w:lang w:val="en-US"/>
        </w:rPr>
      </w:pPr>
      <w:r w:rsidRPr="00BE3773">
        <w:rPr>
          <w:lang w:val="en-US"/>
        </w:rPr>
        <w:t>Boyko J., O’Meara B., Beaulieu J. 2022. Jointly Modeling the Evolution of Discrete and Continuous Traits. .</w:t>
      </w:r>
    </w:p>
    <w:p w14:paraId="7D058135" w14:textId="77777777" w:rsidR="00BE3773" w:rsidRPr="00BE3773" w:rsidRDefault="00BE3773" w:rsidP="00BE3773">
      <w:pPr>
        <w:pStyle w:val="Bibliography"/>
        <w:rPr>
          <w:lang w:val="en-US"/>
        </w:rPr>
      </w:pPr>
      <w:r w:rsidRPr="00BE3773">
        <w:rPr>
          <w:lang w:val="en-US"/>
        </w:rPr>
        <w:t>Brummitt R.K., Pando F., Hollis S., Brummitt N.A. 2001. World geographical scheme for recording plant distributions. International working group on taxonomic databases for plant sciences (TDWG ….</w:t>
      </w:r>
    </w:p>
    <w:p w14:paraId="573AD3ED" w14:textId="77777777" w:rsidR="00BE3773" w:rsidRPr="00BE3773" w:rsidRDefault="00BE3773" w:rsidP="00BE3773">
      <w:pPr>
        <w:pStyle w:val="Bibliography"/>
        <w:rPr>
          <w:lang w:val="en-US"/>
        </w:rPr>
      </w:pPr>
      <w:r w:rsidRPr="00BE3773">
        <w:rPr>
          <w:lang w:val="en-US"/>
        </w:rPr>
        <w:t>Butler M.A., King A.A. 2004. Phylogenetic Comparative Analysis: A Modeling Approach for                         Adaptive Evolution. The American Naturalist. 164:683–695.</w:t>
      </w:r>
    </w:p>
    <w:p w14:paraId="06E106BD" w14:textId="77777777" w:rsidR="00BE3773" w:rsidRPr="00BE3773" w:rsidRDefault="00BE3773" w:rsidP="00BE3773">
      <w:pPr>
        <w:pStyle w:val="Bibliography"/>
        <w:rPr>
          <w:lang w:val="en-US"/>
        </w:rPr>
      </w:pPr>
      <w:r w:rsidRPr="00BE3773">
        <w:rPr>
          <w:lang w:val="en-US"/>
        </w:rPr>
        <w:t>Carlquist S.J. 1974. Island biology. Columbia University Press.</w:t>
      </w:r>
    </w:p>
    <w:p w14:paraId="01CC39C2" w14:textId="77777777" w:rsidR="00BE3773" w:rsidRPr="00BE3773" w:rsidRDefault="00BE3773" w:rsidP="00BE3773">
      <w:pPr>
        <w:pStyle w:val="Bibliography"/>
        <w:rPr>
          <w:lang w:val="en-US"/>
        </w:rPr>
      </w:pPr>
      <w:r w:rsidRPr="00BE3773">
        <w:rPr>
          <w:lang w:val="en-US"/>
        </w:rPr>
        <w:t>Chamberlain S.A., Boettiger C. 2017. R Python, and Ruby clients for GBIF species occurrence data. .</w:t>
      </w:r>
    </w:p>
    <w:p w14:paraId="12D08AB1" w14:textId="77777777" w:rsidR="00BE3773" w:rsidRPr="00BE3773" w:rsidRDefault="00BE3773" w:rsidP="00BE3773">
      <w:pPr>
        <w:pStyle w:val="Bibliography"/>
        <w:rPr>
          <w:lang w:val="en-US"/>
        </w:rPr>
      </w:pPr>
      <w:r w:rsidRPr="00BE3773">
        <w:rPr>
          <w:lang w:val="en-US"/>
        </w:rPr>
        <w:lastRenderedPageBreak/>
        <w:t>Chamberlain S.A., Szöcs E. 2013. taxize: taxonomic search and retrieval in R. F1000Research. 2.</w:t>
      </w:r>
    </w:p>
    <w:p w14:paraId="65655928" w14:textId="77777777" w:rsidR="00BE3773" w:rsidRPr="00BE3773" w:rsidRDefault="00BE3773" w:rsidP="00BE3773">
      <w:pPr>
        <w:pStyle w:val="Bibliography"/>
        <w:rPr>
          <w:lang w:val="en-US"/>
        </w:rPr>
      </w:pPr>
      <w:r w:rsidRPr="00BE3773">
        <w:rPr>
          <w:lang w:val="en-US"/>
        </w:rPr>
        <w:t>Cole L.C. 1954. The Population Consequences of Life History Phenomena. The Quarterly Review of Biology. 29:103–137.</w:t>
      </w:r>
    </w:p>
    <w:p w14:paraId="7C1A2E7E" w14:textId="77777777" w:rsidR="00BE3773" w:rsidRPr="00BE3773" w:rsidRDefault="00BE3773" w:rsidP="00BE3773">
      <w:pPr>
        <w:pStyle w:val="Bibliography"/>
        <w:rPr>
          <w:lang w:val="en-US"/>
        </w:rPr>
      </w:pPr>
      <w:r w:rsidRPr="00BE3773">
        <w:rPr>
          <w:lang w:val="en-US"/>
        </w:rPr>
        <w:t>Drummond C.S., Eastwood R.J., Miotto S.T.S., Hughes C.E. 2012. Multiple Continental Radiations and Correlates of Diversification in Lupinus (Leguminosae): Testing for Key Innovation with Incomplete Taxon Sampling. Systematic Biology. 61:443–460.</w:t>
      </w:r>
    </w:p>
    <w:p w14:paraId="1376853F" w14:textId="77777777" w:rsidR="00BE3773" w:rsidRPr="00BE3773" w:rsidRDefault="00BE3773" w:rsidP="00BE3773">
      <w:pPr>
        <w:pStyle w:val="Bibliography"/>
        <w:rPr>
          <w:lang w:val="en-US"/>
        </w:rPr>
      </w:pPr>
      <w:r w:rsidRPr="00BE3773">
        <w:rPr>
          <w:lang w:val="en-US"/>
        </w:rPr>
        <w:t>Edwards E.J., Chatelet D.S., Chen B.-C., Ong J.Y., Tagane S., Kanemitsu H., Tagawa K., Teramoto K., Park B., Chung K.-F., Hu J.-M., Yahara T., Donoghue M.J. 2017. Convergence, Consilience, and the Evolution of Temperate Deciduous Forests. The American Naturalist. 190:S87–S104.</w:t>
      </w:r>
    </w:p>
    <w:p w14:paraId="44E283E6" w14:textId="77777777" w:rsidR="00BE3773" w:rsidRPr="00BE3773" w:rsidRDefault="00BE3773" w:rsidP="00BE3773">
      <w:pPr>
        <w:pStyle w:val="Bibliography"/>
        <w:rPr>
          <w:lang w:val="en-US"/>
        </w:rPr>
      </w:pPr>
      <w:r w:rsidRPr="00BE3773">
        <w:rPr>
          <w:lang w:val="en-US"/>
        </w:rPr>
        <w:t>Ehleringer J.R., Sage R.F., Flanagan L.B., Pearcy R.W. 1991. Climate change and the evolution of C4 photosynthesis. Trends in Ecology &amp; Evolution. 6:95–99.</w:t>
      </w:r>
    </w:p>
    <w:p w14:paraId="40EAE95E" w14:textId="77777777" w:rsidR="00BE3773" w:rsidRPr="00BE3773" w:rsidRDefault="00BE3773" w:rsidP="00BE3773">
      <w:pPr>
        <w:pStyle w:val="Bibliography"/>
        <w:rPr>
          <w:lang w:val="en-US"/>
        </w:rPr>
      </w:pPr>
      <w:r w:rsidRPr="00BE3773">
        <w:rPr>
          <w:lang w:val="en-US"/>
        </w:rPr>
        <w:t>Ehrendorfer F., Barfuss M.H.J., Manen J.-F., Schneeweiss G.M. 2018. Phylogeny, character evolution and spatiotemporal diversification of the species-rich and world-wide distributed tribe Rubieae (Rubiaceae). PLOS ONE. 13:e0207615.</w:t>
      </w:r>
    </w:p>
    <w:p w14:paraId="0F079AAF" w14:textId="77777777" w:rsidR="00BE3773" w:rsidRPr="00BE3773" w:rsidRDefault="00BE3773" w:rsidP="00BE3773">
      <w:pPr>
        <w:pStyle w:val="Bibliography"/>
        <w:rPr>
          <w:lang w:val="en-US"/>
        </w:rPr>
      </w:pPr>
      <w:r w:rsidRPr="00BE3773">
        <w:rPr>
          <w:lang w:val="en-US"/>
        </w:rPr>
        <w:t>Escobar J.S., Cenci A., Bolognini J., Haudry A., Laurent S., David J., Glémin S. 2010. An Integrative Test of the Dead-End Hypothesis of Selfing Evolution in Triticeae (poaceae). Evolution. 64:2855–2872.</w:t>
      </w:r>
    </w:p>
    <w:p w14:paraId="31C5F5C1" w14:textId="77777777" w:rsidR="00BE3773" w:rsidRPr="00BE3773" w:rsidRDefault="00BE3773" w:rsidP="00BE3773">
      <w:pPr>
        <w:pStyle w:val="Bibliography"/>
        <w:rPr>
          <w:lang w:val="en-US"/>
        </w:rPr>
      </w:pPr>
      <w:r w:rsidRPr="00BE3773">
        <w:rPr>
          <w:lang w:val="en-US"/>
        </w:rPr>
        <w:t>Evans M.E.K., Hearn D.J., Hahn W.J., Spangle J.M., Venable D.L. 2005. Climate and Life-History Evolution in Evening Primroses (oenothera, Onagraceae): A Phylogenetic Comparative Analysis. Evolution. 59:1914–1927.</w:t>
      </w:r>
    </w:p>
    <w:p w14:paraId="1271C036" w14:textId="77777777" w:rsidR="00BE3773" w:rsidRPr="00BE3773" w:rsidRDefault="00BE3773" w:rsidP="00BE3773">
      <w:pPr>
        <w:pStyle w:val="Bibliography"/>
        <w:rPr>
          <w:lang w:val="en-US"/>
        </w:rPr>
      </w:pPr>
      <w:r w:rsidRPr="00BE3773">
        <w:rPr>
          <w:lang w:val="en-US"/>
        </w:rPr>
        <w:t>Fiz O., Valcárcel V., Vargas P. 2002. Phylogenetic position of Mediterranean Astereae and character evolution of daisies (Bellis, Asteraceae) inferred from nrDNA ITS sequences. Molecular Phylogenetics and Evolution. 25:157–171.</w:t>
      </w:r>
    </w:p>
    <w:p w14:paraId="30E79BF4" w14:textId="77777777" w:rsidR="00BE3773" w:rsidRPr="00BE3773" w:rsidRDefault="00BE3773" w:rsidP="00BE3773">
      <w:pPr>
        <w:pStyle w:val="Bibliography"/>
        <w:rPr>
          <w:lang w:val="en-US"/>
        </w:rPr>
      </w:pPr>
      <w:r w:rsidRPr="00BE3773">
        <w:rPr>
          <w:lang w:val="en-US"/>
        </w:rPr>
        <w:t>Freyman W.A., Höhna S. 2019. Stochastic Character Mapping of State-Dependent Diversification Reveals the Tempo of Evolutionary Decline in Self-Compatible Onagraceae Lineages. Systematic Biology. 68:505–519.</w:t>
      </w:r>
    </w:p>
    <w:p w14:paraId="4056AC4B" w14:textId="77777777" w:rsidR="00BE3773" w:rsidRPr="00BE3773" w:rsidRDefault="00BE3773" w:rsidP="00BE3773">
      <w:pPr>
        <w:pStyle w:val="Bibliography"/>
        <w:rPr>
          <w:lang w:val="en-US"/>
        </w:rPr>
      </w:pPr>
      <w:r w:rsidRPr="00BE3773">
        <w:rPr>
          <w:lang w:val="en-US"/>
        </w:rPr>
        <w:t>Friedman J. 2020. The Evolution of Annual and Perennial Plant Life Histories: Ecological Correlates and Genetic Mechanisms. Annual Review of Ecology, Evolution, and Systematics. 51:461–481.</w:t>
      </w:r>
    </w:p>
    <w:p w14:paraId="581C8C1E" w14:textId="77777777" w:rsidR="00BE3773" w:rsidRPr="00BE3773" w:rsidRDefault="00BE3773" w:rsidP="00BE3773">
      <w:pPr>
        <w:pStyle w:val="Bibliography"/>
        <w:rPr>
          <w:lang w:val="en-US"/>
        </w:rPr>
      </w:pPr>
      <w:r w:rsidRPr="00BE3773">
        <w:rPr>
          <w:lang w:val="en-US"/>
        </w:rPr>
        <w:t>Givnish T.J. 2015. Adaptive radiation versus ‘radiation’ and ‘explosive diversification’: why conceptual distinctions are fundamental to understanding evolution. New Phytologist. 207:297–303.</w:t>
      </w:r>
    </w:p>
    <w:p w14:paraId="5A3830B1" w14:textId="77777777" w:rsidR="00BE3773" w:rsidRPr="00BE3773" w:rsidRDefault="00BE3773" w:rsidP="00BE3773">
      <w:pPr>
        <w:pStyle w:val="Bibliography"/>
        <w:rPr>
          <w:lang w:val="en-US"/>
        </w:rPr>
      </w:pPr>
      <w:r w:rsidRPr="00BE3773">
        <w:rPr>
          <w:lang w:val="en-US"/>
        </w:rPr>
        <w:t>Gorospe J.M., Monjas D., Fernández-Mazuecos M. 2020. Out of the Mediterranean Region: Worldwide biogeography of snapdragons and relatives (tribe Antirrhineae, Plantaginaceae). Journal of Biogeography. 47:2442–2456.</w:t>
      </w:r>
    </w:p>
    <w:p w14:paraId="38B0CF51" w14:textId="77777777" w:rsidR="00BE3773" w:rsidRPr="00BE3773" w:rsidRDefault="00BE3773" w:rsidP="00BE3773">
      <w:pPr>
        <w:pStyle w:val="Bibliography"/>
        <w:rPr>
          <w:lang w:val="en-US"/>
        </w:rPr>
      </w:pPr>
      <w:r w:rsidRPr="00BE3773">
        <w:rPr>
          <w:lang w:val="en-US"/>
        </w:rPr>
        <w:t>Grey-Wilson C. 1980. Impatiens of Africa. CRC Press.</w:t>
      </w:r>
    </w:p>
    <w:p w14:paraId="720E282B" w14:textId="77777777" w:rsidR="00BE3773" w:rsidRPr="00BE3773" w:rsidRDefault="00BE3773" w:rsidP="00BE3773">
      <w:pPr>
        <w:pStyle w:val="Bibliography"/>
        <w:rPr>
          <w:lang w:val="en-US"/>
        </w:rPr>
      </w:pPr>
      <w:r w:rsidRPr="00BE3773">
        <w:rPr>
          <w:lang w:val="en-US"/>
        </w:rPr>
        <w:lastRenderedPageBreak/>
        <w:t>Grime J.P. 1977. Evidence for the Existence of Three Primary Strategies in Plants and Its Relevance to Ecological and Evolutionary Theory. The American Naturalist. 111:1169–1194.</w:t>
      </w:r>
    </w:p>
    <w:p w14:paraId="24280058" w14:textId="77777777" w:rsidR="00BE3773" w:rsidRPr="00BE3773" w:rsidRDefault="00BE3773" w:rsidP="00BE3773">
      <w:pPr>
        <w:pStyle w:val="Bibliography"/>
        <w:rPr>
          <w:lang w:val="en-US"/>
        </w:rPr>
      </w:pPr>
      <w:r w:rsidRPr="00BE3773">
        <w:rPr>
          <w:lang w:val="en-US"/>
        </w:rPr>
        <w:t>Hansen T.F. 1997. Stabilizing Selection and the Comparative Analysis of Adaptation. Evolution. 51:1341–1351.</w:t>
      </w:r>
    </w:p>
    <w:p w14:paraId="2DA1FA39" w14:textId="77777777" w:rsidR="00BE3773" w:rsidRPr="00BE3773" w:rsidRDefault="00BE3773" w:rsidP="00BE3773">
      <w:pPr>
        <w:pStyle w:val="Bibliography"/>
        <w:rPr>
          <w:lang w:val="en-US"/>
        </w:rPr>
      </w:pPr>
      <w:r w:rsidRPr="00BE3773">
        <w:rPr>
          <w:lang w:val="en-US"/>
        </w:rPr>
        <w:t>Hijmans R.J., Van Etten J., Cheng J., Mattiuzzi M., Sumner M., Greenberg J.A., Lamigueiro O.P., Bevan A., Racine E.B., Shortridge A. 2015. Package ‘raster.’ R package. 734.</w:t>
      </w:r>
    </w:p>
    <w:p w14:paraId="3A0936C6" w14:textId="77777777" w:rsidR="00BE3773" w:rsidRPr="00BE3773" w:rsidRDefault="00BE3773" w:rsidP="00BE3773">
      <w:pPr>
        <w:pStyle w:val="Bibliography"/>
        <w:rPr>
          <w:lang w:val="en-US"/>
        </w:rPr>
      </w:pPr>
      <w:r w:rsidRPr="00BE3773">
        <w:rPr>
          <w:lang w:val="en-US"/>
        </w:rPr>
        <w:t>Ho L.S.T., Ané C. 2014. Intrinsic inference difficulties for trait evolution with Ornstein</w:t>
      </w:r>
      <w:r w:rsidRPr="00BE3773">
        <w:rPr>
          <w:rFonts w:ascii="Cambria Math" w:hAnsi="Cambria Math" w:cs="Cambria Math"/>
          <w:lang w:val="en-US"/>
        </w:rPr>
        <w:t>‐</w:t>
      </w:r>
      <w:r w:rsidRPr="00BE3773">
        <w:rPr>
          <w:lang w:val="en-US"/>
        </w:rPr>
        <w:t>Uhlenbeck models. Methods in Ecology and Evolution. 5:1133–1146.</w:t>
      </w:r>
    </w:p>
    <w:p w14:paraId="0E870A26" w14:textId="77777777" w:rsidR="00BE3773" w:rsidRPr="00BE3773" w:rsidRDefault="00BE3773" w:rsidP="00BE3773">
      <w:pPr>
        <w:pStyle w:val="Bibliography"/>
        <w:rPr>
          <w:lang w:val="en-US"/>
        </w:rPr>
      </w:pPr>
      <w:r w:rsidRPr="00BE3773">
        <w:rPr>
          <w:lang w:val="en-US"/>
        </w:rPr>
        <w:t>Holzmueller E.J., Jose S. 2009. Invasive plant conundrum: What makes the aliens so successful? Journal of Tropical Agriculture. 47:18–29.</w:t>
      </w:r>
    </w:p>
    <w:p w14:paraId="6D9CFA77" w14:textId="77777777" w:rsidR="00BE3773" w:rsidRPr="00BE3773" w:rsidRDefault="00BE3773" w:rsidP="00BE3773">
      <w:pPr>
        <w:pStyle w:val="Bibliography"/>
        <w:rPr>
          <w:lang w:val="en-US"/>
        </w:rPr>
      </w:pPr>
      <w:r w:rsidRPr="00BE3773">
        <w:rPr>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3A419CF2" w14:textId="77777777" w:rsidR="00BE3773" w:rsidRPr="00BE3773" w:rsidRDefault="00BE3773" w:rsidP="00BE3773">
      <w:pPr>
        <w:pStyle w:val="Bibliography"/>
        <w:rPr>
          <w:lang w:val="en-US"/>
        </w:rPr>
      </w:pPr>
      <w:r w:rsidRPr="00BE3773">
        <w:rPr>
          <w:lang w:val="en-US"/>
        </w:rPr>
        <w:t>Howard C.C., Folk R.A., Beaulieu J.M., Cellinese N. 2019. The monocotyledonous underground: global climatic and phylogenetic patterns of geophyte diversity. American Journal of Botany. 106:850–863.</w:t>
      </w:r>
    </w:p>
    <w:p w14:paraId="022EB12E" w14:textId="77777777" w:rsidR="00BE3773" w:rsidRPr="00BE3773" w:rsidRDefault="00BE3773" w:rsidP="00BE3773">
      <w:pPr>
        <w:pStyle w:val="Bibliography"/>
        <w:rPr>
          <w:lang w:val="en-US"/>
        </w:rPr>
      </w:pPr>
      <w:r w:rsidRPr="00BE3773">
        <w:rPr>
          <w:lang w:val="en-US"/>
        </w:rPr>
        <w:t>Huang X.-C., German D.A., Koch M.A. 2020. Temporal patterns of diversification in Brassicaceae demonstrate decoupling of rate shifts and mesopolyploidization events. Annals of Botany. 125:29–47.</w:t>
      </w:r>
    </w:p>
    <w:p w14:paraId="544FED34" w14:textId="77777777" w:rsidR="00BE3773" w:rsidRPr="00BE3773" w:rsidRDefault="00BE3773" w:rsidP="00BE3773">
      <w:pPr>
        <w:pStyle w:val="Bibliography"/>
        <w:rPr>
          <w:lang w:val="en-US"/>
        </w:rPr>
      </w:pPr>
      <w:r w:rsidRPr="00BE3773">
        <w:rPr>
          <w:lang w:val="en-US"/>
        </w:rPr>
        <w:t>Humphreys A.M., Linder H.P. 2013. Evidence for recent evolution of cold tolerance in grasses suggests current distribution is not limited by (low) temperature. New Phytologist. 198:1261–1273.</w:t>
      </w:r>
    </w:p>
    <w:p w14:paraId="194BC647" w14:textId="77777777" w:rsidR="00BE3773" w:rsidRPr="00BE3773" w:rsidRDefault="00BE3773" w:rsidP="00BE3773">
      <w:pPr>
        <w:pStyle w:val="Bibliography"/>
        <w:rPr>
          <w:lang w:val="en-US"/>
        </w:rPr>
      </w:pPr>
      <w:r w:rsidRPr="00BE3773">
        <w:rPr>
          <w:lang w:val="en-US"/>
        </w:rPr>
        <w:t>Igic B., Busch J.W. 2013. Is self-fertilization an evolutionary dead end? New Phytologist. 198:386–397.</w:t>
      </w:r>
    </w:p>
    <w:p w14:paraId="0B0248DE" w14:textId="77777777" w:rsidR="00BE3773" w:rsidRPr="00BE3773" w:rsidRDefault="00BE3773" w:rsidP="00BE3773">
      <w:pPr>
        <w:pStyle w:val="Bibliography"/>
        <w:rPr>
          <w:lang w:val="en-US"/>
        </w:rPr>
      </w:pPr>
      <w:r w:rsidRPr="00BE3773">
        <w:rPr>
          <w:lang w:val="en-US"/>
        </w:rPr>
        <w:t>Janzen D.H. 1984. Dispersal of Small Seeds by Big Herbivores: Foliage is the Fruit. The American Naturalist. 123:338–353.</w:t>
      </w:r>
    </w:p>
    <w:p w14:paraId="71B23387" w14:textId="77777777" w:rsidR="00BE3773" w:rsidRPr="00BE3773" w:rsidRDefault="00BE3773" w:rsidP="00BE3773">
      <w:pPr>
        <w:pStyle w:val="Bibliography"/>
        <w:rPr>
          <w:lang w:val="en-US"/>
        </w:rPr>
      </w:pPr>
      <w:r w:rsidRPr="00BE3773">
        <w:rPr>
          <w:lang w:val="en-US"/>
        </w:rPr>
        <w:t>Karger D.N., Conrad O., Böhner J., Kawohl T., Kreft H., Soria-Auza R.W., Zimmermann N.E., Linder H.P., Kessler M. 2017. Climatologies at high resolution for the earth’s land surface areas. Scientific data. 4:1–20.</w:t>
      </w:r>
    </w:p>
    <w:p w14:paraId="5C6FBBCD" w14:textId="77777777" w:rsidR="00BE3773" w:rsidRPr="00BE3773" w:rsidRDefault="00BE3773" w:rsidP="00BE3773">
      <w:pPr>
        <w:pStyle w:val="Bibliography"/>
        <w:rPr>
          <w:lang w:val="en-US"/>
        </w:rPr>
      </w:pPr>
      <w:r w:rsidRPr="00BE3773">
        <w:rPr>
          <w:lang w:val="en-US"/>
        </w:rPr>
        <w:t>Koch M.A., Karl R., German D.A., Al-Shehbaz I.A. 2012. Systematics, taxonomy and biogeography of three new Asian genera of Brassicaceae tribe Arabideae: An ancient distribution circle around the Asian high mountains. TAXON. 61:955–969.</w:t>
      </w:r>
    </w:p>
    <w:p w14:paraId="458487C1" w14:textId="77777777" w:rsidR="00BE3773" w:rsidRPr="00BE3773" w:rsidRDefault="00BE3773" w:rsidP="00BE3773">
      <w:pPr>
        <w:pStyle w:val="Bibliography"/>
        <w:rPr>
          <w:lang w:val="en-US"/>
        </w:rPr>
      </w:pPr>
      <w:r w:rsidRPr="00BE3773">
        <w:rPr>
          <w:lang w:val="en-US"/>
        </w:rPr>
        <w:t>Kooyers N.J. 2015. The evolution of drought escape and avoidance in natural herbaceous populations. Plant Science. 234:155–162.</w:t>
      </w:r>
    </w:p>
    <w:p w14:paraId="0858E09E" w14:textId="77777777" w:rsidR="00BE3773" w:rsidRPr="00BE3773" w:rsidRDefault="00BE3773" w:rsidP="00BE3773">
      <w:pPr>
        <w:pStyle w:val="Bibliography"/>
        <w:rPr>
          <w:lang w:val="en-US"/>
        </w:rPr>
      </w:pPr>
      <w:r w:rsidRPr="00BE3773">
        <w:rPr>
          <w:lang w:val="en-US"/>
        </w:rPr>
        <w:t xml:space="preserve">Kriebel R., Drew B., González-Gallegos J.G., Celep F., Heeg L., Mahdjoub M.M., Sytsma K.J. 2020. Pollinator shifts, contingent evolution, and evolutionary constraint drive </w:t>
      </w:r>
      <w:r w:rsidRPr="00BE3773">
        <w:rPr>
          <w:lang w:val="en-US"/>
        </w:rPr>
        <w:lastRenderedPageBreak/>
        <w:t>floral disparity in Salvia (Lamiaceae): Evidence from morphometrics and phylogenetic comparative methods. Evolution. 74:1335–1355.</w:t>
      </w:r>
    </w:p>
    <w:p w14:paraId="54ADB748" w14:textId="77777777" w:rsidR="00BE3773" w:rsidRPr="00BE3773" w:rsidRDefault="00BE3773" w:rsidP="00BE3773">
      <w:pPr>
        <w:pStyle w:val="Bibliography"/>
        <w:rPr>
          <w:lang w:val="en-US"/>
        </w:rPr>
      </w:pPr>
      <w:r w:rsidRPr="00BE3773">
        <w:rPr>
          <w:lang w:val="en-US"/>
        </w:rPr>
        <w:t>Labra A., Pienaar J., Hansen T.F. 2009. Evolution of Thermal Physiology in Liolaemus Lizards: Adaptation, Phylogenetic Inertia, and Niche Tracking. The American Naturalist. 174:204–220.</w:t>
      </w:r>
    </w:p>
    <w:p w14:paraId="275D339A" w14:textId="77777777" w:rsidR="00BE3773" w:rsidRPr="00BE3773" w:rsidRDefault="00BE3773" w:rsidP="00BE3773">
      <w:pPr>
        <w:pStyle w:val="Bibliography"/>
        <w:rPr>
          <w:lang w:val="en-US"/>
        </w:rPr>
      </w:pPr>
      <w:r w:rsidRPr="00BE3773">
        <w:rPr>
          <w:lang w:val="en-US"/>
        </w:rPr>
        <w:t>Linder H.P., Lehmann C.E.R., Archibald S., Osborne C.P., Richardson D.M. 2018. Global grass (Poaceae) success underpinned by traits facilitating colonization, persistence and habitat transformation. Biological Reviews. 93:1125–1144.</w:t>
      </w:r>
    </w:p>
    <w:p w14:paraId="3D916ABF" w14:textId="77777777" w:rsidR="00BE3773" w:rsidRPr="00BE3773" w:rsidRDefault="00BE3773" w:rsidP="00BE3773">
      <w:pPr>
        <w:pStyle w:val="Bibliography"/>
        <w:rPr>
          <w:lang w:val="en-US"/>
        </w:rPr>
      </w:pPr>
      <w:r w:rsidRPr="00BE3773">
        <w:rPr>
          <w:lang w:val="en-US"/>
        </w:rPr>
        <w:t>Monroe J.G., Gill B., Turner K.G., McKay J.K. 2019. Drought regimens predict life history strategies in Heliophila. New Phytologist. 223:2054–2062.</w:t>
      </w:r>
    </w:p>
    <w:p w14:paraId="0EB8E606" w14:textId="77777777" w:rsidR="00BE3773" w:rsidRPr="00BE3773" w:rsidRDefault="00BE3773" w:rsidP="00BE3773">
      <w:pPr>
        <w:pStyle w:val="Bibliography"/>
        <w:rPr>
          <w:lang w:val="en-US"/>
        </w:rPr>
      </w:pPr>
      <w:r w:rsidRPr="00BE3773">
        <w:rPr>
          <w:lang w:val="en-US"/>
        </w:rPr>
        <w:t>Mooers A.Ø., Harvey P.H. 1994. Metabolic rate, generation time, and the rate of molecular evolution in birds. Molecular phylogenetics and evolution. 3:344–350.</w:t>
      </w:r>
    </w:p>
    <w:p w14:paraId="665D3657" w14:textId="77777777" w:rsidR="00BE3773" w:rsidRPr="00BE3773" w:rsidRDefault="00BE3773" w:rsidP="00BE3773">
      <w:pPr>
        <w:pStyle w:val="Bibliography"/>
        <w:rPr>
          <w:lang w:val="en-US"/>
        </w:rPr>
      </w:pPr>
      <w:r w:rsidRPr="00BE3773">
        <w:rPr>
          <w:lang w:val="en-US"/>
        </w:rPr>
        <w:t>Mulroy T.W., Rundel P.W. 1977. Annual Plants: Adaptations to Desert Environments. BioScience. 27:109–114.</w:t>
      </w:r>
    </w:p>
    <w:p w14:paraId="20FA905C" w14:textId="77777777" w:rsidR="00BE3773" w:rsidRPr="00BE3773" w:rsidRDefault="00BE3773" w:rsidP="00BE3773">
      <w:pPr>
        <w:pStyle w:val="Bibliography"/>
        <w:rPr>
          <w:lang w:val="en-US"/>
        </w:rPr>
      </w:pPr>
      <w:r w:rsidRPr="00BE3773">
        <w:rPr>
          <w:lang w:val="en-US"/>
        </w:rPr>
        <w:t>Munné-Bosch S., Alegre L. 2004. Die and let live: leaf senescence contributes to plant survival under drought stress. Functional Plant Biol. 31:203–216.</w:t>
      </w:r>
    </w:p>
    <w:p w14:paraId="4780CA5A" w14:textId="77777777" w:rsidR="00BE3773" w:rsidRPr="00BE3773" w:rsidRDefault="00BE3773" w:rsidP="00BE3773">
      <w:pPr>
        <w:pStyle w:val="Bibliography"/>
        <w:rPr>
          <w:lang w:val="en-US"/>
        </w:rPr>
      </w:pPr>
      <w:r w:rsidRPr="00BE3773">
        <w:rPr>
          <w:lang w:val="en-US"/>
        </w:rPr>
        <w:t>Neupane S., Lewis P.O., Dessein S., Shanks H., Paudyal S., Lens F. 2017. Evolution of woody life form on tropical mountains in the tribe Spermacoceae (Rubiaceae). American Journal of Botany. 104:419–438.</w:t>
      </w:r>
    </w:p>
    <w:p w14:paraId="32DFA9A0" w14:textId="77777777" w:rsidR="00BE3773" w:rsidRPr="00BE3773" w:rsidRDefault="00BE3773" w:rsidP="00BE3773">
      <w:pPr>
        <w:pStyle w:val="Bibliography"/>
        <w:rPr>
          <w:lang w:val="en-US"/>
        </w:rPr>
      </w:pPr>
      <w:r w:rsidRPr="00BE3773">
        <w:rPr>
          <w:lang w:val="en-US"/>
        </w:rPr>
        <w:t>Nunney L. 2002. The Effective Size of Annual Plant Populations: The Interaction of a Seed Bank with Fluctuating Population Size in Maintaining Genetic Variation. The American Naturalist. 160:195–204.</w:t>
      </w:r>
    </w:p>
    <w:p w14:paraId="497B2B2D" w14:textId="77777777" w:rsidR="00BE3773" w:rsidRPr="00BE3773" w:rsidRDefault="00BE3773" w:rsidP="00BE3773">
      <w:pPr>
        <w:pStyle w:val="Bibliography"/>
        <w:rPr>
          <w:lang w:val="en-US"/>
        </w:rPr>
      </w:pPr>
      <w:r w:rsidRPr="00BE3773">
        <w:rPr>
          <w:lang w:val="en-US"/>
        </w:rPr>
        <w:t>Nürk N., Scheriau C., Madriñán S. 2013. Explosive radiation in high Andean Hypericum—rates of diversification among New World lineages. Frontiers in Genetics. 4.</w:t>
      </w:r>
    </w:p>
    <w:p w14:paraId="15344534" w14:textId="77777777" w:rsidR="00BE3773" w:rsidRPr="00BE3773" w:rsidRDefault="00BE3773" w:rsidP="00BE3773">
      <w:pPr>
        <w:pStyle w:val="Bibliography"/>
        <w:rPr>
          <w:lang w:val="en-US"/>
        </w:rPr>
      </w:pPr>
      <w:r w:rsidRPr="00BE3773">
        <w:rPr>
          <w:lang w:val="en-US"/>
        </w:rPr>
        <w:t>Ogburn M.R., Edwards E.J. 2015. Life history lability underlies rapid climate niche evolution in the angiosperm clade Montiaceae. Mol. Phylogenet. Evol. 92:181–192.</w:t>
      </w:r>
    </w:p>
    <w:p w14:paraId="114F85EE" w14:textId="77777777" w:rsidR="00BE3773" w:rsidRPr="00BE3773" w:rsidRDefault="00BE3773" w:rsidP="00BE3773">
      <w:pPr>
        <w:pStyle w:val="Bibliography"/>
        <w:rPr>
          <w:lang w:val="en-US"/>
        </w:rPr>
      </w:pPr>
      <w:r w:rsidRPr="00BE3773">
        <w:rPr>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32D1AB1E" w14:textId="77777777" w:rsidR="00BE3773" w:rsidRPr="00BE3773" w:rsidRDefault="00BE3773" w:rsidP="00BE3773">
      <w:pPr>
        <w:pStyle w:val="Bibliography"/>
        <w:rPr>
          <w:lang w:val="en-US"/>
        </w:rPr>
      </w:pPr>
      <w:r w:rsidRPr="00BE3773">
        <w:rPr>
          <w:lang w:val="en-US"/>
        </w:rPr>
        <w:t>Paradis E., Claude J., Strimmer K. 2004. APE: analyses of phylogenetics and evolution in R language. Bioinformatics. 20:289–290.</w:t>
      </w:r>
    </w:p>
    <w:p w14:paraId="309E6575" w14:textId="77777777" w:rsidR="00BE3773" w:rsidRPr="00BE3773" w:rsidRDefault="00BE3773" w:rsidP="00BE3773">
      <w:pPr>
        <w:pStyle w:val="Bibliography"/>
        <w:rPr>
          <w:lang w:val="en-US"/>
        </w:rPr>
      </w:pPr>
      <w:r w:rsidRPr="00BE3773">
        <w:rPr>
          <w:lang w:val="en-US"/>
        </w:rPr>
        <w:t>Park D.S., Potter D. 2015. Why close relatives make bad neighbours: phylogenetic conservatism in niche preferences and dispersal disproves Darwin’s naturalization hypothesis in the thistle tribe. Molecular Ecology. 24:3181–3193.</w:t>
      </w:r>
    </w:p>
    <w:p w14:paraId="47A6FEE3" w14:textId="77777777" w:rsidR="00BE3773" w:rsidRPr="00BE3773" w:rsidRDefault="00BE3773" w:rsidP="00BE3773">
      <w:pPr>
        <w:pStyle w:val="Bibliography"/>
        <w:rPr>
          <w:lang w:val="en-US"/>
        </w:rPr>
      </w:pPr>
      <w:r w:rsidRPr="00BE3773">
        <w:rPr>
          <w:lang w:val="en-US"/>
        </w:rPr>
        <w:t>Pescador D.S., Sánchez A.M., Luzuriaga A.L., Sierra-Almeida A., Escudero A. 2018. Winter is coming: plant freezing resistance as a key functional trait for the assembly of annual Mediterranean communities. Annals of Botany. 121:335–344.</w:t>
      </w:r>
    </w:p>
    <w:p w14:paraId="6C8D2BF2" w14:textId="77777777" w:rsidR="00BE3773" w:rsidRPr="00BE3773" w:rsidRDefault="00BE3773" w:rsidP="00BE3773">
      <w:pPr>
        <w:pStyle w:val="Bibliography"/>
        <w:rPr>
          <w:lang w:val="en-US"/>
        </w:rPr>
      </w:pPr>
      <w:r w:rsidRPr="00BE3773">
        <w:rPr>
          <w:lang w:val="en-US"/>
        </w:rPr>
        <w:lastRenderedPageBreak/>
        <w:t>Rando J.G., Zuntini A.R., Conceição A.S., van den Berg C., Pirani J.R., de Queiroz L.P. 2016. Phylogeny of Chamaecrista ser. Coriaceae (Leguminosae) Unveils a Lineage Recently Diversified in Brazilian Campo Rupestre Vegetation. International Journal of Plant Sciences. 177:3–17.</w:t>
      </w:r>
    </w:p>
    <w:p w14:paraId="7EDBC8D0" w14:textId="77777777" w:rsidR="00BE3773" w:rsidRPr="00BE3773" w:rsidRDefault="00BE3773" w:rsidP="00BE3773">
      <w:pPr>
        <w:pStyle w:val="Bibliography"/>
        <w:rPr>
          <w:lang w:val="en-US"/>
        </w:rPr>
      </w:pPr>
      <w:r w:rsidRPr="00BE3773">
        <w:rPr>
          <w:lang w:val="en-US"/>
        </w:rPr>
        <w:t>Raunkiaer C. 1934. The life forms of plants and statistical plant geography; being the collected papers of C. Raunkiaer. The life forms of plants and statistical plant geography; being the collected papers of C. Raunkiaer.</w:t>
      </w:r>
    </w:p>
    <w:p w14:paraId="50B3D4F7" w14:textId="77777777" w:rsidR="00BE3773" w:rsidRPr="00BE3773" w:rsidRDefault="00BE3773" w:rsidP="00BE3773">
      <w:pPr>
        <w:pStyle w:val="Bibliography"/>
        <w:rPr>
          <w:lang w:val="en-US"/>
        </w:rPr>
      </w:pPr>
      <w:r w:rsidRPr="00BE3773">
        <w:rPr>
          <w:lang w:val="en-US"/>
        </w:rPr>
        <w:t>Revell L.J. 2012. phytools: an R package for phylogenetic comparative biology (and other things). Methods in Ecology and Evolution. 3:217–223.</w:t>
      </w:r>
    </w:p>
    <w:p w14:paraId="1DFDD5E2" w14:textId="77777777" w:rsidR="00BE3773" w:rsidRPr="00BE3773" w:rsidRDefault="00BE3773" w:rsidP="00BE3773">
      <w:pPr>
        <w:pStyle w:val="Bibliography"/>
        <w:rPr>
          <w:lang w:val="en-US"/>
        </w:rPr>
      </w:pPr>
      <w:r w:rsidRPr="00BE3773">
        <w:rPr>
          <w:lang w:val="en-US"/>
        </w:rPr>
        <w:t>Ricklefs R.E., Renner S.S. 1994. Species Richness Within Families of Flowering Plants. Evolution. 48:1619–1636.</w:t>
      </w:r>
    </w:p>
    <w:p w14:paraId="2E0303E3" w14:textId="77777777" w:rsidR="00BE3773" w:rsidRPr="00BE3773" w:rsidRDefault="00BE3773" w:rsidP="00BE3773">
      <w:pPr>
        <w:pStyle w:val="Bibliography"/>
        <w:rPr>
          <w:lang w:val="en-US"/>
        </w:rPr>
      </w:pPr>
      <w:r w:rsidRPr="00BE3773">
        <w:rPr>
          <w:lang w:val="en-US"/>
        </w:rPr>
        <w:t>Roalson E.H., Roberts W.R. 2016. Distinct Processes Drive Diversification in Different Clades of Gesneriaceae. Systematic Biology. 65:662–684.</w:t>
      </w:r>
    </w:p>
    <w:p w14:paraId="44B8EB90" w14:textId="77777777" w:rsidR="00BE3773" w:rsidRPr="00BE3773" w:rsidRDefault="00BE3773" w:rsidP="00BE3773">
      <w:pPr>
        <w:pStyle w:val="Bibliography"/>
        <w:rPr>
          <w:lang w:val="en-US"/>
        </w:rPr>
      </w:pPr>
      <w:r w:rsidRPr="00BE3773">
        <w:rPr>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0531D3D3" w14:textId="77777777" w:rsidR="00BE3773" w:rsidRPr="00BE3773" w:rsidRDefault="00BE3773" w:rsidP="00BE3773">
      <w:pPr>
        <w:pStyle w:val="Bibliography"/>
        <w:rPr>
          <w:lang w:val="en-US"/>
        </w:rPr>
      </w:pPr>
      <w:r w:rsidRPr="00BE3773">
        <w:rPr>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397F754" w14:textId="77777777" w:rsidR="00BE3773" w:rsidRPr="00BE3773" w:rsidRDefault="00BE3773" w:rsidP="00BE3773">
      <w:pPr>
        <w:pStyle w:val="Bibliography"/>
        <w:rPr>
          <w:lang w:val="en-US"/>
        </w:rPr>
      </w:pPr>
      <w:r w:rsidRPr="00BE3773">
        <w:rPr>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57F83BC3" w14:textId="77777777" w:rsidR="00BE3773" w:rsidRPr="00BE3773" w:rsidRDefault="00BE3773" w:rsidP="00BE3773">
      <w:pPr>
        <w:pStyle w:val="Bibliography"/>
        <w:rPr>
          <w:lang w:val="en-US"/>
        </w:rPr>
      </w:pPr>
      <w:r w:rsidRPr="00BE3773">
        <w:rPr>
          <w:lang w:val="en-US"/>
        </w:rPr>
        <w:t>Särkinen T., Bohs L., Olmstead R.G., Knapp S. 2013. A phylogenetic framework for evolutionary study of the nightshades (Solanaceae): a dated 1000-tip tree. BMC Evol Biol. 13:214.</w:t>
      </w:r>
    </w:p>
    <w:p w14:paraId="69199768" w14:textId="77777777" w:rsidR="00BE3773" w:rsidRPr="00BE3773" w:rsidRDefault="00BE3773" w:rsidP="00BE3773">
      <w:pPr>
        <w:pStyle w:val="Bibliography"/>
        <w:rPr>
          <w:lang w:val="en-US"/>
        </w:rPr>
      </w:pPr>
      <w:r w:rsidRPr="00BE3773">
        <w:rPr>
          <w:lang w:val="en-US"/>
        </w:rPr>
        <w:t>Schliep K.P. 2011. phangorn: phylogenetic analysis in R. Bioinformatics. 27:592–593.</w:t>
      </w:r>
    </w:p>
    <w:p w14:paraId="15D25C62" w14:textId="77777777" w:rsidR="00BE3773" w:rsidRPr="00BE3773" w:rsidRDefault="00BE3773" w:rsidP="00BE3773">
      <w:pPr>
        <w:pStyle w:val="Bibliography"/>
        <w:rPr>
          <w:lang w:val="en-US"/>
        </w:rPr>
      </w:pPr>
      <w:r w:rsidRPr="00BE3773">
        <w:rPr>
          <w:lang w:val="en-US"/>
        </w:rPr>
        <w:t>Schneider A.C., Moore A.J. 2017. Parallel Pleistocene amphitropical disjunctions of a parasitic plant and its host. American Journal of Botany. 104:1745–1755.</w:t>
      </w:r>
    </w:p>
    <w:p w14:paraId="422EC8C9" w14:textId="77777777" w:rsidR="00BE3773" w:rsidRPr="00BE3773" w:rsidRDefault="00BE3773" w:rsidP="00BE3773">
      <w:pPr>
        <w:pStyle w:val="Bibliography"/>
        <w:rPr>
          <w:lang w:val="en-US"/>
        </w:rPr>
      </w:pPr>
      <w:r w:rsidRPr="00BE3773">
        <w:rPr>
          <w:lang w:val="en-US"/>
        </w:rPr>
        <w:t>Shimizu K.K., Tsuchimatsu T. 2015. Evolution of Selfing: Recurrent Patterns in Molecular Adaptation. Annual Review of Ecology, Evolution, and Systematics. 46:593–622.</w:t>
      </w:r>
    </w:p>
    <w:p w14:paraId="17D98ECE" w14:textId="77777777" w:rsidR="00BE3773" w:rsidRPr="00BE3773" w:rsidRDefault="00BE3773" w:rsidP="00BE3773">
      <w:pPr>
        <w:pStyle w:val="Bibliography"/>
        <w:rPr>
          <w:lang w:val="en-US"/>
        </w:rPr>
      </w:pPr>
      <w:r w:rsidRPr="00BE3773">
        <w:rPr>
          <w:lang w:val="en-US"/>
        </w:rPr>
        <w:t>Smith S.A., Beaulieu J.M. 2009. Life history influences rates of climatic niche evolution in flowering plants. Proceedings of the Royal Society B: Biological Sciences. 276:4345–4352.</w:t>
      </w:r>
    </w:p>
    <w:p w14:paraId="104828C4" w14:textId="77777777" w:rsidR="00BE3773" w:rsidRPr="00BE3773" w:rsidRDefault="00BE3773" w:rsidP="00BE3773">
      <w:pPr>
        <w:pStyle w:val="Bibliography"/>
        <w:rPr>
          <w:lang w:val="en-US"/>
        </w:rPr>
      </w:pPr>
      <w:r w:rsidRPr="00BE3773">
        <w:rPr>
          <w:lang w:val="en-US"/>
        </w:rPr>
        <w:t>Smith S.A., Brown J.W. 2018. Constructing a broadly inclusive seed plant phylogeny. American Journal of Botany. 105:302–314.</w:t>
      </w:r>
    </w:p>
    <w:p w14:paraId="3B5095F6" w14:textId="77777777" w:rsidR="00BE3773" w:rsidRPr="00BE3773" w:rsidRDefault="00BE3773" w:rsidP="00BE3773">
      <w:pPr>
        <w:pStyle w:val="Bibliography"/>
        <w:rPr>
          <w:lang w:val="en-US"/>
        </w:rPr>
      </w:pPr>
      <w:r w:rsidRPr="00BE3773">
        <w:rPr>
          <w:lang w:val="en-US"/>
        </w:rPr>
        <w:t>Spriggs E.L., Christin P.-A., Edwards E.J. 2014. C4 Photosynthesis Promoted Species Diversification during the Miocene Grassland Expansion. PLOS ONE. 9:e97722.</w:t>
      </w:r>
    </w:p>
    <w:p w14:paraId="1D95BF08" w14:textId="77777777" w:rsidR="00BE3773" w:rsidRPr="00BE3773" w:rsidRDefault="00BE3773" w:rsidP="00BE3773">
      <w:pPr>
        <w:pStyle w:val="Bibliography"/>
        <w:rPr>
          <w:lang w:val="en-US"/>
        </w:rPr>
      </w:pPr>
      <w:r w:rsidRPr="00BE3773">
        <w:rPr>
          <w:lang w:val="en-US"/>
        </w:rPr>
        <w:lastRenderedPageBreak/>
        <w:t>Stearns S.C. 1992. The evolution of life histories. Oxford university press Oxford.</w:t>
      </w:r>
    </w:p>
    <w:p w14:paraId="14CE6662" w14:textId="77777777" w:rsidR="00BE3773" w:rsidRPr="00BE3773" w:rsidRDefault="00BE3773" w:rsidP="00BE3773">
      <w:pPr>
        <w:pStyle w:val="Bibliography"/>
        <w:rPr>
          <w:lang w:val="en-US"/>
        </w:rPr>
      </w:pPr>
      <w:r w:rsidRPr="00BE3773">
        <w:rPr>
          <w:lang w:val="en-US"/>
        </w:rPr>
        <w:t>Stebbins G.L. 1950. Variation and evolution in plants. Variation and evolution in plants. Columbia University Press.</w:t>
      </w:r>
    </w:p>
    <w:p w14:paraId="4D3A7439" w14:textId="77777777" w:rsidR="00BE3773" w:rsidRPr="00BE3773" w:rsidRDefault="00BE3773" w:rsidP="00BE3773">
      <w:pPr>
        <w:pStyle w:val="Bibliography"/>
        <w:rPr>
          <w:lang w:val="en-US"/>
        </w:rPr>
      </w:pPr>
      <w:r w:rsidRPr="00BE3773">
        <w:rPr>
          <w:lang w:val="en-US"/>
        </w:rPr>
        <w:t>Stebbins G.L. 1974. Flowering plants: evolution above the species level. Cambridge, Mass: Belknap Press of Harvard University Press.</w:t>
      </w:r>
    </w:p>
    <w:p w14:paraId="56899881" w14:textId="77777777" w:rsidR="00BE3773" w:rsidRPr="00BE3773" w:rsidRDefault="00BE3773" w:rsidP="00BE3773">
      <w:pPr>
        <w:pStyle w:val="Bibliography"/>
        <w:rPr>
          <w:lang w:val="en-US"/>
        </w:rPr>
      </w:pPr>
      <w:r w:rsidRPr="00BE3773">
        <w:rPr>
          <w:lang w:val="en-US"/>
        </w:rPr>
        <w:t>Takebayashi N., Morrell P.L. 2001. Is self-fertilization an evolutionary dead end? Revisiting an old hypothesis with genetic theories and a macroevolutionary approach. American Journal of Botany. 88:1143–1150.</w:t>
      </w:r>
    </w:p>
    <w:p w14:paraId="77AC78FB" w14:textId="77777777" w:rsidR="00BE3773" w:rsidRPr="00BE3773" w:rsidRDefault="00BE3773" w:rsidP="00BE3773">
      <w:pPr>
        <w:pStyle w:val="Bibliography"/>
        <w:rPr>
          <w:lang w:val="en-US"/>
        </w:rPr>
      </w:pPr>
      <w:r w:rsidRPr="00BE3773">
        <w:rPr>
          <w:lang w:val="en-US"/>
        </w:rPr>
        <w:t>Teskey R., Wertin T., Bauweraerts I., Ameye M., Mcguire M.A., Steppe K. 2015. Responses of tree species to heat waves and extreme heat events. Plant, Cell &amp; Environment. 38:1699–1712.</w:t>
      </w:r>
    </w:p>
    <w:p w14:paraId="2EAA3982" w14:textId="77777777" w:rsidR="00BE3773" w:rsidRPr="00BE3773" w:rsidRDefault="00BE3773" w:rsidP="00BE3773">
      <w:pPr>
        <w:pStyle w:val="Bibliography"/>
        <w:rPr>
          <w:lang w:val="en-US"/>
        </w:rPr>
      </w:pPr>
      <w:r w:rsidRPr="00BE3773">
        <w:rPr>
          <w:lang w:val="en-US"/>
        </w:rPr>
        <w:t>Tribble C.M., May M.R., Jackson-Gain A., Zenil-Ferguson R., Specht C.D., Rothfels C.J. 2021. Unearthing modes of climatic adaptation in underground storage organs across Liliales. .</w:t>
      </w:r>
    </w:p>
    <w:p w14:paraId="536D01AC" w14:textId="77777777" w:rsidR="00BE3773" w:rsidRPr="00BE3773" w:rsidRDefault="00BE3773" w:rsidP="00BE3773">
      <w:pPr>
        <w:pStyle w:val="Bibliography"/>
        <w:rPr>
          <w:lang w:val="en-US"/>
        </w:rPr>
      </w:pPr>
      <w:r w:rsidRPr="00BE3773">
        <w:rPr>
          <w:lang w:val="en-US"/>
        </w:rPr>
        <w:t>Vasconcelos T., Boyko J.D., Beaulieu J.M. 2021. Linking mode of seed dispersal and climatic niche evolution in flowering plants. J. Biogeogr. n/a.</w:t>
      </w:r>
    </w:p>
    <w:p w14:paraId="17E60E56" w14:textId="77777777" w:rsidR="00BE3773" w:rsidRPr="00BE3773" w:rsidRDefault="00BE3773" w:rsidP="00BE3773">
      <w:pPr>
        <w:pStyle w:val="Bibliography"/>
        <w:rPr>
          <w:lang w:val="en-US"/>
        </w:rPr>
      </w:pPr>
      <w:r w:rsidRPr="00BE3773">
        <w:rPr>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6FC0AD77" w14:textId="77777777" w:rsidR="00BE3773" w:rsidRPr="00BE3773" w:rsidRDefault="00BE3773" w:rsidP="00BE3773">
      <w:pPr>
        <w:pStyle w:val="Bibliography"/>
        <w:rPr>
          <w:lang w:val="en-US"/>
        </w:rPr>
      </w:pPr>
      <w:r w:rsidRPr="00BE3773">
        <w:rPr>
          <w:lang w:val="en-US"/>
        </w:rPr>
        <w:t>Venable D.L. 2007. Bet Hedging in a Guild of Desert Annuals. Ecology. 88:1086–1090.</w:t>
      </w:r>
    </w:p>
    <w:p w14:paraId="4DCB9F39" w14:textId="77777777" w:rsidR="00BE3773" w:rsidRPr="00BE3773" w:rsidRDefault="00BE3773" w:rsidP="00BE3773">
      <w:pPr>
        <w:pStyle w:val="Bibliography"/>
        <w:rPr>
          <w:lang w:val="en-US"/>
        </w:rPr>
      </w:pPr>
      <w:r w:rsidRPr="00BE3773">
        <w:rPr>
          <w:lang w:val="en-US"/>
        </w:rPr>
        <w:t>Venable D.L., Lawlor L. 1980. Delayed germination and dispersal in desert annuals: Escape in space and time. Oecologia. 46:272–282.</w:t>
      </w:r>
    </w:p>
    <w:p w14:paraId="17A82441" w14:textId="77777777" w:rsidR="00BE3773" w:rsidRPr="00BE3773" w:rsidRDefault="00BE3773" w:rsidP="00BE3773">
      <w:pPr>
        <w:pStyle w:val="Bibliography"/>
        <w:rPr>
          <w:lang w:val="en-US"/>
        </w:rPr>
      </w:pPr>
      <w:r w:rsidRPr="00BE3773">
        <w:rPr>
          <w:lang w:val="en-US"/>
        </w:rPr>
        <w:t>de Vos J.M., Hughes C.E., Schneeweiss G.M., Moore B.R., Conti E. 2014. Heterostyly accelerates diversification via reduced extinction in primroses. Proceedings of the Royal Society B: Biological Sciences. 281:20140075.</w:t>
      </w:r>
    </w:p>
    <w:p w14:paraId="28837D39" w14:textId="77777777" w:rsidR="00BE3773" w:rsidRPr="00BE3773" w:rsidRDefault="00BE3773" w:rsidP="00BE3773">
      <w:pPr>
        <w:pStyle w:val="Bibliography"/>
        <w:rPr>
          <w:lang w:val="en-US"/>
        </w:rPr>
      </w:pPr>
      <w:r w:rsidRPr="00BE3773">
        <w:rPr>
          <w:lang w:val="en-US"/>
        </w:rPr>
        <w:t>Wagner W.L., Hoch P.C., Raven P.H. 2007. Revised classification of the Onagraceae. Systematic Botany Monographs.</w:t>
      </w:r>
    </w:p>
    <w:p w14:paraId="5767C29B" w14:textId="77777777" w:rsidR="00BE3773" w:rsidRPr="00BE3773" w:rsidRDefault="00BE3773" w:rsidP="00BE3773">
      <w:pPr>
        <w:pStyle w:val="Bibliography"/>
        <w:rPr>
          <w:lang w:val="en-US"/>
        </w:rPr>
      </w:pPr>
      <w:r w:rsidRPr="00BE3773">
        <w:rPr>
          <w:lang w:val="en-US"/>
        </w:rPr>
        <w:t>Yan H.-F., Zhang C.-Y., Anderberg A.A., Hao G., Ge X.-J., Wiens J.J. 2018. What explains high plant richness in East Asia? Time and diversification in the tribe Lysimachieae (Primulaceae). New Phytologist. 219:436–448.</w:t>
      </w:r>
    </w:p>
    <w:p w14:paraId="6843733B" w14:textId="0DD9DAE1" w:rsidR="00DC165B" w:rsidRPr="002B0243" w:rsidRDefault="00E81204" w:rsidP="004C7D04">
      <w:pPr>
        <w:shd w:val="clear" w:color="auto" w:fill="FFFFFF"/>
        <w:spacing w:line="480" w:lineRule="auto"/>
        <w:rPr>
          <w:rFonts w:ascii="Times New Roman" w:eastAsia="Times New Roman" w:hAnsi="Times New Roman" w:cs="Times New Roman"/>
          <w:sz w:val="24"/>
          <w:szCs w:val="24"/>
        </w:rPr>
      </w:pPr>
      <w:r w:rsidRPr="002B0243">
        <w:rPr>
          <w:rFonts w:ascii="Times New Roman" w:eastAsia="Times New Roman" w:hAnsi="Times New Roman" w:cs="Times New Roman"/>
          <w:sz w:val="24"/>
          <w:szCs w:val="24"/>
        </w:rPr>
        <w:fldChar w:fldCharType="end"/>
      </w:r>
    </w:p>
    <w:p w14:paraId="453F9047" w14:textId="77777777" w:rsidR="001F5671" w:rsidRPr="002B0243" w:rsidRDefault="001F5671" w:rsidP="004C7D04">
      <w:pPr>
        <w:rPr>
          <w:rFonts w:ascii="Times New Roman" w:eastAsia="Times New Roman" w:hAnsi="Times New Roman" w:cs="Times New Roman"/>
          <w:b/>
          <w:bCs/>
          <w:sz w:val="24"/>
          <w:szCs w:val="24"/>
        </w:rPr>
      </w:pPr>
      <w:r w:rsidRPr="002B0243">
        <w:rPr>
          <w:rFonts w:ascii="Times New Roman" w:eastAsia="Times New Roman" w:hAnsi="Times New Roman" w:cs="Times New Roman"/>
          <w:b/>
          <w:bCs/>
          <w:sz w:val="24"/>
          <w:szCs w:val="24"/>
        </w:rPr>
        <w:br w:type="page"/>
      </w:r>
    </w:p>
    <w:p w14:paraId="7EA88D53" w14:textId="3CDBD6D9" w:rsidR="00DC165B" w:rsidRPr="002B0243" w:rsidRDefault="001F5671" w:rsidP="004C7D04">
      <w:pPr>
        <w:shd w:val="clear" w:color="auto" w:fill="FFFFFF"/>
        <w:spacing w:line="480" w:lineRule="auto"/>
        <w:rPr>
          <w:rFonts w:ascii="Times New Roman" w:eastAsia="Times New Roman" w:hAnsi="Times New Roman" w:cs="Times New Roman"/>
          <w:b/>
          <w:bCs/>
          <w:sz w:val="24"/>
          <w:szCs w:val="24"/>
        </w:rPr>
      </w:pPr>
      <w:r w:rsidRPr="002B0243">
        <w:rPr>
          <w:rFonts w:ascii="Times New Roman" w:eastAsia="Times New Roman" w:hAnsi="Times New Roman" w:cs="Times New Roman"/>
          <w:b/>
          <w:bCs/>
          <w:sz w:val="24"/>
          <w:szCs w:val="24"/>
        </w:rPr>
        <w:lastRenderedPageBreak/>
        <w:t>Appendix</w:t>
      </w:r>
    </w:p>
    <w:p w14:paraId="744EB9C0" w14:textId="77777777" w:rsidR="00B30164" w:rsidRPr="002B0243" w:rsidRDefault="00B30164" w:rsidP="004C7D04">
      <w:pPr>
        <w:shd w:val="clear" w:color="auto" w:fill="FFFFFF"/>
        <w:spacing w:line="240" w:lineRule="auto"/>
        <w:rPr>
          <w:rFonts w:ascii="Times New Roman" w:eastAsia="Times New Roman" w:hAnsi="Times New Roman" w:cs="Times New Roman"/>
          <w:sz w:val="24"/>
          <w:szCs w:val="24"/>
        </w:rPr>
      </w:pPr>
    </w:p>
    <w:p w14:paraId="2395D940" w14:textId="4EFBAD9A" w:rsidR="00B30164" w:rsidRPr="002B0243" w:rsidDel="003D1594" w:rsidRDefault="00B30164" w:rsidP="004C7D04">
      <w:pPr>
        <w:shd w:val="clear" w:color="auto" w:fill="FFFFFF"/>
        <w:spacing w:line="240" w:lineRule="auto"/>
        <w:rPr>
          <w:moveFrom w:id="602" w:author="Thais Nogales Da Costa Vasconcelos" w:date="2022-09-17T11:41:00Z"/>
          <w:rFonts w:ascii="Times New Roman" w:eastAsia="Times New Roman" w:hAnsi="Times New Roman" w:cs="Times New Roman"/>
          <w:sz w:val="24"/>
          <w:szCs w:val="24"/>
        </w:rPr>
      </w:pPr>
      <w:moveFromRangeStart w:id="603" w:author="Thais Nogales Da Costa Vasconcelos" w:date="2022-09-17T11:41:00Z" w:name="move114307321"/>
      <w:moveFrom w:id="604" w:author="Thais Nogales Da Costa Vasconcelos" w:date="2022-09-17T11:41:00Z">
        <w:r w:rsidRPr="002B0243" w:rsidDel="003D1594">
          <w:rPr>
            <w:rFonts w:ascii="Times New Roman" w:eastAsia="Times New Roman" w:hAnsi="Times New Roman" w:cs="Times New Roman"/>
            <w:b/>
            <w:sz w:val="24"/>
            <w:szCs w:val="24"/>
          </w:rPr>
          <w:t xml:space="preserve">Table 1. </w:t>
        </w:r>
        <w:r w:rsidRPr="002B0243" w:rsidDel="003D1594">
          <w:rPr>
            <w:rFonts w:ascii="Times New Roman" w:eastAsia="Times New Roman" w:hAnsi="Times New Roman" w:cs="Times New Roman"/>
            <w:sz w:val="24"/>
            <w:szCs w:val="24"/>
          </w:rPr>
          <w:t>Inequalities describing how expectations of climatic optima and variance will differ for each climatic variable. When θ</w:t>
        </w:r>
        <w:r w:rsidRPr="002B0243" w:rsidDel="003D1594">
          <w:rPr>
            <w:rFonts w:ascii="Times New Roman" w:eastAsia="Times New Roman" w:hAnsi="Times New Roman" w:cs="Times New Roman"/>
            <w:sz w:val="24"/>
            <w:szCs w:val="24"/>
            <w:vertAlign w:val="subscript"/>
          </w:rPr>
          <w:t>a</w:t>
        </w:r>
        <w:r w:rsidRPr="002B0243" w:rsidDel="003D1594">
          <w:rPr>
            <w:rFonts w:ascii="Times New Roman" w:eastAsia="Times New Roman" w:hAnsi="Times New Roman" w:cs="Times New Roman"/>
            <w:sz w:val="24"/>
            <w:szCs w:val="24"/>
          </w:rPr>
          <w:t xml:space="preserve"> &gt; θ</w:t>
        </w:r>
        <w:r w:rsidRPr="002B0243" w:rsidDel="003D1594">
          <w:rPr>
            <w:rFonts w:ascii="Times New Roman" w:eastAsia="Times New Roman" w:hAnsi="Times New Roman" w:cs="Times New Roman"/>
            <w:sz w:val="24"/>
            <w:szCs w:val="24"/>
            <w:vertAlign w:val="subscript"/>
          </w:rPr>
          <w:t>p</w:t>
        </w:r>
        <w:r w:rsidRPr="002B0243" w:rsidDel="003D1594">
          <w:rPr>
            <w:rFonts w:ascii="Times New Roman" w:eastAsia="Times New Roman" w:hAnsi="Times New Roman" w:cs="Times New Roman"/>
            <w:sz w:val="24"/>
            <w:szCs w:val="24"/>
          </w:rPr>
          <w:t>, we expect the climatic optima for that variable to be greater for annuals than perennials. When θ</w:t>
        </w:r>
        <w:r w:rsidRPr="002B0243" w:rsidDel="003D1594">
          <w:rPr>
            <w:rFonts w:ascii="Times New Roman" w:eastAsia="Times New Roman" w:hAnsi="Times New Roman" w:cs="Times New Roman"/>
            <w:sz w:val="24"/>
            <w:szCs w:val="24"/>
            <w:vertAlign w:val="subscript"/>
          </w:rPr>
          <w:t>a</w:t>
        </w:r>
        <w:r w:rsidRPr="002B0243" w:rsidDel="003D1594">
          <w:rPr>
            <w:rFonts w:ascii="Times New Roman" w:eastAsia="Times New Roman" w:hAnsi="Times New Roman" w:cs="Times New Roman"/>
            <w:sz w:val="24"/>
            <w:szCs w:val="24"/>
          </w:rPr>
          <w:t xml:space="preserve"> &lt; θ</w:t>
        </w:r>
        <w:r w:rsidRPr="002B0243" w:rsidDel="003D1594">
          <w:rPr>
            <w:rFonts w:ascii="Times New Roman" w:eastAsia="Times New Roman" w:hAnsi="Times New Roman" w:cs="Times New Roman"/>
            <w:sz w:val="24"/>
            <w:szCs w:val="24"/>
            <w:vertAlign w:val="subscript"/>
          </w:rPr>
          <w:t>p</w:t>
        </w:r>
        <w:r w:rsidRPr="002B0243" w:rsidDel="003D1594">
          <w:rPr>
            <w:rFonts w:ascii="Times New Roman" w:eastAsia="Times New Roman" w:hAnsi="Times New Roman" w:cs="Times New Roman"/>
            <w:sz w:val="24"/>
            <w:szCs w:val="24"/>
          </w:rPr>
          <w:t>, we expect the climatic optima for that variable to be greater for perennials than annuals. For all variables, we expect annuals to present higher rates of climatic niche evolution (σ</w:t>
        </w:r>
        <w:r w:rsidRPr="002B0243" w:rsidDel="003D1594">
          <w:rPr>
            <w:rFonts w:ascii="Times New Roman" w:eastAsia="Times New Roman" w:hAnsi="Times New Roman" w:cs="Times New Roman"/>
            <w:sz w:val="24"/>
            <w:szCs w:val="24"/>
            <w:vertAlign w:val="superscript"/>
          </w:rPr>
          <w:t>2</w:t>
        </w:r>
        <w:r w:rsidRPr="002B0243" w:rsidDel="003D1594">
          <w:rPr>
            <w:rFonts w:ascii="Times New Roman" w:eastAsia="Times New Roman" w:hAnsi="Times New Roman" w:cs="Times New Roman"/>
            <w:sz w:val="24"/>
            <w:szCs w:val="24"/>
          </w:rPr>
          <w:t xml:space="preserve">) for annuals than perennials. </w:t>
        </w:r>
      </w:moveFrom>
    </w:p>
    <w:p w14:paraId="6F473146" w14:textId="283FCAE8" w:rsidR="00B30164" w:rsidRPr="002B0243" w:rsidDel="003D1594" w:rsidRDefault="00B30164" w:rsidP="004C7D04">
      <w:pPr>
        <w:shd w:val="clear" w:color="auto" w:fill="FFFFFF"/>
        <w:spacing w:line="240" w:lineRule="auto"/>
        <w:rPr>
          <w:moveFrom w:id="605" w:author="Thais Nogales Da Costa Vasconcelos" w:date="2022-09-17T11:41:00Z"/>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B30164" w:rsidRPr="002B0243" w:rsidDel="003D1594" w14:paraId="27DA8A2D" w14:textId="46A3E749" w:rsidTr="00115206">
        <w:trPr>
          <w:trHeight w:val="20"/>
        </w:trPr>
        <w:tc>
          <w:tcPr>
            <w:tcW w:w="1502" w:type="dxa"/>
          </w:tcPr>
          <w:p w14:paraId="46BC2C3D" w14:textId="3257F794" w:rsidR="00B30164" w:rsidRPr="002B0243" w:rsidDel="003D1594" w:rsidRDefault="00B30164" w:rsidP="00E858B4">
            <w:pPr>
              <w:pStyle w:val="NoSpacing"/>
              <w:jc w:val="center"/>
              <w:rPr>
                <w:moveFrom w:id="606" w:author="Thais Nogales Da Costa Vasconcelos" w:date="2022-09-17T11:41:00Z"/>
                <w:rFonts w:ascii="Times New Roman" w:hAnsi="Times New Roman" w:cs="Times New Roman"/>
                <w:sz w:val="24"/>
                <w:szCs w:val="24"/>
              </w:rPr>
            </w:pPr>
          </w:p>
        </w:tc>
        <w:tc>
          <w:tcPr>
            <w:tcW w:w="2522" w:type="dxa"/>
            <w:gridSpan w:val="3"/>
          </w:tcPr>
          <w:p w14:paraId="3BF9FEA5" w14:textId="6BC960AD" w:rsidR="00B30164" w:rsidRPr="002B0243" w:rsidDel="003D1594" w:rsidRDefault="00B30164" w:rsidP="00E858B4">
            <w:pPr>
              <w:pStyle w:val="NoSpacing"/>
              <w:jc w:val="center"/>
              <w:rPr>
                <w:moveFrom w:id="607" w:author="Thais Nogales Da Costa Vasconcelos" w:date="2022-09-17T11:41:00Z"/>
                <w:rFonts w:ascii="Times New Roman" w:hAnsi="Times New Roman" w:cs="Times New Roman"/>
                <w:sz w:val="24"/>
                <w:szCs w:val="24"/>
              </w:rPr>
            </w:pPr>
            <w:moveFrom w:id="608" w:author="Thais Nogales Da Costa Vasconcelos" w:date="2022-09-17T11:41:00Z">
              <w:r w:rsidRPr="002B0243" w:rsidDel="003D1594">
                <w:rPr>
                  <w:rFonts w:ascii="Times New Roman" w:hAnsi="Times New Roman" w:cs="Times New Roman"/>
                  <w:sz w:val="24"/>
                  <w:szCs w:val="24"/>
                </w:rPr>
                <w:t>Mean vars</w:t>
              </w:r>
            </w:moveFrom>
          </w:p>
        </w:tc>
        <w:tc>
          <w:tcPr>
            <w:tcW w:w="2002" w:type="dxa"/>
            <w:gridSpan w:val="2"/>
          </w:tcPr>
          <w:p w14:paraId="00AADBA8" w14:textId="29FBD8E3" w:rsidR="00B30164" w:rsidRPr="002B0243" w:rsidDel="003D1594" w:rsidRDefault="00B30164" w:rsidP="00E858B4">
            <w:pPr>
              <w:pStyle w:val="NoSpacing"/>
              <w:jc w:val="center"/>
              <w:rPr>
                <w:moveFrom w:id="609" w:author="Thais Nogales Da Costa Vasconcelos" w:date="2022-09-17T11:41:00Z"/>
                <w:rFonts w:ascii="Times New Roman" w:hAnsi="Times New Roman" w:cs="Times New Roman"/>
                <w:sz w:val="24"/>
                <w:szCs w:val="24"/>
              </w:rPr>
            </w:pPr>
            <w:moveFrom w:id="610" w:author="Thais Nogales Da Costa Vasconcelos" w:date="2022-09-17T11:41:00Z">
              <w:r w:rsidRPr="002B0243" w:rsidDel="003D1594">
                <w:rPr>
                  <w:rFonts w:ascii="Times New Roman" w:hAnsi="Times New Roman" w:cs="Times New Roman"/>
                  <w:sz w:val="24"/>
                  <w:szCs w:val="24"/>
                </w:rPr>
                <w:t>Seasonality vars</w:t>
              </w:r>
            </w:moveFrom>
          </w:p>
        </w:tc>
        <w:tc>
          <w:tcPr>
            <w:tcW w:w="3003" w:type="dxa"/>
            <w:gridSpan w:val="3"/>
          </w:tcPr>
          <w:p w14:paraId="35B97C19" w14:textId="7CF463C1" w:rsidR="00B30164" w:rsidRPr="002B0243" w:rsidDel="003D1594" w:rsidRDefault="00B30164" w:rsidP="00E858B4">
            <w:pPr>
              <w:pStyle w:val="NoSpacing"/>
              <w:jc w:val="center"/>
              <w:rPr>
                <w:moveFrom w:id="611" w:author="Thais Nogales Da Costa Vasconcelos" w:date="2022-09-17T11:41:00Z"/>
                <w:rFonts w:ascii="Times New Roman" w:hAnsi="Times New Roman" w:cs="Times New Roman"/>
                <w:sz w:val="24"/>
                <w:szCs w:val="24"/>
              </w:rPr>
            </w:pPr>
            <w:moveFrom w:id="612" w:author="Thais Nogales Da Costa Vasconcelos" w:date="2022-09-17T11:41:00Z">
              <w:r w:rsidRPr="002B0243" w:rsidDel="003D1594">
                <w:rPr>
                  <w:rFonts w:ascii="Times New Roman" w:hAnsi="Times New Roman" w:cs="Times New Roman"/>
                  <w:sz w:val="24"/>
                  <w:szCs w:val="24"/>
                </w:rPr>
                <w:t>Extreme vars</w:t>
              </w:r>
            </w:moveFrom>
          </w:p>
        </w:tc>
      </w:tr>
      <w:tr w:rsidR="00B30164" w:rsidRPr="002B0243" w:rsidDel="003D1594" w14:paraId="23BF092E" w14:textId="06E459C3" w:rsidTr="00115206">
        <w:trPr>
          <w:trHeight w:val="20"/>
        </w:trPr>
        <w:tc>
          <w:tcPr>
            <w:tcW w:w="1502" w:type="dxa"/>
          </w:tcPr>
          <w:p w14:paraId="05F39D0B" w14:textId="18ECC53F" w:rsidR="00B30164" w:rsidRPr="002B0243" w:rsidDel="003D1594" w:rsidRDefault="00B30164" w:rsidP="00E858B4">
            <w:pPr>
              <w:pStyle w:val="NoSpacing"/>
              <w:jc w:val="center"/>
              <w:rPr>
                <w:moveFrom w:id="613" w:author="Thais Nogales Da Costa Vasconcelos" w:date="2022-09-17T11:41:00Z"/>
                <w:rFonts w:ascii="Times New Roman" w:hAnsi="Times New Roman" w:cs="Times New Roman"/>
                <w:sz w:val="24"/>
                <w:szCs w:val="24"/>
              </w:rPr>
            </w:pPr>
          </w:p>
        </w:tc>
        <w:tc>
          <w:tcPr>
            <w:tcW w:w="931" w:type="dxa"/>
          </w:tcPr>
          <w:p w14:paraId="6DDC676A" w14:textId="17878EEE" w:rsidR="00B30164" w:rsidRPr="002B0243" w:rsidDel="003D1594" w:rsidRDefault="00B30164" w:rsidP="00E858B4">
            <w:pPr>
              <w:pStyle w:val="NoSpacing"/>
              <w:jc w:val="center"/>
              <w:rPr>
                <w:moveFrom w:id="614" w:author="Thais Nogales Da Costa Vasconcelos" w:date="2022-09-17T11:41:00Z"/>
                <w:rFonts w:ascii="Times New Roman" w:hAnsi="Times New Roman" w:cs="Times New Roman"/>
                <w:sz w:val="24"/>
                <w:szCs w:val="24"/>
              </w:rPr>
            </w:pPr>
            <w:moveFrom w:id="615" w:author="Thais Nogales Da Costa Vasconcelos" w:date="2022-09-17T11:41:00Z">
              <w:r w:rsidRPr="002B0243" w:rsidDel="003D1594">
                <w:rPr>
                  <w:rFonts w:ascii="Times New Roman" w:hAnsi="Times New Roman" w:cs="Times New Roman"/>
                  <w:sz w:val="24"/>
                  <w:szCs w:val="24"/>
                </w:rPr>
                <w:t>BIO1</w:t>
              </w:r>
            </w:moveFrom>
          </w:p>
        </w:tc>
        <w:tc>
          <w:tcPr>
            <w:tcW w:w="886" w:type="dxa"/>
          </w:tcPr>
          <w:p w14:paraId="3B784518" w14:textId="2D3EBD09" w:rsidR="00B30164" w:rsidRPr="002B0243" w:rsidDel="003D1594" w:rsidRDefault="00B30164" w:rsidP="00E858B4">
            <w:pPr>
              <w:pStyle w:val="NoSpacing"/>
              <w:jc w:val="center"/>
              <w:rPr>
                <w:moveFrom w:id="616" w:author="Thais Nogales Da Costa Vasconcelos" w:date="2022-09-17T11:41:00Z"/>
                <w:rFonts w:ascii="Times New Roman" w:hAnsi="Times New Roman" w:cs="Times New Roman"/>
                <w:sz w:val="24"/>
                <w:szCs w:val="24"/>
              </w:rPr>
            </w:pPr>
            <w:moveFrom w:id="617" w:author="Thais Nogales Da Costa Vasconcelos" w:date="2022-09-17T11:41:00Z">
              <w:r w:rsidRPr="002B0243" w:rsidDel="003D1594">
                <w:rPr>
                  <w:rFonts w:ascii="Times New Roman" w:hAnsi="Times New Roman" w:cs="Times New Roman"/>
                  <w:sz w:val="24"/>
                  <w:szCs w:val="24"/>
                </w:rPr>
                <w:t>BIO12</w:t>
              </w:r>
            </w:moveFrom>
          </w:p>
        </w:tc>
        <w:tc>
          <w:tcPr>
            <w:tcW w:w="705" w:type="dxa"/>
          </w:tcPr>
          <w:p w14:paraId="0FFF7FAA" w14:textId="64469EF9" w:rsidR="00B30164" w:rsidRPr="002B0243" w:rsidDel="003D1594" w:rsidRDefault="00B30164" w:rsidP="00E858B4">
            <w:pPr>
              <w:pStyle w:val="NoSpacing"/>
              <w:jc w:val="center"/>
              <w:rPr>
                <w:moveFrom w:id="618" w:author="Thais Nogales Da Costa Vasconcelos" w:date="2022-09-17T11:41:00Z"/>
                <w:rFonts w:ascii="Times New Roman" w:hAnsi="Times New Roman" w:cs="Times New Roman"/>
                <w:sz w:val="24"/>
                <w:szCs w:val="24"/>
              </w:rPr>
            </w:pPr>
            <w:moveFrom w:id="619" w:author="Thais Nogales Da Costa Vasconcelos" w:date="2022-09-17T11:41:00Z">
              <w:r w:rsidRPr="002B0243" w:rsidDel="003D1594">
                <w:rPr>
                  <w:rFonts w:ascii="Times New Roman" w:hAnsi="Times New Roman" w:cs="Times New Roman"/>
                  <w:sz w:val="24"/>
                  <w:szCs w:val="24"/>
                </w:rPr>
                <w:t>AI</w:t>
              </w:r>
            </w:moveFrom>
          </w:p>
        </w:tc>
        <w:tc>
          <w:tcPr>
            <w:tcW w:w="1001" w:type="dxa"/>
          </w:tcPr>
          <w:p w14:paraId="57D15D58" w14:textId="31D8C06D" w:rsidR="00B30164" w:rsidRPr="002B0243" w:rsidDel="003D1594" w:rsidRDefault="00B30164" w:rsidP="00E858B4">
            <w:pPr>
              <w:pStyle w:val="NoSpacing"/>
              <w:jc w:val="center"/>
              <w:rPr>
                <w:moveFrom w:id="620" w:author="Thais Nogales Da Costa Vasconcelos" w:date="2022-09-17T11:41:00Z"/>
                <w:rFonts w:ascii="Times New Roman" w:hAnsi="Times New Roman" w:cs="Times New Roman"/>
                <w:sz w:val="24"/>
                <w:szCs w:val="24"/>
              </w:rPr>
            </w:pPr>
            <w:moveFrom w:id="621" w:author="Thais Nogales Da Costa Vasconcelos" w:date="2022-09-17T11:41:00Z">
              <w:r w:rsidRPr="002B0243" w:rsidDel="003D1594">
                <w:rPr>
                  <w:rFonts w:ascii="Times New Roman" w:hAnsi="Times New Roman" w:cs="Times New Roman"/>
                  <w:sz w:val="24"/>
                  <w:szCs w:val="24"/>
                </w:rPr>
                <w:t>BIO4</w:t>
              </w:r>
            </w:moveFrom>
          </w:p>
        </w:tc>
        <w:tc>
          <w:tcPr>
            <w:tcW w:w="1001" w:type="dxa"/>
          </w:tcPr>
          <w:p w14:paraId="15F6E8D7" w14:textId="094574EA" w:rsidR="00B30164" w:rsidRPr="002B0243" w:rsidDel="003D1594" w:rsidRDefault="00B30164" w:rsidP="00E858B4">
            <w:pPr>
              <w:pStyle w:val="NoSpacing"/>
              <w:jc w:val="center"/>
              <w:rPr>
                <w:moveFrom w:id="622" w:author="Thais Nogales Da Costa Vasconcelos" w:date="2022-09-17T11:41:00Z"/>
                <w:rFonts w:ascii="Times New Roman" w:hAnsi="Times New Roman" w:cs="Times New Roman"/>
                <w:sz w:val="24"/>
                <w:szCs w:val="24"/>
              </w:rPr>
            </w:pPr>
            <w:moveFrom w:id="623" w:author="Thais Nogales Da Costa Vasconcelos" w:date="2022-09-17T11:41:00Z">
              <w:r w:rsidRPr="002B0243" w:rsidDel="003D1594">
                <w:rPr>
                  <w:rFonts w:ascii="Times New Roman" w:hAnsi="Times New Roman" w:cs="Times New Roman"/>
                  <w:sz w:val="24"/>
                  <w:szCs w:val="24"/>
                </w:rPr>
                <w:t>BIO15</w:t>
              </w:r>
            </w:moveFrom>
          </w:p>
        </w:tc>
        <w:tc>
          <w:tcPr>
            <w:tcW w:w="1001" w:type="dxa"/>
          </w:tcPr>
          <w:p w14:paraId="3C4F3ADA" w14:textId="2A39CBB0" w:rsidR="00B30164" w:rsidRPr="002B0243" w:rsidDel="003D1594" w:rsidRDefault="00B30164" w:rsidP="00E858B4">
            <w:pPr>
              <w:pStyle w:val="NoSpacing"/>
              <w:jc w:val="center"/>
              <w:rPr>
                <w:moveFrom w:id="624" w:author="Thais Nogales Da Costa Vasconcelos" w:date="2022-09-17T11:41:00Z"/>
                <w:rFonts w:ascii="Times New Roman" w:hAnsi="Times New Roman" w:cs="Times New Roman"/>
                <w:sz w:val="24"/>
                <w:szCs w:val="24"/>
              </w:rPr>
            </w:pPr>
            <w:moveFrom w:id="625" w:author="Thais Nogales Da Costa Vasconcelos" w:date="2022-09-17T11:41:00Z">
              <w:r w:rsidRPr="002B0243" w:rsidDel="003D1594">
                <w:rPr>
                  <w:rFonts w:ascii="Times New Roman" w:hAnsi="Times New Roman" w:cs="Times New Roman"/>
                  <w:sz w:val="24"/>
                  <w:szCs w:val="24"/>
                </w:rPr>
                <w:t>BIO5</w:t>
              </w:r>
            </w:moveFrom>
          </w:p>
        </w:tc>
        <w:tc>
          <w:tcPr>
            <w:tcW w:w="1001" w:type="dxa"/>
          </w:tcPr>
          <w:p w14:paraId="46918042" w14:textId="126A789B" w:rsidR="00B30164" w:rsidRPr="002B0243" w:rsidDel="003D1594" w:rsidRDefault="00B30164" w:rsidP="00E858B4">
            <w:pPr>
              <w:pStyle w:val="NoSpacing"/>
              <w:jc w:val="center"/>
              <w:rPr>
                <w:moveFrom w:id="626" w:author="Thais Nogales Da Costa Vasconcelos" w:date="2022-09-17T11:41:00Z"/>
                <w:rFonts w:ascii="Times New Roman" w:hAnsi="Times New Roman" w:cs="Times New Roman"/>
                <w:sz w:val="24"/>
                <w:szCs w:val="24"/>
              </w:rPr>
            </w:pPr>
            <w:moveFrom w:id="627" w:author="Thais Nogales Da Costa Vasconcelos" w:date="2022-09-17T11:41:00Z">
              <w:r w:rsidRPr="002B0243" w:rsidDel="003D1594">
                <w:rPr>
                  <w:rFonts w:ascii="Times New Roman" w:hAnsi="Times New Roman" w:cs="Times New Roman"/>
                  <w:sz w:val="24"/>
                  <w:szCs w:val="24"/>
                </w:rPr>
                <w:t>BIO6</w:t>
              </w:r>
            </w:moveFrom>
          </w:p>
        </w:tc>
        <w:tc>
          <w:tcPr>
            <w:tcW w:w="1001" w:type="dxa"/>
          </w:tcPr>
          <w:p w14:paraId="56F22D41" w14:textId="65B5B4C2" w:rsidR="00B30164" w:rsidRPr="002B0243" w:rsidDel="003D1594" w:rsidRDefault="00B30164" w:rsidP="00E858B4">
            <w:pPr>
              <w:pStyle w:val="NoSpacing"/>
              <w:jc w:val="center"/>
              <w:rPr>
                <w:moveFrom w:id="628" w:author="Thais Nogales Da Costa Vasconcelos" w:date="2022-09-17T11:41:00Z"/>
                <w:rFonts w:ascii="Times New Roman" w:hAnsi="Times New Roman" w:cs="Times New Roman"/>
                <w:sz w:val="24"/>
                <w:szCs w:val="24"/>
              </w:rPr>
            </w:pPr>
            <w:moveFrom w:id="629" w:author="Thais Nogales Da Costa Vasconcelos" w:date="2022-09-17T11:41:00Z">
              <w:r w:rsidRPr="002B0243" w:rsidDel="003D1594">
                <w:rPr>
                  <w:rFonts w:ascii="Times New Roman" w:hAnsi="Times New Roman" w:cs="Times New Roman"/>
                  <w:sz w:val="24"/>
                  <w:szCs w:val="24"/>
                </w:rPr>
                <w:t>BIO14</w:t>
              </w:r>
            </w:moveFrom>
          </w:p>
        </w:tc>
      </w:tr>
      <w:tr w:rsidR="00B30164" w:rsidRPr="002B0243" w:rsidDel="003D1594" w14:paraId="4BA372EA" w14:textId="4C1D52D3" w:rsidTr="00115206">
        <w:trPr>
          <w:trHeight w:val="20"/>
        </w:trPr>
        <w:tc>
          <w:tcPr>
            <w:tcW w:w="1502" w:type="dxa"/>
          </w:tcPr>
          <w:p w14:paraId="72CFF922" w14:textId="167A87B3" w:rsidR="00B30164" w:rsidRPr="002B0243" w:rsidDel="003D1594" w:rsidRDefault="00B30164" w:rsidP="00E858B4">
            <w:pPr>
              <w:pStyle w:val="NoSpacing"/>
              <w:jc w:val="center"/>
              <w:rPr>
                <w:moveFrom w:id="630" w:author="Thais Nogales Da Costa Vasconcelos" w:date="2022-09-17T11:41:00Z"/>
                <w:rFonts w:ascii="Times New Roman" w:hAnsi="Times New Roman" w:cs="Times New Roman"/>
                <w:sz w:val="24"/>
                <w:szCs w:val="24"/>
              </w:rPr>
            </w:pPr>
            <w:moveFrom w:id="631" w:author="Thais Nogales Da Costa Vasconcelos" w:date="2022-09-17T11:41:00Z">
              <w:r w:rsidRPr="002B0243" w:rsidDel="003D1594">
                <w:rPr>
                  <w:rFonts w:ascii="Times New Roman" w:hAnsi="Times New Roman" w:cs="Times New Roman"/>
                  <w:sz w:val="24"/>
                  <w:szCs w:val="24"/>
                </w:rPr>
                <w:t>Estimated θ</w:t>
              </w:r>
            </w:moveFrom>
          </w:p>
        </w:tc>
        <w:tc>
          <w:tcPr>
            <w:tcW w:w="931" w:type="dxa"/>
          </w:tcPr>
          <w:p w14:paraId="2F957BDF" w14:textId="52569552" w:rsidR="00B30164" w:rsidRPr="002B0243" w:rsidDel="003D1594" w:rsidRDefault="00B30164" w:rsidP="00E858B4">
            <w:pPr>
              <w:pStyle w:val="NoSpacing"/>
              <w:jc w:val="center"/>
              <w:rPr>
                <w:moveFrom w:id="632" w:author="Thais Nogales Da Costa Vasconcelos" w:date="2022-09-17T11:41:00Z"/>
                <w:rFonts w:ascii="Times New Roman" w:hAnsi="Times New Roman" w:cs="Times New Roman"/>
                <w:sz w:val="24"/>
                <w:szCs w:val="24"/>
              </w:rPr>
            </w:pPr>
            <w:moveFrom w:id="633" w:author="Thais Nogales Da Costa Vasconcelos" w:date="2022-09-17T11:41:00Z">
              <w:r w:rsidRPr="002B0243" w:rsidDel="003D1594">
                <w:rPr>
                  <w:rFonts w:ascii="Times New Roman" w:hAnsi="Times New Roman" w:cs="Times New Roman"/>
                  <w:sz w:val="24"/>
                  <w:szCs w:val="24"/>
                </w:rPr>
                <w:t>θ</w:t>
              </w:r>
              <w:r w:rsidRPr="002B0243" w:rsidDel="003D1594">
                <w:rPr>
                  <w:rFonts w:ascii="Times New Roman" w:hAnsi="Times New Roman" w:cs="Times New Roman"/>
                  <w:sz w:val="24"/>
                  <w:szCs w:val="24"/>
                  <w:vertAlign w:val="subscript"/>
                </w:rPr>
                <w:t>a</w:t>
              </w:r>
              <w:r w:rsidRPr="002B0243" w:rsidDel="003D1594">
                <w:rPr>
                  <w:rFonts w:ascii="Times New Roman" w:hAnsi="Times New Roman" w:cs="Times New Roman"/>
                  <w:sz w:val="24"/>
                  <w:szCs w:val="24"/>
                </w:rPr>
                <w:t xml:space="preserve"> &gt; θ</w:t>
              </w:r>
              <w:r w:rsidRPr="002B0243" w:rsidDel="003D1594">
                <w:rPr>
                  <w:rFonts w:ascii="Times New Roman" w:hAnsi="Times New Roman" w:cs="Times New Roman"/>
                  <w:sz w:val="24"/>
                  <w:szCs w:val="24"/>
                  <w:vertAlign w:val="subscript"/>
                </w:rPr>
                <w:t>p</w:t>
              </w:r>
            </w:moveFrom>
          </w:p>
        </w:tc>
        <w:tc>
          <w:tcPr>
            <w:tcW w:w="1591" w:type="dxa"/>
            <w:gridSpan w:val="2"/>
          </w:tcPr>
          <w:p w14:paraId="14BDF0DB" w14:textId="157FB86E" w:rsidR="00B30164" w:rsidRPr="002B0243" w:rsidDel="003D1594" w:rsidRDefault="00B30164" w:rsidP="00E858B4">
            <w:pPr>
              <w:pStyle w:val="NoSpacing"/>
              <w:jc w:val="center"/>
              <w:rPr>
                <w:moveFrom w:id="634" w:author="Thais Nogales Da Costa Vasconcelos" w:date="2022-09-17T11:41:00Z"/>
                <w:rFonts w:ascii="Times New Roman" w:hAnsi="Times New Roman" w:cs="Times New Roman"/>
                <w:sz w:val="24"/>
                <w:szCs w:val="24"/>
              </w:rPr>
            </w:pPr>
            <w:moveFrom w:id="635" w:author="Thais Nogales Da Costa Vasconcelos" w:date="2022-09-17T11:41:00Z">
              <w:r w:rsidRPr="002B0243" w:rsidDel="003D1594">
                <w:rPr>
                  <w:rFonts w:ascii="Times New Roman" w:hAnsi="Times New Roman" w:cs="Times New Roman"/>
                  <w:sz w:val="24"/>
                  <w:szCs w:val="24"/>
                </w:rPr>
                <w:t>θ</w:t>
              </w:r>
              <w:r w:rsidRPr="002B0243" w:rsidDel="003D1594">
                <w:rPr>
                  <w:rFonts w:ascii="Times New Roman" w:hAnsi="Times New Roman" w:cs="Times New Roman"/>
                  <w:sz w:val="24"/>
                  <w:szCs w:val="24"/>
                  <w:vertAlign w:val="subscript"/>
                </w:rPr>
                <w:t>a</w:t>
              </w:r>
              <w:r w:rsidRPr="002B0243" w:rsidDel="003D1594">
                <w:rPr>
                  <w:rFonts w:ascii="Times New Roman" w:hAnsi="Times New Roman" w:cs="Times New Roman"/>
                  <w:sz w:val="24"/>
                  <w:szCs w:val="24"/>
                </w:rPr>
                <w:t xml:space="preserve"> &lt; θ</w:t>
              </w:r>
              <w:r w:rsidRPr="002B0243" w:rsidDel="003D1594">
                <w:rPr>
                  <w:rFonts w:ascii="Times New Roman" w:hAnsi="Times New Roman" w:cs="Times New Roman"/>
                  <w:sz w:val="24"/>
                  <w:szCs w:val="24"/>
                  <w:vertAlign w:val="subscript"/>
                </w:rPr>
                <w:t>p</w:t>
              </w:r>
            </w:moveFrom>
          </w:p>
        </w:tc>
        <w:tc>
          <w:tcPr>
            <w:tcW w:w="2002" w:type="dxa"/>
            <w:gridSpan w:val="2"/>
          </w:tcPr>
          <w:p w14:paraId="55CDC90A" w14:textId="26E23C0C" w:rsidR="00B30164" w:rsidRPr="002B0243" w:rsidDel="003D1594" w:rsidRDefault="00B30164" w:rsidP="00E858B4">
            <w:pPr>
              <w:pStyle w:val="NoSpacing"/>
              <w:jc w:val="center"/>
              <w:rPr>
                <w:moveFrom w:id="636" w:author="Thais Nogales Da Costa Vasconcelos" w:date="2022-09-17T11:41:00Z"/>
                <w:rFonts w:ascii="Times New Roman" w:hAnsi="Times New Roman" w:cs="Times New Roman"/>
                <w:sz w:val="24"/>
                <w:szCs w:val="24"/>
              </w:rPr>
            </w:pPr>
            <w:moveFrom w:id="637" w:author="Thais Nogales Da Costa Vasconcelos" w:date="2022-09-17T11:41:00Z">
              <w:r w:rsidRPr="002B0243" w:rsidDel="003D1594">
                <w:rPr>
                  <w:rFonts w:ascii="Times New Roman" w:hAnsi="Times New Roman" w:cs="Times New Roman"/>
                  <w:sz w:val="24"/>
                  <w:szCs w:val="24"/>
                </w:rPr>
                <w:t>θ</w:t>
              </w:r>
              <w:r w:rsidRPr="002B0243" w:rsidDel="003D1594">
                <w:rPr>
                  <w:rFonts w:ascii="Times New Roman" w:hAnsi="Times New Roman" w:cs="Times New Roman"/>
                  <w:sz w:val="24"/>
                  <w:szCs w:val="24"/>
                  <w:vertAlign w:val="subscript"/>
                </w:rPr>
                <w:t>a</w:t>
              </w:r>
              <w:r w:rsidRPr="002B0243" w:rsidDel="003D1594">
                <w:rPr>
                  <w:rFonts w:ascii="Times New Roman" w:hAnsi="Times New Roman" w:cs="Times New Roman"/>
                  <w:sz w:val="24"/>
                  <w:szCs w:val="24"/>
                </w:rPr>
                <w:t xml:space="preserve"> &gt; θ</w:t>
              </w:r>
              <w:r w:rsidRPr="002B0243" w:rsidDel="003D1594">
                <w:rPr>
                  <w:rFonts w:ascii="Times New Roman" w:hAnsi="Times New Roman" w:cs="Times New Roman"/>
                  <w:sz w:val="24"/>
                  <w:szCs w:val="24"/>
                  <w:vertAlign w:val="subscript"/>
                </w:rPr>
                <w:t>p</w:t>
              </w:r>
            </w:moveFrom>
          </w:p>
        </w:tc>
        <w:tc>
          <w:tcPr>
            <w:tcW w:w="2002" w:type="dxa"/>
            <w:gridSpan w:val="2"/>
          </w:tcPr>
          <w:p w14:paraId="52A66969" w14:textId="1401260A" w:rsidR="00B30164" w:rsidRPr="002B0243" w:rsidDel="003D1594" w:rsidRDefault="00B30164" w:rsidP="00E858B4">
            <w:pPr>
              <w:pStyle w:val="NoSpacing"/>
              <w:jc w:val="center"/>
              <w:rPr>
                <w:moveFrom w:id="638" w:author="Thais Nogales Da Costa Vasconcelos" w:date="2022-09-17T11:41:00Z"/>
                <w:rFonts w:ascii="Times New Roman" w:hAnsi="Times New Roman" w:cs="Times New Roman"/>
                <w:sz w:val="24"/>
                <w:szCs w:val="24"/>
              </w:rPr>
            </w:pPr>
            <w:moveFrom w:id="639" w:author="Thais Nogales Da Costa Vasconcelos" w:date="2022-09-17T11:41:00Z">
              <w:r w:rsidRPr="002B0243" w:rsidDel="003D1594">
                <w:rPr>
                  <w:rFonts w:ascii="Times New Roman" w:hAnsi="Times New Roman" w:cs="Times New Roman"/>
                  <w:sz w:val="24"/>
                  <w:szCs w:val="24"/>
                </w:rPr>
                <w:t>θ</w:t>
              </w:r>
              <w:r w:rsidRPr="002B0243" w:rsidDel="003D1594">
                <w:rPr>
                  <w:rFonts w:ascii="Times New Roman" w:hAnsi="Times New Roman" w:cs="Times New Roman"/>
                  <w:sz w:val="24"/>
                  <w:szCs w:val="24"/>
                  <w:vertAlign w:val="subscript"/>
                </w:rPr>
                <w:t>a</w:t>
              </w:r>
              <w:r w:rsidRPr="002B0243" w:rsidDel="003D1594">
                <w:rPr>
                  <w:rFonts w:ascii="Times New Roman" w:hAnsi="Times New Roman" w:cs="Times New Roman"/>
                  <w:sz w:val="24"/>
                  <w:szCs w:val="24"/>
                </w:rPr>
                <w:t xml:space="preserve"> &gt; θ</w:t>
              </w:r>
              <w:r w:rsidRPr="002B0243" w:rsidDel="003D1594">
                <w:rPr>
                  <w:rFonts w:ascii="Times New Roman" w:hAnsi="Times New Roman" w:cs="Times New Roman"/>
                  <w:sz w:val="24"/>
                  <w:szCs w:val="24"/>
                  <w:vertAlign w:val="subscript"/>
                </w:rPr>
                <w:t>p</w:t>
              </w:r>
            </w:moveFrom>
          </w:p>
        </w:tc>
        <w:tc>
          <w:tcPr>
            <w:tcW w:w="1001" w:type="dxa"/>
          </w:tcPr>
          <w:p w14:paraId="5526C6BF" w14:textId="0412463D" w:rsidR="00B30164" w:rsidRPr="002B0243" w:rsidDel="003D1594" w:rsidRDefault="00B30164" w:rsidP="00E858B4">
            <w:pPr>
              <w:pStyle w:val="NoSpacing"/>
              <w:jc w:val="center"/>
              <w:rPr>
                <w:moveFrom w:id="640" w:author="Thais Nogales Da Costa Vasconcelos" w:date="2022-09-17T11:41:00Z"/>
                <w:rFonts w:ascii="Times New Roman" w:hAnsi="Times New Roman" w:cs="Times New Roman"/>
                <w:sz w:val="24"/>
                <w:szCs w:val="24"/>
              </w:rPr>
            </w:pPr>
            <w:moveFrom w:id="641" w:author="Thais Nogales Da Costa Vasconcelos" w:date="2022-09-17T11:41:00Z">
              <w:r w:rsidRPr="002B0243" w:rsidDel="003D1594">
                <w:rPr>
                  <w:rFonts w:ascii="Times New Roman" w:hAnsi="Times New Roman" w:cs="Times New Roman"/>
                  <w:sz w:val="24"/>
                  <w:szCs w:val="24"/>
                </w:rPr>
                <w:t>θ</w:t>
              </w:r>
              <w:r w:rsidRPr="002B0243" w:rsidDel="003D1594">
                <w:rPr>
                  <w:rFonts w:ascii="Times New Roman" w:hAnsi="Times New Roman" w:cs="Times New Roman"/>
                  <w:sz w:val="24"/>
                  <w:szCs w:val="24"/>
                  <w:vertAlign w:val="subscript"/>
                </w:rPr>
                <w:t>a</w:t>
              </w:r>
              <w:r w:rsidRPr="002B0243" w:rsidDel="003D1594">
                <w:rPr>
                  <w:rFonts w:ascii="Times New Roman" w:hAnsi="Times New Roman" w:cs="Times New Roman"/>
                  <w:sz w:val="24"/>
                  <w:szCs w:val="24"/>
                </w:rPr>
                <w:t xml:space="preserve"> &lt; θ</w:t>
              </w:r>
              <w:r w:rsidRPr="002B0243" w:rsidDel="003D1594">
                <w:rPr>
                  <w:rFonts w:ascii="Times New Roman" w:hAnsi="Times New Roman" w:cs="Times New Roman"/>
                  <w:sz w:val="24"/>
                  <w:szCs w:val="24"/>
                  <w:vertAlign w:val="subscript"/>
                </w:rPr>
                <w:t>p</w:t>
              </w:r>
            </w:moveFrom>
          </w:p>
        </w:tc>
      </w:tr>
      <w:tr w:rsidR="00B30164" w:rsidRPr="002B0243" w:rsidDel="003D1594" w14:paraId="48526F5D" w14:textId="084574E8" w:rsidTr="00115206">
        <w:trPr>
          <w:trHeight w:val="20"/>
        </w:trPr>
        <w:tc>
          <w:tcPr>
            <w:tcW w:w="1502" w:type="dxa"/>
          </w:tcPr>
          <w:p w14:paraId="587C5991" w14:textId="7EF71378" w:rsidR="00B30164" w:rsidRPr="002B0243" w:rsidDel="003D1594" w:rsidRDefault="00B30164" w:rsidP="00E858B4">
            <w:pPr>
              <w:pStyle w:val="NoSpacing"/>
              <w:jc w:val="center"/>
              <w:rPr>
                <w:moveFrom w:id="642" w:author="Thais Nogales Da Costa Vasconcelos" w:date="2022-09-17T11:41:00Z"/>
                <w:rFonts w:ascii="Times New Roman" w:hAnsi="Times New Roman" w:cs="Times New Roman"/>
                <w:sz w:val="24"/>
                <w:szCs w:val="24"/>
              </w:rPr>
            </w:pPr>
            <w:moveFrom w:id="643" w:author="Thais Nogales Da Costa Vasconcelos" w:date="2022-09-17T11:41:00Z">
              <w:r w:rsidRPr="002B0243" w:rsidDel="003D1594">
                <w:rPr>
                  <w:rFonts w:ascii="Times New Roman" w:hAnsi="Times New Roman" w:cs="Times New Roman"/>
                  <w:sz w:val="24"/>
                  <w:szCs w:val="24"/>
                </w:rPr>
                <w:t>Estimated σ</w:t>
              </w:r>
              <w:r w:rsidRPr="002B0243" w:rsidDel="003D1594">
                <w:rPr>
                  <w:rFonts w:ascii="Times New Roman" w:hAnsi="Times New Roman" w:cs="Times New Roman"/>
                  <w:sz w:val="24"/>
                  <w:szCs w:val="24"/>
                  <w:vertAlign w:val="superscript"/>
                </w:rPr>
                <w:t>2</w:t>
              </w:r>
            </w:moveFrom>
          </w:p>
        </w:tc>
        <w:tc>
          <w:tcPr>
            <w:tcW w:w="7527" w:type="dxa"/>
            <w:gridSpan w:val="8"/>
          </w:tcPr>
          <w:p w14:paraId="3584F25B" w14:textId="773A07AD" w:rsidR="00B30164" w:rsidRPr="002B0243" w:rsidDel="003D1594" w:rsidRDefault="00B30164" w:rsidP="00E858B4">
            <w:pPr>
              <w:pStyle w:val="NoSpacing"/>
              <w:jc w:val="center"/>
              <w:rPr>
                <w:moveFrom w:id="644" w:author="Thais Nogales Da Costa Vasconcelos" w:date="2022-09-17T11:41:00Z"/>
                <w:rFonts w:ascii="Times New Roman" w:hAnsi="Times New Roman" w:cs="Times New Roman"/>
                <w:sz w:val="24"/>
                <w:szCs w:val="24"/>
                <w:vertAlign w:val="subscript"/>
              </w:rPr>
            </w:pPr>
            <w:moveFrom w:id="645" w:author="Thais Nogales Da Costa Vasconcelos" w:date="2022-09-17T11:41:00Z">
              <w:r w:rsidRPr="002B0243" w:rsidDel="003D1594">
                <w:rPr>
                  <w:rFonts w:ascii="Times New Roman" w:hAnsi="Times New Roman" w:cs="Times New Roman"/>
                  <w:sz w:val="24"/>
                  <w:szCs w:val="24"/>
                </w:rPr>
                <w:t>σ</w:t>
              </w:r>
              <w:r w:rsidRPr="002B0243" w:rsidDel="003D1594">
                <w:rPr>
                  <w:rFonts w:ascii="Times New Roman" w:hAnsi="Times New Roman" w:cs="Times New Roman"/>
                  <w:sz w:val="24"/>
                  <w:szCs w:val="24"/>
                  <w:vertAlign w:val="superscript"/>
                </w:rPr>
                <w:t>2</w:t>
              </w:r>
              <w:r w:rsidRPr="002B0243" w:rsidDel="003D1594">
                <w:rPr>
                  <w:rFonts w:ascii="Times New Roman" w:hAnsi="Times New Roman" w:cs="Times New Roman"/>
                  <w:sz w:val="24"/>
                  <w:szCs w:val="24"/>
                  <w:vertAlign w:val="subscript"/>
                </w:rPr>
                <w:t xml:space="preserve">a </w:t>
              </w:r>
              <w:r w:rsidRPr="002B0243" w:rsidDel="003D1594">
                <w:rPr>
                  <w:rFonts w:ascii="Times New Roman" w:hAnsi="Times New Roman" w:cs="Times New Roman"/>
                  <w:sz w:val="24"/>
                  <w:szCs w:val="24"/>
                </w:rPr>
                <w:t>&gt; σ</w:t>
              </w:r>
              <w:r w:rsidRPr="002B0243" w:rsidDel="003D1594">
                <w:rPr>
                  <w:rFonts w:ascii="Times New Roman" w:hAnsi="Times New Roman" w:cs="Times New Roman"/>
                  <w:sz w:val="24"/>
                  <w:szCs w:val="24"/>
                  <w:vertAlign w:val="superscript"/>
                </w:rPr>
                <w:t>2</w:t>
              </w:r>
              <w:r w:rsidRPr="002B0243" w:rsidDel="003D1594">
                <w:rPr>
                  <w:rFonts w:ascii="Times New Roman" w:hAnsi="Times New Roman" w:cs="Times New Roman"/>
                  <w:sz w:val="24"/>
                  <w:szCs w:val="24"/>
                  <w:vertAlign w:val="subscript"/>
                </w:rPr>
                <w:t>p</w:t>
              </w:r>
            </w:moveFrom>
          </w:p>
        </w:tc>
      </w:tr>
    </w:tbl>
    <w:moveFromRangeEnd w:id="603"/>
    <w:p w14:paraId="67B3F88E" w14:textId="77777777" w:rsidR="00115206" w:rsidRPr="002B0243" w:rsidRDefault="00115206" w:rsidP="00115206">
      <w:pPr>
        <w:shd w:val="clear" w:color="auto" w:fill="FFFFFF"/>
        <w:spacing w:line="240" w:lineRule="auto"/>
        <w:rPr>
          <w:ins w:id="646" w:author="Thais Nogales Da Costa Vasconcelos" w:date="2022-09-17T11:47:00Z"/>
          <w:rFonts w:ascii="Times New Roman" w:eastAsia="Times New Roman" w:hAnsi="Times New Roman" w:cs="Times New Roman"/>
          <w:sz w:val="24"/>
          <w:szCs w:val="24"/>
        </w:rPr>
      </w:pPr>
      <w:ins w:id="647" w:author="Thais Nogales Da Costa Vasconcelos" w:date="2022-09-17T11:47:00Z">
        <w:r w:rsidRPr="002B0243">
          <w:rPr>
            <w:rFonts w:ascii="Times New Roman" w:eastAsia="Times New Roman" w:hAnsi="Times New Roman" w:cs="Times New Roman"/>
            <w:b/>
            <w:sz w:val="24"/>
            <w:szCs w:val="24"/>
          </w:rPr>
          <w:t xml:space="preserve">Table 1. </w:t>
        </w:r>
        <w:r w:rsidRPr="002B0243">
          <w:rPr>
            <w:rFonts w:ascii="Times New Roman" w:eastAsia="Times New Roman" w:hAnsi="Times New Roman" w:cs="Times New Roman"/>
            <w:sz w:val="24"/>
            <w:szCs w:val="24"/>
          </w:rPr>
          <w:t xml:space="preserve">Inequalities describing how expectations </w:t>
        </w:r>
        <w:del w:id="648" w:author="Thais Nogales Da Costa Vasconcelos" w:date="2022-09-17T11:44:00Z">
          <w:r w:rsidRPr="002B0243" w:rsidDel="00DD7B78">
            <w:rPr>
              <w:rFonts w:ascii="Times New Roman" w:eastAsia="Times New Roman" w:hAnsi="Times New Roman" w:cs="Times New Roman"/>
              <w:sz w:val="24"/>
              <w:szCs w:val="24"/>
            </w:rPr>
            <w:delText>of climatic optima</w:delText>
          </w:r>
        </w:del>
        <w:r>
          <w:rPr>
            <w:rFonts w:ascii="Times New Roman" w:eastAsia="Times New Roman" w:hAnsi="Times New Roman" w:cs="Times New Roman"/>
            <w:sz w:val="24"/>
            <w:szCs w:val="24"/>
          </w:rPr>
          <w:t>expected values</w:t>
        </w:r>
        <w:r w:rsidRPr="002B024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expected </w:t>
        </w:r>
        <w:r w:rsidRPr="002B0243">
          <w:rPr>
            <w:rFonts w:ascii="Times New Roman" w:eastAsia="Times New Roman" w:hAnsi="Times New Roman" w:cs="Times New Roman"/>
            <w:sz w:val="24"/>
            <w:szCs w:val="24"/>
          </w:rPr>
          <w:t>variance</w:t>
        </w:r>
        <w:r>
          <w:rPr>
            <w:rFonts w:ascii="Times New Roman" w:eastAsia="Times New Roman" w:hAnsi="Times New Roman" w:cs="Times New Roman"/>
            <w:sz w:val="24"/>
            <w:szCs w:val="24"/>
          </w:rPr>
          <w:t>s</w:t>
        </w:r>
        <w:r w:rsidRPr="002B0243">
          <w:rPr>
            <w:rFonts w:ascii="Times New Roman" w:eastAsia="Times New Roman" w:hAnsi="Times New Roman" w:cs="Times New Roman"/>
            <w:sz w:val="24"/>
            <w:szCs w:val="24"/>
          </w:rPr>
          <w:t xml:space="preserve"> will differ for each climatic variable. When </w:t>
        </w:r>
        <w:r w:rsidRPr="00A10B5C">
          <w:rPr>
            <w:rFonts w:ascii="Times New Roman" w:eastAsia="Times New Roman" w:hAnsi="Times New Roman" w:cs="Times New Roman"/>
            <w:sz w:val="24"/>
            <w:szCs w:val="24"/>
            <w:rPrChange w:id="649" w:author="Thais Nogales Da Costa Vasconcelos" w:date="2022-09-17T11:46:00Z">
              <w:rPr>
                <w:rFonts w:ascii="Times New Roman" w:eastAsia="Times New Roman" w:hAnsi="Times New Roman" w:cs="Times New Roman"/>
                <w:sz w:val="24"/>
                <w:szCs w:val="24"/>
                <w:vertAlign w:val="subscript"/>
              </w:rPr>
            </w:rPrChange>
          </w:rPr>
          <w:t>a</w:t>
        </w:r>
        <w:del w:id="650" w:author="Thais Nogales Da Costa Vasconcelos" w:date="2022-09-17T11:45:00Z">
          <w:r w:rsidRPr="002B0243" w:rsidDel="00A10B5C">
            <w:rPr>
              <w:rFonts w:ascii="Times New Roman" w:eastAsia="Times New Roman" w:hAnsi="Times New Roman" w:cs="Times New Roman"/>
              <w:sz w:val="24"/>
              <w:szCs w:val="24"/>
            </w:rPr>
            <w:delText>θ</w:delText>
          </w:r>
          <w:r w:rsidRPr="00A10B5C" w:rsidDel="00A10B5C">
            <w:rPr>
              <w:rFonts w:ascii="Times New Roman" w:eastAsia="Times New Roman" w:hAnsi="Times New Roman" w:cs="Times New Roman"/>
              <w:sz w:val="24"/>
              <w:szCs w:val="24"/>
              <w:rPrChange w:id="651" w:author="Thais Nogales Da Costa Vasconcelos" w:date="2022-09-17T11:46:00Z">
                <w:rPr>
                  <w:rFonts w:ascii="Times New Roman" w:eastAsia="Times New Roman" w:hAnsi="Times New Roman" w:cs="Times New Roman"/>
                  <w:sz w:val="24"/>
                  <w:szCs w:val="24"/>
                  <w:vertAlign w:val="subscript"/>
                </w:rPr>
              </w:rPrChange>
            </w:rPr>
            <w:delText>a</w:delText>
          </w:r>
        </w:del>
        <w:r w:rsidRPr="002B0243">
          <w:rPr>
            <w:rFonts w:ascii="Times New Roman" w:eastAsia="Times New Roman" w:hAnsi="Times New Roman" w:cs="Times New Roman"/>
            <w:sz w:val="24"/>
            <w:szCs w:val="24"/>
          </w:rPr>
          <w:t xml:space="preserve"> &gt; </w:t>
        </w:r>
        <w:r w:rsidRPr="00A10B5C">
          <w:rPr>
            <w:rFonts w:ascii="Times New Roman" w:eastAsia="Times New Roman" w:hAnsi="Times New Roman" w:cs="Times New Roman"/>
            <w:sz w:val="24"/>
            <w:szCs w:val="24"/>
            <w:rPrChange w:id="652" w:author="Thais Nogales Da Costa Vasconcelos" w:date="2022-09-17T11:46:00Z">
              <w:rPr>
                <w:rFonts w:ascii="Times New Roman" w:eastAsia="Times New Roman" w:hAnsi="Times New Roman" w:cs="Times New Roman"/>
                <w:sz w:val="24"/>
                <w:szCs w:val="24"/>
                <w:vertAlign w:val="subscript"/>
              </w:rPr>
            </w:rPrChange>
          </w:rPr>
          <w:t>p</w:t>
        </w:r>
        <w:del w:id="653" w:author="Thais Nogales Da Costa Vasconcelos" w:date="2022-09-17T11:46:00Z">
          <w:r w:rsidRPr="002B0243" w:rsidDel="00A10B5C">
            <w:rPr>
              <w:rFonts w:ascii="Times New Roman" w:eastAsia="Times New Roman" w:hAnsi="Times New Roman" w:cs="Times New Roman"/>
              <w:sz w:val="24"/>
              <w:szCs w:val="24"/>
            </w:rPr>
            <w:delText>θ</w:delText>
          </w:r>
          <w:r w:rsidRPr="00A10B5C" w:rsidDel="00A10B5C">
            <w:rPr>
              <w:rFonts w:ascii="Times New Roman" w:eastAsia="Times New Roman" w:hAnsi="Times New Roman" w:cs="Times New Roman"/>
              <w:sz w:val="24"/>
              <w:szCs w:val="24"/>
              <w:rPrChange w:id="654" w:author="Thais Nogales Da Costa Vasconcelos" w:date="2022-09-17T11:46:00Z">
                <w:rPr>
                  <w:rFonts w:ascii="Times New Roman" w:eastAsia="Times New Roman" w:hAnsi="Times New Roman" w:cs="Times New Roman"/>
                  <w:sz w:val="24"/>
                  <w:szCs w:val="24"/>
                  <w:vertAlign w:val="subscript"/>
                </w:rPr>
              </w:rPrChange>
            </w:rPr>
            <w:delText>p</w:delText>
          </w:r>
        </w:del>
        <w:r w:rsidRPr="002B0243">
          <w:rPr>
            <w:rFonts w:ascii="Times New Roman" w:eastAsia="Times New Roman" w:hAnsi="Times New Roman" w:cs="Times New Roman"/>
            <w:sz w:val="24"/>
            <w:szCs w:val="24"/>
          </w:rPr>
          <w:t>, we expect the climatic optima for that variable to be greater for annuals than perennials. When</w:t>
        </w:r>
        <w:r>
          <w:rPr>
            <w:rFonts w:ascii="Times New Roman" w:eastAsia="Times New Roman" w:hAnsi="Times New Roman" w:cs="Times New Roman"/>
            <w:sz w:val="24"/>
            <w:szCs w:val="24"/>
          </w:rPr>
          <w:t xml:space="preserve"> a </w:t>
        </w:r>
        <w:del w:id="655" w:author="Thais Nogales Da Costa Vasconcelos" w:date="2022-09-17T11:46:00Z">
          <w:r w:rsidRPr="002B0243" w:rsidDel="00A10B5C">
            <w:rPr>
              <w:rFonts w:ascii="Times New Roman" w:eastAsia="Times New Roman" w:hAnsi="Times New Roman" w:cs="Times New Roman"/>
              <w:sz w:val="24"/>
              <w:szCs w:val="24"/>
            </w:rPr>
            <w:delText xml:space="preserve"> θ</w:delText>
          </w:r>
          <w:r w:rsidRPr="00A10B5C" w:rsidDel="00A10B5C">
            <w:rPr>
              <w:rFonts w:ascii="Times New Roman" w:eastAsia="Times New Roman" w:hAnsi="Times New Roman" w:cs="Times New Roman"/>
              <w:sz w:val="24"/>
              <w:szCs w:val="24"/>
              <w:rPrChange w:id="656" w:author="Thais Nogales Da Costa Vasconcelos" w:date="2022-09-17T11:46:00Z">
                <w:rPr>
                  <w:rFonts w:ascii="Times New Roman" w:eastAsia="Times New Roman" w:hAnsi="Times New Roman" w:cs="Times New Roman"/>
                  <w:sz w:val="24"/>
                  <w:szCs w:val="24"/>
                  <w:vertAlign w:val="subscript"/>
                </w:rPr>
              </w:rPrChange>
            </w:rPr>
            <w:delText>a</w:delText>
          </w:r>
          <w:r w:rsidRPr="002B0243" w:rsidDel="00A10B5C">
            <w:rPr>
              <w:rFonts w:ascii="Times New Roman" w:eastAsia="Times New Roman" w:hAnsi="Times New Roman" w:cs="Times New Roman"/>
              <w:sz w:val="24"/>
              <w:szCs w:val="24"/>
            </w:rPr>
            <w:delText xml:space="preserve"> </w:delText>
          </w:r>
        </w:del>
        <w:r w:rsidRPr="002B0243">
          <w:rPr>
            <w:rFonts w:ascii="Times New Roman" w:eastAsia="Times New Roman" w:hAnsi="Times New Roman" w:cs="Times New Roman"/>
            <w:sz w:val="24"/>
            <w:szCs w:val="24"/>
          </w:rPr>
          <w:t xml:space="preserve">&lt; </w:t>
        </w:r>
        <w:r w:rsidRPr="00A10B5C">
          <w:rPr>
            <w:rFonts w:ascii="Times New Roman" w:eastAsia="Times New Roman" w:hAnsi="Times New Roman" w:cs="Times New Roman"/>
            <w:sz w:val="24"/>
            <w:szCs w:val="24"/>
            <w:rPrChange w:id="657" w:author="Thais Nogales Da Costa Vasconcelos" w:date="2022-09-17T11:46:00Z">
              <w:rPr>
                <w:rFonts w:ascii="Times New Roman" w:eastAsia="Times New Roman" w:hAnsi="Times New Roman" w:cs="Times New Roman"/>
                <w:sz w:val="24"/>
                <w:szCs w:val="24"/>
                <w:vertAlign w:val="subscript"/>
              </w:rPr>
            </w:rPrChange>
          </w:rPr>
          <w:t>p</w:t>
        </w:r>
        <w:del w:id="658" w:author="Thais Nogales Da Costa Vasconcelos" w:date="2022-09-17T11:46:00Z">
          <w:r w:rsidRPr="002B0243" w:rsidDel="00A10B5C">
            <w:rPr>
              <w:rFonts w:ascii="Times New Roman" w:eastAsia="Times New Roman" w:hAnsi="Times New Roman" w:cs="Times New Roman"/>
              <w:sz w:val="24"/>
              <w:szCs w:val="24"/>
            </w:rPr>
            <w:delText>θ</w:delText>
          </w:r>
          <w:r w:rsidRPr="00A10B5C" w:rsidDel="00A10B5C">
            <w:rPr>
              <w:rFonts w:ascii="Times New Roman" w:eastAsia="Times New Roman" w:hAnsi="Times New Roman" w:cs="Times New Roman"/>
              <w:sz w:val="24"/>
              <w:szCs w:val="24"/>
              <w:rPrChange w:id="659" w:author="Thais Nogales Da Costa Vasconcelos" w:date="2022-09-17T11:46:00Z">
                <w:rPr>
                  <w:rFonts w:ascii="Times New Roman" w:eastAsia="Times New Roman" w:hAnsi="Times New Roman" w:cs="Times New Roman"/>
                  <w:sz w:val="24"/>
                  <w:szCs w:val="24"/>
                  <w:vertAlign w:val="subscript"/>
                </w:rPr>
              </w:rPrChange>
            </w:rPr>
            <w:delText>p</w:delText>
          </w:r>
        </w:del>
        <w:r w:rsidRPr="002B0243">
          <w:rPr>
            <w:rFonts w:ascii="Times New Roman" w:eastAsia="Times New Roman" w:hAnsi="Times New Roman" w:cs="Times New Roman"/>
            <w:sz w:val="24"/>
            <w:szCs w:val="24"/>
          </w:rPr>
          <w:t>, we expect the climatic optima for that variable to be greater for perennials than annuals. For all variables, we expect annuals to present higher rates of climatic niche evolution</w:t>
        </w:r>
        <w:del w:id="660" w:author="Thais Nogales Da Costa Vasconcelos" w:date="2022-09-17T11:46:00Z">
          <w:r w:rsidRPr="002B0243" w:rsidDel="00A10B5C">
            <w:rPr>
              <w:rFonts w:ascii="Times New Roman" w:eastAsia="Times New Roman" w:hAnsi="Times New Roman" w:cs="Times New Roman"/>
              <w:sz w:val="24"/>
              <w:szCs w:val="24"/>
            </w:rPr>
            <w:delText xml:space="preserve"> (σ</w:delText>
          </w:r>
          <w:r w:rsidRPr="002B0243" w:rsidDel="00A10B5C">
            <w:rPr>
              <w:rFonts w:ascii="Times New Roman" w:eastAsia="Times New Roman" w:hAnsi="Times New Roman" w:cs="Times New Roman"/>
              <w:sz w:val="24"/>
              <w:szCs w:val="24"/>
              <w:vertAlign w:val="superscript"/>
            </w:rPr>
            <w:delText>2</w:delText>
          </w:r>
          <w:r w:rsidRPr="002B0243" w:rsidDel="00A10B5C">
            <w:rPr>
              <w:rFonts w:ascii="Times New Roman" w:eastAsia="Times New Roman" w:hAnsi="Times New Roman" w:cs="Times New Roman"/>
              <w:sz w:val="24"/>
              <w:szCs w:val="24"/>
            </w:rPr>
            <w:delText>)</w:delText>
          </w:r>
        </w:del>
        <w:r w:rsidRPr="002B02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higher expected variance) </w:t>
        </w:r>
        <w:r w:rsidRPr="002B0243">
          <w:rPr>
            <w:rFonts w:ascii="Times New Roman" w:eastAsia="Times New Roman" w:hAnsi="Times New Roman" w:cs="Times New Roman"/>
            <w:sz w:val="24"/>
            <w:szCs w:val="24"/>
          </w:rPr>
          <w:t xml:space="preserve">for annuals than perennials. </w:t>
        </w:r>
      </w:ins>
    </w:p>
    <w:p w14:paraId="7E533B98" w14:textId="77777777" w:rsidR="00115206" w:rsidRPr="002B0243" w:rsidRDefault="00115206" w:rsidP="00115206">
      <w:pPr>
        <w:shd w:val="clear" w:color="auto" w:fill="FFFFFF"/>
        <w:spacing w:line="240" w:lineRule="auto"/>
        <w:rPr>
          <w:ins w:id="661" w:author="Thais Nogales Da Costa Vasconcelos" w:date="2022-09-17T11:47:00Z"/>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115206" w:rsidRPr="002B0243" w14:paraId="5A91CF25" w14:textId="77777777" w:rsidTr="00BA7ED9">
        <w:trPr>
          <w:trHeight w:val="20"/>
          <w:ins w:id="662" w:author="Thais Nogales Da Costa Vasconcelos" w:date="2022-09-17T11:47:00Z"/>
        </w:trPr>
        <w:tc>
          <w:tcPr>
            <w:tcW w:w="1500" w:type="dxa"/>
          </w:tcPr>
          <w:p w14:paraId="5A223885" w14:textId="77777777" w:rsidR="00115206" w:rsidRPr="002B0243" w:rsidRDefault="00115206" w:rsidP="00BA7ED9">
            <w:pPr>
              <w:pStyle w:val="NoSpacing"/>
              <w:jc w:val="center"/>
              <w:rPr>
                <w:ins w:id="663" w:author="Thais Nogales Da Costa Vasconcelos" w:date="2022-09-17T11:47:00Z"/>
                <w:rFonts w:ascii="Times New Roman" w:hAnsi="Times New Roman" w:cs="Times New Roman"/>
                <w:sz w:val="24"/>
                <w:szCs w:val="24"/>
              </w:rPr>
            </w:pPr>
          </w:p>
        </w:tc>
        <w:tc>
          <w:tcPr>
            <w:tcW w:w="2520" w:type="dxa"/>
            <w:gridSpan w:val="3"/>
          </w:tcPr>
          <w:p w14:paraId="6DDF1B5C" w14:textId="77777777" w:rsidR="00115206" w:rsidRPr="002B0243" w:rsidRDefault="00115206" w:rsidP="00BA7ED9">
            <w:pPr>
              <w:pStyle w:val="NoSpacing"/>
              <w:jc w:val="center"/>
              <w:rPr>
                <w:ins w:id="664" w:author="Thais Nogales Da Costa Vasconcelos" w:date="2022-09-17T11:47:00Z"/>
                <w:rFonts w:ascii="Times New Roman" w:hAnsi="Times New Roman" w:cs="Times New Roman"/>
                <w:sz w:val="24"/>
                <w:szCs w:val="24"/>
              </w:rPr>
            </w:pPr>
            <w:ins w:id="665" w:author="Thais Nogales Da Costa Vasconcelos" w:date="2022-09-17T11:47:00Z">
              <w:r w:rsidRPr="002B0243">
                <w:rPr>
                  <w:rFonts w:ascii="Times New Roman" w:hAnsi="Times New Roman" w:cs="Times New Roman"/>
                  <w:sz w:val="24"/>
                  <w:szCs w:val="24"/>
                </w:rPr>
                <w:t>Mean vars</w:t>
              </w:r>
            </w:ins>
          </w:p>
        </w:tc>
        <w:tc>
          <w:tcPr>
            <w:tcW w:w="2002" w:type="dxa"/>
            <w:gridSpan w:val="2"/>
          </w:tcPr>
          <w:p w14:paraId="2329787B" w14:textId="77777777" w:rsidR="00115206" w:rsidRPr="002B0243" w:rsidRDefault="00115206" w:rsidP="00BA7ED9">
            <w:pPr>
              <w:pStyle w:val="NoSpacing"/>
              <w:jc w:val="center"/>
              <w:rPr>
                <w:ins w:id="666" w:author="Thais Nogales Da Costa Vasconcelos" w:date="2022-09-17T11:47:00Z"/>
                <w:rFonts w:ascii="Times New Roman" w:hAnsi="Times New Roman" w:cs="Times New Roman"/>
                <w:sz w:val="24"/>
                <w:szCs w:val="24"/>
              </w:rPr>
            </w:pPr>
            <w:ins w:id="667" w:author="Thais Nogales Da Costa Vasconcelos" w:date="2022-09-17T11:47:00Z">
              <w:r w:rsidRPr="002B0243">
                <w:rPr>
                  <w:rFonts w:ascii="Times New Roman" w:hAnsi="Times New Roman" w:cs="Times New Roman"/>
                  <w:sz w:val="24"/>
                  <w:szCs w:val="24"/>
                </w:rPr>
                <w:t>Seasonality vars</w:t>
              </w:r>
            </w:ins>
          </w:p>
        </w:tc>
        <w:tc>
          <w:tcPr>
            <w:tcW w:w="3003" w:type="dxa"/>
            <w:gridSpan w:val="3"/>
          </w:tcPr>
          <w:p w14:paraId="08FFDB6E" w14:textId="77777777" w:rsidR="00115206" w:rsidRPr="002B0243" w:rsidRDefault="00115206" w:rsidP="00BA7ED9">
            <w:pPr>
              <w:pStyle w:val="NoSpacing"/>
              <w:jc w:val="center"/>
              <w:rPr>
                <w:ins w:id="668" w:author="Thais Nogales Da Costa Vasconcelos" w:date="2022-09-17T11:47:00Z"/>
                <w:rFonts w:ascii="Times New Roman" w:hAnsi="Times New Roman" w:cs="Times New Roman"/>
                <w:sz w:val="24"/>
                <w:szCs w:val="24"/>
              </w:rPr>
            </w:pPr>
            <w:ins w:id="669" w:author="Thais Nogales Da Costa Vasconcelos" w:date="2022-09-17T11:47:00Z">
              <w:r w:rsidRPr="002B0243">
                <w:rPr>
                  <w:rFonts w:ascii="Times New Roman" w:hAnsi="Times New Roman" w:cs="Times New Roman"/>
                  <w:sz w:val="24"/>
                  <w:szCs w:val="24"/>
                </w:rPr>
                <w:t>Extreme vars</w:t>
              </w:r>
            </w:ins>
          </w:p>
        </w:tc>
      </w:tr>
      <w:tr w:rsidR="00115206" w:rsidRPr="002B0243" w14:paraId="13CE8B37" w14:textId="77777777" w:rsidTr="00BA7ED9">
        <w:trPr>
          <w:trHeight w:val="20"/>
          <w:ins w:id="670" w:author="Thais Nogales Da Costa Vasconcelos" w:date="2022-09-17T11:47:00Z"/>
        </w:trPr>
        <w:tc>
          <w:tcPr>
            <w:tcW w:w="1500" w:type="dxa"/>
          </w:tcPr>
          <w:p w14:paraId="26C4A386" w14:textId="77777777" w:rsidR="00115206" w:rsidRPr="002B0243" w:rsidRDefault="00115206" w:rsidP="00BA7ED9">
            <w:pPr>
              <w:pStyle w:val="NoSpacing"/>
              <w:jc w:val="center"/>
              <w:rPr>
                <w:ins w:id="671" w:author="Thais Nogales Da Costa Vasconcelos" w:date="2022-09-17T11:47:00Z"/>
                <w:rFonts w:ascii="Times New Roman" w:hAnsi="Times New Roman" w:cs="Times New Roman"/>
                <w:sz w:val="24"/>
                <w:szCs w:val="24"/>
              </w:rPr>
            </w:pPr>
          </w:p>
        </w:tc>
        <w:tc>
          <w:tcPr>
            <w:tcW w:w="930" w:type="dxa"/>
          </w:tcPr>
          <w:p w14:paraId="60C2006D" w14:textId="77777777" w:rsidR="00115206" w:rsidRPr="002B0243" w:rsidRDefault="00115206" w:rsidP="00BA7ED9">
            <w:pPr>
              <w:pStyle w:val="NoSpacing"/>
              <w:jc w:val="center"/>
              <w:rPr>
                <w:ins w:id="672" w:author="Thais Nogales Da Costa Vasconcelos" w:date="2022-09-17T11:47:00Z"/>
                <w:rFonts w:ascii="Times New Roman" w:hAnsi="Times New Roman" w:cs="Times New Roman"/>
                <w:sz w:val="24"/>
                <w:szCs w:val="24"/>
              </w:rPr>
            </w:pPr>
            <w:ins w:id="673" w:author="Thais Nogales Da Costa Vasconcelos" w:date="2022-09-17T11:47:00Z">
              <w:r w:rsidRPr="002B0243">
                <w:rPr>
                  <w:rFonts w:ascii="Times New Roman" w:hAnsi="Times New Roman" w:cs="Times New Roman"/>
                  <w:sz w:val="24"/>
                  <w:szCs w:val="24"/>
                </w:rPr>
                <w:t>BIO1</w:t>
              </w:r>
            </w:ins>
          </w:p>
        </w:tc>
        <w:tc>
          <w:tcPr>
            <w:tcW w:w="885" w:type="dxa"/>
          </w:tcPr>
          <w:p w14:paraId="0D975102" w14:textId="77777777" w:rsidR="00115206" w:rsidRPr="002B0243" w:rsidRDefault="00115206" w:rsidP="00BA7ED9">
            <w:pPr>
              <w:pStyle w:val="NoSpacing"/>
              <w:jc w:val="center"/>
              <w:rPr>
                <w:ins w:id="674" w:author="Thais Nogales Da Costa Vasconcelos" w:date="2022-09-17T11:47:00Z"/>
                <w:rFonts w:ascii="Times New Roman" w:hAnsi="Times New Roman" w:cs="Times New Roman"/>
                <w:sz w:val="24"/>
                <w:szCs w:val="24"/>
              </w:rPr>
            </w:pPr>
            <w:ins w:id="675" w:author="Thais Nogales Da Costa Vasconcelos" w:date="2022-09-17T11:47:00Z">
              <w:r w:rsidRPr="002B0243">
                <w:rPr>
                  <w:rFonts w:ascii="Times New Roman" w:hAnsi="Times New Roman" w:cs="Times New Roman"/>
                  <w:sz w:val="24"/>
                  <w:szCs w:val="24"/>
                </w:rPr>
                <w:t>BIO12</w:t>
              </w:r>
            </w:ins>
          </w:p>
        </w:tc>
        <w:tc>
          <w:tcPr>
            <w:tcW w:w="705" w:type="dxa"/>
          </w:tcPr>
          <w:p w14:paraId="010B736D" w14:textId="77777777" w:rsidR="00115206" w:rsidRPr="002B0243" w:rsidRDefault="00115206" w:rsidP="00BA7ED9">
            <w:pPr>
              <w:pStyle w:val="NoSpacing"/>
              <w:jc w:val="center"/>
              <w:rPr>
                <w:ins w:id="676" w:author="Thais Nogales Da Costa Vasconcelos" w:date="2022-09-17T11:47:00Z"/>
                <w:rFonts w:ascii="Times New Roman" w:hAnsi="Times New Roman" w:cs="Times New Roman"/>
                <w:sz w:val="24"/>
                <w:szCs w:val="24"/>
              </w:rPr>
            </w:pPr>
            <w:ins w:id="677" w:author="Thais Nogales Da Costa Vasconcelos" w:date="2022-09-17T11:47:00Z">
              <w:r w:rsidRPr="002B0243">
                <w:rPr>
                  <w:rFonts w:ascii="Times New Roman" w:hAnsi="Times New Roman" w:cs="Times New Roman"/>
                  <w:sz w:val="24"/>
                  <w:szCs w:val="24"/>
                </w:rPr>
                <w:t>AI</w:t>
              </w:r>
            </w:ins>
          </w:p>
        </w:tc>
        <w:tc>
          <w:tcPr>
            <w:tcW w:w="1001" w:type="dxa"/>
          </w:tcPr>
          <w:p w14:paraId="2F57CAD4" w14:textId="77777777" w:rsidR="00115206" w:rsidRPr="002B0243" w:rsidRDefault="00115206" w:rsidP="00BA7ED9">
            <w:pPr>
              <w:pStyle w:val="NoSpacing"/>
              <w:jc w:val="center"/>
              <w:rPr>
                <w:ins w:id="678" w:author="Thais Nogales Da Costa Vasconcelos" w:date="2022-09-17T11:47:00Z"/>
                <w:rFonts w:ascii="Times New Roman" w:hAnsi="Times New Roman" w:cs="Times New Roman"/>
                <w:sz w:val="24"/>
                <w:szCs w:val="24"/>
              </w:rPr>
            </w:pPr>
            <w:ins w:id="679" w:author="Thais Nogales Da Costa Vasconcelos" w:date="2022-09-17T11:47:00Z">
              <w:r w:rsidRPr="002B0243">
                <w:rPr>
                  <w:rFonts w:ascii="Times New Roman" w:hAnsi="Times New Roman" w:cs="Times New Roman"/>
                  <w:sz w:val="24"/>
                  <w:szCs w:val="24"/>
                </w:rPr>
                <w:t>BIO4</w:t>
              </w:r>
            </w:ins>
          </w:p>
        </w:tc>
        <w:tc>
          <w:tcPr>
            <w:tcW w:w="1001" w:type="dxa"/>
          </w:tcPr>
          <w:p w14:paraId="560D03A1" w14:textId="77777777" w:rsidR="00115206" w:rsidRPr="002B0243" w:rsidRDefault="00115206" w:rsidP="00BA7ED9">
            <w:pPr>
              <w:pStyle w:val="NoSpacing"/>
              <w:jc w:val="center"/>
              <w:rPr>
                <w:ins w:id="680" w:author="Thais Nogales Da Costa Vasconcelos" w:date="2022-09-17T11:47:00Z"/>
                <w:rFonts w:ascii="Times New Roman" w:hAnsi="Times New Roman" w:cs="Times New Roman"/>
                <w:sz w:val="24"/>
                <w:szCs w:val="24"/>
              </w:rPr>
            </w:pPr>
            <w:ins w:id="681" w:author="Thais Nogales Da Costa Vasconcelos" w:date="2022-09-17T11:47:00Z">
              <w:r w:rsidRPr="002B0243">
                <w:rPr>
                  <w:rFonts w:ascii="Times New Roman" w:hAnsi="Times New Roman" w:cs="Times New Roman"/>
                  <w:sz w:val="24"/>
                  <w:szCs w:val="24"/>
                </w:rPr>
                <w:t>BIO15</w:t>
              </w:r>
            </w:ins>
          </w:p>
        </w:tc>
        <w:tc>
          <w:tcPr>
            <w:tcW w:w="1001" w:type="dxa"/>
          </w:tcPr>
          <w:p w14:paraId="4C5109F2" w14:textId="77777777" w:rsidR="00115206" w:rsidRPr="002B0243" w:rsidRDefault="00115206" w:rsidP="00BA7ED9">
            <w:pPr>
              <w:pStyle w:val="NoSpacing"/>
              <w:jc w:val="center"/>
              <w:rPr>
                <w:ins w:id="682" w:author="Thais Nogales Da Costa Vasconcelos" w:date="2022-09-17T11:47:00Z"/>
                <w:rFonts w:ascii="Times New Roman" w:hAnsi="Times New Roman" w:cs="Times New Roman"/>
                <w:sz w:val="24"/>
                <w:szCs w:val="24"/>
              </w:rPr>
            </w:pPr>
            <w:ins w:id="683" w:author="Thais Nogales Da Costa Vasconcelos" w:date="2022-09-17T11:47:00Z">
              <w:r w:rsidRPr="002B0243">
                <w:rPr>
                  <w:rFonts w:ascii="Times New Roman" w:hAnsi="Times New Roman" w:cs="Times New Roman"/>
                  <w:sz w:val="24"/>
                  <w:szCs w:val="24"/>
                </w:rPr>
                <w:t>BIO5</w:t>
              </w:r>
            </w:ins>
          </w:p>
        </w:tc>
        <w:tc>
          <w:tcPr>
            <w:tcW w:w="1001" w:type="dxa"/>
          </w:tcPr>
          <w:p w14:paraId="5BF771F6" w14:textId="77777777" w:rsidR="00115206" w:rsidRPr="002B0243" w:rsidRDefault="00115206" w:rsidP="00BA7ED9">
            <w:pPr>
              <w:pStyle w:val="NoSpacing"/>
              <w:jc w:val="center"/>
              <w:rPr>
                <w:ins w:id="684" w:author="Thais Nogales Da Costa Vasconcelos" w:date="2022-09-17T11:47:00Z"/>
                <w:rFonts w:ascii="Times New Roman" w:hAnsi="Times New Roman" w:cs="Times New Roman"/>
                <w:sz w:val="24"/>
                <w:szCs w:val="24"/>
              </w:rPr>
            </w:pPr>
            <w:ins w:id="685" w:author="Thais Nogales Da Costa Vasconcelos" w:date="2022-09-17T11:47:00Z">
              <w:r w:rsidRPr="002B0243">
                <w:rPr>
                  <w:rFonts w:ascii="Times New Roman" w:hAnsi="Times New Roman" w:cs="Times New Roman"/>
                  <w:sz w:val="24"/>
                  <w:szCs w:val="24"/>
                </w:rPr>
                <w:t>BIO6</w:t>
              </w:r>
            </w:ins>
          </w:p>
        </w:tc>
        <w:tc>
          <w:tcPr>
            <w:tcW w:w="1001" w:type="dxa"/>
          </w:tcPr>
          <w:p w14:paraId="3EDBDD88" w14:textId="77777777" w:rsidR="00115206" w:rsidRPr="002B0243" w:rsidRDefault="00115206" w:rsidP="00BA7ED9">
            <w:pPr>
              <w:pStyle w:val="NoSpacing"/>
              <w:jc w:val="center"/>
              <w:rPr>
                <w:ins w:id="686" w:author="Thais Nogales Da Costa Vasconcelos" w:date="2022-09-17T11:47:00Z"/>
                <w:rFonts w:ascii="Times New Roman" w:hAnsi="Times New Roman" w:cs="Times New Roman"/>
                <w:sz w:val="24"/>
                <w:szCs w:val="24"/>
              </w:rPr>
            </w:pPr>
            <w:ins w:id="687" w:author="Thais Nogales Da Costa Vasconcelos" w:date="2022-09-17T11:47:00Z">
              <w:r w:rsidRPr="002B0243">
                <w:rPr>
                  <w:rFonts w:ascii="Times New Roman" w:hAnsi="Times New Roman" w:cs="Times New Roman"/>
                  <w:sz w:val="24"/>
                  <w:szCs w:val="24"/>
                </w:rPr>
                <w:t>BIO14</w:t>
              </w:r>
            </w:ins>
          </w:p>
        </w:tc>
      </w:tr>
      <w:tr w:rsidR="00115206" w:rsidRPr="002B0243" w14:paraId="3D23F829" w14:textId="77777777" w:rsidTr="00BA7ED9">
        <w:trPr>
          <w:trHeight w:val="20"/>
          <w:ins w:id="688" w:author="Thais Nogales Da Costa Vasconcelos" w:date="2022-09-17T11:47:00Z"/>
        </w:trPr>
        <w:tc>
          <w:tcPr>
            <w:tcW w:w="1500" w:type="dxa"/>
          </w:tcPr>
          <w:p w14:paraId="75BF8A87" w14:textId="77777777" w:rsidR="00115206" w:rsidRPr="002B0243" w:rsidRDefault="00115206" w:rsidP="00BA7ED9">
            <w:pPr>
              <w:pStyle w:val="NoSpacing"/>
              <w:jc w:val="center"/>
              <w:rPr>
                <w:ins w:id="689" w:author="Thais Nogales Da Costa Vasconcelos" w:date="2022-09-17T11:47:00Z"/>
                <w:rFonts w:ascii="Times New Roman" w:hAnsi="Times New Roman" w:cs="Times New Roman"/>
                <w:sz w:val="24"/>
                <w:szCs w:val="24"/>
              </w:rPr>
            </w:pPr>
            <w:ins w:id="690" w:author="Thais Nogales Da Costa Vasconcelos" w:date="2022-09-17T11:47:00Z">
              <w:r w:rsidRPr="002B0243">
                <w:rPr>
                  <w:rFonts w:ascii="Times New Roman" w:hAnsi="Times New Roman" w:cs="Times New Roman"/>
                  <w:sz w:val="24"/>
                  <w:szCs w:val="24"/>
                </w:rPr>
                <w:t xml:space="preserve">Estimated </w:t>
              </w:r>
              <w:r>
                <w:rPr>
                  <w:rFonts w:ascii="Times New Roman" w:hAnsi="Times New Roman" w:cs="Times New Roman"/>
                  <w:sz w:val="24"/>
                  <w:szCs w:val="24"/>
                </w:rPr>
                <w:t>value</w:t>
              </w:r>
              <w:del w:id="691" w:author="Thais Nogales Da Costa Vasconcelos" w:date="2022-09-17T11:45:00Z">
                <w:r w:rsidRPr="002B0243" w:rsidDel="00A10B5C">
                  <w:rPr>
                    <w:rFonts w:ascii="Times New Roman" w:hAnsi="Times New Roman" w:cs="Times New Roman"/>
                    <w:sz w:val="24"/>
                    <w:szCs w:val="24"/>
                  </w:rPr>
                  <w:delText>θ</w:delText>
                </w:r>
              </w:del>
            </w:ins>
          </w:p>
        </w:tc>
        <w:tc>
          <w:tcPr>
            <w:tcW w:w="930" w:type="dxa"/>
          </w:tcPr>
          <w:p w14:paraId="50325D2B" w14:textId="77777777" w:rsidR="00115206" w:rsidRPr="002B0243" w:rsidRDefault="00115206" w:rsidP="00BA7ED9">
            <w:pPr>
              <w:pStyle w:val="NoSpacing"/>
              <w:jc w:val="center"/>
              <w:rPr>
                <w:ins w:id="692" w:author="Thais Nogales Da Costa Vasconcelos" w:date="2022-09-17T11:47:00Z"/>
                <w:rFonts w:ascii="Times New Roman" w:hAnsi="Times New Roman" w:cs="Times New Roman"/>
                <w:sz w:val="24"/>
                <w:szCs w:val="24"/>
              </w:rPr>
            </w:pPr>
            <w:ins w:id="693" w:author="Thais Nogales Da Costa Vasconcelos" w:date="2022-09-17T11:47:00Z">
              <w:r>
                <w:rPr>
                  <w:rFonts w:ascii="Times New Roman" w:hAnsi="Times New Roman" w:cs="Times New Roman"/>
                  <w:sz w:val="24"/>
                  <w:szCs w:val="24"/>
                </w:rPr>
                <w:t>a</w:t>
              </w:r>
              <w:del w:id="694" w:author="Thais Nogales Da Costa Vasconcelos" w:date="2022-09-17T11:45:00Z">
                <w:r w:rsidRPr="002B0243" w:rsidDel="00A10B5C">
                  <w:rPr>
                    <w:rFonts w:ascii="Times New Roman" w:hAnsi="Times New Roman" w:cs="Times New Roman"/>
                    <w:sz w:val="24"/>
                    <w:szCs w:val="24"/>
                  </w:rPr>
                  <w:delText>θ</w:delText>
                </w:r>
                <w:r w:rsidRPr="00A10B5C" w:rsidDel="00A10B5C">
                  <w:rPr>
                    <w:rFonts w:ascii="Times New Roman" w:hAnsi="Times New Roman" w:cs="Times New Roman"/>
                    <w:sz w:val="24"/>
                    <w:szCs w:val="24"/>
                    <w:rPrChange w:id="695" w:author="Thais Nogales Da Costa Vasconcelos" w:date="2022-09-17T11:45:00Z">
                      <w:rPr>
                        <w:rFonts w:ascii="Times New Roman" w:hAnsi="Times New Roman" w:cs="Times New Roman"/>
                        <w:sz w:val="24"/>
                        <w:szCs w:val="24"/>
                        <w:vertAlign w:val="subscript"/>
                      </w:rPr>
                    </w:rPrChange>
                  </w:rPr>
                  <w:delText>a</w:delText>
                </w:r>
              </w:del>
              <w:r w:rsidRPr="002B0243">
                <w:rPr>
                  <w:rFonts w:ascii="Times New Roman" w:hAnsi="Times New Roman" w:cs="Times New Roman"/>
                  <w:sz w:val="24"/>
                  <w:szCs w:val="24"/>
                </w:rPr>
                <w:t xml:space="preserve"> &gt; </w:t>
              </w:r>
              <w:r w:rsidRPr="00A10B5C">
                <w:rPr>
                  <w:rFonts w:ascii="Times New Roman" w:hAnsi="Times New Roman" w:cs="Times New Roman"/>
                  <w:sz w:val="24"/>
                  <w:szCs w:val="24"/>
                  <w:rPrChange w:id="696" w:author="Thais Nogales Da Costa Vasconcelos" w:date="2022-09-17T11:45:00Z">
                    <w:rPr>
                      <w:rFonts w:ascii="Times New Roman" w:hAnsi="Times New Roman" w:cs="Times New Roman"/>
                      <w:sz w:val="24"/>
                      <w:szCs w:val="24"/>
                      <w:vertAlign w:val="subscript"/>
                    </w:rPr>
                  </w:rPrChange>
                </w:rPr>
                <w:t>p</w:t>
              </w:r>
              <w:del w:id="697" w:author="Thais Nogales Da Costa Vasconcelos" w:date="2022-09-17T11:45:00Z">
                <w:r w:rsidRPr="002B0243" w:rsidDel="00A10B5C">
                  <w:rPr>
                    <w:rFonts w:ascii="Times New Roman" w:hAnsi="Times New Roman" w:cs="Times New Roman"/>
                    <w:sz w:val="24"/>
                    <w:szCs w:val="24"/>
                  </w:rPr>
                  <w:delText>θ</w:delText>
                </w:r>
                <w:r w:rsidRPr="00A10B5C" w:rsidDel="00A10B5C">
                  <w:rPr>
                    <w:rFonts w:ascii="Times New Roman" w:hAnsi="Times New Roman" w:cs="Times New Roman"/>
                    <w:sz w:val="24"/>
                    <w:szCs w:val="24"/>
                    <w:rPrChange w:id="698" w:author="Thais Nogales Da Costa Vasconcelos" w:date="2022-09-17T11:45:00Z">
                      <w:rPr>
                        <w:rFonts w:ascii="Times New Roman" w:hAnsi="Times New Roman" w:cs="Times New Roman"/>
                        <w:sz w:val="24"/>
                        <w:szCs w:val="24"/>
                        <w:vertAlign w:val="subscript"/>
                      </w:rPr>
                    </w:rPrChange>
                  </w:rPr>
                  <w:delText>p</w:delText>
                </w:r>
              </w:del>
            </w:ins>
          </w:p>
        </w:tc>
        <w:tc>
          <w:tcPr>
            <w:tcW w:w="1590" w:type="dxa"/>
            <w:gridSpan w:val="2"/>
          </w:tcPr>
          <w:p w14:paraId="372D2BD7" w14:textId="77777777" w:rsidR="00115206" w:rsidRPr="002B0243" w:rsidRDefault="00115206" w:rsidP="00BA7ED9">
            <w:pPr>
              <w:pStyle w:val="NoSpacing"/>
              <w:jc w:val="center"/>
              <w:rPr>
                <w:ins w:id="699" w:author="Thais Nogales Da Costa Vasconcelos" w:date="2022-09-17T11:47:00Z"/>
                <w:rFonts w:ascii="Times New Roman" w:hAnsi="Times New Roman" w:cs="Times New Roman"/>
                <w:sz w:val="24"/>
                <w:szCs w:val="24"/>
              </w:rPr>
            </w:pPr>
            <w:ins w:id="700" w:author="Thais Nogales Da Costa Vasconcelos" w:date="2022-09-17T11:47:00Z">
              <w:del w:id="701" w:author="Thais Nogales Da Costa Vasconcelos" w:date="2022-09-17T11:46: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02" w:author="Thais Nogales Da Costa Vasconcelos" w:date="2022-09-17T11:47:00Z">
                    <w:rPr>
                      <w:rFonts w:ascii="Times New Roman" w:hAnsi="Times New Roman" w:cs="Times New Roman"/>
                      <w:sz w:val="24"/>
                      <w:szCs w:val="24"/>
                      <w:vertAlign w:val="subscript"/>
                    </w:rPr>
                  </w:rPrChange>
                </w:rPr>
                <w:t>a</w:t>
              </w:r>
              <w:r w:rsidRPr="002B0243">
                <w:rPr>
                  <w:rFonts w:ascii="Times New Roman" w:hAnsi="Times New Roman" w:cs="Times New Roman"/>
                  <w:sz w:val="24"/>
                  <w:szCs w:val="24"/>
                </w:rPr>
                <w:t xml:space="preserve"> &lt; </w:t>
              </w:r>
              <w:del w:id="703" w:author="Thais Nogales Da Costa Vasconcelos" w:date="2022-09-17T11:46: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04" w:author="Thais Nogales Da Costa Vasconcelos" w:date="2022-09-17T11:47:00Z">
                    <w:rPr>
                      <w:rFonts w:ascii="Times New Roman" w:hAnsi="Times New Roman" w:cs="Times New Roman"/>
                      <w:sz w:val="24"/>
                      <w:szCs w:val="24"/>
                      <w:vertAlign w:val="subscript"/>
                    </w:rPr>
                  </w:rPrChange>
                </w:rPr>
                <w:t>p</w:t>
              </w:r>
            </w:ins>
          </w:p>
        </w:tc>
        <w:tc>
          <w:tcPr>
            <w:tcW w:w="2002" w:type="dxa"/>
            <w:gridSpan w:val="2"/>
          </w:tcPr>
          <w:p w14:paraId="5AF79C30" w14:textId="77777777" w:rsidR="00115206" w:rsidRPr="002B0243" w:rsidRDefault="00115206" w:rsidP="00BA7ED9">
            <w:pPr>
              <w:pStyle w:val="NoSpacing"/>
              <w:jc w:val="center"/>
              <w:rPr>
                <w:ins w:id="705" w:author="Thais Nogales Da Costa Vasconcelos" w:date="2022-09-17T11:47:00Z"/>
                <w:rFonts w:ascii="Times New Roman" w:hAnsi="Times New Roman" w:cs="Times New Roman"/>
                <w:sz w:val="24"/>
                <w:szCs w:val="24"/>
              </w:rPr>
            </w:pPr>
            <w:ins w:id="706" w:author="Thais Nogales Da Costa Vasconcelos" w:date="2022-09-17T11:47:00Z">
              <w:del w:id="707" w:author="Thais Nogales Da Costa Vasconcelos" w:date="2022-09-17T11:46: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08" w:author="Thais Nogales Da Costa Vasconcelos" w:date="2022-09-17T11:47:00Z">
                    <w:rPr>
                      <w:rFonts w:ascii="Times New Roman" w:hAnsi="Times New Roman" w:cs="Times New Roman"/>
                      <w:sz w:val="24"/>
                      <w:szCs w:val="24"/>
                      <w:vertAlign w:val="subscript"/>
                    </w:rPr>
                  </w:rPrChange>
                </w:rPr>
                <w:t>a</w:t>
              </w:r>
              <w:r w:rsidRPr="002B0243">
                <w:rPr>
                  <w:rFonts w:ascii="Times New Roman" w:hAnsi="Times New Roman" w:cs="Times New Roman"/>
                  <w:sz w:val="24"/>
                  <w:szCs w:val="24"/>
                </w:rPr>
                <w:t xml:space="preserve"> &gt; </w:t>
              </w:r>
              <w:del w:id="709" w:author="Thais Nogales Da Costa Vasconcelos" w:date="2022-09-17T11:46: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10" w:author="Thais Nogales Da Costa Vasconcelos" w:date="2022-09-17T11:47:00Z">
                    <w:rPr>
                      <w:rFonts w:ascii="Times New Roman" w:hAnsi="Times New Roman" w:cs="Times New Roman"/>
                      <w:sz w:val="24"/>
                      <w:szCs w:val="24"/>
                      <w:vertAlign w:val="subscript"/>
                    </w:rPr>
                  </w:rPrChange>
                </w:rPr>
                <w:t>p</w:t>
              </w:r>
            </w:ins>
          </w:p>
        </w:tc>
        <w:tc>
          <w:tcPr>
            <w:tcW w:w="2002" w:type="dxa"/>
            <w:gridSpan w:val="2"/>
          </w:tcPr>
          <w:p w14:paraId="682FC968" w14:textId="77777777" w:rsidR="00115206" w:rsidRPr="002B0243" w:rsidRDefault="00115206" w:rsidP="00BA7ED9">
            <w:pPr>
              <w:pStyle w:val="NoSpacing"/>
              <w:jc w:val="center"/>
              <w:rPr>
                <w:ins w:id="711" w:author="Thais Nogales Da Costa Vasconcelos" w:date="2022-09-17T11:47:00Z"/>
                <w:rFonts w:ascii="Times New Roman" w:hAnsi="Times New Roman" w:cs="Times New Roman"/>
                <w:sz w:val="24"/>
                <w:szCs w:val="24"/>
              </w:rPr>
            </w:pPr>
            <w:ins w:id="712" w:author="Thais Nogales Da Costa Vasconcelos" w:date="2022-09-17T11:47:00Z">
              <w:del w:id="713" w:author="Thais Nogales Da Costa Vasconcelos" w:date="2022-09-17T11:46: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14" w:author="Thais Nogales Da Costa Vasconcelos" w:date="2022-09-17T11:47:00Z">
                    <w:rPr>
                      <w:rFonts w:ascii="Times New Roman" w:hAnsi="Times New Roman" w:cs="Times New Roman"/>
                      <w:sz w:val="24"/>
                      <w:szCs w:val="24"/>
                      <w:vertAlign w:val="subscript"/>
                    </w:rPr>
                  </w:rPrChange>
                </w:rPr>
                <w:t>a</w:t>
              </w:r>
              <w:r w:rsidRPr="002B0243">
                <w:rPr>
                  <w:rFonts w:ascii="Times New Roman" w:hAnsi="Times New Roman" w:cs="Times New Roman"/>
                  <w:sz w:val="24"/>
                  <w:szCs w:val="24"/>
                </w:rPr>
                <w:t xml:space="preserve"> &gt; </w:t>
              </w:r>
              <w:del w:id="715" w:author="Thais Nogales Da Costa Vasconcelos" w:date="2022-09-17T11:47: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16" w:author="Thais Nogales Da Costa Vasconcelos" w:date="2022-09-17T11:47:00Z">
                    <w:rPr>
                      <w:rFonts w:ascii="Times New Roman" w:hAnsi="Times New Roman" w:cs="Times New Roman"/>
                      <w:sz w:val="24"/>
                      <w:szCs w:val="24"/>
                      <w:vertAlign w:val="subscript"/>
                    </w:rPr>
                  </w:rPrChange>
                </w:rPr>
                <w:t>p</w:t>
              </w:r>
            </w:ins>
          </w:p>
        </w:tc>
        <w:tc>
          <w:tcPr>
            <w:tcW w:w="1001" w:type="dxa"/>
          </w:tcPr>
          <w:p w14:paraId="0C4E912C" w14:textId="77777777" w:rsidR="00115206" w:rsidRPr="002B0243" w:rsidRDefault="00115206" w:rsidP="00BA7ED9">
            <w:pPr>
              <w:pStyle w:val="NoSpacing"/>
              <w:jc w:val="center"/>
              <w:rPr>
                <w:ins w:id="717" w:author="Thais Nogales Da Costa Vasconcelos" w:date="2022-09-17T11:47:00Z"/>
                <w:rFonts w:ascii="Times New Roman" w:hAnsi="Times New Roman" w:cs="Times New Roman"/>
                <w:sz w:val="24"/>
                <w:szCs w:val="24"/>
              </w:rPr>
            </w:pPr>
            <w:ins w:id="718" w:author="Thais Nogales Da Costa Vasconcelos" w:date="2022-09-17T11:47:00Z">
              <w:del w:id="719" w:author="Thais Nogales Da Costa Vasconcelos" w:date="2022-09-17T11:47: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20" w:author="Thais Nogales Da Costa Vasconcelos" w:date="2022-09-17T11:47:00Z">
                    <w:rPr>
                      <w:rFonts w:ascii="Times New Roman" w:hAnsi="Times New Roman" w:cs="Times New Roman"/>
                      <w:sz w:val="24"/>
                      <w:szCs w:val="24"/>
                      <w:vertAlign w:val="subscript"/>
                    </w:rPr>
                  </w:rPrChange>
                </w:rPr>
                <w:t>a</w:t>
              </w:r>
              <w:r w:rsidRPr="002B0243">
                <w:rPr>
                  <w:rFonts w:ascii="Times New Roman" w:hAnsi="Times New Roman" w:cs="Times New Roman"/>
                  <w:sz w:val="24"/>
                  <w:szCs w:val="24"/>
                </w:rPr>
                <w:t xml:space="preserve"> &lt; </w:t>
              </w:r>
              <w:del w:id="721" w:author="Thais Nogales Da Costa Vasconcelos" w:date="2022-09-17T11:47:00Z">
                <w:r w:rsidRPr="002B0243" w:rsidDel="00A10B5C">
                  <w:rPr>
                    <w:rFonts w:ascii="Times New Roman" w:hAnsi="Times New Roman" w:cs="Times New Roman"/>
                    <w:sz w:val="24"/>
                    <w:szCs w:val="24"/>
                  </w:rPr>
                  <w:delText>θ</w:delText>
                </w:r>
              </w:del>
              <w:r w:rsidRPr="00A10B5C">
                <w:rPr>
                  <w:rFonts w:ascii="Times New Roman" w:hAnsi="Times New Roman" w:cs="Times New Roman"/>
                  <w:sz w:val="24"/>
                  <w:szCs w:val="24"/>
                  <w:rPrChange w:id="722" w:author="Thais Nogales Da Costa Vasconcelos" w:date="2022-09-17T11:47:00Z">
                    <w:rPr>
                      <w:rFonts w:ascii="Times New Roman" w:hAnsi="Times New Roman" w:cs="Times New Roman"/>
                      <w:sz w:val="24"/>
                      <w:szCs w:val="24"/>
                      <w:vertAlign w:val="subscript"/>
                    </w:rPr>
                  </w:rPrChange>
                </w:rPr>
                <w:t>p</w:t>
              </w:r>
            </w:ins>
          </w:p>
        </w:tc>
      </w:tr>
      <w:tr w:rsidR="00115206" w:rsidRPr="002B0243" w14:paraId="660E0517" w14:textId="77777777" w:rsidTr="00BA7ED9">
        <w:trPr>
          <w:trHeight w:val="20"/>
          <w:ins w:id="723" w:author="Thais Nogales Da Costa Vasconcelos" w:date="2022-09-17T11:47:00Z"/>
        </w:trPr>
        <w:tc>
          <w:tcPr>
            <w:tcW w:w="1500" w:type="dxa"/>
          </w:tcPr>
          <w:p w14:paraId="27F4190F" w14:textId="77777777" w:rsidR="00115206" w:rsidRPr="002B0243" w:rsidRDefault="00115206" w:rsidP="00BA7ED9">
            <w:pPr>
              <w:pStyle w:val="NoSpacing"/>
              <w:jc w:val="center"/>
              <w:rPr>
                <w:ins w:id="724" w:author="Thais Nogales Da Costa Vasconcelos" w:date="2022-09-17T11:47:00Z"/>
                <w:rFonts w:ascii="Times New Roman" w:hAnsi="Times New Roman" w:cs="Times New Roman"/>
                <w:sz w:val="24"/>
                <w:szCs w:val="24"/>
              </w:rPr>
            </w:pPr>
            <w:ins w:id="725" w:author="Thais Nogales Da Costa Vasconcelos" w:date="2022-09-17T11:47:00Z">
              <w:del w:id="726" w:author="Thais Nogales Da Costa Vasconcelos" w:date="2022-09-17T11:45:00Z">
                <w:r w:rsidRPr="002B0243" w:rsidDel="00A10B5C">
                  <w:rPr>
                    <w:rFonts w:ascii="Times New Roman" w:hAnsi="Times New Roman" w:cs="Times New Roman"/>
                    <w:sz w:val="24"/>
                    <w:szCs w:val="24"/>
                  </w:rPr>
                  <w:delText>Estimated σ</w:delText>
                </w:r>
                <w:r w:rsidRPr="002B0243" w:rsidDel="00A10B5C">
                  <w:rPr>
                    <w:rFonts w:ascii="Times New Roman" w:hAnsi="Times New Roman" w:cs="Times New Roman"/>
                    <w:sz w:val="24"/>
                    <w:szCs w:val="24"/>
                    <w:vertAlign w:val="superscript"/>
                  </w:rPr>
                  <w:delText>2</w:delText>
                </w:r>
              </w:del>
              <w:r>
                <w:rPr>
                  <w:rFonts w:ascii="Times New Roman" w:hAnsi="Times New Roman" w:cs="Times New Roman"/>
                  <w:sz w:val="24"/>
                  <w:szCs w:val="24"/>
                </w:rPr>
                <w:t>Expected variance</w:t>
              </w:r>
            </w:ins>
          </w:p>
        </w:tc>
        <w:tc>
          <w:tcPr>
            <w:tcW w:w="7525" w:type="dxa"/>
            <w:gridSpan w:val="8"/>
          </w:tcPr>
          <w:p w14:paraId="5A7217F5" w14:textId="77777777" w:rsidR="00115206" w:rsidRPr="00A10B5C" w:rsidRDefault="00115206" w:rsidP="00BA7ED9">
            <w:pPr>
              <w:pStyle w:val="NoSpacing"/>
              <w:jc w:val="center"/>
              <w:rPr>
                <w:ins w:id="727" w:author="Thais Nogales Da Costa Vasconcelos" w:date="2022-09-17T11:47:00Z"/>
                <w:rFonts w:ascii="Times New Roman" w:hAnsi="Times New Roman" w:cs="Times New Roman"/>
                <w:sz w:val="24"/>
                <w:szCs w:val="24"/>
                <w:rPrChange w:id="728" w:author="Thais Nogales Da Costa Vasconcelos" w:date="2022-09-17T11:47:00Z">
                  <w:rPr>
                    <w:ins w:id="729" w:author="Thais Nogales Da Costa Vasconcelos" w:date="2022-09-17T11:47:00Z"/>
                    <w:rFonts w:ascii="Times New Roman" w:hAnsi="Times New Roman" w:cs="Times New Roman"/>
                    <w:sz w:val="24"/>
                    <w:szCs w:val="24"/>
                    <w:vertAlign w:val="subscript"/>
                  </w:rPr>
                </w:rPrChange>
              </w:rPr>
            </w:pPr>
            <w:ins w:id="730" w:author="Thais Nogales Da Costa Vasconcelos" w:date="2022-09-17T11:47:00Z">
              <w:del w:id="731" w:author="Thais Nogales Da Costa Vasconcelos" w:date="2022-09-17T11:47:00Z">
                <w:r w:rsidRPr="002B0243" w:rsidDel="00A10B5C">
                  <w:rPr>
                    <w:rFonts w:ascii="Times New Roman" w:hAnsi="Times New Roman" w:cs="Times New Roman"/>
                    <w:sz w:val="24"/>
                    <w:szCs w:val="24"/>
                  </w:rPr>
                  <w:delText>σ</w:delText>
                </w:r>
                <w:r w:rsidRPr="00A10B5C" w:rsidDel="00A10B5C">
                  <w:rPr>
                    <w:rFonts w:ascii="Times New Roman" w:hAnsi="Times New Roman" w:cs="Times New Roman"/>
                    <w:sz w:val="24"/>
                    <w:szCs w:val="24"/>
                    <w:rPrChange w:id="732" w:author="Thais Nogales Da Costa Vasconcelos" w:date="2022-09-17T11:47:00Z">
                      <w:rPr>
                        <w:rFonts w:ascii="Times New Roman" w:hAnsi="Times New Roman" w:cs="Times New Roman"/>
                        <w:sz w:val="24"/>
                        <w:szCs w:val="24"/>
                        <w:vertAlign w:val="superscript"/>
                      </w:rPr>
                    </w:rPrChange>
                  </w:rPr>
                  <w:delText>2</w:delText>
                </w:r>
              </w:del>
              <w:r w:rsidRPr="00A10B5C">
                <w:rPr>
                  <w:rFonts w:ascii="Times New Roman" w:hAnsi="Times New Roman" w:cs="Times New Roman"/>
                  <w:sz w:val="24"/>
                  <w:szCs w:val="24"/>
                  <w:rPrChange w:id="733" w:author="Thais Nogales Da Costa Vasconcelos" w:date="2022-09-17T11:47:00Z">
                    <w:rPr>
                      <w:rFonts w:ascii="Times New Roman" w:hAnsi="Times New Roman" w:cs="Times New Roman"/>
                      <w:sz w:val="24"/>
                      <w:szCs w:val="24"/>
                      <w:vertAlign w:val="subscript"/>
                    </w:rPr>
                  </w:rPrChange>
                </w:rPr>
                <w:t xml:space="preserve">a </w:t>
              </w:r>
              <w:r w:rsidRPr="002B0243">
                <w:rPr>
                  <w:rFonts w:ascii="Times New Roman" w:hAnsi="Times New Roman" w:cs="Times New Roman"/>
                  <w:sz w:val="24"/>
                  <w:szCs w:val="24"/>
                </w:rPr>
                <w:t xml:space="preserve">&gt; </w:t>
              </w:r>
              <w:del w:id="734" w:author="Thais Nogales Da Costa Vasconcelos" w:date="2022-09-17T11:47:00Z">
                <w:r w:rsidRPr="002B0243" w:rsidDel="00A10B5C">
                  <w:rPr>
                    <w:rFonts w:ascii="Times New Roman" w:hAnsi="Times New Roman" w:cs="Times New Roman"/>
                    <w:sz w:val="24"/>
                    <w:szCs w:val="24"/>
                  </w:rPr>
                  <w:delText>σ</w:delText>
                </w:r>
                <w:r w:rsidRPr="00A10B5C" w:rsidDel="00A10B5C">
                  <w:rPr>
                    <w:rFonts w:ascii="Times New Roman" w:hAnsi="Times New Roman" w:cs="Times New Roman"/>
                    <w:sz w:val="24"/>
                    <w:szCs w:val="24"/>
                    <w:rPrChange w:id="735" w:author="Thais Nogales Da Costa Vasconcelos" w:date="2022-09-17T11:47:00Z">
                      <w:rPr>
                        <w:rFonts w:ascii="Times New Roman" w:hAnsi="Times New Roman" w:cs="Times New Roman"/>
                        <w:sz w:val="24"/>
                        <w:szCs w:val="24"/>
                        <w:vertAlign w:val="superscript"/>
                      </w:rPr>
                    </w:rPrChange>
                  </w:rPr>
                  <w:delText>2</w:delText>
                </w:r>
              </w:del>
              <w:r w:rsidRPr="00A10B5C">
                <w:rPr>
                  <w:rFonts w:ascii="Times New Roman" w:hAnsi="Times New Roman" w:cs="Times New Roman"/>
                  <w:sz w:val="24"/>
                  <w:szCs w:val="24"/>
                  <w:rPrChange w:id="736" w:author="Thais Nogales Da Costa Vasconcelos" w:date="2022-09-17T11:47:00Z">
                    <w:rPr>
                      <w:rFonts w:ascii="Times New Roman" w:hAnsi="Times New Roman" w:cs="Times New Roman"/>
                      <w:sz w:val="24"/>
                      <w:szCs w:val="24"/>
                      <w:vertAlign w:val="subscript"/>
                    </w:rPr>
                  </w:rPrChange>
                </w:rPr>
                <w:t>p</w:t>
              </w:r>
            </w:ins>
          </w:p>
        </w:tc>
      </w:tr>
    </w:tbl>
    <w:p w14:paraId="1D87289D" w14:textId="77777777" w:rsidR="00B30164" w:rsidRPr="002B0243" w:rsidRDefault="00B30164" w:rsidP="004C7D04">
      <w:pPr>
        <w:shd w:val="clear" w:color="auto" w:fill="FFFFFF"/>
        <w:spacing w:line="480" w:lineRule="auto"/>
        <w:rPr>
          <w:rFonts w:ascii="Times New Roman" w:eastAsia="Times New Roman" w:hAnsi="Times New Roman" w:cs="Times New Roman"/>
          <w:sz w:val="24"/>
          <w:szCs w:val="24"/>
        </w:rPr>
      </w:pPr>
    </w:p>
    <w:p w14:paraId="58CE1028" w14:textId="77777777" w:rsidR="00B30164" w:rsidRPr="002B0243" w:rsidRDefault="00B30164" w:rsidP="004C7D04">
      <w:pPr>
        <w:shd w:val="clear" w:color="auto" w:fill="FFFFFF"/>
        <w:spacing w:line="480" w:lineRule="auto"/>
        <w:rPr>
          <w:rFonts w:ascii="Times New Roman" w:eastAsia="Times New Roman" w:hAnsi="Times New Roman" w:cs="Times New Roman"/>
          <w:b/>
          <w:bCs/>
          <w:sz w:val="24"/>
          <w:szCs w:val="24"/>
        </w:rPr>
      </w:pPr>
    </w:p>
    <w:p w14:paraId="328EDC3F" w14:textId="77777777" w:rsidR="001F5671" w:rsidRPr="002B0243" w:rsidRDefault="001F5671" w:rsidP="004C7D04">
      <w:pPr>
        <w:shd w:val="clear" w:color="auto" w:fill="FFFFFF"/>
        <w:spacing w:line="480" w:lineRule="auto"/>
        <w:rPr>
          <w:rFonts w:ascii="Times New Roman" w:eastAsia="Times New Roman" w:hAnsi="Times New Roman" w:cs="Times New Roman"/>
          <w:b/>
          <w:sz w:val="24"/>
          <w:szCs w:val="24"/>
        </w:rPr>
      </w:pPr>
      <w:r w:rsidRPr="002B0243">
        <w:rPr>
          <w:rFonts w:ascii="Times New Roman" w:eastAsia="Times New Roman" w:hAnsi="Times New Roman" w:cs="Times New Roman"/>
          <w:b/>
          <w:noProof/>
          <w:sz w:val="24"/>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12"/>
                    <a:srcRect/>
                    <a:stretch>
                      <a:fillRect/>
                    </a:stretch>
                  </pic:blipFill>
                  <pic:spPr>
                    <a:xfrm>
                      <a:off x="0" y="0"/>
                      <a:ext cx="5731200" cy="4394200"/>
                    </a:xfrm>
                    <a:prstGeom prst="rect">
                      <a:avLst/>
                    </a:prstGeom>
                    <a:ln/>
                  </pic:spPr>
                </pic:pic>
              </a:graphicData>
            </a:graphic>
          </wp:inline>
        </w:drawing>
      </w:r>
    </w:p>
    <w:p w14:paraId="2DA4184E" w14:textId="6E276787" w:rsidR="001F5671" w:rsidRPr="002B0243" w:rsidRDefault="001F5671" w:rsidP="004C7D04">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1.</w:t>
      </w:r>
      <w:r w:rsidRPr="002B0243">
        <w:rPr>
          <w:rFonts w:ascii="Times New Roman" w:eastAsia="Times New Roman" w:hAnsi="Times New Roman" w:cs="Times New Roman"/>
          <w:sz w:val="24"/>
          <w:szCs w:val="24"/>
        </w:rPr>
        <w:t xml:space="preserve"> Global distribution of vascular plant diversity and proportion of annual plants. (a) Total species richness of vascular plants by botanical country according to the WCVP </w:t>
      </w:r>
      <w:r w:rsidRPr="002B0243">
        <w:rPr>
          <w:rFonts w:ascii="Times New Roman" w:eastAsia="Times New Roman" w:hAnsi="Times New Roman" w:cs="Times New Roman"/>
          <w:sz w:val="24"/>
          <w:szCs w:val="24"/>
        </w:rPr>
        <w:lastRenderedPageBreak/>
        <w:t>database (WCVP, 2022), and (b) Proportion of annual plants in relation to total species richness. Y-axis: longitude; x-axis: latitude.</w:t>
      </w:r>
      <w:r w:rsidRPr="002B0243">
        <w:rPr>
          <w:rFonts w:ascii="Times New Roman" w:eastAsia="Times New Roman" w:hAnsi="Times New Roman" w:cs="Times New Roman"/>
          <w:color w:val="222222"/>
          <w:sz w:val="24"/>
          <w:szCs w:val="24"/>
          <w:highlight w:val="white"/>
        </w:rPr>
        <w:t xml:space="preserve"> </w:t>
      </w:r>
    </w:p>
    <w:p w14:paraId="4E6AE52F" w14:textId="77777777" w:rsidR="00DC165B" w:rsidRPr="002B0243" w:rsidRDefault="00DC165B" w:rsidP="004C7D04">
      <w:pPr>
        <w:shd w:val="clear" w:color="auto" w:fill="FFFFFF"/>
        <w:spacing w:line="480" w:lineRule="auto"/>
        <w:rPr>
          <w:rFonts w:ascii="Times New Roman" w:eastAsia="Times New Roman" w:hAnsi="Times New Roman" w:cs="Times New Roman"/>
          <w:sz w:val="24"/>
          <w:szCs w:val="24"/>
        </w:rPr>
      </w:pPr>
    </w:p>
    <w:p w14:paraId="284DE96E" w14:textId="2F57B98D" w:rsidR="00A354AD" w:rsidRPr="002B0243" w:rsidRDefault="00D01DFC"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76129D" wp14:editId="2E3D5BBF">
            <wp:extent cx="5733415"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5E72DD0" w14:textId="1042DF68" w:rsidR="00DC165B" w:rsidRPr="002B0243" w:rsidRDefault="00A354AD" w:rsidP="00905716">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2.</w:t>
      </w:r>
      <w:r w:rsidRPr="002B0243">
        <w:rPr>
          <w:rFonts w:ascii="Times New Roman" w:eastAsia="Times New Roman" w:hAnsi="Times New Roman" w:cs="Times New Roman"/>
          <w:b/>
          <w:i/>
          <w:sz w:val="24"/>
          <w:szCs w:val="24"/>
        </w:rPr>
        <w:t xml:space="preserve"> </w:t>
      </w:r>
      <w:del w:id="737" w:author="Thais Nogales Da Costa Vasconcelos" w:date="2022-09-17T12:53:00Z">
        <w:r w:rsidRPr="002B0243" w:rsidDel="001B2C1B">
          <w:rPr>
            <w:rFonts w:ascii="Times New Roman" w:eastAsia="Times New Roman" w:hAnsi="Times New Roman" w:cs="Times New Roman"/>
            <w:sz w:val="24"/>
            <w:szCs w:val="24"/>
          </w:rPr>
          <w:delText xml:space="preserve">Mean: Bio 1, bio 12, and ai,  Seasonality: bio 4 and bio 15 Extremes: bio 5, bio 6, bio 14 </w:delText>
        </w:r>
      </w:del>
      <w:ins w:id="738" w:author="Thais Nogales Da Costa Vasconcelos" w:date="2022-09-17T12:53:00Z">
        <w:r w:rsidR="001B2C1B">
          <w:rPr>
            <w:rFonts w:ascii="Times New Roman" w:eastAsia="Times New Roman" w:hAnsi="Times New Roman" w:cs="Times New Roman"/>
            <w:sz w:val="24"/>
            <w:szCs w:val="24"/>
          </w:rPr>
          <w:t>Heatmap indicating w</w:t>
        </w:r>
      </w:ins>
      <w:del w:id="739" w:author="Thais Nogales Da Costa Vasconcelos" w:date="2022-09-17T12:53:00Z">
        <w:r w:rsidRPr="002B0243" w:rsidDel="001B2C1B">
          <w:rPr>
            <w:rFonts w:ascii="Times New Roman" w:eastAsia="Times New Roman" w:hAnsi="Times New Roman" w:cs="Times New Roman"/>
            <w:sz w:val="24"/>
            <w:szCs w:val="24"/>
          </w:rPr>
          <w:delText>W</w:delText>
        </w:r>
      </w:del>
      <w:r w:rsidRPr="002B0243">
        <w:rPr>
          <w:rFonts w:ascii="Times New Roman" w:eastAsia="Times New Roman" w:hAnsi="Times New Roman" w:cs="Times New Roman"/>
          <w:sz w:val="24"/>
          <w:szCs w:val="24"/>
        </w:rPr>
        <w:t xml:space="preserve">hich clades have support for </w:t>
      </w:r>
      <w:del w:id="740" w:author="Thais Nogales Da Costa Vasconcelos" w:date="2022-09-17T12:53:00Z">
        <w:r w:rsidRPr="002B0243" w:rsidDel="001B2C1B">
          <w:rPr>
            <w:rFonts w:ascii="Times New Roman" w:eastAsia="Times New Roman" w:hAnsi="Times New Roman" w:cs="Times New Roman"/>
            <w:sz w:val="24"/>
            <w:szCs w:val="24"/>
          </w:rPr>
          <w:delText>correlation?</w:delText>
        </w:r>
      </w:del>
      <w:ins w:id="741" w:author="Thais Nogales Da Costa Vasconcelos" w:date="2022-09-17T12:53:00Z">
        <w:r w:rsidR="001B2C1B">
          <w:rPr>
            <w:rFonts w:ascii="Times New Roman" w:eastAsia="Times New Roman" w:hAnsi="Times New Roman" w:cs="Times New Roman"/>
            <w:sz w:val="24"/>
            <w:szCs w:val="24"/>
          </w:rPr>
          <w:t>character dependenc</w:t>
        </w:r>
      </w:ins>
      <w:ins w:id="742" w:author="Thais Nogales Da Costa Vasconcelos" w:date="2022-09-17T12:54:00Z">
        <w:r w:rsidR="001B2C1B">
          <w:rPr>
            <w:rFonts w:ascii="Times New Roman" w:eastAsia="Times New Roman" w:hAnsi="Times New Roman" w:cs="Times New Roman"/>
            <w:sz w:val="24"/>
            <w:szCs w:val="24"/>
          </w:rPr>
          <w:t>e</w:t>
        </w:r>
      </w:ins>
      <w:r w:rsidRPr="002B0243">
        <w:rPr>
          <w:rFonts w:ascii="Times New Roman" w:eastAsia="Times New Roman" w:hAnsi="Times New Roman" w:cs="Times New Roman"/>
          <w:sz w:val="24"/>
          <w:szCs w:val="24"/>
        </w:rPr>
        <w:t xml:space="preserve"> (</w:t>
      </w:r>
      <w:proofErr w:type="gramStart"/>
      <w:r w:rsidRPr="002B0243">
        <w:rPr>
          <w:rFonts w:ascii="Times New Roman" w:eastAsia="Times New Roman" w:hAnsi="Times New Roman" w:cs="Times New Roman"/>
          <w:sz w:val="24"/>
          <w:szCs w:val="24"/>
        </w:rPr>
        <w:t>i.e.</w:t>
      </w:r>
      <w:proofErr w:type="gramEnd"/>
      <w:r w:rsidRPr="002B0243">
        <w:rPr>
          <w:rFonts w:ascii="Times New Roman" w:eastAsia="Times New Roman" w:hAnsi="Times New Roman" w:cs="Times New Roman"/>
          <w:sz w:val="24"/>
          <w:szCs w:val="24"/>
        </w:rPr>
        <w:t xml:space="preserve"> CD &gt; CID)</w:t>
      </w:r>
      <w:ins w:id="743" w:author="Thais Nogales Da Costa Vasconcelos" w:date="2022-09-17T12:53:00Z">
        <w:r w:rsidR="001B2C1B">
          <w:rPr>
            <w:rFonts w:ascii="Times New Roman" w:eastAsia="Times New Roman" w:hAnsi="Times New Roman" w:cs="Times New Roman"/>
            <w:sz w:val="24"/>
            <w:szCs w:val="24"/>
          </w:rPr>
          <w:t xml:space="preserve"> for each climatic variable</w:t>
        </w:r>
      </w:ins>
      <w:r w:rsidR="00412056" w:rsidRPr="002B0243">
        <w:rPr>
          <w:rFonts w:ascii="Times New Roman" w:eastAsia="Times New Roman" w:hAnsi="Times New Roman" w:cs="Times New Roman"/>
          <w:sz w:val="24"/>
          <w:szCs w:val="24"/>
        </w:rPr>
        <w:t>. HYB models are counted as 50% support for character dependence in this graphic</w:t>
      </w:r>
      <w:ins w:id="744" w:author="Thais Nogales Da Costa Vasconcelos" w:date="2022-09-17T12:54:00Z">
        <w:r w:rsidR="001B2C1B">
          <w:rPr>
            <w:rFonts w:ascii="Times New Roman" w:eastAsia="Times New Roman" w:hAnsi="Times New Roman" w:cs="Times New Roman"/>
            <w:sz w:val="24"/>
            <w:szCs w:val="24"/>
          </w:rPr>
          <w:t>,</w:t>
        </w:r>
      </w:ins>
      <w:r w:rsidR="00412056" w:rsidRPr="002B0243">
        <w:rPr>
          <w:rFonts w:ascii="Times New Roman" w:eastAsia="Times New Roman" w:hAnsi="Times New Roman" w:cs="Times New Roman"/>
          <w:sz w:val="24"/>
          <w:szCs w:val="24"/>
        </w:rPr>
        <w:t xml:space="preserve"> although their actual interpretation can depend on specific results of the model.</w:t>
      </w:r>
    </w:p>
    <w:p w14:paraId="12C6C1AD" w14:textId="6C1FFD2B" w:rsidR="00905716" w:rsidRPr="002B0243" w:rsidRDefault="00905716" w:rsidP="00905716">
      <w:pPr>
        <w:shd w:val="clear" w:color="auto" w:fill="FFFFFF"/>
        <w:spacing w:line="240" w:lineRule="auto"/>
        <w:rPr>
          <w:rFonts w:ascii="Times New Roman" w:eastAsia="Times New Roman" w:hAnsi="Times New Roman" w:cs="Times New Roman"/>
          <w:sz w:val="24"/>
          <w:szCs w:val="24"/>
        </w:rPr>
      </w:pPr>
    </w:p>
    <w:p w14:paraId="2824373E" w14:textId="282F6F37" w:rsidR="00A354AD" w:rsidRDefault="00A354AD" w:rsidP="004C7D04">
      <w:pPr>
        <w:shd w:val="clear" w:color="auto" w:fill="FFFFFF"/>
        <w:spacing w:line="240" w:lineRule="auto"/>
        <w:rPr>
          <w:rFonts w:ascii="Times New Roman" w:eastAsia="Times New Roman" w:hAnsi="Times New Roman" w:cs="Times New Roman"/>
          <w:b/>
          <w:sz w:val="24"/>
          <w:szCs w:val="24"/>
        </w:rPr>
      </w:pPr>
    </w:p>
    <w:p w14:paraId="0ADF3188" w14:textId="73709F68" w:rsidR="00D01DFC" w:rsidRPr="002B0243" w:rsidRDefault="001D38F4"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2A0541D" wp14:editId="16B44F20">
            <wp:extent cx="5733415" cy="441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5DB0285E" w14:textId="34E1F3A1" w:rsidR="000227C2" w:rsidRPr="002B0243" w:rsidRDefault="00A354AD" w:rsidP="000F50D1">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 xml:space="preserve">Figure 3. </w:t>
      </w:r>
      <w:del w:id="745" w:author="Thais Nogales Da Costa Vasconcelos" w:date="2022-09-17T12:49:00Z">
        <w:r w:rsidR="00905716" w:rsidRPr="001B2C1B" w:rsidDel="00553E33">
          <w:rPr>
            <w:rFonts w:ascii="Times New Roman" w:eastAsia="Times New Roman" w:hAnsi="Times New Roman" w:cs="Times New Roman"/>
            <w:bCs/>
            <w:sz w:val="24"/>
            <w:szCs w:val="24"/>
            <w:rPrChange w:id="746" w:author="Thais Nogales Da Costa Vasconcelos" w:date="2022-09-17T12:51:00Z">
              <w:rPr>
                <w:rFonts w:ascii="Times New Roman" w:eastAsia="Times New Roman" w:hAnsi="Times New Roman" w:cs="Times New Roman"/>
                <w:b/>
                <w:sz w:val="24"/>
                <w:szCs w:val="24"/>
              </w:rPr>
            </w:rPrChange>
          </w:rPr>
          <w:delText xml:space="preserve">Means. </w:delText>
        </w:r>
      </w:del>
      <w:del w:id="747" w:author="Thais Nogales Da Costa Vasconcelos" w:date="2022-09-17T12:51:00Z">
        <w:r w:rsidR="00B932B8" w:rsidRPr="001B2C1B" w:rsidDel="001B2C1B">
          <w:rPr>
            <w:rFonts w:ascii="Times New Roman" w:eastAsia="Times New Roman" w:hAnsi="Times New Roman" w:cs="Times New Roman"/>
            <w:bCs/>
            <w:sz w:val="24"/>
            <w:szCs w:val="24"/>
          </w:rPr>
          <w:delText>Each row represents a different measure of mean climatic niche</w:delText>
        </w:r>
      </w:del>
      <w:ins w:id="748" w:author="Thais Nogales Da Costa Vasconcelos" w:date="2022-09-17T12:51:00Z">
        <w:r w:rsidR="001B2C1B" w:rsidRPr="001B2C1B">
          <w:rPr>
            <w:rFonts w:ascii="Times New Roman" w:eastAsia="Times New Roman" w:hAnsi="Times New Roman" w:cs="Times New Roman"/>
            <w:bCs/>
            <w:sz w:val="24"/>
            <w:szCs w:val="24"/>
            <w:rPrChange w:id="749" w:author="Thais Nogales Da Costa Vasconcelos" w:date="2022-09-17T12:51:00Z">
              <w:rPr>
                <w:rFonts w:ascii="Times New Roman" w:eastAsia="Times New Roman" w:hAnsi="Times New Roman" w:cs="Times New Roman"/>
                <w:b/>
                <w:sz w:val="24"/>
                <w:szCs w:val="24"/>
              </w:rPr>
            </w:rPrChange>
          </w:rPr>
          <w:t>Comparison</w:t>
        </w:r>
        <w:r w:rsidR="001B2C1B">
          <w:rPr>
            <w:rFonts w:ascii="Times New Roman" w:eastAsia="Times New Roman" w:hAnsi="Times New Roman" w:cs="Times New Roman"/>
            <w:bCs/>
            <w:sz w:val="24"/>
            <w:szCs w:val="24"/>
          </w:rPr>
          <w:t xml:space="preserve"> of averaged expected values in annuals and perennials for eight climatic variables</w:t>
        </w:r>
      </w:ins>
      <w:del w:id="750" w:author="Thais Nogales Da Costa Vasconcelos" w:date="2022-09-17T12:51:00Z">
        <w:r w:rsidR="00B932B8" w:rsidRPr="001B2C1B" w:rsidDel="001B2C1B">
          <w:rPr>
            <w:rFonts w:ascii="Times New Roman" w:eastAsia="Times New Roman" w:hAnsi="Times New Roman" w:cs="Times New Roman"/>
            <w:bCs/>
            <w:sz w:val="24"/>
            <w:szCs w:val="24"/>
          </w:rPr>
          <w:delText>.</w:delText>
        </w:r>
      </w:del>
      <w:r w:rsidR="00B932B8" w:rsidRPr="002B0243">
        <w:rPr>
          <w:rFonts w:ascii="Times New Roman" w:eastAsia="Times New Roman" w:hAnsi="Times New Roman" w:cs="Times New Roman"/>
          <w:bCs/>
          <w:sz w:val="24"/>
          <w:szCs w:val="24"/>
        </w:rPr>
        <w:t xml:space="preserve"> </w:t>
      </w:r>
      <w:ins w:id="751" w:author="Thais Nogales Da Costa Vasconcelos" w:date="2022-09-17T12:51:00Z">
        <w:r w:rsidR="001B2C1B">
          <w:rPr>
            <w:rFonts w:ascii="Times New Roman" w:eastAsia="Times New Roman" w:hAnsi="Times New Roman" w:cs="Times New Roman"/>
            <w:bCs/>
            <w:sz w:val="24"/>
            <w:szCs w:val="24"/>
          </w:rPr>
          <w:t xml:space="preserve">and across 32 clades. </w:t>
        </w:r>
      </w:ins>
      <w:del w:id="752" w:author="Thais Nogales Da Costa Vasconcelos" w:date="2022-09-17T12:51:00Z">
        <w:r w:rsidR="00B932B8" w:rsidRPr="002B0243" w:rsidDel="001B2C1B">
          <w:rPr>
            <w:rFonts w:ascii="Times New Roman" w:eastAsia="Times New Roman" w:hAnsi="Times New Roman" w:cs="Times New Roman"/>
            <w:sz w:val="24"/>
            <w:szCs w:val="24"/>
          </w:rPr>
          <w:delText xml:space="preserve">Model averaged parameter estimates for sigma.sq (left column) and theta (right column) for each given observed state (annual and perennial) averaged over all clades. </w:delText>
        </w:r>
      </w:del>
      <w:r w:rsidR="00B932B8" w:rsidRPr="002B0243">
        <w:rPr>
          <w:rFonts w:ascii="Times New Roman" w:eastAsia="Times New Roman" w:hAnsi="Times New Roman" w:cs="Times New Roman"/>
          <w:sz w:val="24"/>
          <w:szCs w:val="24"/>
        </w:rPr>
        <w:t xml:space="preserve">Grey lines represent individual clade comparisons between estimates associated with each observed state. Foreground points are the mean values of each </w:t>
      </w:r>
      <w:del w:id="753" w:author="Thais Nogales Da Costa Vasconcelos" w:date="2022-09-17T12:52:00Z">
        <w:r w:rsidR="00B932B8" w:rsidRPr="002B0243" w:rsidDel="001B2C1B">
          <w:rPr>
            <w:rFonts w:ascii="Times New Roman" w:eastAsia="Times New Roman" w:hAnsi="Times New Roman" w:cs="Times New Roman"/>
            <w:sz w:val="24"/>
            <w:szCs w:val="24"/>
          </w:rPr>
          <w:delText>parameter estimate</w:delText>
        </w:r>
      </w:del>
      <w:ins w:id="754" w:author="Thais Nogales Da Costa Vasconcelos" w:date="2022-09-17T12:52:00Z">
        <w:r w:rsidR="001B2C1B">
          <w:rPr>
            <w:rFonts w:ascii="Times New Roman" w:eastAsia="Times New Roman" w:hAnsi="Times New Roman" w:cs="Times New Roman"/>
            <w:sz w:val="24"/>
            <w:szCs w:val="24"/>
          </w:rPr>
          <w:t>expected value</w:t>
        </w:r>
      </w:ins>
      <w:r w:rsidR="00B932B8" w:rsidRPr="002B0243">
        <w:rPr>
          <w:rFonts w:ascii="Times New Roman" w:eastAsia="Times New Roman" w:hAnsi="Times New Roman" w:cs="Times New Roman"/>
          <w:sz w:val="24"/>
          <w:szCs w:val="24"/>
        </w:rPr>
        <w:t>.</w:t>
      </w:r>
      <w:ins w:id="755" w:author="Thais Nogales Da Costa Vasconcelos" w:date="2022-09-17T12:52:00Z">
        <w:r w:rsidR="001B2C1B">
          <w:rPr>
            <w:rFonts w:ascii="Times New Roman" w:eastAsia="Times New Roman" w:hAnsi="Times New Roman" w:cs="Times New Roman"/>
            <w:sz w:val="24"/>
            <w:szCs w:val="24"/>
          </w:rPr>
          <w:t xml:space="preserve"> p values result from </w:t>
        </w:r>
        <w:proofErr w:type="spellStart"/>
        <w:r w:rsidR="001B2C1B">
          <w:rPr>
            <w:rFonts w:ascii="Times New Roman" w:eastAsia="Times New Roman" w:hAnsi="Times New Roman" w:cs="Times New Roman"/>
            <w:sz w:val="24"/>
            <w:szCs w:val="24"/>
          </w:rPr>
          <w:t>phylo</w:t>
        </w:r>
        <w:proofErr w:type="spellEnd"/>
        <w:r w:rsidR="001B2C1B">
          <w:rPr>
            <w:rFonts w:ascii="Times New Roman" w:eastAsia="Times New Roman" w:hAnsi="Times New Roman" w:cs="Times New Roman"/>
            <w:sz w:val="24"/>
            <w:szCs w:val="24"/>
          </w:rPr>
          <w:t xml:space="preserve"> t-test analyses. </w:t>
        </w:r>
      </w:ins>
    </w:p>
    <w:p w14:paraId="159C22AA" w14:textId="77777777" w:rsidR="00905716" w:rsidRPr="002B0243" w:rsidRDefault="00905716" w:rsidP="000F50D1">
      <w:pPr>
        <w:shd w:val="clear" w:color="auto" w:fill="FFFFFF"/>
        <w:spacing w:line="240" w:lineRule="auto"/>
        <w:rPr>
          <w:rFonts w:ascii="Times New Roman" w:eastAsia="Times New Roman" w:hAnsi="Times New Roman" w:cs="Times New Roman"/>
          <w:sz w:val="24"/>
          <w:szCs w:val="24"/>
        </w:rPr>
      </w:pPr>
    </w:p>
    <w:p w14:paraId="09C94E1D" w14:textId="2504934D" w:rsidR="00171585" w:rsidRDefault="00171585" w:rsidP="000F50D1">
      <w:pPr>
        <w:shd w:val="clear" w:color="auto" w:fill="FFFFFF"/>
        <w:spacing w:line="240" w:lineRule="auto"/>
        <w:rPr>
          <w:rFonts w:ascii="Times New Roman" w:eastAsia="Times New Roman" w:hAnsi="Times New Roman" w:cs="Times New Roman"/>
          <w:i/>
          <w:sz w:val="24"/>
          <w:szCs w:val="24"/>
        </w:rPr>
      </w:pPr>
    </w:p>
    <w:p w14:paraId="3B93C50B" w14:textId="67BB1374" w:rsidR="00D01DFC" w:rsidRPr="002B0243" w:rsidRDefault="00B501C6" w:rsidP="000F50D1">
      <w:pPr>
        <w:shd w:val="clear" w:color="auto" w:fill="FFFFFF"/>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0" distB="0" distL="0" distR="0" wp14:anchorId="0EE624DB" wp14:editId="5754D792">
            <wp:extent cx="5733415"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4A284D0C" w14:textId="61EBB7D0" w:rsidR="00CF44D5" w:rsidRDefault="00171585" w:rsidP="0081761E">
      <w:pPr>
        <w:shd w:val="clear" w:color="auto" w:fill="FFFFFF"/>
        <w:spacing w:line="240" w:lineRule="auto"/>
        <w:rPr>
          <w:rFonts w:ascii="Times New Roman" w:eastAsia="Times New Roman" w:hAnsi="Times New Roman" w:cs="Times New Roman"/>
          <w:sz w:val="24"/>
          <w:szCs w:val="24"/>
        </w:rPr>
      </w:pPr>
      <w:r w:rsidRPr="002B0243">
        <w:rPr>
          <w:rFonts w:ascii="Times New Roman" w:eastAsia="Times New Roman" w:hAnsi="Times New Roman" w:cs="Times New Roman"/>
          <w:b/>
          <w:sz w:val="24"/>
          <w:szCs w:val="24"/>
        </w:rPr>
        <w:t>Figure 4</w:t>
      </w:r>
      <w:ins w:id="756" w:author="Thais Nogales Da Costa Vasconcelos" w:date="2022-09-17T12:50:00Z">
        <w:r w:rsidR="00553E33">
          <w:rPr>
            <w:rFonts w:ascii="Times New Roman" w:eastAsia="Times New Roman" w:hAnsi="Times New Roman" w:cs="Times New Roman"/>
            <w:b/>
            <w:sz w:val="24"/>
            <w:szCs w:val="24"/>
          </w:rPr>
          <w:t xml:space="preserve">. </w:t>
        </w:r>
      </w:ins>
      <w:del w:id="757" w:author="Thais Nogales Da Costa Vasconcelos" w:date="2022-09-17T12:50:00Z">
        <w:r w:rsidRPr="002B0243" w:rsidDel="00553E33">
          <w:rPr>
            <w:rFonts w:ascii="Times New Roman" w:eastAsia="Times New Roman" w:hAnsi="Times New Roman" w:cs="Times New Roman"/>
            <w:b/>
            <w:sz w:val="24"/>
            <w:szCs w:val="24"/>
          </w:rPr>
          <w:delText xml:space="preserve">. </w:delText>
        </w:r>
        <w:r w:rsidR="00905716" w:rsidRPr="002B0243" w:rsidDel="00553E33">
          <w:rPr>
            <w:rFonts w:ascii="Times New Roman" w:eastAsia="Times New Roman" w:hAnsi="Times New Roman" w:cs="Times New Roman"/>
            <w:b/>
            <w:sz w:val="24"/>
            <w:szCs w:val="24"/>
          </w:rPr>
          <w:delText xml:space="preserve">Variances. </w:delText>
        </w:r>
      </w:del>
      <w:ins w:id="758" w:author="Thais Nogales Da Costa Vasconcelos" w:date="2022-09-17T12:52:00Z">
        <w:r w:rsidR="001B2C1B" w:rsidRPr="00BA7ED9">
          <w:rPr>
            <w:rFonts w:ascii="Times New Roman" w:eastAsia="Times New Roman" w:hAnsi="Times New Roman" w:cs="Times New Roman"/>
            <w:bCs/>
            <w:sz w:val="24"/>
            <w:szCs w:val="24"/>
          </w:rPr>
          <w:t>Comparison</w:t>
        </w:r>
        <w:r w:rsidR="001B2C1B">
          <w:rPr>
            <w:rFonts w:ascii="Times New Roman" w:eastAsia="Times New Roman" w:hAnsi="Times New Roman" w:cs="Times New Roman"/>
            <w:bCs/>
            <w:sz w:val="24"/>
            <w:szCs w:val="24"/>
          </w:rPr>
          <w:t xml:space="preserve"> of averaged expected </w:t>
        </w:r>
        <w:r w:rsidR="001B2C1B">
          <w:rPr>
            <w:rFonts w:ascii="Times New Roman" w:eastAsia="Times New Roman" w:hAnsi="Times New Roman" w:cs="Times New Roman"/>
            <w:bCs/>
            <w:sz w:val="24"/>
            <w:szCs w:val="24"/>
          </w:rPr>
          <w:t>varia</w:t>
        </w:r>
      </w:ins>
      <w:ins w:id="759" w:author="Thais Nogales Da Costa Vasconcelos" w:date="2022-09-17T12:53:00Z">
        <w:r w:rsidR="001B2C1B">
          <w:rPr>
            <w:rFonts w:ascii="Times New Roman" w:eastAsia="Times New Roman" w:hAnsi="Times New Roman" w:cs="Times New Roman"/>
            <w:bCs/>
            <w:sz w:val="24"/>
            <w:szCs w:val="24"/>
          </w:rPr>
          <w:t>nce</w:t>
        </w:r>
      </w:ins>
      <w:ins w:id="760" w:author="Thais Nogales Da Costa Vasconcelos" w:date="2022-09-17T12:52:00Z">
        <w:r w:rsidR="001B2C1B">
          <w:rPr>
            <w:rFonts w:ascii="Times New Roman" w:eastAsia="Times New Roman" w:hAnsi="Times New Roman" w:cs="Times New Roman"/>
            <w:bCs/>
            <w:sz w:val="24"/>
            <w:szCs w:val="24"/>
          </w:rPr>
          <w:t xml:space="preserve"> in annuals and perennials for eight climatic variables</w:t>
        </w:r>
        <w:r w:rsidR="001B2C1B" w:rsidRPr="002B0243">
          <w:rPr>
            <w:rFonts w:ascii="Times New Roman" w:eastAsia="Times New Roman" w:hAnsi="Times New Roman" w:cs="Times New Roman"/>
            <w:bCs/>
            <w:sz w:val="24"/>
            <w:szCs w:val="24"/>
          </w:rPr>
          <w:t xml:space="preserve"> </w:t>
        </w:r>
        <w:r w:rsidR="001B2C1B">
          <w:rPr>
            <w:rFonts w:ascii="Times New Roman" w:eastAsia="Times New Roman" w:hAnsi="Times New Roman" w:cs="Times New Roman"/>
            <w:bCs/>
            <w:sz w:val="24"/>
            <w:szCs w:val="24"/>
          </w:rPr>
          <w:t xml:space="preserve">and across 32 clades. </w:t>
        </w:r>
        <w:r w:rsidR="001B2C1B" w:rsidRPr="002B0243">
          <w:rPr>
            <w:rFonts w:ascii="Times New Roman" w:eastAsia="Times New Roman" w:hAnsi="Times New Roman" w:cs="Times New Roman"/>
            <w:sz w:val="24"/>
            <w:szCs w:val="24"/>
          </w:rPr>
          <w:t xml:space="preserve">Grey lines represent individual clade comparisons between estimates associated with each observed state. Foreground points are the mean values of each </w:t>
        </w:r>
        <w:r w:rsidR="001B2C1B">
          <w:rPr>
            <w:rFonts w:ascii="Times New Roman" w:eastAsia="Times New Roman" w:hAnsi="Times New Roman" w:cs="Times New Roman"/>
            <w:sz w:val="24"/>
            <w:szCs w:val="24"/>
          </w:rPr>
          <w:t>expected value</w:t>
        </w:r>
        <w:r w:rsidR="001B2C1B" w:rsidRPr="002B0243">
          <w:rPr>
            <w:rFonts w:ascii="Times New Roman" w:eastAsia="Times New Roman" w:hAnsi="Times New Roman" w:cs="Times New Roman"/>
            <w:sz w:val="24"/>
            <w:szCs w:val="24"/>
          </w:rPr>
          <w:t>.</w:t>
        </w:r>
        <w:r w:rsidR="001B2C1B">
          <w:rPr>
            <w:rFonts w:ascii="Times New Roman" w:eastAsia="Times New Roman" w:hAnsi="Times New Roman" w:cs="Times New Roman"/>
            <w:sz w:val="24"/>
            <w:szCs w:val="24"/>
          </w:rPr>
          <w:t xml:space="preserve"> p values result from </w:t>
        </w:r>
        <w:proofErr w:type="spellStart"/>
        <w:r w:rsidR="001B2C1B">
          <w:rPr>
            <w:rFonts w:ascii="Times New Roman" w:eastAsia="Times New Roman" w:hAnsi="Times New Roman" w:cs="Times New Roman"/>
            <w:sz w:val="24"/>
            <w:szCs w:val="24"/>
          </w:rPr>
          <w:t>phylo</w:t>
        </w:r>
        <w:proofErr w:type="spellEnd"/>
        <w:r w:rsidR="001B2C1B">
          <w:rPr>
            <w:rFonts w:ascii="Times New Roman" w:eastAsia="Times New Roman" w:hAnsi="Times New Roman" w:cs="Times New Roman"/>
            <w:sz w:val="24"/>
            <w:szCs w:val="24"/>
          </w:rPr>
          <w:t xml:space="preserve"> t-test analyses.</w:t>
        </w:r>
      </w:ins>
      <w:del w:id="761" w:author="Thais Nogales Da Costa Vasconcelos" w:date="2022-09-17T12:52:00Z">
        <w:r w:rsidR="000F50D1" w:rsidRPr="002B0243" w:rsidDel="001B2C1B">
          <w:rPr>
            <w:rFonts w:ascii="Times New Roman" w:eastAsia="Times New Roman" w:hAnsi="Times New Roman" w:cs="Times New Roman"/>
            <w:bCs/>
            <w:sz w:val="24"/>
            <w:szCs w:val="24"/>
          </w:rPr>
          <w:delText xml:space="preserve">Each row represents a different measure of climatic variability. </w:delText>
        </w:r>
        <w:r w:rsidRPr="002B0243" w:rsidDel="001B2C1B">
          <w:rPr>
            <w:rFonts w:ascii="Times New Roman" w:eastAsia="Times New Roman" w:hAnsi="Times New Roman" w:cs="Times New Roman"/>
            <w:sz w:val="24"/>
            <w:szCs w:val="24"/>
          </w:rPr>
          <w:delText>Model averaged parameter estimates for sigma.sq (left column) and theta (right column) for each given observed state (annual and perennial) averaged over all clades. Grey lines represent individual clade comparisons between estimates associated with each observed state. Foreground points are the mean values of each parameter estimate.</w:delText>
        </w:r>
      </w:del>
    </w:p>
    <w:p w14:paraId="2B0F867E" w14:textId="49202241" w:rsidR="0081761E" w:rsidRDefault="0081761E" w:rsidP="0081761E">
      <w:pPr>
        <w:shd w:val="clear" w:color="auto" w:fill="FFFFFF"/>
        <w:spacing w:line="240" w:lineRule="auto"/>
        <w:rPr>
          <w:rFonts w:ascii="Times New Roman" w:eastAsia="Times New Roman" w:hAnsi="Times New Roman" w:cs="Times New Roman"/>
          <w:sz w:val="24"/>
          <w:szCs w:val="24"/>
        </w:rPr>
      </w:pPr>
    </w:p>
    <w:p w14:paraId="70CEF7E5" w14:textId="409651C2" w:rsidR="0081761E" w:rsidRPr="002B0243" w:rsidRDefault="001D6A67" w:rsidP="0081761E">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CB671A" wp14:editId="6589E77D">
            <wp:extent cx="5733415" cy="477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3415" cy="4777740"/>
                    </a:xfrm>
                    <a:prstGeom prst="rect">
                      <a:avLst/>
                    </a:prstGeom>
                  </pic:spPr>
                </pic:pic>
              </a:graphicData>
            </a:graphic>
          </wp:inline>
        </w:drawing>
      </w:r>
    </w:p>
    <w:p w14:paraId="0720B04A" w14:textId="43EFEE35" w:rsidR="00CF44D5" w:rsidRPr="002B0243" w:rsidRDefault="00CF44D5" w:rsidP="004C7D04">
      <w:pPr>
        <w:shd w:val="clear" w:color="auto" w:fill="FFFFFF"/>
        <w:spacing w:line="240" w:lineRule="auto"/>
        <w:rPr>
          <w:rFonts w:ascii="Times New Roman" w:eastAsia="Times New Roman" w:hAnsi="Times New Roman" w:cs="Times New Roman"/>
          <w:b/>
          <w:sz w:val="24"/>
          <w:szCs w:val="24"/>
        </w:rPr>
      </w:pPr>
      <w:r w:rsidRPr="002B0243">
        <w:rPr>
          <w:rFonts w:ascii="Times New Roman" w:eastAsia="Times New Roman" w:hAnsi="Times New Roman" w:cs="Times New Roman"/>
          <w:b/>
          <w:sz w:val="24"/>
          <w:szCs w:val="24"/>
        </w:rPr>
        <w:t xml:space="preserve">Figure </w:t>
      </w:r>
      <w:r w:rsidR="00723C82" w:rsidRPr="002B0243">
        <w:rPr>
          <w:rFonts w:ascii="Times New Roman" w:eastAsia="Times New Roman" w:hAnsi="Times New Roman" w:cs="Times New Roman"/>
          <w:b/>
          <w:sz w:val="24"/>
          <w:szCs w:val="24"/>
        </w:rPr>
        <w:t>5</w:t>
      </w:r>
      <w:r w:rsidRPr="002B0243">
        <w:rPr>
          <w:rFonts w:ascii="Times New Roman" w:eastAsia="Times New Roman" w:hAnsi="Times New Roman" w:cs="Times New Roman"/>
          <w:b/>
          <w:sz w:val="24"/>
          <w:szCs w:val="24"/>
        </w:rPr>
        <w:t>.</w:t>
      </w:r>
      <w:r w:rsidRPr="002B0243">
        <w:rPr>
          <w:rFonts w:ascii="Times New Roman" w:eastAsia="Times New Roman" w:hAnsi="Times New Roman" w:cs="Times New Roman"/>
          <w:i/>
          <w:sz w:val="24"/>
          <w:szCs w:val="24"/>
        </w:rPr>
        <w:t xml:space="preserve"> </w:t>
      </w:r>
      <w:r w:rsidRPr="002B0243">
        <w:rPr>
          <w:rFonts w:ascii="Times New Roman" w:eastAsia="Times New Roman" w:hAnsi="Times New Roman" w:cs="Times New Roman"/>
          <w:sz w:val="24"/>
          <w:szCs w:val="24"/>
        </w:rPr>
        <w:t xml:space="preserve">Error bars show the range of </w:t>
      </w:r>
      <w:del w:id="762" w:author="Thais Nogales Da Costa Vasconcelos" w:date="2022-09-17T12:50:00Z">
        <w:r w:rsidRPr="002B0243" w:rsidDel="00553E33">
          <w:rPr>
            <w:rFonts w:ascii="Times New Roman" w:eastAsia="Times New Roman" w:hAnsi="Times New Roman" w:cs="Times New Roman"/>
            <w:sz w:val="24"/>
            <w:szCs w:val="24"/>
          </w:rPr>
          <w:delText xml:space="preserve">root </w:delText>
        </w:r>
      </w:del>
      <w:r w:rsidRPr="002B0243">
        <w:rPr>
          <w:rFonts w:ascii="Times New Roman" w:eastAsia="Times New Roman" w:hAnsi="Times New Roman" w:cs="Times New Roman"/>
          <w:sz w:val="24"/>
          <w:szCs w:val="24"/>
        </w:rPr>
        <w:t xml:space="preserve">probabilities </w:t>
      </w:r>
      <w:ins w:id="763" w:author="Thais Nogales Da Costa Vasconcelos" w:date="2022-09-17T12:50:00Z">
        <w:r w:rsidR="00553E33">
          <w:rPr>
            <w:rFonts w:ascii="Times New Roman" w:eastAsia="Times New Roman" w:hAnsi="Times New Roman" w:cs="Times New Roman"/>
            <w:sz w:val="24"/>
            <w:szCs w:val="24"/>
          </w:rPr>
          <w:t xml:space="preserve">for ancestral state reconstructed in the root of each phylogeny </w:t>
        </w:r>
      </w:ins>
      <w:r w:rsidRPr="002B0243">
        <w:rPr>
          <w:rFonts w:ascii="Times New Roman" w:eastAsia="Times New Roman" w:hAnsi="Times New Roman" w:cs="Times New Roman"/>
          <w:sz w:val="24"/>
          <w:szCs w:val="24"/>
        </w:rPr>
        <w:t xml:space="preserve">depending on a given bioclimatic variable. </w:t>
      </w:r>
    </w:p>
    <w:p w14:paraId="02072CD0" w14:textId="1E95B3A8" w:rsidR="00A354AD" w:rsidRPr="002B0243" w:rsidRDefault="00A354AD" w:rsidP="004C7D04">
      <w:pPr>
        <w:spacing w:line="480" w:lineRule="auto"/>
        <w:rPr>
          <w:rFonts w:ascii="Times New Roman" w:eastAsia="Times New Roman" w:hAnsi="Times New Roman" w:cs="Times New Roman"/>
          <w:i/>
          <w:sz w:val="24"/>
          <w:szCs w:val="24"/>
        </w:rPr>
      </w:pPr>
    </w:p>
    <w:p w14:paraId="4477003D" w14:textId="77777777" w:rsidR="00682E97" w:rsidRPr="002B0243" w:rsidRDefault="00682E97" w:rsidP="004C7D04">
      <w:pPr>
        <w:rPr>
          <w:rFonts w:ascii="Times New Roman" w:hAnsi="Times New Roman" w:cs="Times New Roman"/>
          <w:b/>
          <w:bCs/>
        </w:rPr>
      </w:pPr>
      <w:r w:rsidRPr="002B0243">
        <w:rPr>
          <w:rFonts w:ascii="Times New Roman" w:hAnsi="Times New Roman" w:cs="Times New Roman"/>
          <w:b/>
          <w:bCs/>
        </w:rPr>
        <w:br w:type="page"/>
      </w:r>
    </w:p>
    <w:p w14:paraId="5B42C084" w14:textId="548F5521" w:rsidR="00682E97" w:rsidRPr="002B0243" w:rsidRDefault="00682E97" w:rsidP="004C7D04">
      <w:pPr>
        <w:rPr>
          <w:rFonts w:ascii="Times New Roman" w:hAnsi="Times New Roman" w:cs="Times New Roman"/>
          <w:b/>
          <w:bCs/>
        </w:rPr>
      </w:pPr>
      <w:r w:rsidRPr="002B0243">
        <w:rPr>
          <w:rFonts w:ascii="Times New Roman" w:hAnsi="Times New Roman" w:cs="Times New Roman"/>
          <w:b/>
          <w:bCs/>
        </w:rPr>
        <w:lastRenderedPageBreak/>
        <w:t xml:space="preserve">Table S1. </w:t>
      </w:r>
      <w:r w:rsidR="0084643B">
        <w:rPr>
          <w:rFonts w:ascii="Times New Roman" w:hAnsi="Times New Roman" w:cs="Times New Roman"/>
        </w:rPr>
        <w:t>Estimates</w:t>
      </w:r>
      <w:r w:rsidR="00B86834" w:rsidRPr="002B0243">
        <w:rPr>
          <w:rFonts w:ascii="Times New Roman" w:hAnsi="Times New Roman" w:cs="Times New Roman"/>
        </w:rPr>
        <w:t xml:space="preserve">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 xml:space="preserve">BIO1 </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64C42791" w14:textId="77777777" w:rsidTr="008B378D">
        <w:trPr>
          <w:trHeight w:val="20"/>
        </w:trPr>
        <w:tc>
          <w:tcPr>
            <w:tcW w:w="236" w:type="dxa"/>
            <w:noWrap/>
            <w:hideMark/>
          </w:tcPr>
          <w:p w14:paraId="47A15CF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147983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14A8FA7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319E2AE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1BE1DC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42C2E42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49B70C9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6C1DE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1CDBA1BE" w14:textId="77777777" w:rsidTr="008B378D">
        <w:trPr>
          <w:trHeight w:val="20"/>
        </w:trPr>
        <w:tc>
          <w:tcPr>
            <w:tcW w:w="236" w:type="dxa"/>
            <w:noWrap/>
            <w:hideMark/>
          </w:tcPr>
          <w:p w14:paraId="542EE12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580A28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2E91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0.04222935</w:t>
            </w:r>
          </w:p>
        </w:tc>
        <w:tc>
          <w:tcPr>
            <w:tcW w:w="236" w:type="dxa"/>
            <w:noWrap/>
            <w:hideMark/>
          </w:tcPr>
          <w:p w14:paraId="535AC4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6.77642682</w:t>
            </w:r>
          </w:p>
        </w:tc>
        <w:tc>
          <w:tcPr>
            <w:tcW w:w="236" w:type="dxa"/>
            <w:noWrap/>
            <w:hideMark/>
          </w:tcPr>
          <w:p w14:paraId="5C2682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0.00120016</w:t>
            </w:r>
          </w:p>
        </w:tc>
        <w:tc>
          <w:tcPr>
            <w:tcW w:w="236" w:type="dxa"/>
            <w:noWrap/>
            <w:hideMark/>
          </w:tcPr>
          <w:p w14:paraId="4C5B8B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11.6358211</w:t>
            </w:r>
          </w:p>
        </w:tc>
        <w:tc>
          <w:tcPr>
            <w:tcW w:w="236" w:type="dxa"/>
            <w:noWrap/>
            <w:hideMark/>
          </w:tcPr>
          <w:p w14:paraId="6EF801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11.599203</w:t>
            </w:r>
          </w:p>
        </w:tc>
        <w:tc>
          <w:tcPr>
            <w:tcW w:w="236" w:type="dxa"/>
            <w:noWrap/>
            <w:hideMark/>
          </w:tcPr>
          <w:p w14:paraId="3B5DE9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0.00010195</w:t>
            </w:r>
          </w:p>
        </w:tc>
      </w:tr>
      <w:tr w:rsidR="008B378D" w:rsidRPr="008B378D" w14:paraId="668D8D4B" w14:textId="77777777" w:rsidTr="008B378D">
        <w:trPr>
          <w:trHeight w:val="20"/>
        </w:trPr>
        <w:tc>
          <w:tcPr>
            <w:tcW w:w="236" w:type="dxa"/>
            <w:noWrap/>
            <w:hideMark/>
          </w:tcPr>
          <w:p w14:paraId="30D8B97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054FA9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C2B3D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0.03352804</w:t>
            </w:r>
          </w:p>
        </w:tc>
        <w:tc>
          <w:tcPr>
            <w:tcW w:w="236" w:type="dxa"/>
            <w:noWrap/>
            <w:hideMark/>
          </w:tcPr>
          <w:p w14:paraId="01D346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0.05283134</w:t>
            </w:r>
          </w:p>
        </w:tc>
        <w:tc>
          <w:tcPr>
            <w:tcW w:w="236" w:type="dxa"/>
            <w:noWrap/>
            <w:hideMark/>
          </w:tcPr>
          <w:p w14:paraId="213C61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24808B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16.4969491</w:t>
            </w:r>
          </w:p>
        </w:tc>
        <w:tc>
          <w:tcPr>
            <w:tcW w:w="236" w:type="dxa"/>
            <w:noWrap/>
            <w:hideMark/>
          </w:tcPr>
          <w:p w14:paraId="72778D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16.474252</w:t>
            </w:r>
          </w:p>
        </w:tc>
        <w:tc>
          <w:tcPr>
            <w:tcW w:w="236" w:type="dxa"/>
            <w:noWrap/>
            <w:hideMark/>
          </w:tcPr>
          <w:p w14:paraId="6F81ED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0.00026284</w:t>
            </w:r>
          </w:p>
        </w:tc>
      </w:tr>
      <w:tr w:rsidR="008B378D" w:rsidRPr="008B378D" w14:paraId="7CD35A5F" w14:textId="77777777" w:rsidTr="008B378D">
        <w:trPr>
          <w:trHeight w:val="20"/>
        </w:trPr>
        <w:tc>
          <w:tcPr>
            <w:tcW w:w="236" w:type="dxa"/>
            <w:noWrap/>
            <w:hideMark/>
          </w:tcPr>
          <w:p w14:paraId="5F7267C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430384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90A61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0.01257536</w:t>
            </w:r>
          </w:p>
        </w:tc>
        <w:tc>
          <w:tcPr>
            <w:tcW w:w="236" w:type="dxa"/>
            <w:noWrap/>
            <w:hideMark/>
          </w:tcPr>
          <w:p w14:paraId="1E4EFC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0.09463659</w:t>
            </w:r>
          </w:p>
        </w:tc>
        <w:tc>
          <w:tcPr>
            <w:tcW w:w="236" w:type="dxa"/>
            <w:noWrap/>
            <w:hideMark/>
          </w:tcPr>
          <w:p w14:paraId="572A63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2.60E-05</w:t>
            </w:r>
          </w:p>
        </w:tc>
        <w:tc>
          <w:tcPr>
            <w:tcW w:w="236" w:type="dxa"/>
            <w:noWrap/>
            <w:hideMark/>
          </w:tcPr>
          <w:p w14:paraId="102ED7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17.2854379</w:t>
            </w:r>
          </w:p>
        </w:tc>
        <w:tc>
          <w:tcPr>
            <w:tcW w:w="236" w:type="dxa"/>
            <w:noWrap/>
            <w:hideMark/>
          </w:tcPr>
          <w:p w14:paraId="7019EB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13.9009453</w:t>
            </w:r>
          </w:p>
        </w:tc>
        <w:tc>
          <w:tcPr>
            <w:tcW w:w="236" w:type="dxa"/>
            <w:noWrap/>
            <w:hideMark/>
          </w:tcPr>
          <w:p w14:paraId="2D60FC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0.00020198</w:t>
            </w:r>
          </w:p>
        </w:tc>
      </w:tr>
      <w:tr w:rsidR="008B378D" w:rsidRPr="008B378D" w14:paraId="1ADF09D3" w14:textId="77777777" w:rsidTr="008B378D">
        <w:trPr>
          <w:trHeight w:val="20"/>
        </w:trPr>
        <w:tc>
          <w:tcPr>
            <w:tcW w:w="236" w:type="dxa"/>
            <w:noWrap/>
            <w:hideMark/>
          </w:tcPr>
          <w:p w14:paraId="533EE5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2EFCE3F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6C1C8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0.27432857</w:t>
            </w:r>
          </w:p>
        </w:tc>
        <w:tc>
          <w:tcPr>
            <w:tcW w:w="236" w:type="dxa"/>
            <w:noWrap/>
            <w:hideMark/>
          </w:tcPr>
          <w:p w14:paraId="4336C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1.43675206</w:t>
            </w:r>
          </w:p>
        </w:tc>
        <w:tc>
          <w:tcPr>
            <w:tcW w:w="236" w:type="dxa"/>
            <w:noWrap/>
            <w:hideMark/>
          </w:tcPr>
          <w:p w14:paraId="27B3A7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0.00151969</w:t>
            </w:r>
          </w:p>
        </w:tc>
        <w:tc>
          <w:tcPr>
            <w:tcW w:w="236" w:type="dxa"/>
            <w:noWrap/>
            <w:hideMark/>
          </w:tcPr>
          <w:p w14:paraId="323B67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6.86915524</w:t>
            </w:r>
          </w:p>
        </w:tc>
        <w:tc>
          <w:tcPr>
            <w:tcW w:w="236" w:type="dxa"/>
            <w:noWrap/>
            <w:hideMark/>
          </w:tcPr>
          <w:p w14:paraId="2BFDBB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5.9892773</w:t>
            </w:r>
          </w:p>
        </w:tc>
        <w:tc>
          <w:tcPr>
            <w:tcW w:w="236" w:type="dxa"/>
            <w:noWrap/>
            <w:hideMark/>
          </w:tcPr>
          <w:p w14:paraId="400500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0.00052886</w:t>
            </w:r>
          </w:p>
        </w:tc>
      </w:tr>
      <w:tr w:rsidR="008B378D" w:rsidRPr="008B378D" w14:paraId="5EBB4FDB" w14:textId="77777777" w:rsidTr="008B378D">
        <w:trPr>
          <w:trHeight w:val="20"/>
        </w:trPr>
        <w:tc>
          <w:tcPr>
            <w:tcW w:w="236" w:type="dxa"/>
            <w:noWrap/>
            <w:hideMark/>
          </w:tcPr>
          <w:p w14:paraId="7988B21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C25701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34A7B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0.01477442</w:t>
            </w:r>
          </w:p>
        </w:tc>
        <w:tc>
          <w:tcPr>
            <w:tcW w:w="236" w:type="dxa"/>
            <w:noWrap/>
            <w:hideMark/>
          </w:tcPr>
          <w:p w14:paraId="2B737F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0.12344513</w:t>
            </w:r>
          </w:p>
        </w:tc>
        <w:tc>
          <w:tcPr>
            <w:tcW w:w="236" w:type="dxa"/>
            <w:noWrap/>
            <w:hideMark/>
          </w:tcPr>
          <w:p w14:paraId="0901A8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5.84E-05</w:t>
            </w:r>
          </w:p>
        </w:tc>
        <w:tc>
          <w:tcPr>
            <w:tcW w:w="236" w:type="dxa"/>
            <w:noWrap/>
            <w:hideMark/>
          </w:tcPr>
          <w:p w14:paraId="1FA0D1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13.0946964</w:t>
            </w:r>
          </w:p>
        </w:tc>
        <w:tc>
          <w:tcPr>
            <w:tcW w:w="236" w:type="dxa"/>
            <w:noWrap/>
            <w:hideMark/>
          </w:tcPr>
          <w:p w14:paraId="778980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13.4773253</w:t>
            </w:r>
          </w:p>
        </w:tc>
        <w:tc>
          <w:tcPr>
            <w:tcW w:w="236" w:type="dxa"/>
            <w:noWrap/>
            <w:hideMark/>
          </w:tcPr>
          <w:p w14:paraId="711F74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0.00023675</w:t>
            </w:r>
          </w:p>
        </w:tc>
      </w:tr>
      <w:tr w:rsidR="008B378D" w:rsidRPr="008B378D" w14:paraId="537FA76D" w14:textId="77777777" w:rsidTr="008B378D">
        <w:trPr>
          <w:trHeight w:val="20"/>
        </w:trPr>
        <w:tc>
          <w:tcPr>
            <w:tcW w:w="236" w:type="dxa"/>
            <w:noWrap/>
            <w:hideMark/>
          </w:tcPr>
          <w:p w14:paraId="52F35C9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D3443D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91B0B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0.05602161</w:t>
            </w:r>
          </w:p>
        </w:tc>
        <w:tc>
          <w:tcPr>
            <w:tcW w:w="236" w:type="dxa"/>
            <w:noWrap/>
            <w:hideMark/>
          </w:tcPr>
          <w:p w14:paraId="5D983E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7.38562273</w:t>
            </w:r>
          </w:p>
        </w:tc>
        <w:tc>
          <w:tcPr>
            <w:tcW w:w="236" w:type="dxa"/>
            <w:noWrap/>
            <w:hideMark/>
          </w:tcPr>
          <w:p w14:paraId="34AB39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0.0029488</w:t>
            </w:r>
          </w:p>
        </w:tc>
        <w:tc>
          <w:tcPr>
            <w:tcW w:w="236" w:type="dxa"/>
            <w:noWrap/>
            <w:hideMark/>
          </w:tcPr>
          <w:p w14:paraId="27BAFBA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15.075985</w:t>
            </w:r>
          </w:p>
        </w:tc>
        <w:tc>
          <w:tcPr>
            <w:tcW w:w="236" w:type="dxa"/>
            <w:noWrap/>
            <w:hideMark/>
          </w:tcPr>
          <w:p w14:paraId="4B561C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15.0753257</w:t>
            </w:r>
          </w:p>
        </w:tc>
        <w:tc>
          <w:tcPr>
            <w:tcW w:w="236" w:type="dxa"/>
            <w:noWrap/>
            <w:hideMark/>
          </w:tcPr>
          <w:p w14:paraId="41902F9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0.00019591</w:t>
            </w:r>
          </w:p>
        </w:tc>
      </w:tr>
      <w:tr w:rsidR="008B378D" w:rsidRPr="008B378D" w14:paraId="2FC2DA06" w14:textId="77777777" w:rsidTr="008B378D">
        <w:trPr>
          <w:trHeight w:val="20"/>
        </w:trPr>
        <w:tc>
          <w:tcPr>
            <w:tcW w:w="236" w:type="dxa"/>
            <w:noWrap/>
            <w:hideMark/>
          </w:tcPr>
          <w:p w14:paraId="6346D11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2ECF7C8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8E90A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0.02703944</w:t>
            </w:r>
          </w:p>
        </w:tc>
        <w:tc>
          <w:tcPr>
            <w:tcW w:w="236" w:type="dxa"/>
            <w:noWrap/>
            <w:hideMark/>
          </w:tcPr>
          <w:p w14:paraId="4F43D6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1.56747447</w:t>
            </w:r>
          </w:p>
        </w:tc>
        <w:tc>
          <w:tcPr>
            <w:tcW w:w="236" w:type="dxa"/>
            <w:noWrap/>
            <w:hideMark/>
          </w:tcPr>
          <w:p w14:paraId="78868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0.00061663</w:t>
            </w:r>
          </w:p>
        </w:tc>
        <w:tc>
          <w:tcPr>
            <w:tcW w:w="236" w:type="dxa"/>
            <w:noWrap/>
            <w:hideMark/>
          </w:tcPr>
          <w:p w14:paraId="5C8FC3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13.7721924</w:t>
            </w:r>
          </w:p>
        </w:tc>
        <w:tc>
          <w:tcPr>
            <w:tcW w:w="236" w:type="dxa"/>
            <w:noWrap/>
            <w:hideMark/>
          </w:tcPr>
          <w:p w14:paraId="124789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11.5653176</w:t>
            </w:r>
          </w:p>
        </w:tc>
        <w:tc>
          <w:tcPr>
            <w:tcW w:w="236" w:type="dxa"/>
            <w:noWrap/>
            <w:hideMark/>
          </w:tcPr>
          <w:p w14:paraId="5D84191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0.00042866</w:t>
            </w:r>
          </w:p>
        </w:tc>
      </w:tr>
      <w:tr w:rsidR="008B378D" w:rsidRPr="008B378D" w14:paraId="0C9430DC" w14:textId="77777777" w:rsidTr="008B378D">
        <w:trPr>
          <w:trHeight w:val="20"/>
        </w:trPr>
        <w:tc>
          <w:tcPr>
            <w:tcW w:w="236" w:type="dxa"/>
            <w:noWrap/>
            <w:hideMark/>
          </w:tcPr>
          <w:p w14:paraId="6132F62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7B19945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F5E03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0.05775609</w:t>
            </w:r>
          </w:p>
        </w:tc>
        <w:tc>
          <w:tcPr>
            <w:tcW w:w="236" w:type="dxa"/>
            <w:noWrap/>
            <w:hideMark/>
          </w:tcPr>
          <w:p w14:paraId="74C418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0.04988559</w:t>
            </w:r>
          </w:p>
        </w:tc>
        <w:tc>
          <w:tcPr>
            <w:tcW w:w="236" w:type="dxa"/>
            <w:noWrap/>
            <w:hideMark/>
          </w:tcPr>
          <w:p w14:paraId="21FA2D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3.19E-05</w:t>
            </w:r>
          </w:p>
        </w:tc>
        <w:tc>
          <w:tcPr>
            <w:tcW w:w="236" w:type="dxa"/>
            <w:noWrap/>
            <w:hideMark/>
          </w:tcPr>
          <w:p w14:paraId="15A00F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59.6526461</w:t>
            </w:r>
          </w:p>
        </w:tc>
        <w:tc>
          <w:tcPr>
            <w:tcW w:w="236" w:type="dxa"/>
            <w:noWrap/>
            <w:hideMark/>
          </w:tcPr>
          <w:p w14:paraId="3884C2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12.6869729</w:t>
            </w:r>
          </w:p>
        </w:tc>
        <w:tc>
          <w:tcPr>
            <w:tcW w:w="236" w:type="dxa"/>
            <w:noWrap/>
            <w:hideMark/>
          </w:tcPr>
          <w:p w14:paraId="58388D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0.00032851</w:t>
            </w:r>
          </w:p>
        </w:tc>
      </w:tr>
      <w:tr w:rsidR="008B378D" w:rsidRPr="008B378D" w14:paraId="55926E21" w14:textId="77777777" w:rsidTr="008B378D">
        <w:trPr>
          <w:trHeight w:val="20"/>
        </w:trPr>
        <w:tc>
          <w:tcPr>
            <w:tcW w:w="236" w:type="dxa"/>
            <w:noWrap/>
            <w:hideMark/>
          </w:tcPr>
          <w:p w14:paraId="2C23160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590FF30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3EB95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0.09746567</w:t>
            </w:r>
          </w:p>
        </w:tc>
        <w:tc>
          <w:tcPr>
            <w:tcW w:w="236" w:type="dxa"/>
            <w:noWrap/>
            <w:hideMark/>
          </w:tcPr>
          <w:p w14:paraId="0FDFE5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8.01E-05</w:t>
            </w:r>
          </w:p>
        </w:tc>
        <w:tc>
          <w:tcPr>
            <w:tcW w:w="236" w:type="dxa"/>
            <w:noWrap/>
            <w:hideMark/>
          </w:tcPr>
          <w:p w14:paraId="1B8724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2.26E-05</w:t>
            </w:r>
          </w:p>
        </w:tc>
        <w:tc>
          <w:tcPr>
            <w:tcW w:w="236" w:type="dxa"/>
            <w:noWrap/>
            <w:hideMark/>
          </w:tcPr>
          <w:p w14:paraId="2A8C69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1494.21649</w:t>
            </w:r>
          </w:p>
        </w:tc>
        <w:tc>
          <w:tcPr>
            <w:tcW w:w="236" w:type="dxa"/>
            <w:noWrap/>
            <w:hideMark/>
          </w:tcPr>
          <w:p w14:paraId="67AB8A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5.18294859</w:t>
            </w:r>
          </w:p>
        </w:tc>
        <w:tc>
          <w:tcPr>
            <w:tcW w:w="236" w:type="dxa"/>
            <w:noWrap/>
            <w:hideMark/>
          </w:tcPr>
          <w:p w14:paraId="3ADD44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0.00045133</w:t>
            </w:r>
          </w:p>
        </w:tc>
      </w:tr>
      <w:tr w:rsidR="008B378D" w:rsidRPr="008B378D" w14:paraId="071A9C0D" w14:textId="77777777" w:rsidTr="008B378D">
        <w:trPr>
          <w:trHeight w:val="20"/>
        </w:trPr>
        <w:tc>
          <w:tcPr>
            <w:tcW w:w="236" w:type="dxa"/>
            <w:noWrap/>
            <w:hideMark/>
          </w:tcPr>
          <w:p w14:paraId="6D97C34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22A513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C7B1C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0.0798664</w:t>
            </w:r>
          </w:p>
        </w:tc>
        <w:tc>
          <w:tcPr>
            <w:tcW w:w="236" w:type="dxa"/>
            <w:noWrap/>
            <w:hideMark/>
          </w:tcPr>
          <w:p w14:paraId="79FA78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0.19370296</w:t>
            </w:r>
          </w:p>
        </w:tc>
        <w:tc>
          <w:tcPr>
            <w:tcW w:w="236" w:type="dxa"/>
            <w:noWrap/>
            <w:hideMark/>
          </w:tcPr>
          <w:p w14:paraId="18EF1E8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1.06E-05</w:t>
            </w:r>
          </w:p>
        </w:tc>
        <w:tc>
          <w:tcPr>
            <w:tcW w:w="236" w:type="dxa"/>
            <w:noWrap/>
            <w:hideMark/>
          </w:tcPr>
          <w:p w14:paraId="2873C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23.5948827</w:t>
            </w:r>
          </w:p>
        </w:tc>
        <w:tc>
          <w:tcPr>
            <w:tcW w:w="236" w:type="dxa"/>
            <w:noWrap/>
            <w:hideMark/>
          </w:tcPr>
          <w:p w14:paraId="7CBCA0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23.4885925</w:t>
            </w:r>
          </w:p>
        </w:tc>
        <w:tc>
          <w:tcPr>
            <w:tcW w:w="236" w:type="dxa"/>
            <w:noWrap/>
            <w:hideMark/>
          </w:tcPr>
          <w:p w14:paraId="6B646F9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2.89E-05</w:t>
            </w:r>
          </w:p>
        </w:tc>
      </w:tr>
      <w:tr w:rsidR="008B378D" w:rsidRPr="008B378D" w14:paraId="1E2BBE69" w14:textId="77777777" w:rsidTr="008B378D">
        <w:trPr>
          <w:trHeight w:val="20"/>
        </w:trPr>
        <w:tc>
          <w:tcPr>
            <w:tcW w:w="236" w:type="dxa"/>
            <w:noWrap/>
            <w:hideMark/>
          </w:tcPr>
          <w:p w14:paraId="22E1534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39437E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5488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0.01352555</w:t>
            </w:r>
          </w:p>
        </w:tc>
        <w:tc>
          <w:tcPr>
            <w:tcW w:w="236" w:type="dxa"/>
            <w:noWrap/>
            <w:hideMark/>
          </w:tcPr>
          <w:p w14:paraId="5F0111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0.09443209</w:t>
            </w:r>
          </w:p>
        </w:tc>
        <w:tc>
          <w:tcPr>
            <w:tcW w:w="236" w:type="dxa"/>
            <w:noWrap/>
            <w:hideMark/>
          </w:tcPr>
          <w:p w14:paraId="4706B6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5.06E-05</w:t>
            </w:r>
          </w:p>
        </w:tc>
        <w:tc>
          <w:tcPr>
            <w:tcW w:w="236" w:type="dxa"/>
            <w:noWrap/>
            <w:hideMark/>
          </w:tcPr>
          <w:p w14:paraId="6799EA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22.2632167</w:t>
            </w:r>
          </w:p>
        </w:tc>
        <w:tc>
          <w:tcPr>
            <w:tcW w:w="236" w:type="dxa"/>
            <w:noWrap/>
            <w:hideMark/>
          </w:tcPr>
          <w:p w14:paraId="16CBD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22.4232046</w:t>
            </w:r>
          </w:p>
        </w:tc>
        <w:tc>
          <w:tcPr>
            <w:tcW w:w="236" w:type="dxa"/>
            <w:noWrap/>
            <w:hideMark/>
          </w:tcPr>
          <w:p w14:paraId="24BDBD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0.0001998</w:t>
            </w:r>
          </w:p>
        </w:tc>
      </w:tr>
      <w:tr w:rsidR="008B378D" w:rsidRPr="008B378D" w14:paraId="66EF0BBD" w14:textId="77777777" w:rsidTr="008B378D">
        <w:trPr>
          <w:trHeight w:val="20"/>
        </w:trPr>
        <w:tc>
          <w:tcPr>
            <w:tcW w:w="236" w:type="dxa"/>
            <w:noWrap/>
            <w:hideMark/>
          </w:tcPr>
          <w:p w14:paraId="0F34740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6A54C9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1B59A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0.18350651</w:t>
            </w:r>
          </w:p>
        </w:tc>
        <w:tc>
          <w:tcPr>
            <w:tcW w:w="236" w:type="dxa"/>
            <w:noWrap/>
            <w:hideMark/>
          </w:tcPr>
          <w:p w14:paraId="3EE22B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0.57528604</w:t>
            </w:r>
          </w:p>
        </w:tc>
        <w:tc>
          <w:tcPr>
            <w:tcW w:w="236" w:type="dxa"/>
            <w:noWrap/>
            <w:hideMark/>
          </w:tcPr>
          <w:p w14:paraId="05A9A3C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0.00021464</w:t>
            </w:r>
          </w:p>
        </w:tc>
        <w:tc>
          <w:tcPr>
            <w:tcW w:w="236" w:type="dxa"/>
            <w:noWrap/>
            <w:hideMark/>
          </w:tcPr>
          <w:p w14:paraId="57FC202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9.48554426</w:t>
            </w:r>
          </w:p>
        </w:tc>
        <w:tc>
          <w:tcPr>
            <w:tcW w:w="236" w:type="dxa"/>
            <w:noWrap/>
            <w:hideMark/>
          </w:tcPr>
          <w:p w14:paraId="7E6AF1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9.55440502</w:t>
            </w:r>
          </w:p>
        </w:tc>
        <w:tc>
          <w:tcPr>
            <w:tcW w:w="236" w:type="dxa"/>
            <w:noWrap/>
            <w:hideMark/>
          </w:tcPr>
          <w:p w14:paraId="67C0B5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0.00023344</w:t>
            </w:r>
          </w:p>
        </w:tc>
      </w:tr>
      <w:tr w:rsidR="008B378D" w:rsidRPr="008B378D" w14:paraId="42CBA49B" w14:textId="77777777" w:rsidTr="008B378D">
        <w:trPr>
          <w:trHeight w:val="20"/>
        </w:trPr>
        <w:tc>
          <w:tcPr>
            <w:tcW w:w="236" w:type="dxa"/>
            <w:noWrap/>
            <w:hideMark/>
          </w:tcPr>
          <w:p w14:paraId="7BA2453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1B4592D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71E14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0.04170806</w:t>
            </w:r>
          </w:p>
        </w:tc>
        <w:tc>
          <w:tcPr>
            <w:tcW w:w="236" w:type="dxa"/>
            <w:noWrap/>
            <w:hideMark/>
          </w:tcPr>
          <w:p w14:paraId="38166A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1.44339278</w:t>
            </w:r>
          </w:p>
        </w:tc>
        <w:tc>
          <w:tcPr>
            <w:tcW w:w="236" w:type="dxa"/>
            <w:noWrap/>
            <w:hideMark/>
          </w:tcPr>
          <w:p w14:paraId="4F014B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0.00194283</w:t>
            </w:r>
          </w:p>
        </w:tc>
        <w:tc>
          <w:tcPr>
            <w:tcW w:w="236" w:type="dxa"/>
            <w:noWrap/>
            <w:hideMark/>
          </w:tcPr>
          <w:p w14:paraId="7FC02F9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9.5400535</w:t>
            </w:r>
          </w:p>
        </w:tc>
        <w:tc>
          <w:tcPr>
            <w:tcW w:w="236" w:type="dxa"/>
            <w:noWrap/>
            <w:hideMark/>
          </w:tcPr>
          <w:p w14:paraId="0AEF9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9.31514576</w:t>
            </w:r>
          </w:p>
        </w:tc>
        <w:tc>
          <w:tcPr>
            <w:tcW w:w="236" w:type="dxa"/>
            <w:noWrap/>
            <w:hideMark/>
          </w:tcPr>
          <w:p w14:paraId="241132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0.00069451</w:t>
            </w:r>
          </w:p>
        </w:tc>
      </w:tr>
      <w:tr w:rsidR="008B378D" w:rsidRPr="008B378D" w14:paraId="1FF5E511" w14:textId="77777777" w:rsidTr="008B378D">
        <w:trPr>
          <w:trHeight w:val="20"/>
        </w:trPr>
        <w:tc>
          <w:tcPr>
            <w:tcW w:w="236" w:type="dxa"/>
            <w:noWrap/>
            <w:hideMark/>
          </w:tcPr>
          <w:p w14:paraId="1976A00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6E7197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AC7F4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0.04097997</w:t>
            </w:r>
          </w:p>
        </w:tc>
        <w:tc>
          <w:tcPr>
            <w:tcW w:w="236" w:type="dxa"/>
            <w:noWrap/>
            <w:hideMark/>
          </w:tcPr>
          <w:p w14:paraId="03FC5E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0.07407</w:t>
            </w:r>
          </w:p>
        </w:tc>
        <w:tc>
          <w:tcPr>
            <w:tcW w:w="236" w:type="dxa"/>
            <w:noWrap/>
            <w:hideMark/>
          </w:tcPr>
          <w:p w14:paraId="03C2E3B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4.08E-05</w:t>
            </w:r>
          </w:p>
        </w:tc>
        <w:tc>
          <w:tcPr>
            <w:tcW w:w="236" w:type="dxa"/>
            <w:noWrap/>
            <w:hideMark/>
          </w:tcPr>
          <w:p w14:paraId="66A7B82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19.3896529</w:t>
            </w:r>
          </w:p>
        </w:tc>
        <w:tc>
          <w:tcPr>
            <w:tcW w:w="236" w:type="dxa"/>
            <w:noWrap/>
            <w:hideMark/>
          </w:tcPr>
          <w:p w14:paraId="4B5193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19.3014422</w:t>
            </w:r>
          </w:p>
        </w:tc>
        <w:tc>
          <w:tcPr>
            <w:tcW w:w="236" w:type="dxa"/>
            <w:noWrap/>
            <w:hideMark/>
          </w:tcPr>
          <w:p w14:paraId="139396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0.00027518</w:t>
            </w:r>
          </w:p>
        </w:tc>
      </w:tr>
      <w:tr w:rsidR="008B378D" w:rsidRPr="008B378D" w14:paraId="5396F6B9" w14:textId="77777777" w:rsidTr="008B378D">
        <w:trPr>
          <w:trHeight w:val="20"/>
        </w:trPr>
        <w:tc>
          <w:tcPr>
            <w:tcW w:w="236" w:type="dxa"/>
            <w:noWrap/>
            <w:hideMark/>
          </w:tcPr>
          <w:p w14:paraId="37617C0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1E074A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AE92A6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0.02339613</w:t>
            </w:r>
          </w:p>
        </w:tc>
        <w:tc>
          <w:tcPr>
            <w:tcW w:w="236" w:type="dxa"/>
            <w:noWrap/>
            <w:hideMark/>
          </w:tcPr>
          <w:p w14:paraId="2E0B85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0.01142421</w:t>
            </w:r>
          </w:p>
        </w:tc>
        <w:tc>
          <w:tcPr>
            <w:tcW w:w="236" w:type="dxa"/>
            <w:noWrap/>
            <w:hideMark/>
          </w:tcPr>
          <w:p w14:paraId="0B1458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5.37E-06</w:t>
            </w:r>
          </w:p>
        </w:tc>
        <w:tc>
          <w:tcPr>
            <w:tcW w:w="236" w:type="dxa"/>
            <w:noWrap/>
            <w:hideMark/>
          </w:tcPr>
          <w:p w14:paraId="26859D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293.347346</w:t>
            </w:r>
          </w:p>
        </w:tc>
        <w:tc>
          <w:tcPr>
            <w:tcW w:w="236" w:type="dxa"/>
            <w:noWrap/>
            <w:hideMark/>
          </w:tcPr>
          <w:p w14:paraId="6EF3D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21.0624018</w:t>
            </w:r>
          </w:p>
        </w:tc>
        <w:tc>
          <w:tcPr>
            <w:tcW w:w="236" w:type="dxa"/>
            <w:noWrap/>
            <w:hideMark/>
          </w:tcPr>
          <w:p w14:paraId="1A80A0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0.00031562</w:t>
            </w:r>
          </w:p>
        </w:tc>
      </w:tr>
      <w:tr w:rsidR="008B378D" w:rsidRPr="008B378D" w14:paraId="59AF555E" w14:textId="77777777" w:rsidTr="008B378D">
        <w:trPr>
          <w:trHeight w:val="20"/>
        </w:trPr>
        <w:tc>
          <w:tcPr>
            <w:tcW w:w="236" w:type="dxa"/>
            <w:noWrap/>
            <w:hideMark/>
          </w:tcPr>
          <w:p w14:paraId="6183E67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C2DDD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68E58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0.0181161</w:t>
            </w:r>
          </w:p>
        </w:tc>
        <w:tc>
          <w:tcPr>
            <w:tcW w:w="236" w:type="dxa"/>
            <w:noWrap/>
            <w:hideMark/>
          </w:tcPr>
          <w:p w14:paraId="3DEE24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0.02400397</w:t>
            </w:r>
          </w:p>
        </w:tc>
        <w:tc>
          <w:tcPr>
            <w:tcW w:w="236" w:type="dxa"/>
            <w:noWrap/>
            <w:hideMark/>
          </w:tcPr>
          <w:p w14:paraId="73F14E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4.95E-06</w:t>
            </w:r>
          </w:p>
        </w:tc>
        <w:tc>
          <w:tcPr>
            <w:tcW w:w="236" w:type="dxa"/>
            <w:noWrap/>
            <w:hideMark/>
          </w:tcPr>
          <w:p w14:paraId="0B5C13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22.8486457</w:t>
            </w:r>
          </w:p>
        </w:tc>
        <w:tc>
          <w:tcPr>
            <w:tcW w:w="236" w:type="dxa"/>
            <w:noWrap/>
            <w:hideMark/>
          </w:tcPr>
          <w:p w14:paraId="665D7CB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22.7632131</w:t>
            </w:r>
          </w:p>
        </w:tc>
        <w:tc>
          <w:tcPr>
            <w:tcW w:w="236" w:type="dxa"/>
            <w:noWrap/>
            <w:hideMark/>
          </w:tcPr>
          <w:p w14:paraId="2B8649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0.00010369</w:t>
            </w:r>
          </w:p>
        </w:tc>
      </w:tr>
      <w:tr w:rsidR="008B378D" w:rsidRPr="008B378D" w14:paraId="5FE320CA" w14:textId="77777777" w:rsidTr="008B378D">
        <w:trPr>
          <w:trHeight w:val="20"/>
        </w:trPr>
        <w:tc>
          <w:tcPr>
            <w:tcW w:w="236" w:type="dxa"/>
            <w:noWrap/>
            <w:hideMark/>
          </w:tcPr>
          <w:p w14:paraId="366AD8B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3C085E4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815074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0.03608735</w:t>
            </w:r>
          </w:p>
        </w:tc>
        <w:tc>
          <w:tcPr>
            <w:tcW w:w="236" w:type="dxa"/>
            <w:noWrap/>
            <w:hideMark/>
          </w:tcPr>
          <w:p w14:paraId="49C43D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5.34179125</w:t>
            </w:r>
          </w:p>
        </w:tc>
        <w:tc>
          <w:tcPr>
            <w:tcW w:w="236" w:type="dxa"/>
            <w:noWrap/>
            <w:hideMark/>
          </w:tcPr>
          <w:p w14:paraId="08755F4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0.00021168</w:t>
            </w:r>
          </w:p>
        </w:tc>
        <w:tc>
          <w:tcPr>
            <w:tcW w:w="236" w:type="dxa"/>
            <w:noWrap/>
            <w:hideMark/>
          </w:tcPr>
          <w:p w14:paraId="19D426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16.4494834</w:t>
            </w:r>
          </w:p>
        </w:tc>
        <w:tc>
          <w:tcPr>
            <w:tcW w:w="236" w:type="dxa"/>
            <w:noWrap/>
            <w:hideMark/>
          </w:tcPr>
          <w:p w14:paraId="7AD950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16.4494831</w:t>
            </w:r>
          </w:p>
        </w:tc>
        <w:tc>
          <w:tcPr>
            <w:tcW w:w="236" w:type="dxa"/>
            <w:noWrap/>
            <w:hideMark/>
          </w:tcPr>
          <w:p w14:paraId="7DFFF8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1.94E-05</w:t>
            </w:r>
          </w:p>
        </w:tc>
      </w:tr>
      <w:tr w:rsidR="008B378D" w:rsidRPr="008B378D" w14:paraId="0B12DCE2" w14:textId="77777777" w:rsidTr="008B378D">
        <w:trPr>
          <w:trHeight w:val="20"/>
        </w:trPr>
        <w:tc>
          <w:tcPr>
            <w:tcW w:w="236" w:type="dxa"/>
            <w:noWrap/>
            <w:hideMark/>
          </w:tcPr>
          <w:p w14:paraId="276DBD2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37FD43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A0030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0.08462825</w:t>
            </w:r>
          </w:p>
        </w:tc>
        <w:tc>
          <w:tcPr>
            <w:tcW w:w="236" w:type="dxa"/>
            <w:noWrap/>
            <w:hideMark/>
          </w:tcPr>
          <w:p w14:paraId="4458BA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0.38829114</w:t>
            </w:r>
          </w:p>
        </w:tc>
        <w:tc>
          <w:tcPr>
            <w:tcW w:w="236" w:type="dxa"/>
            <w:noWrap/>
            <w:hideMark/>
          </w:tcPr>
          <w:p w14:paraId="1AE5CC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0.00015669</w:t>
            </w:r>
          </w:p>
        </w:tc>
        <w:tc>
          <w:tcPr>
            <w:tcW w:w="236" w:type="dxa"/>
            <w:noWrap/>
            <w:hideMark/>
          </w:tcPr>
          <w:p w14:paraId="7CF287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15.0683909</w:t>
            </w:r>
          </w:p>
        </w:tc>
        <w:tc>
          <w:tcPr>
            <w:tcW w:w="236" w:type="dxa"/>
            <w:noWrap/>
            <w:hideMark/>
          </w:tcPr>
          <w:p w14:paraId="7F410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15.0818612</w:t>
            </w:r>
          </w:p>
        </w:tc>
        <w:tc>
          <w:tcPr>
            <w:tcW w:w="236" w:type="dxa"/>
            <w:noWrap/>
            <w:hideMark/>
          </w:tcPr>
          <w:p w14:paraId="7BBC8A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0.00020344</w:t>
            </w:r>
          </w:p>
        </w:tc>
      </w:tr>
      <w:tr w:rsidR="008B378D" w:rsidRPr="008B378D" w14:paraId="6AD9E033" w14:textId="77777777" w:rsidTr="008B378D">
        <w:trPr>
          <w:trHeight w:val="20"/>
        </w:trPr>
        <w:tc>
          <w:tcPr>
            <w:tcW w:w="236" w:type="dxa"/>
            <w:noWrap/>
            <w:hideMark/>
          </w:tcPr>
          <w:p w14:paraId="6DB078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25F9B20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72EC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0.28809948</w:t>
            </w:r>
          </w:p>
        </w:tc>
        <w:tc>
          <w:tcPr>
            <w:tcW w:w="236" w:type="dxa"/>
            <w:noWrap/>
            <w:hideMark/>
          </w:tcPr>
          <w:p w14:paraId="59A82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0.07966505</w:t>
            </w:r>
          </w:p>
        </w:tc>
        <w:tc>
          <w:tcPr>
            <w:tcW w:w="236" w:type="dxa"/>
            <w:noWrap/>
            <w:hideMark/>
          </w:tcPr>
          <w:p w14:paraId="21F31F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0.0006015</w:t>
            </w:r>
          </w:p>
        </w:tc>
        <w:tc>
          <w:tcPr>
            <w:tcW w:w="236" w:type="dxa"/>
            <w:noWrap/>
            <w:hideMark/>
          </w:tcPr>
          <w:p w14:paraId="07074F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14.361843</w:t>
            </w:r>
          </w:p>
        </w:tc>
        <w:tc>
          <w:tcPr>
            <w:tcW w:w="236" w:type="dxa"/>
            <w:noWrap/>
            <w:hideMark/>
          </w:tcPr>
          <w:p w14:paraId="3E88D4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14.3617829</w:t>
            </w:r>
          </w:p>
        </w:tc>
        <w:tc>
          <w:tcPr>
            <w:tcW w:w="236" w:type="dxa"/>
            <w:noWrap/>
            <w:hideMark/>
          </w:tcPr>
          <w:p w14:paraId="223BCA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0.00222598</w:t>
            </w:r>
          </w:p>
        </w:tc>
      </w:tr>
      <w:tr w:rsidR="008B378D" w:rsidRPr="008B378D" w14:paraId="778C3FA0" w14:textId="77777777" w:rsidTr="008B378D">
        <w:trPr>
          <w:trHeight w:val="20"/>
        </w:trPr>
        <w:tc>
          <w:tcPr>
            <w:tcW w:w="236" w:type="dxa"/>
            <w:noWrap/>
            <w:hideMark/>
          </w:tcPr>
          <w:p w14:paraId="437AF09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5E6C0E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276CD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0.08945093</w:t>
            </w:r>
          </w:p>
        </w:tc>
        <w:tc>
          <w:tcPr>
            <w:tcW w:w="236" w:type="dxa"/>
            <w:noWrap/>
            <w:hideMark/>
          </w:tcPr>
          <w:p w14:paraId="52C3F8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0.00771825</w:t>
            </w:r>
          </w:p>
        </w:tc>
        <w:tc>
          <w:tcPr>
            <w:tcW w:w="236" w:type="dxa"/>
            <w:noWrap/>
            <w:hideMark/>
          </w:tcPr>
          <w:p w14:paraId="4320BA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1.40E-05</w:t>
            </w:r>
          </w:p>
        </w:tc>
        <w:tc>
          <w:tcPr>
            <w:tcW w:w="236" w:type="dxa"/>
            <w:noWrap/>
            <w:hideMark/>
          </w:tcPr>
          <w:p w14:paraId="59A2EA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13.8705263</w:t>
            </w:r>
          </w:p>
        </w:tc>
        <w:tc>
          <w:tcPr>
            <w:tcW w:w="236" w:type="dxa"/>
            <w:noWrap/>
            <w:hideMark/>
          </w:tcPr>
          <w:p w14:paraId="5A1A74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13.8615744</w:t>
            </w:r>
          </w:p>
        </w:tc>
        <w:tc>
          <w:tcPr>
            <w:tcW w:w="236" w:type="dxa"/>
            <w:noWrap/>
            <w:hideMark/>
          </w:tcPr>
          <w:p w14:paraId="43FA61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0.00019324</w:t>
            </w:r>
          </w:p>
        </w:tc>
      </w:tr>
      <w:tr w:rsidR="008B378D" w:rsidRPr="008B378D" w14:paraId="6FD61AD8" w14:textId="77777777" w:rsidTr="008B378D">
        <w:trPr>
          <w:trHeight w:val="20"/>
        </w:trPr>
        <w:tc>
          <w:tcPr>
            <w:tcW w:w="236" w:type="dxa"/>
            <w:noWrap/>
            <w:hideMark/>
          </w:tcPr>
          <w:p w14:paraId="5A71DE9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D758EF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1FB5F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0.031292</w:t>
            </w:r>
          </w:p>
        </w:tc>
        <w:tc>
          <w:tcPr>
            <w:tcW w:w="236" w:type="dxa"/>
            <w:noWrap/>
            <w:hideMark/>
          </w:tcPr>
          <w:p w14:paraId="239D81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0.07225652</w:t>
            </w:r>
          </w:p>
        </w:tc>
        <w:tc>
          <w:tcPr>
            <w:tcW w:w="236" w:type="dxa"/>
            <w:noWrap/>
            <w:hideMark/>
          </w:tcPr>
          <w:p w14:paraId="6C8519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6.49E-06</w:t>
            </w:r>
          </w:p>
        </w:tc>
        <w:tc>
          <w:tcPr>
            <w:tcW w:w="236" w:type="dxa"/>
            <w:noWrap/>
            <w:hideMark/>
          </w:tcPr>
          <w:p w14:paraId="493214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17.9111068</w:t>
            </w:r>
          </w:p>
        </w:tc>
        <w:tc>
          <w:tcPr>
            <w:tcW w:w="236" w:type="dxa"/>
            <w:noWrap/>
            <w:hideMark/>
          </w:tcPr>
          <w:p w14:paraId="213D20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13.8900604</w:t>
            </w:r>
          </w:p>
        </w:tc>
        <w:tc>
          <w:tcPr>
            <w:tcW w:w="236" w:type="dxa"/>
            <w:noWrap/>
            <w:hideMark/>
          </w:tcPr>
          <w:p w14:paraId="411579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0.00016277</w:t>
            </w:r>
          </w:p>
        </w:tc>
      </w:tr>
      <w:tr w:rsidR="008B378D" w:rsidRPr="008B378D" w14:paraId="29F60DDB" w14:textId="77777777" w:rsidTr="008B378D">
        <w:trPr>
          <w:trHeight w:val="20"/>
        </w:trPr>
        <w:tc>
          <w:tcPr>
            <w:tcW w:w="236" w:type="dxa"/>
            <w:noWrap/>
            <w:hideMark/>
          </w:tcPr>
          <w:p w14:paraId="03D0C17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7A9AA2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95568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0.08565747</w:t>
            </w:r>
          </w:p>
        </w:tc>
        <w:tc>
          <w:tcPr>
            <w:tcW w:w="236" w:type="dxa"/>
            <w:noWrap/>
            <w:hideMark/>
          </w:tcPr>
          <w:p w14:paraId="7C8815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0.33838161</w:t>
            </w:r>
          </w:p>
        </w:tc>
        <w:tc>
          <w:tcPr>
            <w:tcW w:w="236" w:type="dxa"/>
            <w:noWrap/>
            <w:hideMark/>
          </w:tcPr>
          <w:p w14:paraId="0BBED6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0.00030812</w:t>
            </w:r>
          </w:p>
        </w:tc>
        <w:tc>
          <w:tcPr>
            <w:tcW w:w="236" w:type="dxa"/>
            <w:noWrap/>
            <w:hideMark/>
          </w:tcPr>
          <w:p w14:paraId="33493A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14.4855368</w:t>
            </w:r>
          </w:p>
        </w:tc>
        <w:tc>
          <w:tcPr>
            <w:tcW w:w="236" w:type="dxa"/>
            <w:noWrap/>
            <w:hideMark/>
          </w:tcPr>
          <w:p w14:paraId="1B4929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14.4851097</w:t>
            </w:r>
          </w:p>
        </w:tc>
        <w:tc>
          <w:tcPr>
            <w:tcW w:w="236" w:type="dxa"/>
            <w:noWrap/>
            <w:hideMark/>
          </w:tcPr>
          <w:p w14:paraId="60D6C2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0.00047495</w:t>
            </w:r>
          </w:p>
        </w:tc>
      </w:tr>
      <w:tr w:rsidR="008B378D" w:rsidRPr="008B378D" w14:paraId="5CE59BCE" w14:textId="77777777" w:rsidTr="008B378D">
        <w:trPr>
          <w:trHeight w:val="20"/>
        </w:trPr>
        <w:tc>
          <w:tcPr>
            <w:tcW w:w="236" w:type="dxa"/>
            <w:noWrap/>
            <w:hideMark/>
          </w:tcPr>
          <w:p w14:paraId="5F7E633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EB070C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1E410B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0.05004705</w:t>
            </w:r>
          </w:p>
        </w:tc>
        <w:tc>
          <w:tcPr>
            <w:tcW w:w="236" w:type="dxa"/>
            <w:noWrap/>
            <w:hideMark/>
          </w:tcPr>
          <w:p w14:paraId="4561DE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0.0930598</w:t>
            </w:r>
          </w:p>
        </w:tc>
        <w:tc>
          <w:tcPr>
            <w:tcW w:w="236" w:type="dxa"/>
            <w:noWrap/>
            <w:hideMark/>
          </w:tcPr>
          <w:p w14:paraId="569BDA1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7.61E-05</w:t>
            </w:r>
          </w:p>
        </w:tc>
        <w:tc>
          <w:tcPr>
            <w:tcW w:w="236" w:type="dxa"/>
            <w:noWrap/>
            <w:hideMark/>
          </w:tcPr>
          <w:p w14:paraId="3409A0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13.1565371</w:t>
            </w:r>
          </w:p>
        </w:tc>
        <w:tc>
          <w:tcPr>
            <w:tcW w:w="236" w:type="dxa"/>
            <w:noWrap/>
            <w:hideMark/>
          </w:tcPr>
          <w:p w14:paraId="706FB3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13.1141786</w:t>
            </w:r>
          </w:p>
        </w:tc>
        <w:tc>
          <w:tcPr>
            <w:tcW w:w="236" w:type="dxa"/>
            <w:noWrap/>
            <w:hideMark/>
          </w:tcPr>
          <w:p w14:paraId="084F15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0.00045983</w:t>
            </w:r>
          </w:p>
        </w:tc>
      </w:tr>
      <w:tr w:rsidR="008B378D" w:rsidRPr="008B378D" w14:paraId="2F7428FE" w14:textId="77777777" w:rsidTr="008B378D">
        <w:trPr>
          <w:trHeight w:val="20"/>
        </w:trPr>
        <w:tc>
          <w:tcPr>
            <w:tcW w:w="236" w:type="dxa"/>
            <w:noWrap/>
            <w:hideMark/>
          </w:tcPr>
          <w:p w14:paraId="6F9722D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421BA9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CFF73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0.02674436</w:t>
            </w:r>
          </w:p>
        </w:tc>
        <w:tc>
          <w:tcPr>
            <w:tcW w:w="236" w:type="dxa"/>
            <w:noWrap/>
            <w:hideMark/>
          </w:tcPr>
          <w:p w14:paraId="1EEF23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5.12319916</w:t>
            </w:r>
          </w:p>
        </w:tc>
        <w:tc>
          <w:tcPr>
            <w:tcW w:w="236" w:type="dxa"/>
            <w:noWrap/>
            <w:hideMark/>
          </w:tcPr>
          <w:p w14:paraId="572FF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0.00143838</w:t>
            </w:r>
          </w:p>
        </w:tc>
        <w:tc>
          <w:tcPr>
            <w:tcW w:w="236" w:type="dxa"/>
            <w:noWrap/>
            <w:hideMark/>
          </w:tcPr>
          <w:p w14:paraId="66B44B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21.9289641</w:t>
            </w:r>
          </w:p>
        </w:tc>
        <w:tc>
          <w:tcPr>
            <w:tcW w:w="236" w:type="dxa"/>
            <w:noWrap/>
            <w:hideMark/>
          </w:tcPr>
          <w:p w14:paraId="2DBDA7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21.9190316</w:t>
            </w:r>
          </w:p>
        </w:tc>
        <w:tc>
          <w:tcPr>
            <w:tcW w:w="236" w:type="dxa"/>
            <w:noWrap/>
            <w:hideMark/>
          </w:tcPr>
          <w:p w14:paraId="5FD2A7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0.00014045</w:t>
            </w:r>
          </w:p>
        </w:tc>
      </w:tr>
      <w:tr w:rsidR="008B378D" w:rsidRPr="008B378D" w14:paraId="0A10B915" w14:textId="77777777" w:rsidTr="008B378D">
        <w:trPr>
          <w:trHeight w:val="20"/>
        </w:trPr>
        <w:tc>
          <w:tcPr>
            <w:tcW w:w="236" w:type="dxa"/>
            <w:noWrap/>
            <w:hideMark/>
          </w:tcPr>
          <w:p w14:paraId="165569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5C2C2D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BB8D0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0.01113531</w:t>
            </w:r>
          </w:p>
        </w:tc>
        <w:tc>
          <w:tcPr>
            <w:tcW w:w="236" w:type="dxa"/>
            <w:noWrap/>
            <w:hideMark/>
          </w:tcPr>
          <w:p w14:paraId="7C36B7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0.0500847</w:t>
            </w:r>
          </w:p>
        </w:tc>
        <w:tc>
          <w:tcPr>
            <w:tcW w:w="236" w:type="dxa"/>
            <w:noWrap/>
            <w:hideMark/>
          </w:tcPr>
          <w:p w14:paraId="5A2112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2.15E-05</w:t>
            </w:r>
          </w:p>
        </w:tc>
        <w:tc>
          <w:tcPr>
            <w:tcW w:w="236" w:type="dxa"/>
            <w:noWrap/>
            <w:hideMark/>
          </w:tcPr>
          <w:p w14:paraId="41D93D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13.509091</w:t>
            </w:r>
          </w:p>
        </w:tc>
        <w:tc>
          <w:tcPr>
            <w:tcW w:w="236" w:type="dxa"/>
            <w:noWrap/>
            <w:hideMark/>
          </w:tcPr>
          <w:p w14:paraId="461435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13.5019742</w:t>
            </w:r>
          </w:p>
        </w:tc>
        <w:tc>
          <w:tcPr>
            <w:tcW w:w="236" w:type="dxa"/>
            <w:noWrap/>
            <w:hideMark/>
          </w:tcPr>
          <w:p w14:paraId="1050E2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0.00022586</w:t>
            </w:r>
          </w:p>
        </w:tc>
      </w:tr>
      <w:tr w:rsidR="008B378D" w:rsidRPr="008B378D" w14:paraId="632A5DF1" w14:textId="77777777" w:rsidTr="008B378D">
        <w:trPr>
          <w:trHeight w:val="20"/>
        </w:trPr>
        <w:tc>
          <w:tcPr>
            <w:tcW w:w="236" w:type="dxa"/>
            <w:noWrap/>
            <w:hideMark/>
          </w:tcPr>
          <w:p w14:paraId="3E991D6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1309591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8ABF0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0.01881985</w:t>
            </w:r>
          </w:p>
        </w:tc>
        <w:tc>
          <w:tcPr>
            <w:tcW w:w="236" w:type="dxa"/>
            <w:noWrap/>
            <w:hideMark/>
          </w:tcPr>
          <w:p w14:paraId="2740837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2.24398818</w:t>
            </w:r>
          </w:p>
        </w:tc>
        <w:tc>
          <w:tcPr>
            <w:tcW w:w="236" w:type="dxa"/>
            <w:noWrap/>
            <w:hideMark/>
          </w:tcPr>
          <w:p w14:paraId="71014F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0.00058969</w:t>
            </w:r>
          </w:p>
        </w:tc>
        <w:tc>
          <w:tcPr>
            <w:tcW w:w="236" w:type="dxa"/>
            <w:noWrap/>
            <w:hideMark/>
          </w:tcPr>
          <w:p w14:paraId="5A4128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13.7395079</w:t>
            </w:r>
          </w:p>
        </w:tc>
        <w:tc>
          <w:tcPr>
            <w:tcW w:w="236" w:type="dxa"/>
            <w:noWrap/>
            <w:hideMark/>
          </w:tcPr>
          <w:p w14:paraId="10CB78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13.3865246</w:t>
            </w:r>
          </w:p>
        </w:tc>
        <w:tc>
          <w:tcPr>
            <w:tcW w:w="236" w:type="dxa"/>
            <w:noWrap/>
            <w:hideMark/>
          </w:tcPr>
          <w:p w14:paraId="68DC36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0.00014158</w:t>
            </w:r>
          </w:p>
        </w:tc>
      </w:tr>
      <w:tr w:rsidR="008B378D" w:rsidRPr="008B378D" w14:paraId="3A3A8AB8" w14:textId="77777777" w:rsidTr="008B378D">
        <w:trPr>
          <w:trHeight w:val="20"/>
        </w:trPr>
        <w:tc>
          <w:tcPr>
            <w:tcW w:w="236" w:type="dxa"/>
            <w:noWrap/>
            <w:hideMark/>
          </w:tcPr>
          <w:p w14:paraId="6B62D13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90250E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8E680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0.02811619</w:t>
            </w:r>
          </w:p>
        </w:tc>
        <w:tc>
          <w:tcPr>
            <w:tcW w:w="236" w:type="dxa"/>
            <w:noWrap/>
            <w:hideMark/>
          </w:tcPr>
          <w:p w14:paraId="3DEA7B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0.1964767</w:t>
            </w:r>
          </w:p>
        </w:tc>
        <w:tc>
          <w:tcPr>
            <w:tcW w:w="236" w:type="dxa"/>
            <w:noWrap/>
            <w:hideMark/>
          </w:tcPr>
          <w:p w14:paraId="677F50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0.00015072</w:t>
            </w:r>
          </w:p>
        </w:tc>
        <w:tc>
          <w:tcPr>
            <w:tcW w:w="236" w:type="dxa"/>
            <w:noWrap/>
            <w:hideMark/>
          </w:tcPr>
          <w:p w14:paraId="1A3C5F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5.20605779</w:t>
            </w:r>
          </w:p>
        </w:tc>
        <w:tc>
          <w:tcPr>
            <w:tcW w:w="236" w:type="dxa"/>
            <w:noWrap/>
            <w:hideMark/>
          </w:tcPr>
          <w:p w14:paraId="19279F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5.66541944</w:t>
            </w:r>
          </w:p>
        </w:tc>
        <w:tc>
          <w:tcPr>
            <w:tcW w:w="236" w:type="dxa"/>
            <w:noWrap/>
            <w:hideMark/>
          </w:tcPr>
          <w:p w14:paraId="202EB0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0.00038335</w:t>
            </w:r>
          </w:p>
        </w:tc>
      </w:tr>
      <w:tr w:rsidR="008B378D" w:rsidRPr="008B378D" w14:paraId="5C291117" w14:textId="77777777" w:rsidTr="008B378D">
        <w:trPr>
          <w:trHeight w:val="20"/>
        </w:trPr>
        <w:tc>
          <w:tcPr>
            <w:tcW w:w="236" w:type="dxa"/>
            <w:noWrap/>
            <w:hideMark/>
          </w:tcPr>
          <w:p w14:paraId="72E88F3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5ECAC05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341AC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0.20261902</w:t>
            </w:r>
          </w:p>
        </w:tc>
        <w:tc>
          <w:tcPr>
            <w:tcW w:w="236" w:type="dxa"/>
            <w:noWrap/>
            <w:hideMark/>
          </w:tcPr>
          <w:p w14:paraId="2986CE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14.7219208</w:t>
            </w:r>
          </w:p>
        </w:tc>
        <w:tc>
          <w:tcPr>
            <w:tcW w:w="236" w:type="dxa"/>
            <w:noWrap/>
            <w:hideMark/>
          </w:tcPr>
          <w:p w14:paraId="33A582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0.00248467</w:t>
            </w:r>
          </w:p>
        </w:tc>
        <w:tc>
          <w:tcPr>
            <w:tcW w:w="236" w:type="dxa"/>
            <w:noWrap/>
            <w:hideMark/>
          </w:tcPr>
          <w:p w14:paraId="6F7AB5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14.2412054</w:t>
            </w:r>
          </w:p>
        </w:tc>
        <w:tc>
          <w:tcPr>
            <w:tcW w:w="236" w:type="dxa"/>
            <w:noWrap/>
            <w:hideMark/>
          </w:tcPr>
          <w:p w14:paraId="51943F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14.2410898</w:t>
            </w:r>
          </w:p>
        </w:tc>
        <w:tc>
          <w:tcPr>
            <w:tcW w:w="236" w:type="dxa"/>
            <w:noWrap/>
            <w:hideMark/>
          </w:tcPr>
          <w:p w14:paraId="3F5FE0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8.60E-05</w:t>
            </w:r>
          </w:p>
        </w:tc>
      </w:tr>
      <w:tr w:rsidR="008B378D" w:rsidRPr="008B378D" w14:paraId="08E8766E" w14:textId="77777777" w:rsidTr="008B378D">
        <w:trPr>
          <w:trHeight w:val="20"/>
        </w:trPr>
        <w:tc>
          <w:tcPr>
            <w:tcW w:w="236" w:type="dxa"/>
            <w:noWrap/>
            <w:hideMark/>
          </w:tcPr>
          <w:p w14:paraId="2E8196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3C6E92A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8FD1C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0.01835306</w:t>
            </w:r>
          </w:p>
        </w:tc>
        <w:tc>
          <w:tcPr>
            <w:tcW w:w="236" w:type="dxa"/>
            <w:noWrap/>
            <w:hideMark/>
          </w:tcPr>
          <w:p w14:paraId="214338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0.09468796</w:t>
            </w:r>
          </w:p>
        </w:tc>
        <w:tc>
          <w:tcPr>
            <w:tcW w:w="236" w:type="dxa"/>
            <w:noWrap/>
            <w:hideMark/>
          </w:tcPr>
          <w:p w14:paraId="2AD1C9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4D3347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16.9541833</w:t>
            </w:r>
          </w:p>
        </w:tc>
        <w:tc>
          <w:tcPr>
            <w:tcW w:w="236" w:type="dxa"/>
            <w:noWrap/>
            <w:hideMark/>
          </w:tcPr>
          <w:p w14:paraId="435DBA0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15.9886691</w:t>
            </w:r>
          </w:p>
        </w:tc>
        <w:tc>
          <w:tcPr>
            <w:tcW w:w="236" w:type="dxa"/>
            <w:noWrap/>
            <w:hideMark/>
          </w:tcPr>
          <w:p w14:paraId="7DB7A2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0.00014706</w:t>
            </w:r>
          </w:p>
        </w:tc>
      </w:tr>
      <w:tr w:rsidR="008B378D" w:rsidRPr="008B378D" w14:paraId="2331F730" w14:textId="77777777" w:rsidTr="008B378D">
        <w:trPr>
          <w:trHeight w:val="20"/>
        </w:trPr>
        <w:tc>
          <w:tcPr>
            <w:tcW w:w="236" w:type="dxa"/>
            <w:noWrap/>
            <w:hideMark/>
          </w:tcPr>
          <w:p w14:paraId="59141A9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734E3C9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B7796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0.04090887</w:t>
            </w:r>
          </w:p>
        </w:tc>
        <w:tc>
          <w:tcPr>
            <w:tcW w:w="236" w:type="dxa"/>
            <w:noWrap/>
            <w:hideMark/>
          </w:tcPr>
          <w:p w14:paraId="55D822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0.11920195</w:t>
            </w:r>
          </w:p>
        </w:tc>
        <w:tc>
          <w:tcPr>
            <w:tcW w:w="236" w:type="dxa"/>
            <w:noWrap/>
            <w:hideMark/>
          </w:tcPr>
          <w:p w14:paraId="5FB247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7.30E-05</w:t>
            </w:r>
          </w:p>
        </w:tc>
        <w:tc>
          <w:tcPr>
            <w:tcW w:w="236" w:type="dxa"/>
            <w:noWrap/>
            <w:hideMark/>
          </w:tcPr>
          <w:p w14:paraId="557F0F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16.7514343</w:t>
            </w:r>
          </w:p>
        </w:tc>
        <w:tc>
          <w:tcPr>
            <w:tcW w:w="236" w:type="dxa"/>
            <w:noWrap/>
            <w:hideMark/>
          </w:tcPr>
          <w:p w14:paraId="0673C3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16.8145424</w:t>
            </w:r>
          </w:p>
        </w:tc>
        <w:tc>
          <w:tcPr>
            <w:tcW w:w="236" w:type="dxa"/>
            <w:noWrap/>
            <w:hideMark/>
          </w:tcPr>
          <w:p w14:paraId="222291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0.00030601</w:t>
            </w:r>
          </w:p>
        </w:tc>
      </w:tr>
      <w:tr w:rsidR="008B378D" w:rsidRPr="008B378D" w14:paraId="39F9ED5D" w14:textId="77777777" w:rsidTr="008B378D">
        <w:trPr>
          <w:trHeight w:val="20"/>
        </w:trPr>
        <w:tc>
          <w:tcPr>
            <w:tcW w:w="236" w:type="dxa"/>
            <w:noWrap/>
            <w:hideMark/>
          </w:tcPr>
          <w:p w14:paraId="4EE4B83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77AFBC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419E22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0.03367712</w:t>
            </w:r>
          </w:p>
        </w:tc>
        <w:tc>
          <w:tcPr>
            <w:tcW w:w="236" w:type="dxa"/>
            <w:noWrap/>
            <w:hideMark/>
          </w:tcPr>
          <w:p w14:paraId="7006AC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0.10978934</w:t>
            </w:r>
          </w:p>
        </w:tc>
        <w:tc>
          <w:tcPr>
            <w:tcW w:w="236" w:type="dxa"/>
            <w:noWrap/>
            <w:hideMark/>
          </w:tcPr>
          <w:p w14:paraId="4B2296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3.28E-05</w:t>
            </w:r>
          </w:p>
        </w:tc>
        <w:tc>
          <w:tcPr>
            <w:tcW w:w="236" w:type="dxa"/>
            <w:noWrap/>
            <w:hideMark/>
          </w:tcPr>
          <w:p w14:paraId="08EC86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22.276896</w:t>
            </w:r>
          </w:p>
        </w:tc>
        <w:tc>
          <w:tcPr>
            <w:tcW w:w="236" w:type="dxa"/>
            <w:noWrap/>
            <w:hideMark/>
          </w:tcPr>
          <w:p w14:paraId="74ECD8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22.0518739</w:t>
            </w:r>
          </w:p>
        </w:tc>
        <w:tc>
          <w:tcPr>
            <w:tcW w:w="236" w:type="dxa"/>
            <w:noWrap/>
            <w:hideMark/>
          </w:tcPr>
          <w:p w14:paraId="3D27C6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0.00014929</w:t>
            </w:r>
          </w:p>
        </w:tc>
      </w:tr>
      <w:tr w:rsidR="008B378D" w:rsidRPr="008B378D" w14:paraId="43766D10" w14:textId="77777777" w:rsidTr="008B378D">
        <w:trPr>
          <w:trHeight w:val="20"/>
        </w:trPr>
        <w:tc>
          <w:tcPr>
            <w:tcW w:w="236" w:type="dxa"/>
            <w:noWrap/>
            <w:hideMark/>
          </w:tcPr>
          <w:p w14:paraId="4413DB3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CD52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7E6A9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0.03081334</w:t>
            </w:r>
          </w:p>
        </w:tc>
        <w:tc>
          <w:tcPr>
            <w:tcW w:w="236" w:type="dxa"/>
            <w:noWrap/>
            <w:hideMark/>
          </w:tcPr>
          <w:p w14:paraId="36FAA4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0.60214063</w:t>
            </w:r>
          </w:p>
        </w:tc>
        <w:tc>
          <w:tcPr>
            <w:tcW w:w="236" w:type="dxa"/>
            <w:noWrap/>
            <w:hideMark/>
          </w:tcPr>
          <w:p w14:paraId="488B69C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0.00018454</w:t>
            </w:r>
          </w:p>
        </w:tc>
        <w:tc>
          <w:tcPr>
            <w:tcW w:w="236" w:type="dxa"/>
            <w:noWrap/>
            <w:hideMark/>
          </w:tcPr>
          <w:p w14:paraId="276663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16.0302033</w:t>
            </w:r>
          </w:p>
        </w:tc>
        <w:tc>
          <w:tcPr>
            <w:tcW w:w="236" w:type="dxa"/>
            <w:noWrap/>
            <w:hideMark/>
          </w:tcPr>
          <w:p w14:paraId="1DFFDA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15.1078576</w:t>
            </w:r>
          </w:p>
        </w:tc>
        <w:tc>
          <w:tcPr>
            <w:tcW w:w="236" w:type="dxa"/>
            <w:noWrap/>
            <w:hideMark/>
          </w:tcPr>
          <w:p w14:paraId="7B7145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0.00014456</w:t>
            </w:r>
          </w:p>
        </w:tc>
      </w:tr>
      <w:tr w:rsidR="008B378D" w:rsidRPr="008B378D" w14:paraId="5CB4B1C8" w14:textId="77777777" w:rsidTr="008B378D">
        <w:trPr>
          <w:trHeight w:val="20"/>
        </w:trPr>
        <w:tc>
          <w:tcPr>
            <w:tcW w:w="236" w:type="dxa"/>
            <w:noWrap/>
            <w:hideMark/>
          </w:tcPr>
          <w:p w14:paraId="3142E9B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6F0DB2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B9342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0.02199708</w:t>
            </w:r>
          </w:p>
        </w:tc>
        <w:tc>
          <w:tcPr>
            <w:tcW w:w="236" w:type="dxa"/>
            <w:noWrap/>
            <w:hideMark/>
          </w:tcPr>
          <w:p w14:paraId="5B5A5D2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6.77642682</w:t>
            </w:r>
          </w:p>
        </w:tc>
        <w:tc>
          <w:tcPr>
            <w:tcW w:w="236" w:type="dxa"/>
            <w:noWrap/>
            <w:hideMark/>
          </w:tcPr>
          <w:p w14:paraId="34B510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0.00172702</w:t>
            </w:r>
          </w:p>
        </w:tc>
        <w:tc>
          <w:tcPr>
            <w:tcW w:w="236" w:type="dxa"/>
            <w:noWrap/>
            <w:hideMark/>
          </w:tcPr>
          <w:p w14:paraId="21380C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10.5103978</w:t>
            </w:r>
          </w:p>
        </w:tc>
        <w:tc>
          <w:tcPr>
            <w:tcW w:w="236" w:type="dxa"/>
            <w:noWrap/>
            <w:hideMark/>
          </w:tcPr>
          <w:p w14:paraId="7E32BD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10.5140164</w:t>
            </w:r>
          </w:p>
        </w:tc>
        <w:tc>
          <w:tcPr>
            <w:tcW w:w="236" w:type="dxa"/>
            <w:noWrap/>
            <w:hideMark/>
          </w:tcPr>
          <w:p w14:paraId="7BAAA6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0.00011952</w:t>
            </w:r>
          </w:p>
        </w:tc>
      </w:tr>
      <w:tr w:rsidR="008B378D" w:rsidRPr="008B378D" w14:paraId="3A158B20" w14:textId="77777777" w:rsidTr="008B378D">
        <w:trPr>
          <w:trHeight w:val="20"/>
        </w:trPr>
        <w:tc>
          <w:tcPr>
            <w:tcW w:w="236" w:type="dxa"/>
            <w:noWrap/>
            <w:hideMark/>
          </w:tcPr>
          <w:p w14:paraId="1B15257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154C12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26D21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0.0120018</w:t>
            </w:r>
          </w:p>
        </w:tc>
        <w:tc>
          <w:tcPr>
            <w:tcW w:w="236" w:type="dxa"/>
            <w:noWrap/>
            <w:hideMark/>
          </w:tcPr>
          <w:p w14:paraId="4FB821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0.05283134</w:t>
            </w:r>
          </w:p>
        </w:tc>
        <w:tc>
          <w:tcPr>
            <w:tcW w:w="236" w:type="dxa"/>
            <w:noWrap/>
            <w:hideMark/>
          </w:tcPr>
          <w:p w14:paraId="65E26B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2.51E-05</w:t>
            </w:r>
          </w:p>
        </w:tc>
        <w:tc>
          <w:tcPr>
            <w:tcW w:w="236" w:type="dxa"/>
            <w:noWrap/>
            <w:hideMark/>
          </w:tcPr>
          <w:p w14:paraId="3A524A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15.7493571</w:t>
            </w:r>
          </w:p>
        </w:tc>
        <w:tc>
          <w:tcPr>
            <w:tcW w:w="236" w:type="dxa"/>
            <w:noWrap/>
            <w:hideMark/>
          </w:tcPr>
          <w:p w14:paraId="01F158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16.1769452</w:t>
            </w:r>
          </w:p>
        </w:tc>
        <w:tc>
          <w:tcPr>
            <w:tcW w:w="236" w:type="dxa"/>
            <w:noWrap/>
            <w:hideMark/>
          </w:tcPr>
          <w:p w14:paraId="22C9F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0.00024855</w:t>
            </w:r>
          </w:p>
        </w:tc>
      </w:tr>
      <w:tr w:rsidR="008B378D" w:rsidRPr="008B378D" w14:paraId="55411849" w14:textId="77777777" w:rsidTr="008B378D">
        <w:trPr>
          <w:trHeight w:val="20"/>
        </w:trPr>
        <w:tc>
          <w:tcPr>
            <w:tcW w:w="236" w:type="dxa"/>
            <w:noWrap/>
            <w:hideMark/>
          </w:tcPr>
          <w:p w14:paraId="67871AB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45190BB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E343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0.01301074</w:t>
            </w:r>
          </w:p>
        </w:tc>
        <w:tc>
          <w:tcPr>
            <w:tcW w:w="236" w:type="dxa"/>
            <w:noWrap/>
            <w:hideMark/>
          </w:tcPr>
          <w:p w14:paraId="65A22F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0.09463659</w:t>
            </w:r>
          </w:p>
        </w:tc>
        <w:tc>
          <w:tcPr>
            <w:tcW w:w="236" w:type="dxa"/>
            <w:noWrap/>
            <w:hideMark/>
          </w:tcPr>
          <w:p w14:paraId="1A0797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6.74E-05</w:t>
            </w:r>
          </w:p>
        </w:tc>
        <w:tc>
          <w:tcPr>
            <w:tcW w:w="236" w:type="dxa"/>
            <w:noWrap/>
            <w:hideMark/>
          </w:tcPr>
          <w:p w14:paraId="3039E1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10.437412</w:t>
            </w:r>
          </w:p>
        </w:tc>
        <w:tc>
          <w:tcPr>
            <w:tcW w:w="236" w:type="dxa"/>
            <w:noWrap/>
            <w:hideMark/>
          </w:tcPr>
          <w:p w14:paraId="377C87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10.4937058</w:t>
            </w:r>
          </w:p>
        </w:tc>
        <w:tc>
          <w:tcPr>
            <w:tcW w:w="236" w:type="dxa"/>
            <w:noWrap/>
            <w:hideMark/>
          </w:tcPr>
          <w:p w14:paraId="3F69B4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0.00035442</w:t>
            </w:r>
          </w:p>
        </w:tc>
      </w:tr>
      <w:tr w:rsidR="008B378D" w:rsidRPr="008B378D" w14:paraId="3B1CB6B4" w14:textId="77777777" w:rsidTr="008B378D">
        <w:trPr>
          <w:trHeight w:val="20"/>
        </w:trPr>
        <w:tc>
          <w:tcPr>
            <w:tcW w:w="236" w:type="dxa"/>
            <w:noWrap/>
            <w:hideMark/>
          </w:tcPr>
          <w:p w14:paraId="3D4D7AC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6C822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DCA0C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0.07987928</w:t>
            </w:r>
          </w:p>
        </w:tc>
        <w:tc>
          <w:tcPr>
            <w:tcW w:w="236" w:type="dxa"/>
            <w:noWrap/>
            <w:hideMark/>
          </w:tcPr>
          <w:p w14:paraId="0B4102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1.43675206</w:t>
            </w:r>
          </w:p>
        </w:tc>
        <w:tc>
          <w:tcPr>
            <w:tcW w:w="236" w:type="dxa"/>
            <w:noWrap/>
            <w:hideMark/>
          </w:tcPr>
          <w:p w14:paraId="5819C7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0.00151978</w:t>
            </w:r>
          </w:p>
        </w:tc>
        <w:tc>
          <w:tcPr>
            <w:tcW w:w="236" w:type="dxa"/>
            <w:noWrap/>
            <w:hideMark/>
          </w:tcPr>
          <w:p w14:paraId="7008CE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3.9353687</w:t>
            </w:r>
          </w:p>
        </w:tc>
        <w:tc>
          <w:tcPr>
            <w:tcW w:w="236" w:type="dxa"/>
            <w:noWrap/>
            <w:hideMark/>
          </w:tcPr>
          <w:p w14:paraId="1CEBB3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3.94547408</w:t>
            </w:r>
          </w:p>
        </w:tc>
        <w:tc>
          <w:tcPr>
            <w:tcW w:w="236" w:type="dxa"/>
            <w:noWrap/>
            <w:hideMark/>
          </w:tcPr>
          <w:p w14:paraId="195709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0.0005289</w:t>
            </w:r>
          </w:p>
        </w:tc>
      </w:tr>
      <w:tr w:rsidR="008B378D" w:rsidRPr="008B378D" w14:paraId="612E31B7" w14:textId="77777777" w:rsidTr="008B378D">
        <w:trPr>
          <w:trHeight w:val="20"/>
        </w:trPr>
        <w:tc>
          <w:tcPr>
            <w:tcW w:w="236" w:type="dxa"/>
            <w:noWrap/>
            <w:hideMark/>
          </w:tcPr>
          <w:p w14:paraId="5799EF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788F8F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C369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0.01437154</w:t>
            </w:r>
          </w:p>
        </w:tc>
        <w:tc>
          <w:tcPr>
            <w:tcW w:w="236" w:type="dxa"/>
            <w:noWrap/>
            <w:hideMark/>
          </w:tcPr>
          <w:p w14:paraId="1FB725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0.12344513</w:t>
            </w:r>
          </w:p>
        </w:tc>
        <w:tc>
          <w:tcPr>
            <w:tcW w:w="236" w:type="dxa"/>
            <w:noWrap/>
            <w:hideMark/>
          </w:tcPr>
          <w:p w14:paraId="501E7A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5.84E-05</w:t>
            </w:r>
          </w:p>
        </w:tc>
        <w:tc>
          <w:tcPr>
            <w:tcW w:w="236" w:type="dxa"/>
            <w:noWrap/>
            <w:hideMark/>
          </w:tcPr>
          <w:p w14:paraId="3C5D9C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19.2453076</w:t>
            </w:r>
          </w:p>
        </w:tc>
        <w:tc>
          <w:tcPr>
            <w:tcW w:w="236" w:type="dxa"/>
            <w:noWrap/>
            <w:hideMark/>
          </w:tcPr>
          <w:p w14:paraId="6E46D7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18.2078246</w:t>
            </w:r>
          </w:p>
        </w:tc>
        <w:tc>
          <w:tcPr>
            <w:tcW w:w="236" w:type="dxa"/>
            <w:noWrap/>
            <w:hideMark/>
          </w:tcPr>
          <w:p w14:paraId="2EC1F0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0.00023695</w:t>
            </w:r>
          </w:p>
        </w:tc>
      </w:tr>
      <w:tr w:rsidR="008B378D" w:rsidRPr="008B378D" w14:paraId="616E337B" w14:textId="77777777" w:rsidTr="008B378D">
        <w:trPr>
          <w:trHeight w:val="20"/>
        </w:trPr>
        <w:tc>
          <w:tcPr>
            <w:tcW w:w="236" w:type="dxa"/>
            <w:noWrap/>
            <w:hideMark/>
          </w:tcPr>
          <w:p w14:paraId="443619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8A173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EA93E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0.01854014</w:t>
            </w:r>
          </w:p>
        </w:tc>
        <w:tc>
          <w:tcPr>
            <w:tcW w:w="236" w:type="dxa"/>
            <w:noWrap/>
            <w:hideMark/>
          </w:tcPr>
          <w:p w14:paraId="4DD8ED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7.38562273</w:t>
            </w:r>
          </w:p>
        </w:tc>
        <w:tc>
          <w:tcPr>
            <w:tcW w:w="236" w:type="dxa"/>
            <w:noWrap/>
            <w:hideMark/>
          </w:tcPr>
          <w:p w14:paraId="162943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0.0027768</w:t>
            </w:r>
          </w:p>
        </w:tc>
        <w:tc>
          <w:tcPr>
            <w:tcW w:w="236" w:type="dxa"/>
            <w:noWrap/>
            <w:hideMark/>
          </w:tcPr>
          <w:p w14:paraId="4818CC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13.9219199</w:t>
            </w:r>
          </w:p>
        </w:tc>
        <w:tc>
          <w:tcPr>
            <w:tcW w:w="236" w:type="dxa"/>
            <w:noWrap/>
            <w:hideMark/>
          </w:tcPr>
          <w:p w14:paraId="7A74D8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13.9410979</w:t>
            </w:r>
          </w:p>
        </w:tc>
        <w:tc>
          <w:tcPr>
            <w:tcW w:w="236" w:type="dxa"/>
            <w:noWrap/>
            <w:hideMark/>
          </w:tcPr>
          <w:p w14:paraId="6FA9D5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0.00019018</w:t>
            </w:r>
          </w:p>
        </w:tc>
      </w:tr>
      <w:tr w:rsidR="008B378D" w:rsidRPr="008B378D" w14:paraId="1EB991F0" w14:textId="77777777" w:rsidTr="008B378D">
        <w:trPr>
          <w:trHeight w:val="20"/>
        </w:trPr>
        <w:tc>
          <w:tcPr>
            <w:tcW w:w="236" w:type="dxa"/>
            <w:noWrap/>
            <w:hideMark/>
          </w:tcPr>
          <w:p w14:paraId="5BB9D10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29496C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68B0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0.03890428</w:t>
            </w:r>
          </w:p>
        </w:tc>
        <w:tc>
          <w:tcPr>
            <w:tcW w:w="236" w:type="dxa"/>
            <w:noWrap/>
            <w:hideMark/>
          </w:tcPr>
          <w:p w14:paraId="60573D4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1.56747447</w:t>
            </w:r>
          </w:p>
        </w:tc>
        <w:tc>
          <w:tcPr>
            <w:tcW w:w="236" w:type="dxa"/>
            <w:noWrap/>
            <w:hideMark/>
          </w:tcPr>
          <w:p w14:paraId="0DD68F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0.00159958</w:t>
            </w:r>
          </w:p>
        </w:tc>
        <w:tc>
          <w:tcPr>
            <w:tcW w:w="236" w:type="dxa"/>
            <w:noWrap/>
            <w:hideMark/>
          </w:tcPr>
          <w:p w14:paraId="7B4B2E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7.4862357</w:t>
            </w:r>
          </w:p>
        </w:tc>
        <w:tc>
          <w:tcPr>
            <w:tcW w:w="236" w:type="dxa"/>
            <w:noWrap/>
            <w:hideMark/>
          </w:tcPr>
          <w:p w14:paraId="0E432B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7.55988708</w:t>
            </w:r>
          </w:p>
        </w:tc>
        <w:tc>
          <w:tcPr>
            <w:tcW w:w="236" w:type="dxa"/>
            <w:noWrap/>
            <w:hideMark/>
          </w:tcPr>
          <w:p w14:paraId="41F63E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0.00046145</w:t>
            </w:r>
          </w:p>
        </w:tc>
      </w:tr>
      <w:tr w:rsidR="008B378D" w:rsidRPr="008B378D" w14:paraId="2CF19BAB" w14:textId="77777777" w:rsidTr="008B378D">
        <w:trPr>
          <w:trHeight w:val="20"/>
        </w:trPr>
        <w:tc>
          <w:tcPr>
            <w:tcW w:w="236" w:type="dxa"/>
            <w:noWrap/>
            <w:hideMark/>
          </w:tcPr>
          <w:p w14:paraId="50206EE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074AFE5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30C1D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0.02756332</w:t>
            </w:r>
          </w:p>
        </w:tc>
        <w:tc>
          <w:tcPr>
            <w:tcW w:w="236" w:type="dxa"/>
            <w:noWrap/>
            <w:hideMark/>
          </w:tcPr>
          <w:p w14:paraId="62D2E0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0.04988559</w:t>
            </w:r>
          </w:p>
        </w:tc>
        <w:tc>
          <w:tcPr>
            <w:tcW w:w="236" w:type="dxa"/>
            <w:noWrap/>
            <w:hideMark/>
          </w:tcPr>
          <w:p w14:paraId="4F0612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3.24E-05</w:t>
            </w:r>
          </w:p>
        </w:tc>
        <w:tc>
          <w:tcPr>
            <w:tcW w:w="236" w:type="dxa"/>
            <w:noWrap/>
            <w:hideMark/>
          </w:tcPr>
          <w:p w14:paraId="370EFA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12.2762565</w:t>
            </w:r>
          </w:p>
        </w:tc>
        <w:tc>
          <w:tcPr>
            <w:tcW w:w="236" w:type="dxa"/>
            <w:noWrap/>
            <w:hideMark/>
          </w:tcPr>
          <w:p w14:paraId="54A867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12.347128</w:t>
            </w:r>
          </w:p>
        </w:tc>
        <w:tc>
          <w:tcPr>
            <w:tcW w:w="236" w:type="dxa"/>
            <w:noWrap/>
            <w:hideMark/>
          </w:tcPr>
          <w:p w14:paraId="5BA03A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0.00033127</w:t>
            </w:r>
          </w:p>
        </w:tc>
      </w:tr>
      <w:tr w:rsidR="008B378D" w:rsidRPr="008B378D" w14:paraId="5E31FB87" w14:textId="77777777" w:rsidTr="008B378D">
        <w:trPr>
          <w:trHeight w:val="20"/>
        </w:trPr>
        <w:tc>
          <w:tcPr>
            <w:tcW w:w="236" w:type="dxa"/>
            <w:noWrap/>
            <w:hideMark/>
          </w:tcPr>
          <w:p w14:paraId="4BEDAE0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783B65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B0754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0.02950397</w:t>
            </w:r>
          </w:p>
        </w:tc>
        <w:tc>
          <w:tcPr>
            <w:tcW w:w="236" w:type="dxa"/>
            <w:noWrap/>
            <w:hideMark/>
          </w:tcPr>
          <w:p w14:paraId="218FDF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8.01E-05</w:t>
            </w:r>
          </w:p>
        </w:tc>
        <w:tc>
          <w:tcPr>
            <w:tcW w:w="236" w:type="dxa"/>
            <w:noWrap/>
            <w:hideMark/>
          </w:tcPr>
          <w:p w14:paraId="278813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1.17E-05</w:t>
            </w:r>
          </w:p>
        </w:tc>
        <w:tc>
          <w:tcPr>
            <w:tcW w:w="236" w:type="dxa"/>
            <w:noWrap/>
            <w:hideMark/>
          </w:tcPr>
          <w:p w14:paraId="2A6CA9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5.05167277</w:t>
            </w:r>
          </w:p>
        </w:tc>
        <w:tc>
          <w:tcPr>
            <w:tcW w:w="236" w:type="dxa"/>
            <w:noWrap/>
            <w:hideMark/>
          </w:tcPr>
          <w:p w14:paraId="25A0B1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5.06660478</w:t>
            </w:r>
          </w:p>
        </w:tc>
        <w:tc>
          <w:tcPr>
            <w:tcW w:w="236" w:type="dxa"/>
            <w:noWrap/>
            <w:hideMark/>
          </w:tcPr>
          <w:p w14:paraId="20BBC2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0.00037914</w:t>
            </w:r>
          </w:p>
        </w:tc>
      </w:tr>
      <w:tr w:rsidR="008B378D" w:rsidRPr="008B378D" w14:paraId="3C6A7694" w14:textId="77777777" w:rsidTr="008B378D">
        <w:trPr>
          <w:trHeight w:val="20"/>
        </w:trPr>
        <w:tc>
          <w:tcPr>
            <w:tcW w:w="236" w:type="dxa"/>
            <w:noWrap/>
            <w:hideMark/>
          </w:tcPr>
          <w:p w14:paraId="3E8B466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019C26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742C39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0.01107084</w:t>
            </w:r>
          </w:p>
        </w:tc>
        <w:tc>
          <w:tcPr>
            <w:tcW w:w="236" w:type="dxa"/>
            <w:noWrap/>
            <w:hideMark/>
          </w:tcPr>
          <w:p w14:paraId="5756C5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0.19370296</w:t>
            </w:r>
          </w:p>
        </w:tc>
        <w:tc>
          <w:tcPr>
            <w:tcW w:w="236" w:type="dxa"/>
            <w:noWrap/>
            <w:hideMark/>
          </w:tcPr>
          <w:p w14:paraId="36F350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1.11E-05</w:t>
            </w:r>
          </w:p>
        </w:tc>
        <w:tc>
          <w:tcPr>
            <w:tcW w:w="236" w:type="dxa"/>
            <w:noWrap/>
            <w:hideMark/>
          </w:tcPr>
          <w:p w14:paraId="2F6590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23.3225387</w:t>
            </w:r>
          </w:p>
        </w:tc>
        <w:tc>
          <w:tcPr>
            <w:tcW w:w="236" w:type="dxa"/>
            <w:noWrap/>
            <w:hideMark/>
          </w:tcPr>
          <w:p w14:paraId="665BEA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23.327161</w:t>
            </w:r>
          </w:p>
        </w:tc>
        <w:tc>
          <w:tcPr>
            <w:tcW w:w="236" w:type="dxa"/>
            <w:noWrap/>
            <w:hideMark/>
          </w:tcPr>
          <w:p w14:paraId="6F3E19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2.90E-05</w:t>
            </w:r>
          </w:p>
        </w:tc>
      </w:tr>
      <w:tr w:rsidR="008B378D" w:rsidRPr="008B378D" w14:paraId="20201D7A" w14:textId="77777777" w:rsidTr="008B378D">
        <w:trPr>
          <w:trHeight w:val="20"/>
        </w:trPr>
        <w:tc>
          <w:tcPr>
            <w:tcW w:w="236" w:type="dxa"/>
            <w:noWrap/>
            <w:hideMark/>
          </w:tcPr>
          <w:p w14:paraId="5B53E90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3D2077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18349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0.00522272</w:t>
            </w:r>
          </w:p>
        </w:tc>
        <w:tc>
          <w:tcPr>
            <w:tcW w:w="236" w:type="dxa"/>
            <w:noWrap/>
            <w:hideMark/>
          </w:tcPr>
          <w:p w14:paraId="44A938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0.09443209</w:t>
            </w:r>
          </w:p>
        </w:tc>
        <w:tc>
          <w:tcPr>
            <w:tcW w:w="236" w:type="dxa"/>
            <w:noWrap/>
            <w:hideMark/>
          </w:tcPr>
          <w:p w14:paraId="2AFAD2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1.77E-05</w:t>
            </w:r>
          </w:p>
        </w:tc>
        <w:tc>
          <w:tcPr>
            <w:tcW w:w="236" w:type="dxa"/>
            <w:noWrap/>
            <w:hideMark/>
          </w:tcPr>
          <w:p w14:paraId="735F5F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22.5238456</w:t>
            </w:r>
          </w:p>
        </w:tc>
        <w:tc>
          <w:tcPr>
            <w:tcW w:w="236" w:type="dxa"/>
            <w:noWrap/>
            <w:hideMark/>
          </w:tcPr>
          <w:p w14:paraId="2CD3EB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22.5227251</w:t>
            </w:r>
          </w:p>
        </w:tc>
        <w:tc>
          <w:tcPr>
            <w:tcW w:w="236" w:type="dxa"/>
            <w:noWrap/>
            <w:hideMark/>
          </w:tcPr>
          <w:p w14:paraId="58FDEA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9.53E-05</w:t>
            </w:r>
          </w:p>
        </w:tc>
      </w:tr>
      <w:tr w:rsidR="008B378D" w:rsidRPr="008B378D" w14:paraId="17F8B84E" w14:textId="77777777" w:rsidTr="008B378D">
        <w:trPr>
          <w:trHeight w:val="20"/>
        </w:trPr>
        <w:tc>
          <w:tcPr>
            <w:tcW w:w="236" w:type="dxa"/>
            <w:noWrap/>
            <w:hideMark/>
          </w:tcPr>
          <w:p w14:paraId="0B17A1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8CE6E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C82C7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0.02713203</w:t>
            </w:r>
          </w:p>
        </w:tc>
        <w:tc>
          <w:tcPr>
            <w:tcW w:w="236" w:type="dxa"/>
            <w:noWrap/>
            <w:hideMark/>
          </w:tcPr>
          <w:p w14:paraId="5034A0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0.57528604</w:t>
            </w:r>
          </w:p>
        </w:tc>
        <w:tc>
          <w:tcPr>
            <w:tcW w:w="236" w:type="dxa"/>
            <w:noWrap/>
            <w:hideMark/>
          </w:tcPr>
          <w:p w14:paraId="0DF3CE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0.00021566</w:t>
            </w:r>
          </w:p>
        </w:tc>
        <w:tc>
          <w:tcPr>
            <w:tcW w:w="236" w:type="dxa"/>
            <w:noWrap/>
            <w:hideMark/>
          </w:tcPr>
          <w:p w14:paraId="5D4E80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9.59452891</w:t>
            </w:r>
          </w:p>
        </w:tc>
        <w:tc>
          <w:tcPr>
            <w:tcW w:w="236" w:type="dxa"/>
            <w:noWrap/>
            <w:hideMark/>
          </w:tcPr>
          <w:p w14:paraId="27A47A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9.5930655</w:t>
            </w:r>
          </w:p>
        </w:tc>
        <w:tc>
          <w:tcPr>
            <w:tcW w:w="236" w:type="dxa"/>
            <w:noWrap/>
            <w:hideMark/>
          </w:tcPr>
          <w:p w14:paraId="6BFE5B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0.00023058</w:t>
            </w:r>
          </w:p>
        </w:tc>
      </w:tr>
      <w:tr w:rsidR="008B378D" w:rsidRPr="008B378D" w14:paraId="7AC2509F" w14:textId="77777777" w:rsidTr="008B378D">
        <w:trPr>
          <w:trHeight w:val="20"/>
        </w:trPr>
        <w:tc>
          <w:tcPr>
            <w:tcW w:w="236" w:type="dxa"/>
            <w:noWrap/>
            <w:hideMark/>
          </w:tcPr>
          <w:p w14:paraId="3BC3381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AB2B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BB664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0.0541651</w:t>
            </w:r>
          </w:p>
        </w:tc>
        <w:tc>
          <w:tcPr>
            <w:tcW w:w="236" w:type="dxa"/>
            <w:noWrap/>
            <w:hideMark/>
          </w:tcPr>
          <w:p w14:paraId="6F403C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1.44339278</w:t>
            </w:r>
          </w:p>
        </w:tc>
        <w:tc>
          <w:tcPr>
            <w:tcW w:w="236" w:type="dxa"/>
            <w:noWrap/>
            <w:hideMark/>
          </w:tcPr>
          <w:p w14:paraId="0E5EC3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0.00119481</w:t>
            </w:r>
          </w:p>
        </w:tc>
        <w:tc>
          <w:tcPr>
            <w:tcW w:w="236" w:type="dxa"/>
            <w:noWrap/>
            <w:hideMark/>
          </w:tcPr>
          <w:p w14:paraId="646E03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-1.2958894</w:t>
            </w:r>
          </w:p>
        </w:tc>
        <w:tc>
          <w:tcPr>
            <w:tcW w:w="236" w:type="dxa"/>
            <w:noWrap/>
            <w:hideMark/>
          </w:tcPr>
          <w:p w14:paraId="6B8237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-0.7259879</w:t>
            </w:r>
          </w:p>
        </w:tc>
        <w:tc>
          <w:tcPr>
            <w:tcW w:w="236" w:type="dxa"/>
            <w:noWrap/>
            <w:hideMark/>
          </w:tcPr>
          <w:p w14:paraId="7D9FE9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0.00066824</w:t>
            </w:r>
          </w:p>
        </w:tc>
      </w:tr>
      <w:tr w:rsidR="008B378D" w:rsidRPr="008B378D" w14:paraId="72DB91BC" w14:textId="77777777" w:rsidTr="008B378D">
        <w:trPr>
          <w:trHeight w:val="20"/>
        </w:trPr>
        <w:tc>
          <w:tcPr>
            <w:tcW w:w="236" w:type="dxa"/>
            <w:noWrap/>
            <w:hideMark/>
          </w:tcPr>
          <w:p w14:paraId="0B9BD0C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A56D9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C69E0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0.01231403</w:t>
            </w:r>
          </w:p>
        </w:tc>
        <w:tc>
          <w:tcPr>
            <w:tcW w:w="236" w:type="dxa"/>
            <w:noWrap/>
            <w:hideMark/>
          </w:tcPr>
          <w:p w14:paraId="74DCDD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0.07407</w:t>
            </w:r>
          </w:p>
        </w:tc>
        <w:tc>
          <w:tcPr>
            <w:tcW w:w="236" w:type="dxa"/>
            <w:noWrap/>
            <w:hideMark/>
          </w:tcPr>
          <w:p w14:paraId="582C7D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4.02E-05</w:t>
            </w:r>
          </w:p>
        </w:tc>
        <w:tc>
          <w:tcPr>
            <w:tcW w:w="236" w:type="dxa"/>
            <w:noWrap/>
            <w:hideMark/>
          </w:tcPr>
          <w:p w14:paraId="3DE427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19.3179258</w:t>
            </w:r>
          </w:p>
        </w:tc>
        <w:tc>
          <w:tcPr>
            <w:tcW w:w="236" w:type="dxa"/>
            <w:noWrap/>
            <w:hideMark/>
          </w:tcPr>
          <w:p w14:paraId="74DC76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19.3162748</w:t>
            </w:r>
          </w:p>
        </w:tc>
        <w:tc>
          <w:tcPr>
            <w:tcW w:w="236" w:type="dxa"/>
            <w:noWrap/>
            <w:hideMark/>
          </w:tcPr>
          <w:p w14:paraId="48C97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0.00027108</w:t>
            </w:r>
          </w:p>
        </w:tc>
      </w:tr>
      <w:tr w:rsidR="008B378D" w:rsidRPr="008B378D" w14:paraId="02302D36" w14:textId="77777777" w:rsidTr="008B378D">
        <w:trPr>
          <w:trHeight w:val="20"/>
        </w:trPr>
        <w:tc>
          <w:tcPr>
            <w:tcW w:w="236" w:type="dxa"/>
            <w:noWrap/>
            <w:hideMark/>
          </w:tcPr>
          <w:p w14:paraId="6C72C74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A5454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03E4F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0.00224955</w:t>
            </w:r>
          </w:p>
        </w:tc>
        <w:tc>
          <w:tcPr>
            <w:tcW w:w="236" w:type="dxa"/>
            <w:noWrap/>
            <w:hideMark/>
          </w:tcPr>
          <w:p w14:paraId="516A3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0.01142421</w:t>
            </w:r>
          </w:p>
        </w:tc>
        <w:tc>
          <w:tcPr>
            <w:tcW w:w="236" w:type="dxa"/>
            <w:noWrap/>
            <w:hideMark/>
          </w:tcPr>
          <w:p w14:paraId="73345B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8.21E-06</w:t>
            </w:r>
          </w:p>
        </w:tc>
        <w:tc>
          <w:tcPr>
            <w:tcW w:w="236" w:type="dxa"/>
            <w:noWrap/>
            <w:hideMark/>
          </w:tcPr>
          <w:p w14:paraId="3AA41E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35.6042325</w:t>
            </w:r>
          </w:p>
        </w:tc>
        <w:tc>
          <w:tcPr>
            <w:tcW w:w="236" w:type="dxa"/>
            <w:noWrap/>
            <w:hideMark/>
          </w:tcPr>
          <w:p w14:paraId="4530B7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19.204447</w:t>
            </w:r>
          </w:p>
        </w:tc>
        <w:tc>
          <w:tcPr>
            <w:tcW w:w="236" w:type="dxa"/>
            <w:noWrap/>
            <w:hideMark/>
          </w:tcPr>
          <w:p w14:paraId="78FFA3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0.00034181</w:t>
            </w:r>
          </w:p>
        </w:tc>
      </w:tr>
      <w:tr w:rsidR="008B378D" w:rsidRPr="008B378D" w14:paraId="00350338" w14:textId="77777777" w:rsidTr="008B378D">
        <w:trPr>
          <w:trHeight w:val="20"/>
        </w:trPr>
        <w:tc>
          <w:tcPr>
            <w:tcW w:w="236" w:type="dxa"/>
            <w:noWrap/>
            <w:hideMark/>
          </w:tcPr>
          <w:p w14:paraId="0D431DA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2D5498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B7220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0.00193145</w:t>
            </w:r>
          </w:p>
        </w:tc>
        <w:tc>
          <w:tcPr>
            <w:tcW w:w="236" w:type="dxa"/>
            <w:noWrap/>
            <w:hideMark/>
          </w:tcPr>
          <w:p w14:paraId="5446DAE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0.02400397</w:t>
            </w:r>
          </w:p>
        </w:tc>
        <w:tc>
          <w:tcPr>
            <w:tcW w:w="236" w:type="dxa"/>
            <w:noWrap/>
            <w:hideMark/>
          </w:tcPr>
          <w:p w14:paraId="3D492F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5.42E-06</w:t>
            </w:r>
          </w:p>
        </w:tc>
        <w:tc>
          <w:tcPr>
            <w:tcW w:w="236" w:type="dxa"/>
            <w:noWrap/>
            <w:hideMark/>
          </w:tcPr>
          <w:p w14:paraId="3BBBC1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22.5575966</w:t>
            </w:r>
          </w:p>
        </w:tc>
        <w:tc>
          <w:tcPr>
            <w:tcW w:w="236" w:type="dxa"/>
            <w:noWrap/>
            <w:hideMark/>
          </w:tcPr>
          <w:p w14:paraId="2D060E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22.576185</w:t>
            </w:r>
          </w:p>
        </w:tc>
        <w:tc>
          <w:tcPr>
            <w:tcW w:w="236" w:type="dxa"/>
            <w:noWrap/>
            <w:hideMark/>
          </w:tcPr>
          <w:p w14:paraId="5C6A972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0.00011109</w:t>
            </w:r>
          </w:p>
        </w:tc>
      </w:tr>
      <w:tr w:rsidR="008B378D" w:rsidRPr="008B378D" w14:paraId="6B2C3A0E" w14:textId="77777777" w:rsidTr="008B378D">
        <w:trPr>
          <w:trHeight w:val="20"/>
        </w:trPr>
        <w:tc>
          <w:tcPr>
            <w:tcW w:w="236" w:type="dxa"/>
            <w:noWrap/>
            <w:hideMark/>
          </w:tcPr>
          <w:p w14:paraId="0CC9253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BA6108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CD476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0.02447892</w:t>
            </w:r>
          </w:p>
        </w:tc>
        <w:tc>
          <w:tcPr>
            <w:tcW w:w="236" w:type="dxa"/>
            <w:noWrap/>
            <w:hideMark/>
          </w:tcPr>
          <w:p w14:paraId="0DC4A6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5.34179125</w:t>
            </w:r>
          </w:p>
        </w:tc>
        <w:tc>
          <w:tcPr>
            <w:tcW w:w="236" w:type="dxa"/>
            <w:noWrap/>
            <w:hideMark/>
          </w:tcPr>
          <w:p w14:paraId="4C4550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0.00021505</w:t>
            </w:r>
          </w:p>
        </w:tc>
        <w:tc>
          <w:tcPr>
            <w:tcW w:w="236" w:type="dxa"/>
            <w:noWrap/>
            <w:hideMark/>
          </w:tcPr>
          <w:p w14:paraId="1A35EB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15.7401801</w:t>
            </w:r>
          </w:p>
        </w:tc>
        <w:tc>
          <w:tcPr>
            <w:tcW w:w="236" w:type="dxa"/>
            <w:noWrap/>
            <w:hideMark/>
          </w:tcPr>
          <w:p w14:paraId="219751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15.7456377</w:t>
            </w:r>
          </w:p>
        </w:tc>
        <w:tc>
          <w:tcPr>
            <w:tcW w:w="236" w:type="dxa"/>
            <w:noWrap/>
            <w:hideMark/>
          </w:tcPr>
          <w:p w14:paraId="452D0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1.97E-05</w:t>
            </w:r>
          </w:p>
        </w:tc>
      </w:tr>
      <w:tr w:rsidR="008B378D" w:rsidRPr="008B378D" w14:paraId="32AD1A96" w14:textId="77777777" w:rsidTr="008B378D">
        <w:trPr>
          <w:trHeight w:val="20"/>
        </w:trPr>
        <w:tc>
          <w:tcPr>
            <w:tcW w:w="236" w:type="dxa"/>
            <w:noWrap/>
            <w:hideMark/>
          </w:tcPr>
          <w:p w14:paraId="1ABC197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3D29666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84A99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0.01696327</w:t>
            </w:r>
          </w:p>
        </w:tc>
        <w:tc>
          <w:tcPr>
            <w:tcW w:w="236" w:type="dxa"/>
            <w:noWrap/>
            <w:hideMark/>
          </w:tcPr>
          <w:p w14:paraId="60FDB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0.38829114</w:t>
            </w:r>
          </w:p>
        </w:tc>
        <w:tc>
          <w:tcPr>
            <w:tcW w:w="236" w:type="dxa"/>
            <w:noWrap/>
            <w:hideMark/>
          </w:tcPr>
          <w:p w14:paraId="016282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0.00015788</w:t>
            </w:r>
          </w:p>
        </w:tc>
        <w:tc>
          <w:tcPr>
            <w:tcW w:w="236" w:type="dxa"/>
            <w:noWrap/>
            <w:hideMark/>
          </w:tcPr>
          <w:p w14:paraId="3B37E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15.1333481</w:t>
            </w:r>
          </w:p>
        </w:tc>
        <w:tc>
          <w:tcPr>
            <w:tcW w:w="236" w:type="dxa"/>
            <w:noWrap/>
            <w:hideMark/>
          </w:tcPr>
          <w:p w14:paraId="6A336A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15.1298741</w:t>
            </w:r>
          </w:p>
        </w:tc>
        <w:tc>
          <w:tcPr>
            <w:tcW w:w="236" w:type="dxa"/>
            <w:noWrap/>
            <w:hideMark/>
          </w:tcPr>
          <w:p w14:paraId="5189E89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0.00020352</w:t>
            </w:r>
          </w:p>
        </w:tc>
      </w:tr>
      <w:tr w:rsidR="008B378D" w:rsidRPr="008B378D" w14:paraId="535BDF1E" w14:textId="77777777" w:rsidTr="008B378D">
        <w:trPr>
          <w:trHeight w:val="20"/>
        </w:trPr>
        <w:tc>
          <w:tcPr>
            <w:tcW w:w="236" w:type="dxa"/>
            <w:noWrap/>
            <w:hideMark/>
          </w:tcPr>
          <w:p w14:paraId="35E1C0A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30A8066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90996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0.24003825</w:t>
            </w:r>
          </w:p>
        </w:tc>
        <w:tc>
          <w:tcPr>
            <w:tcW w:w="236" w:type="dxa"/>
            <w:noWrap/>
            <w:hideMark/>
          </w:tcPr>
          <w:p w14:paraId="3FEFB3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0.07966505</w:t>
            </w:r>
          </w:p>
        </w:tc>
        <w:tc>
          <w:tcPr>
            <w:tcW w:w="236" w:type="dxa"/>
            <w:noWrap/>
            <w:hideMark/>
          </w:tcPr>
          <w:p w14:paraId="69D37D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8.02E-05</w:t>
            </w:r>
          </w:p>
        </w:tc>
        <w:tc>
          <w:tcPr>
            <w:tcW w:w="236" w:type="dxa"/>
            <w:noWrap/>
            <w:hideMark/>
          </w:tcPr>
          <w:p w14:paraId="717120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14.3604909</w:t>
            </w:r>
          </w:p>
        </w:tc>
        <w:tc>
          <w:tcPr>
            <w:tcW w:w="236" w:type="dxa"/>
            <w:noWrap/>
            <w:hideMark/>
          </w:tcPr>
          <w:p w14:paraId="1C046A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14.3605583</w:t>
            </w:r>
          </w:p>
        </w:tc>
        <w:tc>
          <w:tcPr>
            <w:tcW w:w="236" w:type="dxa"/>
            <w:noWrap/>
            <w:hideMark/>
          </w:tcPr>
          <w:p w14:paraId="708257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0.00105854</w:t>
            </w:r>
          </w:p>
        </w:tc>
      </w:tr>
      <w:tr w:rsidR="008B378D" w:rsidRPr="008B378D" w14:paraId="54E5CE25" w14:textId="77777777" w:rsidTr="008B378D">
        <w:trPr>
          <w:trHeight w:val="20"/>
        </w:trPr>
        <w:tc>
          <w:tcPr>
            <w:tcW w:w="236" w:type="dxa"/>
            <w:noWrap/>
            <w:hideMark/>
          </w:tcPr>
          <w:p w14:paraId="068B59F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2B06367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8632F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0.17200849</w:t>
            </w:r>
          </w:p>
        </w:tc>
        <w:tc>
          <w:tcPr>
            <w:tcW w:w="236" w:type="dxa"/>
            <w:noWrap/>
            <w:hideMark/>
          </w:tcPr>
          <w:p w14:paraId="003129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0.00771825</w:t>
            </w:r>
          </w:p>
        </w:tc>
        <w:tc>
          <w:tcPr>
            <w:tcW w:w="236" w:type="dxa"/>
            <w:noWrap/>
            <w:hideMark/>
          </w:tcPr>
          <w:p w14:paraId="790F0E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9.51E-05</w:t>
            </w:r>
          </w:p>
        </w:tc>
        <w:tc>
          <w:tcPr>
            <w:tcW w:w="236" w:type="dxa"/>
            <w:noWrap/>
            <w:hideMark/>
          </w:tcPr>
          <w:p w14:paraId="519E69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13.7664455</w:t>
            </w:r>
          </w:p>
        </w:tc>
        <w:tc>
          <w:tcPr>
            <w:tcW w:w="236" w:type="dxa"/>
            <w:noWrap/>
            <w:hideMark/>
          </w:tcPr>
          <w:p w14:paraId="453798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13.7887147</w:t>
            </w:r>
          </w:p>
        </w:tc>
        <w:tc>
          <w:tcPr>
            <w:tcW w:w="236" w:type="dxa"/>
            <w:noWrap/>
            <w:hideMark/>
          </w:tcPr>
          <w:p w14:paraId="00DDB7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0.00051338</w:t>
            </w:r>
          </w:p>
        </w:tc>
      </w:tr>
      <w:tr w:rsidR="008B378D" w:rsidRPr="008B378D" w14:paraId="423316A4" w14:textId="77777777" w:rsidTr="008B378D">
        <w:trPr>
          <w:trHeight w:val="20"/>
        </w:trPr>
        <w:tc>
          <w:tcPr>
            <w:tcW w:w="236" w:type="dxa"/>
            <w:noWrap/>
            <w:hideMark/>
          </w:tcPr>
          <w:p w14:paraId="0F22537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E98C8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C0A7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0.02562137</w:t>
            </w:r>
          </w:p>
        </w:tc>
        <w:tc>
          <w:tcPr>
            <w:tcW w:w="236" w:type="dxa"/>
            <w:noWrap/>
            <w:hideMark/>
          </w:tcPr>
          <w:p w14:paraId="2DDF1E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0.07225652</w:t>
            </w:r>
          </w:p>
        </w:tc>
        <w:tc>
          <w:tcPr>
            <w:tcW w:w="236" w:type="dxa"/>
            <w:noWrap/>
            <w:hideMark/>
          </w:tcPr>
          <w:p w14:paraId="63AC57B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4.35E-05</w:t>
            </w:r>
          </w:p>
        </w:tc>
        <w:tc>
          <w:tcPr>
            <w:tcW w:w="236" w:type="dxa"/>
            <w:noWrap/>
            <w:hideMark/>
          </w:tcPr>
          <w:p w14:paraId="65ACD8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12.0365717</w:t>
            </w:r>
          </w:p>
        </w:tc>
        <w:tc>
          <w:tcPr>
            <w:tcW w:w="236" w:type="dxa"/>
            <w:noWrap/>
            <w:hideMark/>
          </w:tcPr>
          <w:p w14:paraId="3309C0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12.1366828</w:t>
            </w:r>
          </w:p>
        </w:tc>
        <w:tc>
          <w:tcPr>
            <w:tcW w:w="236" w:type="dxa"/>
            <w:noWrap/>
            <w:hideMark/>
          </w:tcPr>
          <w:p w14:paraId="183848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0.00029724</w:t>
            </w:r>
          </w:p>
        </w:tc>
      </w:tr>
      <w:tr w:rsidR="008B378D" w:rsidRPr="008B378D" w14:paraId="6A89A3ED" w14:textId="77777777" w:rsidTr="008B378D">
        <w:trPr>
          <w:trHeight w:val="20"/>
        </w:trPr>
        <w:tc>
          <w:tcPr>
            <w:tcW w:w="236" w:type="dxa"/>
            <w:noWrap/>
            <w:hideMark/>
          </w:tcPr>
          <w:p w14:paraId="3CF85B7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1ED9751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76DC82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0.01231289</w:t>
            </w:r>
          </w:p>
        </w:tc>
        <w:tc>
          <w:tcPr>
            <w:tcW w:w="236" w:type="dxa"/>
            <w:noWrap/>
            <w:hideMark/>
          </w:tcPr>
          <w:p w14:paraId="69A531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0.33838161</w:t>
            </w:r>
          </w:p>
        </w:tc>
        <w:tc>
          <w:tcPr>
            <w:tcW w:w="236" w:type="dxa"/>
            <w:noWrap/>
            <w:hideMark/>
          </w:tcPr>
          <w:p w14:paraId="0168DC7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0.00035963</w:t>
            </w:r>
          </w:p>
        </w:tc>
        <w:tc>
          <w:tcPr>
            <w:tcW w:w="236" w:type="dxa"/>
            <w:noWrap/>
            <w:hideMark/>
          </w:tcPr>
          <w:p w14:paraId="2EDE4F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14.5595015</w:t>
            </w:r>
          </w:p>
        </w:tc>
        <w:tc>
          <w:tcPr>
            <w:tcW w:w="236" w:type="dxa"/>
            <w:noWrap/>
            <w:hideMark/>
          </w:tcPr>
          <w:p w14:paraId="21AF94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14.5592252</w:t>
            </w:r>
          </w:p>
        </w:tc>
        <w:tc>
          <w:tcPr>
            <w:tcW w:w="236" w:type="dxa"/>
            <w:noWrap/>
            <w:hideMark/>
          </w:tcPr>
          <w:p w14:paraId="67EC2D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0.00052732</w:t>
            </w:r>
          </w:p>
        </w:tc>
      </w:tr>
      <w:tr w:rsidR="008B378D" w:rsidRPr="008B378D" w14:paraId="69E748DE" w14:textId="77777777" w:rsidTr="008B378D">
        <w:trPr>
          <w:trHeight w:val="20"/>
        </w:trPr>
        <w:tc>
          <w:tcPr>
            <w:tcW w:w="236" w:type="dxa"/>
            <w:noWrap/>
            <w:hideMark/>
          </w:tcPr>
          <w:p w14:paraId="3D62ACD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D8D839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8FEA0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0.04045963</w:t>
            </w:r>
          </w:p>
        </w:tc>
        <w:tc>
          <w:tcPr>
            <w:tcW w:w="236" w:type="dxa"/>
            <w:noWrap/>
            <w:hideMark/>
          </w:tcPr>
          <w:p w14:paraId="2B5D94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0.0930598</w:t>
            </w:r>
          </w:p>
        </w:tc>
        <w:tc>
          <w:tcPr>
            <w:tcW w:w="236" w:type="dxa"/>
            <w:noWrap/>
            <w:hideMark/>
          </w:tcPr>
          <w:p w14:paraId="4028D5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0.00013524</w:t>
            </w:r>
          </w:p>
        </w:tc>
        <w:tc>
          <w:tcPr>
            <w:tcW w:w="236" w:type="dxa"/>
            <w:noWrap/>
            <w:hideMark/>
          </w:tcPr>
          <w:p w14:paraId="798D76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12.8453955</w:t>
            </w:r>
          </w:p>
        </w:tc>
        <w:tc>
          <w:tcPr>
            <w:tcW w:w="236" w:type="dxa"/>
            <w:noWrap/>
            <w:hideMark/>
          </w:tcPr>
          <w:p w14:paraId="430204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12.9271392</w:t>
            </w:r>
          </w:p>
        </w:tc>
        <w:tc>
          <w:tcPr>
            <w:tcW w:w="236" w:type="dxa"/>
            <w:noWrap/>
            <w:hideMark/>
          </w:tcPr>
          <w:p w14:paraId="3F84EF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0.00070211</w:t>
            </w:r>
          </w:p>
        </w:tc>
      </w:tr>
      <w:tr w:rsidR="008B378D" w:rsidRPr="008B378D" w14:paraId="481BABF6" w14:textId="77777777" w:rsidTr="008B378D">
        <w:trPr>
          <w:trHeight w:val="20"/>
        </w:trPr>
        <w:tc>
          <w:tcPr>
            <w:tcW w:w="236" w:type="dxa"/>
            <w:noWrap/>
            <w:hideMark/>
          </w:tcPr>
          <w:p w14:paraId="68E3598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4EE1A3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D713E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0.04224172</w:t>
            </w:r>
          </w:p>
        </w:tc>
        <w:tc>
          <w:tcPr>
            <w:tcW w:w="236" w:type="dxa"/>
            <w:noWrap/>
            <w:hideMark/>
          </w:tcPr>
          <w:p w14:paraId="2C6DD7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5.12319916</w:t>
            </w:r>
          </w:p>
        </w:tc>
        <w:tc>
          <w:tcPr>
            <w:tcW w:w="236" w:type="dxa"/>
            <w:noWrap/>
            <w:hideMark/>
          </w:tcPr>
          <w:p w14:paraId="0CF5B5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0.00143819</w:t>
            </w:r>
          </w:p>
        </w:tc>
        <w:tc>
          <w:tcPr>
            <w:tcW w:w="236" w:type="dxa"/>
            <w:noWrap/>
            <w:hideMark/>
          </w:tcPr>
          <w:p w14:paraId="493DAE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20.9175867</w:t>
            </w:r>
          </w:p>
        </w:tc>
        <w:tc>
          <w:tcPr>
            <w:tcW w:w="236" w:type="dxa"/>
            <w:noWrap/>
            <w:hideMark/>
          </w:tcPr>
          <w:p w14:paraId="5E64DB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20.9224078</w:t>
            </w:r>
          </w:p>
        </w:tc>
        <w:tc>
          <w:tcPr>
            <w:tcW w:w="236" w:type="dxa"/>
            <w:noWrap/>
            <w:hideMark/>
          </w:tcPr>
          <w:p w14:paraId="5E5042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0.00014036</w:t>
            </w:r>
          </w:p>
        </w:tc>
      </w:tr>
      <w:tr w:rsidR="008B378D" w:rsidRPr="008B378D" w14:paraId="0A00D993" w14:textId="77777777" w:rsidTr="008B378D">
        <w:trPr>
          <w:trHeight w:val="20"/>
        </w:trPr>
        <w:tc>
          <w:tcPr>
            <w:tcW w:w="236" w:type="dxa"/>
            <w:noWrap/>
            <w:hideMark/>
          </w:tcPr>
          <w:p w14:paraId="68A0DB8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297B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A543B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0.01061253</w:t>
            </w:r>
          </w:p>
        </w:tc>
        <w:tc>
          <w:tcPr>
            <w:tcW w:w="236" w:type="dxa"/>
            <w:noWrap/>
            <w:hideMark/>
          </w:tcPr>
          <w:p w14:paraId="7C8411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0.0500847</w:t>
            </w:r>
          </w:p>
        </w:tc>
        <w:tc>
          <w:tcPr>
            <w:tcW w:w="236" w:type="dxa"/>
            <w:noWrap/>
            <w:hideMark/>
          </w:tcPr>
          <w:p w14:paraId="718E3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6.56E-05</w:t>
            </w:r>
          </w:p>
        </w:tc>
        <w:tc>
          <w:tcPr>
            <w:tcW w:w="236" w:type="dxa"/>
            <w:noWrap/>
            <w:hideMark/>
          </w:tcPr>
          <w:p w14:paraId="78F3BE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13.3968991</w:t>
            </w:r>
          </w:p>
        </w:tc>
        <w:tc>
          <w:tcPr>
            <w:tcW w:w="236" w:type="dxa"/>
            <w:noWrap/>
            <w:hideMark/>
          </w:tcPr>
          <w:p w14:paraId="39E30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13.4439605</w:t>
            </w:r>
          </w:p>
        </w:tc>
        <w:tc>
          <w:tcPr>
            <w:tcW w:w="236" w:type="dxa"/>
            <w:noWrap/>
            <w:hideMark/>
          </w:tcPr>
          <w:p w14:paraId="56A4C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0.00053359</w:t>
            </w:r>
          </w:p>
        </w:tc>
      </w:tr>
      <w:tr w:rsidR="008B378D" w:rsidRPr="008B378D" w14:paraId="14C0C235" w14:textId="77777777" w:rsidTr="008B378D">
        <w:trPr>
          <w:trHeight w:val="20"/>
        </w:trPr>
        <w:tc>
          <w:tcPr>
            <w:tcW w:w="236" w:type="dxa"/>
            <w:noWrap/>
            <w:hideMark/>
          </w:tcPr>
          <w:p w14:paraId="5DA7832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7E5ED2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6BA50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0.0305447</w:t>
            </w:r>
          </w:p>
        </w:tc>
        <w:tc>
          <w:tcPr>
            <w:tcW w:w="236" w:type="dxa"/>
            <w:noWrap/>
            <w:hideMark/>
          </w:tcPr>
          <w:p w14:paraId="04A090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2.24398818</w:t>
            </w:r>
          </w:p>
        </w:tc>
        <w:tc>
          <w:tcPr>
            <w:tcW w:w="236" w:type="dxa"/>
            <w:noWrap/>
            <w:hideMark/>
          </w:tcPr>
          <w:p w14:paraId="1ED827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0.00230108</w:t>
            </w:r>
          </w:p>
        </w:tc>
        <w:tc>
          <w:tcPr>
            <w:tcW w:w="236" w:type="dxa"/>
            <w:noWrap/>
            <w:hideMark/>
          </w:tcPr>
          <w:p w14:paraId="657160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7.20217553</w:t>
            </w:r>
          </w:p>
        </w:tc>
        <w:tc>
          <w:tcPr>
            <w:tcW w:w="236" w:type="dxa"/>
            <w:noWrap/>
            <w:hideMark/>
          </w:tcPr>
          <w:p w14:paraId="49809B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7.22005428</w:t>
            </w:r>
          </w:p>
        </w:tc>
        <w:tc>
          <w:tcPr>
            <w:tcW w:w="236" w:type="dxa"/>
            <w:noWrap/>
            <w:hideMark/>
          </w:tcPr>
          <w:p w14:paraId="65CD6C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0.00051208</w:t>
            </w:r>
          </w:p>
        </w:tc>
      </w:tr>
      <w:tr w:rsidR="008B378D" w:rsidRPr="008B378D" w14:paraId="04177B75" w14:textId="77777777" w:rsidTr="008B378D">
        <w:trPr>
          <w:trHeight w:val="20"/>
        </w:trPr>
        <w:tc>
          <w:tcPr>
            <w:tcW w:w="236" w:type="dxa"/>
            <w:noWrap/>
            <w:hideMark/>
          </w:tcPr>
          <w:p w14:paraId="41E724E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B7E73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D0EA7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0.01059084</w:t>
            </w:r>
          </w:p>
        </w:tc>
        <w:tc>
          <w:tcPr>
            <w:tcW w:w="236" w:type="dxa"/>
            <w:noWrap/>
            <w:hideMark/>
          </w:tcPr>
          <w:p w14:paraId="56459DE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0.1964767</w:t>
            </w:r>
          </w:p>
        </w:tc>
        <w:tc>
          <w:tcPr>
            <w:tcW w:w="236" w:type="dxa"/>
            <w:noWrap/>
            <w:hideMark/>
          </w:tcPr>
          <w:p w14:paraId="47C69E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0.00015072</w:t>
            </w:r>
          </w:p>
        </w:tc>
        <w:tc>
          <w:tcPr>
            <w:tcW w:w="236" w:type="dxa"/>
            <w:noWrap/>
            <w:hideMark/>
          </w:tcPr>
          <w:p w14:paraId="29C02A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6.8216377</w:t>
            </w:r>
          </w:p>
        </w:tc>
        <w:tc>
          <w:tcPr>
            <w:tcW w:w="236" w:type="dxa"/>
            <w:noWrap/>
            <w:hideMark/>
          </w:tcPr>
          <w:p w14:paraId="4C29852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6.78214719</w:t>
            </w:r>
          </w:p>
        </w:tc>
        <w:tc>
          <w:tcPr>
            <w:tcW w:w="236" w:type="dxa"/>
            <w:noWrap/>
            <w:hideMark/>
          </w:tcPr>
          <w:p w14:paraId="6FE6CB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0.00038336</w:t>
            </w:r>
          </w:p>
        </w:tc>
      </w:tr>
      <w:tr w:rsidR="008B378D" w:rsidRPr="008B378D" w14:paraId="0739AE17" w14:textId="77777777" w:rsidTr="008B378D">
        <w:trPr>
          <w:trHeight w:val="20"/>
        </w:trPr>
        <w:tc>
          <w:tcPr>
            <w:tcW w:w="236" w:type="dxa"/>
            <w:noWrap/>
            <w:hideMark/>
          </w:tcPr>
          <w:p w14:paraId="13E7DD0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4117C8E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8836B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0.07609358</w:t>
            </w:r>
          </w:p>
        </w:tc>
        <w:tc>
          <w:tcPr>
            <w:tcW w:w="236" w:type="dxa"/>
            <w:noWrap/>
            <w:hideMark/>
          </w:tcPr>
          <w:p w14:paraId="74B7A4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14.7219208</w:t>
            </w:r>
          </w:p>
        </w:tc>
        <w:tc>
          <w:tcPr>
            <w:tcW w:w="236" w:type="dxa"/>
            <w:noWrap/>
            <w:hideMark/>
          </w:tcPr>
          <w:p w14:paraId="4439A7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0.00645165</w:t>
            </w:r>
          </w:p>
        </w:tc>
        <w:tc>
          <w:tcPr>
            <w:tcW w:w="236" w:type="dxa"/>
            <w:noWrap/>
            <w:hideMark/>
          </w:tcPr>
          <w:p w14:paraId="72EE36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10.7557004</w:t>
            </w:r>
          </w:p>
        </w:tc>
        <w:tc>
          <w:tcPr>
            <w:tcW w:w="236" w:type="dxa"/>
            <w:noWrap/>
            <w:hideMark/>
          </w:tcPr>
          <w:p w14:paraId="37BB2D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10.7626708</w:t>
            </w:r>
          </w:p>
        </w:tc>
        <w:tc>
          <w:tcPr>
            <w:tcW w:w="236" w:type="dxa"/>
            <w:noWrap/>
            <w:hideMark/>
          </w:tcPr>
          <w:p w14:paraId="22DCAF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0.00021825</w:t>
            </w:r>
          </w:p>
        </w:tc>
      </w:tr>
      <w:tr w:rsidR="008B378D" w:rsidRPr="008B378D" w14:paraId="57F5DC56" w14:textId="77777777" w:rsidTr="008B378D">
        <w:trPr>
          <w:trHeight w:val="20"/>
        </w:trPr>
        <w:tc>
          <w:tcPr>
            <w:tcW w:w="236" w:type="dxa"/>
            <w:noWrap/>
            <w:hideMark/>
          </w:tcPr>
          <w:p w14:paraId="4AD8602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69EE84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E5FE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0.01337889</w:t>
            </w:r>
          </w:p>
        </w:tc>
        <w:tc>
          <w:tcPr>
            <w:tcW w:w="236" w:type="dxa"/>
            <w:noWrap/>
            <w:hideMark/>
          </w:tcPr>
          <w:p w14:paraId="3FFE9A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0.09468796</w:t>
            </w:r>
          </w:p>
        </w:tc>
        <w:tc>
          <w:tcPr>
            <w:tcW w:w="236" w:type="dxa"/>
            <w:noWrap/>
            <w:hideMark/>
          </w:tcPr>
          <w:p w14:paraId="257AC62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2.79E-05</w:t>
            </w:r>
          </w:p>
        </w:tc>
        <w:tc>
          <w:tcPr>
            <w:tcW w:w="236" w:type="dxa"/>
            <w:noWrap/>
            <w:hideMark/>
          </w:tcPr>
          <w:p w14:paraId="72104D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15.5519714</w:t>
            </w:r>
          </w:p>
        </w:tc>
        <w:tc>
          <w:tcPr>
            <w:tcW w:w="236" w:type="dxa"/>
            <w:noWrap/>
            <w:hideMark/>
          </w:tcPr>
          <w:p w14:paraId="767A6CC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15.5541254</w:t>
            </w:r>
          </w:p>
        </w:tc>
        <w:tc>
          <w:tcPr>
            <w:tcW w:w="236" w:type="dxa"/>
            <w:noWrap/>
            <w:hideMark/>
          </w:tcPr>
          <w:p w14:paraId="51AC3E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0.00014708</w:t>
            </w:r>
          </w:p>
        </w:tc>
      </w:tr>
      <w:tr w:rsidR="008B378D" w:rsidRPr="008B378D" w14:paraId="17EEE7D4" w14:textId="77777777" w:rsidTr="008B378D">
        <w:trPr>
          <w:trHeight w:val="20"/>
        </w:trPr>
        <w:tc>
          <w:tcPr>
            <w:tcW w:w="236" w:type="dxa"/>
            <w:noWrap/>
            <w:hideMark/>
          </w:tcPr>
          <w:p w14:paraId="0E12C6D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016288F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C2D05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0.01390362</w:t>
            </w:r>
          </w:p>
        </w:tc>
        <w:tc>
          <w:tcPr>
            <w:tcW w:w="236" w:type="dxa"/>
            <w:noWrap/>
            <w:hideMark/>
          </w:tcPr>
          <w:p w14:paraId="264A51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0.11920195</w:t>
            </w:r>
          </w:p>
        </w:tc>
        <w:tc>
          <w:tcPr>
            <w:tcW w:w="236" w:type="dxa"/>
            <w:noWrap/>
            <w:hideMark/>
          </w:tcPr>
          <w:p w14:paraId="0C25D4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7.30E-05</w:t>
            </w:r>
          </w:p>
        </w:tc>
        <w:tc>
          <w:tcPr>
            <w:tcW w:w="236" w:type="dxa"/>
            <w:noWrap/>
            <w:hideMark/>
          </w:tcPr>
          <w:p w14:paraId="226177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16.8991125</w:t>
            </w:r>
          </w:p>
        </w:tc>
        <w:tc>
          <w:tcPr>
            <w:tcW w:w="236" w:type="dxa"/>
            <w:noWrap/>
            <w:hideMark/>
          </w:tcPr>
          <w:p w14:paraId="1032E1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16.8973386</w:t>
            </w:r>
          </w:p>
        </w:tc>
        <w:tc>
          <w:tcPr>
            <w:tcW w:w="236" w:type="dxa"/>
            <w:noWrap/>
            <w:hideMark/>
          </w:tcPr>
          <w:p w14:paraId="0B10A0A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0.00030601</w:t>
            </w:r>
          </w:p>
        </w:tc>
      </w:tr>
      <w:tr w:rsidR="008B378D" w:rsidRPr="008B378D" w14:paraId="016BB745" w14:textId="77777777" w:rsidTr="008B378D">
        <w:trPr>
          <w:trHeight w:val="20"/>
        </w:trPr>
        <w:tc>
          <w:tcPr>
            <w:tcW w:w="236" w:type="dxa"/>
            <w:noWrap/>
            <w:hideMark/>
          </w:tcPr>
          <w:p w14:paraId="4340715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4972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EBB36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0.01348743</w:t>
            </w:r>
          </w:p>
        </w:tc>
        <w:tc>
          <w:tcPr>
            <w:tcW w:w="236" w:type="dxa"/>
            <w:noWrap/>
            <w:hideMark/>
          </w:tcPr>
          <w:p w14:paraId="3F2992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0.10978934</w:t>
            </w:r>
          </w:p>
        </w:tc>
        <w:tc>
          <w:tcPr>
            <w:tcW w:w="236" w:type="dxa"/>
            <w:noWrap/>
            <w:hideMark/>
          </w:tcPr>
          <w:p w14:paraId="38E8DD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3.28E-05</w:t>
            </w:r>
          </w:p>
        </w:tc>
        <w:tc>
          <w:tcPr>
            <w:tcW w:w="236" w:type="dxa"/>
            <w:noWrap/>
            <w:hideMark/>
          </w:tcPr>
          <w:p w14:paraId="5892F2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18.8112359</w:t>
            </w:r>
          </w:p>
        </w:tc>
        <w:tc>
          <w:tcPr>
            <w:tcW w:w="236" w:type="dxa"/>
            <w:noWrap/>
            <w:hideMark/>
          </w:tcPr>
          <w:p w14:paraId="1867FC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19.747762</w:t>
            </w:r>
          </w:p>
        </w:tc>
        <w:tc>
          <w:tcPr>
            <w:tcW w:w="236" w:type="dxa"/>
            <w:noWrap/>
            <w:hideMark/>
          </w:tcPr>
          <w:p w14:paraId="68402F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0.00014929</w:t>
            </w:r>
          </w:p>
        </w:tc>
      </w:tr>
      <w:tr w:rsidR="008B378D" w:rsidRPr="008B378D" w14:paraId="110F1F64" w14:textId="77777777" w:rsidTr="008B378D">
        <w:trPr>
          <w:trHeight w:val="20"/>
        </w:trPr>
        <w:tc>
          <w:tcPr>
            <w:tcW w:w="236" w:type="dxa"/>
            <w:noWrap/>
            <w:hideMark/>
          </w:tcPr>
          <w:p w14:paraId="1C627D2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6805A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6ADBD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0.07954879</w:t>
            </w:r>
          </w:p>
        </w:tc>
        <w:tc>
          <w:tcPr>
            <w:tcW w:w="236" w:type="dxa"/>
            <w:noWrap/>
            <w:hideMark/>
          </w:tcPr>
          <w:p w14:paraId="025594C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0.60214063</w:t>
            </w:r>
          </w:p>
        </w:tc>
        <w:tc>
          <w:tcPr>
            <w:tcW w:w="236" w:type="dxa"/>
            <w:noWrap/>
            <w:hideMark/>
          </w:tcPr>
          <w:p w14:paraId="283887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0.00017023</w:t>
            </w:r>
          </w:p>
        </w:tc>
        <w:tc>
          <w:tcPr>
            <w:tcW w:w="236" w:type="dxa"/>
            <w:noWrap/>
            <w:hideMark/>
          </w:tcPr>
          <w:p w14:paraId="1BA3EC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9.30177869</w:t>
            </w:r>
          </w:p>
        </w:tc>
        <w:tc>
          <w:tcPr>
            <w:tcW w:w="236" w:type="dxa"/>
            <w:noWrap/>
            <w:hideMark/>
          </w:tcPr>
          <w:p w14:paraId="7AAA60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9.40325401</w:t>
            </w:r>
          </w:p>
        </w:tc>
        <w:tc>
          <w:tcPr>
            <w:tcW w:w="236" w:type="dxa"/>
            <w:noWrap/>
            <w:hideMark/>
          </w:tcPr>
          <w:p w14:paraId="75491D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0.00014408</w:t>
            </w:r>
          </w:p>
        </w:tc>
      </w:tr>
    </w:tbl>
    <w:p w14:paraId="21570CD6" w14:textId="77777777" w:rsidR="00682E97" w:rsidRPr="002B0243" w:rsidRDefault="00682E97" w:rsidP="004C7D04">
      <w:pPr>
        <w:rPr>
          <w:rFonts w:ascii="Times New Roman" w:hAnsi="Times New Roman" w:cs="Times New Roman"/>
        </w:rPr>
      </w:pPr>
    </w:p>
    <w:p w14:paraId="23944449"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0A0C767F" w14:textId="5D5D9992" w:rsidR="00682E97" w:rsidRPr="002B0243" w:rsidRDefault="00682E97" w:rsidP="004C7D04">
      <w:pPr>
        <w:rPr>
          <w:rFonts w:ascii="Times New Roman" w:hAnsi="Times New Roman" w:cs="Times New Roman"/>
          <w:b/>
          <w:bCs/>
        </w:rPr>
      </w:pPr>
      <w:r w:rsidRPr="002B0243">
        <w:rPr>
          <w:rFonts w:ascii="Times New Roman" w:hAnsi="Times New Roman" w:cs="Times New Roman"/>
          <w:b/>
          <w:bCs/>
        </w:rPr>
        <w:lastRenderedPageBreak/>
        <w:t xml:space="preserve">Table S2.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BIO4</w:t>
      </w:r>
    </w:p>
    <w:p w14:paraId="7CDED863" w14:textId="77777777" w:rsidR="00682E97" w:rsidRPr="002B0243" w:rsidRDefault="00682E97" w:rsidP="004C7D04">
      <w:pPr>
        <w:rPr>
          <w:rFonts w:ascii="Times New Roman" w:hAnsi="Times New Roman" w:cs="Times New Roman"/>
        </w:rPr>
      </w:pPr>
    </w:p>
    <w:tbl>
      <w:tblPr>
        <w:tblStyle w:val="TableGrid"/>
        <w:tblW w:w="160"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5B7FE277" w14:textId="77777777" w:rsidTr="008B378D">
        <w:trPr>
          <w:trHeight w:val="20"/>
        </w:trPr>
        <w:tc>
          <w:tcPr>
            <w:tcW w:w="20" w:type="dxa"/>
            <w:noWrap/>
            <w:hideMark/>
          </w:tcPr>
          <w:p w14:paraId="502AC88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Group.1</w:t>
            </w:r>
          </w:p>
        </w:tc>
        <w:tc>
          <w:tcPr>
            <w:tcW w:w="20" w:type="dxa"/>
            <w:noWrap/>
            <w:hideMark/>
          </w:tcPr>
          <w:p w14:paraId="145ADF8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Group.2</w:t>
            </w:r>
          </w:p>
        </w:tc>
        <w:tc>
          <w:tcPr>
            <w:tcW w:w="20" w:type="dxa"/>
            <w:noWrap/>
            <w:hideMark/>
          </w:tcPr>
          <w:p w14:paraId="7D3EB9C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rates</w:t>
            </w:r>
          </w:p>
        </w:tc>
        <w:tc>
          <w:tcPr>
            <w:tcW w:w="20" w:type="dxa"/>
            <w:noWrap/>
            <w:hideMark/>
          </w:tcPr>
          <w:p w14:paraId="6A6AD34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alpha</w:t>
            </w:r>
          </w:p>
        </w:tc>
        <w:tc>
          <w:tcPr>
            <w:tcW w:w="20" w:type="dxa"/>
            <w:noWrap/>
            <w:hideMark/>
          </w:tcPr>
          <w:p w14:paraId="1F39051F" w14:textId="77777777" w:rsidR="008B378D" w:rsidRPr="008B378D" w:rsidRDefault="008B378D">
            <w:pPr>
              <w:rPr>
                <w:rFonts w:ascii="Times New Roman" w:hAnsi="Times New Roman" w:cs="Times New Roman"/>
                <w:color w:val="000000"/>
                <w:sz w:val="16"/>
                <w:szCs w:val="16"/>
              </w:rPr>
            </w:pPr>
            <w:proofErr w:type="spellStart"/>
            <w:proofErr w:type="gramStart"/>
            <w:r w:rsidRPr="008B378D">
              <w:rPr>
                <w:rFonts w:ascii="Times New Roman" w:hAnsi="Times New Roman" w:cs="Times New Roman"/>
                <w:color w:val="000000"/>
                <w:sz w:val="16"/>
                <w:szCs w:val="16"/>
              </w:rPr>
              <w:t>sigma.sq</w:t>
            </w:r>
            <w:proofErr w:type="spellEnd"/>
            <w:proofErr w:type="gramEnd"/>
          </w:p>
        </w:tc>
        <w:tc>
          <w:tcPr>
            <w:tcW w:w="20" w:type="dxa"/>
            <w:noWrap/>
            <w:hideMark/>
          </w:tcPr>
          <w:p w14:paraId="6986291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theta</w:t>
            </w:r>
          </w:p>
        </w:tc>
        <w:tc>
          <w:tcPr>
            <w:tcW w:w="20" w:type="dxa"/>
            <w:noWrap/>
            <w:hideMark/>
          </w:tcPr>
          <w:p w14:paraId="5AE22A7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expected_mean</w:t>
            </w:r>
            <w:proofErr w:type="spellEnd"/>
          </w:p>
        </w:tc>
        <w:tc>
          <w:tcPr>
            <w:tcW w:w="20" w:type="dxa"/>
            <w:noWrap/>
            <w:hideMark/>
          </w:tcPr>
          <w:p w14:paraId="31852241"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expected_var</w:t>
            </w:r>
            <w:proofErr w:type="spellEnd"/>
          </w:p>
        </w:tc>
      </w:tr>
      <w:tr w:rsidR="008B378D" w:rsidRPr="008B378D" w14:paraId="20D9329B" w14:textId="77777777" w:rsidTr="008B378D">
        <w:trPr>
          <w:trHeight w:val="20"/>
        </w:trPr>
        <w:tc>
          <w:tcPr>
            <w:tcW w:w="20" w:type="dxa"/>
            <w:noWrap/>
            <w:hideMark/>
          </w:tcPr>
          <w:p w14:paraId="541FDAA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Alysseae</w:t>
            </w:r>
            <w:proofErr w:type="spellEnd"/>
          </w:p>
        </w:tc>
        <w:tc>
          <w:tcPr>
            <w:tcW w:w="20" w:type="dxa"/>
            <w:noWrap/>
            <w:hideMark/>
          </w:tcPr>
          <w:p w14:paraId="65150AD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34CEA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0.04623064</w:t>
            </w:r>
          </w:p>
        </w:tc>
        <w:tc>
          <w:tcPr>
            <w:tcW w:w="20" w:type="dxa"/>
            <w:noWrap/>
            <w:hideMark/>
          </w:tcPr>
          <w:p w14:paraId="68C5D8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0.29525668</w:t>
            </w:r>
          </w:p>
        </w:tc>
        <w:tc>
          <w:tcPr>
            <w:tcW w:w="20" w:type="dxa"/>
            <w:noWrap/>
            <w:hideMark/>
          </w:tcPr>
          <w:p w14:paraId="091368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0.01411517</w:t>
            </w:r>
          </w:p>
        </w:tc>
        <w:tc>
          <w:tcPr>
            <w:tcW w:w="20" w:type="dxa"/>
            <w:noWrap/>
            <w:hideMark/>
          </w:tcPr>
          <w:p w14:paraId="48909D8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1001.04014</w:t>
            </w:r>
          </w:p>
        </w:tc>
        <w:tc>
          <w:tcPr>
            <w:tcW w:w="20" w:type="dxa"/>
            <w:noWrap/>
            <w:hideMark/>
          </w:tcPr>
          <w:p w14:paraId="6EF919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1000.51526</w:t>
            </w:r>
          </w:p>
        </w:tc>
        <w:tc>
          <w:tcPr>
            <w:tcW w:w="20" w:type="dxa"/>
            <w:noWrap/>
            <w:hideMark/>
          </w:tcPr>
          <w:p w14:paraId="654847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0.02446976</w:t>
            </w:r>
          </w:p>
        </w:tc>
      </w:tr>
      <w:tr w:rsidR="008B378D" w:rsidRPr="008B378D" w14:paraId="73B6AD22" w14:textId="77777777" w:rsidTr="008B378D">
        <w:trPr>
          <w:trHeight w:val="20"/>
        </w:trPr>
        <w:tc>
          <w:tcPr>
            <w:tcW w:w="20" w:type="dxa"/>
            <w:noWrap/>
            <w:hideMark/>
          </w:tcPr>
          <w:p w14:paraId="4777291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Antirrhineae</w:t>
            </w:r>
            <w:proofErr w:type="spellEnd"/>
          </w:p>
        </w:tc>
        <w:tc>
          <w:tcPr>
            <w:tcW w:w="20" w:type="dxa"/>
            <w:noWrap/>
            <w:hideMark/>
          </w:tcPr>
          <w:p w14:paraId="41704DD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C662B7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0.03545918</w:t>
            </w:r>
          </w:p>
        </w:tc>
        <w:tc>
          <w:tcPr>
            <w:tcW w:w="20" w:type="dxa"/>
            <w:noWrap/>
            <w:hideMark/>
          </w:tcPr>
          <w:p w14:paraId="469D19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0.03345322</w:t>
            </w:r>
          </w:p>
        </w:tc>
        <w:tc>
          <w:tcPr>
            <w:tcW w:w="20" w:type="dxa"/>
            <w:noWrap/>
            <w:hideMark/>
          </w:tcPr>
          <w:p w14:paraId="13E2EF0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0.00156237</w:t>
            </w:r>
          </w:p>
        </w:tc>
        <w:tc>
          <w:tcPr>
            <w:tcW w:w="20" w:type="dxa"/>
            <w:noWrap/>
            <w:hideMark/>
          </w:tcPr>
          <w:p w14:paraId="03F8F57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838.583326</w:t>
            </w:r>
          </w:p>
        </w:tc>
        <w:tc>
          <w:tcPr>
            <w:tcW w:w="20" w:type="dxa"/>
            <w:noWrap/>
            <w:hideMark/>
          </w:tcPr>
          <w:p w14:paraId="00EE0E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839.489812</w:t>
            </w:r>
          </w:p>
        </w:tc>
        <w:tc>
          <w:tcPr>
            <w:tcW w:w="20" w:type="dxa"/>
            <w:noWrap/>
            <w:hideMark/>
          </w:tcPr>
          <w:p w14:paraId="47B1312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0.02628025</w:t>
            </w:r>
          </w:p>
        </w:tc>
      </w:tr>
      <w:tr w:rsidR="008B378D" w:rsidRPr="008B378D" w14:paraId="1872F9F2" w14:textId="77777777" w:rsidTr="008B378D">
        <w:trPr>
          <w:trHeight w:val="20"/>
        </w:trPr>
        <w:tc>
          <w:tcPr>
            <w:tcW w:w="20" w:type="dxa"/>
            <w:noWrap/>
            <w:hideMark/>
          </w:tcPr>
          <w:p w14:paraId="421CD71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Apioideae</w:t>
            </w:r>
            <w:proofErr w:type="spellEnd"/>
          </w:p>
        </w:tc>
        <w:tc>
          <w:tcPr>
            <w:tcW w:w="20" w:type="dxa"/>
            <w:noWrap/>
            <w:hideMark/>
          </w:tcPr>
          <w:p w14:paraId="6774F40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CC3C7B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0.02391669</w:t>
            </w:r>
          </w:p>
        </w:tc>
        <w:tc>
          <w:tcPr>
            <w:tcW w:w="20" w:type="dxa"/>
            <w:noWrap/>
            <w:hideMark/>
          </w:tcPr>
          <w:p w14:paraId="4DD11F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0.07987379</w:t>
            </w:r>
          </w:p>
        </w:tc>
        <w:tc>
          <w:tcPr>
            <w:tcW w:w="20" w:type="dxa"/>
            <w:noWrap/>
            <w:hideMark/>
          </w:tcPr>
          <w:p w14:paraId="6AB54CC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0.01081229</w:t>
            </w:r>
          </w:p>
        </w:tc>
        <w:tc>
          <w:tcPr>
            <w:tcW w:w="20" w:type="dxa"/>
            <w:noWrap/>
            <w:hideMark/>
          </w:tcPr>
          <w:p w14:paraId="484F4A3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943.663154</w:t>
            </w:r>
          </w:p>
        </w:tc>
        <w:tc>
          <w:tcPr>
            <w:tcW w:w="20" w:type="dxa"/>
            <w:noWrap/>
            <w:hideMark/>
          </w:tcPr>
          <w:p w14:paraId="24DF8E6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933.266706</w:t>
            </w:r>
          </w:p>
        </w:tc>
        <w:tc>
          <w:tcPr>
            <w:tcW w:w="20" w:type="dxa"/>
            <w:noWrap/>
            <w:hideMark/>
          </w:tcPr>
          <w:p w14:paraId="2F66DE8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0.07501499</w:t>
            </w:r>
          </w:p>
        </w:tc>
      </w:tr>
      <w:tr w:rsidR="008B378D" w:rsidRPr="008B378D" w14:paraId="2C3B590D" w14:textId="77777777" w:rsidTr="008B378D">
        <w:trPr>
          <w:trHeight w:val="20"/>
        </w:trPr>
        <w:tc>
          <w:tcPr>
            <w:tcW w:w="20" w:type="dxa"/>
            <w:noWrap/>
            <w:hideMark/>
          </w:tcPr>
          <w:p w14:paraId="0DEB6ECA"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Arabideae</w:t>
            </w:r>
            <w:proofErr w:type="spellEnd"/>
          </w:p>
        </w:tc>
        <w:tc>
          <w:tcPr>
            <w:tcW w:w="20" w:type="dxa"/>
            <w:noWrap/>
            <w:hideMark/>
          </w:tcPr>
          <w:p w14:paraId="1C0605D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2E1BB7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1.1513118</w:t>
            </w:r>
          </w:p>
        </w:tc>
        <w:tc>
          <w:tcPr>
            <w:tcW w:w="20" w:type="dxa"/>
            <w:noWrap/>
            <w:hideMark/>
          </w:tcPr>
          <w:p w14:paraId="786A80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0.68015068</w:t>
            </w:r>
          </w:p>
        </w:tc>
        <w:tc>
          <w:tcPr>
            <w:tcW w:w="20" w:type="dxa"/>
            <w:noWrap/>
            <w:hideMark/>
          </w:tcPr>
          <w:p w14:paraId="28BEF42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0.02881815</w:t>
            </w:r>
          </w:p>
        </w:tc>
        <w:tc>
          <w:tcPr>
            <w:tcW w:w="20" w:type="dxa"/>
            <w:noWrap/>
            <w:hideMark/>
          </w:tcPr>
          <w:p w14:paraId="40A91AA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993.317362</w:t>
            </w:r>
          </w:p>
        </w:tc>
        <w:tc>
          <w:tcPr>
            <w:tcW w:w="20" w:type="dxa"/>
            <w:noWrap/>
            <w:hideMark/>
          </w:tcPr>
          <w:p w14:paraId="3270C2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992.392174</w:t>
            </w:r>
          </w:p>
        </w:tc>
        <w:tc>
          <w:tcPr>
            <w:tcW w:w="20" w:type="dxa"/>
            <w:noWrap/>
            <w:hideMark/>
          </w:tcPr>
          <w:p w14:paraId="2AEEF5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0.04742367</w:t>
            </w:r>
          </w:p>
        </w:tc>
      </w:tr>
      <w:tr w:rsidR="008B378D" w:rsidRPr="008B378D" w14:paraId="009DAD0A" w14:textId="77777777" w:rsidTr="008B378D">
        <w:trPr>
          <w:trHeight w:val="20"/>
        </w:trPr>
        <w:tc>
          <w:tcPr>
            <w:tcW w:w="20" w:type="dxa"/>
            <w:noWrap/>
            <w:hideMark/>
          </w:tcPr>
          <w:p w14:paraId="7BD4081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Balsamiaceae</w:t>
            </w:r>
            <w:proofErr w:type="spellEnd"/>
          </w:p>
        </w:tc>
        <w:tc>
          <w:tcPr>
            <w:tcW w:w="20" w:type="dxa"/>
            <w:noWrap/>
            <w:hideMark/>
          </w:tcPr>
          <w:p w14:paraId="10470EF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11594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0.0145933</w:t>
            </w:r>
          </w:p>
        </w:tc>
        <w:tc>
          <w:tcPr>
            <w:tcW w:w="20" w:type="dxa"/>
            <w:noWrap/>
            <w:hideMark/>
          </w:tcPr>
          <w:p w14:paraId="03E59E3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0.00380646</w:t>
            </w:r>
          </w:p>
        </w:tc>
        <w:tc>
          <w:tcPr>
            <w:tcW w:w="20" w:type="dxa"/>
            <w:noWrap/>
            <w:hideMark/>
          </w:tcPr>
          <w:p w14:paraId="1AF36F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0.00582319</w:t>
            </w:r>
          </w:p>
        </w:tc>
        <w:tc>
          <w:tcPr>
            <w:tcW w:w="20" w:type="dxa"/>
            <w:noWrap/>
            <w:hideMark/>
          </w:tcPr>
          <w:p w14:paraId="080C8B8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346378.375</w:t>
            </w:r>
          </w:p>
        </w:tc>
        <w:tc>
          <w:tcPr>
            <w:tcW w:w="20" w:type="dxa"/>
            <w:noWrap/>
            <w:hideMark/>
          </w:tcPr>
          <w:p w14:paraId="6451C98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849.973796</w:t>
            </w:r>
          </w:p>
        </w:tc>
        <w:tc>
          <w:tcPr>
            <w:tcW w:w="20" w:type="dxa"/>
            <w:noWrap/>
            <w:hideMark/>
          </w:tcPr>
          <w:p w14:paraId="30AD3A2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0.22211988</w:t>
            </w:r>
          </w:p>
        </w:tc>
      </w:tr>
      <w:tr w:rsidR="008B378D" w:rsidRPr="008B378D" w14:paraId="5CA1BB41" w14:textId="77777777" w:rsidTr="008B378D">
        <w:trPr>
          <w:trHeight w:val="20"/>
        </w:trPr>
        <w:tc>
          <w:tcPr>
            <w:tcW w:w="20" w:type="dxa"/>
            <w:noWrap/>
            <w:hideMark/>
          </w:tcPr>
          <w:p w14:paraId="3C04003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Brassiceae</w:t>
            </w:r>
            <w:proofErr w:type="spellEnd"/>
          </w:p>
        </w:tc>
        <w:tc>
          <w:tcPr>
            <w:tcW w:w="20" w:type="dxa"/>
            <w:noWrap/>
            <w:hideMark/>
          </w:tcPr>
          <w:p w14:paraId="008854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91B01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0.05688646</w:t>
            </w:r>
          </w:p>
        </w:tc>
        <w:tc>
          <w:tcPr>
            <w:tcW w:w="20" w:type="dxa"/>
            <w:noWrap/>
            <w:hideMark/>
          </w:tcPr>
          <w:p w14:paraId="6C1D541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5.02214681</w:t>
            </w:r>
          </w:p>
        </w:tc>
        <w:tc>
          <w:tcPr>
            <w:tcW w:w="20" w:type="dxa"/>
            <w:noWrap/>
            <w:hideMark/>
          </w:tcPr>
          <w:p w14:paraId="3C3106A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0.35297626</w:t>
            </w:r>
          </w:p>
        </w:tc>
        <w:tc>
          <w:tcPr>
            <w:tcW w:w="20" w:type="dxa"/>
            <w:noWrap/>
            <w:hideMark/>
          </w:tcPr>
          <w:p w14:paraId="3FD9581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865.438844</w:t>
            </w:r>
          </w:p>
        </w:tc>
        <w:tc>
          <w:tcPr>
            <w:tcW w:w="20" w:type="dxa"/>
            <w:noWrap/>
            <w:hideMark/>
          </w:tcPr>
          <w:p w14:paraId="101523E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865.480434</w:t>
            </w:r>
          </w:p>
        </w:tc>
        <w:tc>
          <w:tcPr>
            <w:tcW w:w="20" w:type="dxa"/>
            <w:noWrap/>
            <w:hideMark/>
          </w:tcPr>
          <w:p w14:paraId="160F1B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0.03502791</w:t>
            </w:r>
          </w:p>
        </w:tc>
      </w:tr>
      <w:tr w:rsidR="008B378D" w:rsidRPr="008B378D" w14:paraId="46C349A2" w14:textId="77777777" w:rsidTr="008B378D">
        <w:trPr>
          <w:trHeight w:val="20"/>
        </w:trPr>
        <w:tc>
          <w:tcPr>
            <w:tcW w:w="20" w:type="dxa"/>
            <w:noWrap/>
            <w:hideMark/>
          </w:tcPr>
          <w:p w14:paraId="4399992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Cardamineae</w:t>
            </w:r>
            <w:proofErr w:type="spellEnd"/>
          </w:p>
        </w:tc>
        <w:tc>
          <w:tcPr>
            <w:tcW w:w="20" w:type="dxa"/>
            <w:noWrap/>
            <w:hideMark/>
          </w:tcPr>
          <w:p w14:paraId="7696817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6F22A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0.03194164</w:t>
            </w:r>
          </w:p>
        </w:tc>
        <w:tc>
          <w:tcPr>
            <w:tcW w:w="20" w:type="dxa"/>
            <w:noWrap/>
            <w:hideMark/>
          </w:tcPr>
          <w:p w14:paraId="1359CE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0.3267593</w:t>
            </w:r>
          </w:p>
        </w:tc>
        <w:tc>
          <w:tcPr>
            <w:tcW w:w="20" w:type="dxa"/>
            <w:noWrap/>
            <w:hideMark/>
          </w:tcPr>
          <w:p w14:paraId="7758F18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0.09297251</w:t>
            </w:r>
          </w:p>
        </w:tc>
        <w:tc>
          <w:tcPr>
            <w:tcW w:w="20" w:type="dxa"/>
            <w:noWrap/>
            <w:hideMark/>
          </w:tcPr>
          <w:p w14:paraId="2A365E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910.867313</w:t>
            </w:r>
          </w:p>
        </w:tc>
        <w:tc>
          <w:tcPr>
            <w:tcW w:w="20" w:type="dxa"/>
            <w:noWrap/>
            <w:hideMark/>
          </w:tcPr>
          <w:p w14:paraId="02E360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908.066406</w:t>
            </w:r>
          </w:p>
        </w:tc>
        <w:tc>
          <w:tcPr>
            <w:tcW w:w="20" w:type="dxa"/>
            <w:noWrap/>
            <w:hideMark/>
          </w:tcPr>
          <w:p w14:paraId="67F896E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0.14241586</w:t>
            </w:r>
          </w:p>
        </w:tc>
      </w:tr>
      <w:tr w:rsidR="008B378D" w:rsidRPr="008B378D" w14:paraId="0D8B24CD" w14:textId="77777777" w:rsidTr="008B378D">
        <w:trPr>
          <w:trHeight w:val="20"/>
        </w:trPr>
        <w:tc>
          <w:tcPr>
            <w:tcW w:w="20" w:type="dxa"/>
            <w:noWrap/>
            <w:hideMark/>
          </w:tcPr>
          <w:p w14:paraId="4CECB18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Cardueae</w:t>
            </w:r>
            <w:proofErr w:type="spellEnd"/>
          </w:p>
        </w:tc>
        <w:tc>
          <w:tcPr>
            <w:tcW w:w="20" w:type="dxa"/>
            <w:noWrap/>
            <w:hideMark/>
          </w:tcPr>
          <w:p w14:paraId="2F63748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57AAC9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0.07035134</w:t>
            </w:r>
          </w:p>
        </w:tc>
        <w:tc>
          <w:tcPr>
            <w:tcW w:w="20" w:type="dxa"/>
            <w:noWrap/>
            <w:hideMark/>
          </w:tcPr>
          <w:p w14:paraId="1E3B401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0.09020761</w:t>
            </w:r>
          </w:p>
        </w:tc>
        <w:tc>
          <w:tcPr>
            <w:tcW w:w="20" w:type="dxa"/>
            <w:noWrap/>
            <w:hideMark/>
          </w:tcPr>
          <w:p w14:paraId="6216B78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0.00787459</w:t>
            </w:r>
          </w:p>
        </w:tc>
        <w:tc>
          <w:tcPr>
            <w:tcW w:w="20" w:type="dxa"/>
            <w:noWrap/>
            <w:hideMark/>
          </w:tcPr>
          <w:p w14:paraId="1C8AA1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938.278821</w:t>
            </w:r>
          </w:p>
        </w:tc>
        <w:tc>
          <w:tcPr>
            <w:tcW w:w="20" w:type="dxa"/>
            <w:noWrap/>
            <w:hideMark/>
          </w:tcPr>
          <w:p w14:paraId="0D529EF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930.337622</w:t>
            </w:r>
          </w:p>
        </w:tc>
        <w:tc>
          <w:tcPr>
            <w:tcW w:w="20" w:type="dxa"/>
            <w:noWrap/>
            <w:hideMark/>
          </w:tcPr>
          <w:p w14:paraId="35A81DC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0.04564716</w:t>
            </w:r>
          </w:p>
        </w:tc>
      </w:tr>
      <w:tr w:rsidR="008B378D" w:rsidRPr="008B378D" w14:paraId="275A7E49" w14:textId="77777777" w:rsidTr="008B378D">
        <w:trPr>
          <w:trHeight w:val="20"/>
        </w:trPr>
        <w:tc>
          <w:tcPr>
            <w:tcW w:w="20" w:type="dxa"/>
            <w:noWrap/>
            <w:hideMark/>
          </w:tcPr>
          <w:p w14:paraId="2E0F873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CES</w:t>
            </w:r>
          </w:p>
        </w:tc>
        <w:tc>
          <w:tcPr>
            <w:tcW w:w="20" w:type="dxa"/>
            <w:noWrap/>
            <w:hideMark/>
          </w:tcPr>
          <w:p w14:paraId="24C3326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F71890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0.10411611</w:t>
            </w:r>
          </w:p>
        </w:tc>
        <w:tc>
          <w:tcPr>
            <w:tcW w:w="20" w:type="dxa"/>
            <w:noWrap/>
            <w:hideMark/>
          </w:tcPr>
          <w:p w14:paraId="71A3F7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0.00666191</w:t>
            </w:r>
          </w:p>
        </w:tc>
        <w:tc>
          <w:tcPr>
            <w:tcW w:w="20" w:type="dxa"/>
            <w:noWrap/>
            <w:hideMark/>
          </w:tcPr>
          <w:p w14:paraId="3A4823F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0.00365852</w:t>
            </w:r>
          </w:p>
        </w:tc>
        <w:tc>
          <w:tcPr>
            <w:tcW w:w="20" w:type="dxa"/>
            <w:noWrap/>
            <w:hideMark/>
          </w:tcPr>
          <w:p w14:paraId="7C9816D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1613.95006</w:t>
            </w:r>
          </w:p>
        </w:tc>
        <w:tc>
          <w:tcPr>
            <w:tcW w:w="20" w:type="dxa"/>
            <w:noWrap/>
            <w:hideMark/>
          </w:tcPr>
          <w:p w14:paraId="71B10FB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832.713664</w:t>
            </w:r>
          </w:p>
        </w:tc>
        <w:tc>
          <w:tcPr>
            <w:tcW w:w="20" w:type="dxa"/>
            <w:noWrap/>
            <w:hideMark/>
          </w:tcPr>
          <w:p w14:paraId="30B4E8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0.14640274</w:t>
            </w:r>
          </w:p>
        </w:tc>
      </w:tr>
      <w:tr w:rsidR="008B378D" w:rsidRPr="008B378D" w14:paraId="7F0F79BD" w14:textId="77777777" w:rsidTr="008B378D">
        <w:trPr>
          <w:trHeight w:val="20"/>
        </w:trPr>
        <w:tc>
          <w:tcPr>
            <w:tcW w:w="20" w:type="dxa"/>
            <w:noWrap/>
            <w:hideMark/>
          </w:tcPr>
          <w:p w14:paraId="55AB8A9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Chamaecrista</w:t>
            </w:r>
            <w:proofErr w:type="spellEnd"/>
          </w:p>
        </w:tc>
        <w:tc>
          <w:tcPr>
            <w:tcW w:w="20" w:type="dxa"/>
            <w:noWrap/>
            <w:hideMark/>
          </w:tcPr>
          <w:p w14:paraId="30F0950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892F7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0.06874797</w:t>
            </w:r>
          </w:p>
        </w:tc>
        <w:tc>
          <w:tcPr>
            <w:tcW w:w="20" w:type="dxa"/>
            <w:noWrap/>
            <w:hideMark/>
          </w:tcPr>
          <w:p w14:paraId="592ECDC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0.13331923</w:t>
            </w:r>
          </w:p>
        </w:tc>
        <w:tc>
          <w:tcPr>
            <w:tcW w:w="20" w:type="dxa"/>
            <w:noWrap/>
            <w:hideMark/>
          </w:tcPr>
          <w:p w14:paraId="7399666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0.00168011</w:t>
            </w:r>
          </w:p>
        </w:tc>
        <w:tc>
          <w:tcPr>
            <w:tcW w:w="20" w:type="dxa"/>
            <w:noWrap/>
            <w:hideMark/>
          </w:tcPr>
          <w:p w14:paraId="5EFA0A6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421.584619</w:t>
            </w:r>
          </w:p>
        </w:tc>
        <w:tc>
          <w:tcPr>
            <w:tcW w:w="20" w:type="dxa"/>
            <w:noWrap/>
            <w:hideMark/>
          </w:tcPr>
          <w:p w14:paraId="396D156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419.653079</w:t>
            </w:r>
          </w:p>
        </w:tc>
        <w:tc>
          <w:tcPr>
            <w:tcW w:w="20" w:type="dxa"/>
            <w:noWrap/>
            <w:hideMark/>
          </w:tcPr>
          <w:p w14:paraId="28DB45B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0.00632869</w:t>
            </w:r>
          </w:p>
        </w:tc>
      </w:tr>
      <w:tr w:rsidR="008B378D" w:rsidRPr="008B378D" w14:paraId="3E00E441" w14:textId="77777777" w:rsidTr="008B378D">
        <w:trPr>
          <w:trHeight w:val="20"/>
        </w:trPr>
        <w:tc>
          <w:tcPr>
            <w:tcW w:w="20" w:type="dxa"/>
            <w:noWrap/>
            <w:hideMark/>
          </w:tcPr>
          <w:p w14:paraId="0FBE413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Croton</w:t>
            </w:r>
          </w:p>
        </w:tc>
        <w:tc>
          <w:tcPr>
            <w:tcW w:w="20" w:type="dxa"/>
            <w:noWrap/>
            <w:hideMark/>
          </w:tcPr>
          <w:p w14:paraId="10D7E69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5B711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0.03179358</w:t>
            </w:r>
          </w:p>
        </w:tc>
        <w:tc>
          <w:tcPr>
            <w:tcW w:w="20" w:type="dxa"/>
            <w:noWrap/>
            <w:hideMark/>
          </w:tcPr>
          <w:p w14:paraId="1B353C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0.13380144</w:t>
            </w:r>
          </w:p>
        </w:tc>
        <w:tc>
          <w:tcPr>
            <w:tcW w:w="20" w:type="dxa"/>
            <w:noWrap/>
            <w:hideMark/>
          </w:tcPr>
          <w:p w14:paraId="6464A5B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0.02210604</w:t>
            </w:r>
          </w:p>
        </w:tc>
        <w:tc>
          <w:tcPr>
            <w:tcW w:w="20" w:type="dxa"/>
            <w:noWrap/>
            <w:hideMark/>
          </w:tcPr>
          <w:p w14:paraId="043534A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944.867343</w:t>
            </w:r>
          </w:p>
        </w:tc>
        <w:tc>
          <w:tcPr>
            <w:tcW w:w="20" w:type="dxa"/>
            <w:noWrap/>
            <w:hideMark/>
          </w:tcPr>
          <w:p w14:paraId="083254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786.431857</w:t>
            </w:r>
          </w:p>
        </w:tc>
        <w:tc>
          <w:tcPr>
            <w:tcW w:w="20" w:type="dxa"/>
            <w:noWrap/>
            <w:hideMark/>
          </w:tcPr>
          <w:p w14:paraId="0DEFA7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0.07999859</w:t>
            </w:r>
          </w:p>
        </w:tc>
      </w:tr>
      <w:tr w:rsidR="008B378D" w:rsidRPr="008B378D" w14:paraId="16BB6E73" w14:textId="77777777" w:rsidTr="008B378D">
        <w:trPr>
          <w:trHeight w:val="20"/>
        </w:trPr>
        <w:tc>
          <w:tcPr>
            <w:tcW w:w="20" w:type="dxa"/>
            <w:noWrap/>
            <w:hideMark/>
          </w:tcPr>
          <w:p w14:paraId="434158D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Erysimeae</w:t>
            </w:r>
            <w:proofErr w:type="spellEnd"/>
          </w:p>
        </w:tc>
        <w:tc>
          <w:tcPr>
            <w:tcW w:w="20" w:type="dxa"/>
            <w:noWrap/>
            <w:hideMark/>
          </w:tcPr>
          <w:p w14:paraId="3CFB32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BDBFA1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0.1982503</w:t>
            </w:r>
          </w:p>
        </w:tc>
        <w:tc>
          <w:tcPr>
            <w:tcW w:w="20" w:type="dxa"/>
            <w:noWrap/>
            <w:hideMark/>
          </w:tcPr>
          <w:p w14:paraId="11154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0.05325203</w:t>
            </w:r>
          </w:p>
        </w:tc>
        <w:tc>
          <w:tcPr>
            <w:tcW w:w="20" w:type="dxa"/>
            <w:noWrap/>
            <w:hideMark/>
          </w:tcPr>
          <w:p w14:paraId="77A810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0.01549671</w:t>
            </w:r>
          </w:p>
        </w:tc>
        <w:tc>
          <w:tcPr>
            <w:tcW w:w="20" w:type="dxa"/>
            <w:noWrap/>
            <w:hideMark/>
          </w:tcPr>
          <w:p w14:paraId="059CCE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1008.16369</w:t>
            </w:r>
          </w:p>
        </w:tc>
        <w:tc>
          <w:tcPr>
            <w:tcW w:w="20" w:type="dxa"/>
            <w:noWrap/>
            <w:hideMark/>
          </w:tcPr>
          <w:p w14:paraId="6BAEA06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1007.71817</w:t>
            </w:r>
          </w:p>
        </w:tc>
        <w:tc>
          <w:tcPr>
            <w:tcW w:w="20" w:type="dxa"/>
            <w:noWrap/>
            <w:hideMark/>
          </w:tcPr>
          <w:p w14:paraId="254D04B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0.12207182</w:t>
            </w:r>
          </w:p>
        </w:tc>
      </w:tr>
      <w:tr w:rsidR="008B378D" w:rsidRPr="008B378D" w14:paraId="62FE259A" w14:textId="77777777" w:rsidTr="008B378D">
        <w:trPr>
          <w:trHeight w:val="20"/>
        </w:trPr>
        <w:tc>
          <w:tcPr>
            <w:tcW w:w="20" w:type="dxa"/>
            <w:noWrap/>
            <w:hideMark/>
          </w:tcPr>
          <w:p w14:paraId="2F88F69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Euclidieae</w:t>
            </w:r>
            <w:proofErr w:type="spellEnd"/>
          </w:p>
        </w:tc>
        <w:tc>
          <w:tcPr>
            <w:tcW w:w="20" w:type="dxa"/>
            <w:noWrap/>
            <w:hideMark/>
          </w:tcPr>
          <w:p w14:paraId="3467C2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B9A16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0.04590691</w:t>
            </w:r>
          </w:p>
        </w:tc>
        <w:tc>
          <w:tcPr>
            <w:tcW w:w="20" w:type="dxa"/>
            <w:noWrap/>
            <w:hideMark/>
          </w:tcPr>
          <w:p w14:paraId="3163DC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0.57957188</w:t>
            </w:r>
          </w:p>
        </w:tc>
        <w:tc>
          <w:tcPr>
            <w:tcW w:w="20" w:type="dxa"/>
            <w:noWrap/>
            <w:hideMark/>
          </w:tcPr>
          <w:p w14:paraId="5F16F6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0.00504498</w:t>
            </w:r>
          </w:p>
        </w:tc>
        <w:tc>
          <w:tcPr>
            <w:tcW w:w="20" w:type="dxa"/>
            <w:noWrap/>
            <w:hideMark/>
          </w:tcPr>
          <w:p w14:paraId="0EE84D9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1159.92731</w:t>
            </w:r>
          </w:p>
        </w:tc>
        <w:tc>
          <w:tcPr>
            <w:tcW w:w="20" w:type="dxa"/>
            <w:noWrap/>
            <w:hideMark/>
          </w:tcPr>
          <w:p w14:paraId="00F49F4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1159.7501</w:t>
            </w:r>
          </w:p>
        </w:tc>
        <w:tc>
          <w:tcPr>
            <w:tcW w:w="20" w:type="dxa"/>
            <w:noWrap/>
            <w:hideMark/>
          </w:tcPr>
          <w:p w14:paraId="438F13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0.00417278</w:t>
            </w:r>
          </w:p>
        </w:tc>
      </w:tr>
      <w:tr w:rsidR="008B378D" w:rsidRPr="008B378D" w14:paraId="0D898A10" w14:textId="77777777" w:rsidTr="008B378D">
        <w:trPr>
          <w:trHeight w:val="20"/>
        </w:trPr>
        <w:tc>
          <w:tcPr>
            <w:tcW w:w="20" w:type="dxa"/>
            <w:noWrap/>
            <w:hideMark/>
          </w:tcPr>
          <w:p w14:paraId="4AF56AB3"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Eumalvoideae</w:t>
            </w:r>
            <w:proofErr w:type="spellEnd"/>
          </w:p>
        </w:tc>
        <w:tc>
          <w:tcPr>
            <w:tcW w:w="20" w:type="dxa"/>
            <w:noWrap/>
            <w:hideMark/>
          </w:tcPr>
          <w:p w14:paraId="440B222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A2922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0.04196715</w:t>
            </w:r>
          </w:p>
        </w:tc>
        <w:tc>
          <w:tcPr>
            <w:tcW w:w="20" w:type="dxa"/>
            <w:noWrap/>
            <w:hideMark/>
          </w:tcPr>
          <w:p w14:paraId="1715EDC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0.07993348</w:t>
            </w:r>
          </w:p>
        </w:tc>
        <w:tc>
          <w:tcPr>
            <w:tcW w:w="20" w:type="dxa"/>
            <w:noWrap/>
            <w:hideMark/>
          </w:tcPr>
          <w:p w14:paraId="3F4F53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0.02366537</w:t>
            </w:r>
          </w:p>
        </w:tc>
        <w:tc>
          <w:tcPr>
            <w:tcW w:w="20" w:type="dxa"/>
            <w:noWrap/>
            <w:hideMark/>
          </w:tcPr>
          <w:p w14:paraId="6144BF1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573.698439</w:t>
            </w:r>
          </w:p>
        </w:tc>
        <w:tc>
          <w:tcPr>
            <w:tcW w:w="20" w:type="dxa"/>
            <w:noWrap/>
            <w:hideMark/>
          </w:tcPr>
          <w:p w14:paraId="25635C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564.939218</w:t>
            </w:r>
          </w:p>
        </w:tc>
        <w:tc>
          <w:tcPr>
            <w:tcW w:w="20" w:type="dxa"/>
            <w:noWrap/>
            <w:hideMark/>
          </w:tcPr>
          <w:p w14:paraId="6FD9B1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0.13420067</w:t>
            </w:r>
          </w:p>
        </w:tc>
      </w:tr>
      <w:tr w:rsidR="008B378D" w:rsidRPr="008B378D" w14:paraId="2B49A0FD" w14:textId="77777777" w:rsidTr="008B378D">
        <w:trPr>
          <w:trHeight w:val="20"/>
        </w:trPr>
        <w:tc>
          <w:tcPr>
            <w:tcW w:w="20" w:type="dxa"/>
            <w:noWrap/>
            <w:hideMark/>
          </w:tcPr>
          <w:p w14:paraId="7082376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Gesneriaceae</w:t>
            </w:r>
            <w:proofErr w:type="spellEnd"/>
          </w:p>
        </w:tc>
        <w:tc>
          <w:tcPr>
            <w:tcW w:w="20" w:type="dxa"/>
            <w:noWrap/>
            <w:hideMark/>
          </w:tcPr>
          <w:p w14:paraId="4E93DE4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9C339D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0.01034297</w:t>
            </w:r>
          </w:p>
        </w:tc>
        <w:tc>
          <w:tcPr>
            <w:tcW w:w="20" w:type="dxa"/>
            <w:noWrap/>
            <w:hideMark/>
          </w:tcPr>
          <w:p w14:paraId="718DA93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0.00011715</w:t>
            </w:r>
          </w:p>
        </w:tc>
        <w:tc>
          <w:tcPr>
            <w:tcW w:w="20" w:type="dxa"/>
            <w:noWrap/>
            <w:hideMark/>
          </w:tcPr>
          <w:p w14:paraId="62A290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0.00273603</w:t>
            </w:r>
          </w:p>
        </w:tc>
        <w:tc>
          <w:tcPr>
            <w:tcW w:w="20" w:type="dxa"/>
            <w:noWrap/>
            <w:hideMark/>
          </w:tcPr>
          <w:p w14:paraId="119639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479.559184</w:t>
            </w:r>
          </w:p>
        </w:tc>
        <w:tc>
          <w:tcPr>
            <w:tcW w:w="20" w:type="dxa"/>
            <w:noWrap/>
            <w:hideMark/>
          </w:tcPr>
          <w:p w14:paraId="4B3679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479.624543</w:t>
            </w:r>
          </w:p>
        </w:tc>
        <w:tc>
          <w:tcPr>
            <w:tcW w:w="20" w:type="dxa"/>
            <w:noWrap/>
            <w:hideMark/>
          </w:tcPr>
          <w:p w14:paraId="03CEB02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0.19744503</w:t>
            </w:r>
          </w:p>
        </w:tc>
      </w:tr>
      <w:tr w:rsidR="008B378D" w:rsidRPr="008B378D" w14:paraId="0523B5A1" w14:textId="77777777" w:rsidTr="008B378D">
        <w:trPr>
          <w:trHeight w:val="20"/>
        </w:trPr>
        <w:tc>
          <w:tcPr>
            <w:tcW w:w="20" w:type="dxa"/>
            <w:noWrap/>
            <w:hideMark/>
          </w:tcPr>
          <w:p w14:paraId="42B1E04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Grewioideae</w:t>
            </w:r>
            <w:proofErr w:type="spellEnd"/>
          </w:p>
        </w:tc>
        <w:tc>
          <w:tcPr>
            <w:tcW w:w="20" w:type="dxa"/>
            <w:noWrap/>
            <w:hideMark/>
          </w:tcPr>
          <w:p w14:paraId="3CF6D45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43E17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0.01839739</w:t>
            </w:r>
          </w:p>
        </w:tc>
        <w:tc>
          <w:tcPr>
            <w:tcW w:w="20" w:type="dxa"/>
            <w:noWrap/>
            <w:hideMark/>
          </w:tcPr>
          <w:p w14:paraId="3D1E450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0.05615118</w:t>
            </w:r>
          </w:p>
        </w:tc>
        <w:tc>
          <w:tcPr>
            <w:tcW w:w="20" w:type="dxa"/>
            <w:noWrap/>
            <w:hideMark/>
          </w:tcPr>
          <w:p w14:paraId="4D4ACB7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0.00826692</w:t>
            </w:r>
          </w:p>
        </w:tc>
        <w:tc>
          <w:tcPr>
            <w:tcW w:w="20" w:type="dxa"/>
            <w:noWrap/>
            <w:hideMark/>
          </w:tcPr>
          <w:p w14:paraId="496CC80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531.339029</w:t>
            </w:r>
          </w:p>
        </w:tc>
        <w:tc>
          <w:tcPr>
            <w:tcW w:w="20" w:type="dxa"/>
            <w:noWrap/>
            <w:hideMark/>
          </w:tcPr>
          <w:p w14:paraId="6D43BE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521.780875</w:t>
            </w:r>
          </w:p>
        </w:tc>
        <w:tc>
          <w:tcPr>
            <w:tcW w:w="20" w:type="dxa"/>
            <w:noWrap/>
            <w:hideMark/>
          </w:tcPr>
          <w:p w14:paraId="5AFF09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0.07368693</w:t>
            </w:r>
          </w:p>
        </w:tc>
      </w:tr>
      <w:tr w:rsidR="008B378D" w:rsidRPr="008B378D" w14:paraId="2CF0376B" w14:textId="77777777" w:rsidTr="008B378D">
        <w:trPr>
          <w:trHeight w:val="20"/>
        </w:trPr>
        <w:tc>
          <w:tcPr>
            <w:tcW w:w="20" w:type="dxa"/>
            <w:noWrap/>
            <w:hideMark/>
          </w:tcPr>
          <w:p w14:paraId="45FB8B4C"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Heliophileae</w:t>
            </w:r>
            <w:proofErr w:type="spellEnd"/>
          </w:p>
        </w:tc>
        <w:tc>
          <w:tcPr>
            <w:tcW w:w="20" w:type="dxa"/>
            <w:noWrap/>
            <w:hideMark/>
          </w:tcPr>
          <w:p w14:paraId="5E1BCA1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B2481E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0.03394285</w:t>
            </w:r>
          </w:p>
        </w:tc>
        <w:tc>
          <w:tcPr>
            <w:tcW w:w="20" w:type="dxa"/>
            <w:noWrap/>
            <w:hideMark/>
          </w:tcPr>
          <w:p w14:paraId="7298B2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0.22994972</w:t>
            </w:r>
          </w:p>
        </w:tc>
        <w:tc>
          <w:tcPr>
            <w:tcW w:w="20" w:type="dxa"/>
            <w:noWrap/>
            <w:hideMark/>
          </w:tcPr>
          <w:p w14:paraId="66FBC6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0.00241149</w:t>
            </w:r>
          </w:p>
        </w:tc>
        <w:tc>
          <w:tcPr>
            <w:tcW w:w="20" w:type="dxa"/>
            <w:noWrap/>
            <w:hideMark/>
          </w:tcPr>
          <w:p w14:paraId="64076A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680.822714</w:t>
            </w:r>
          </w:p>
        </w:tc>
        <w:tc>
          <w:tcPr>
            <w:tcW w:w="20" w:type="dxa"/>
            <w:noWrap/>
            <w:hideMark/>
          </w:tcPr>
          <w:p w14:paraId="0B94BA3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680.805003</w:t>
            </w:r>
          </w:p>
        </w:tc>
        <w:tc>
          <w:tcPr>
            <w:tcW w:w="20" w:type="dxa"/>
            <w:noWrap/>
            <w:hideMark/>
          </w:tcPr>
          <w:p w14:paraId="63B835A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0.0066169</w:t>
            </w:r>
          </w:p>
        </w:tc>
      </w:tr>
      <w:tr w:rsidR="008B378D" w:rsidRPr="008B378D" w14:paraId="265E6074" w14:textId="77777777" w:rsidTr="008B378D">
        <w:trPr>
          <w:trHeight w:val="20"/>
        </w:trPr>
        <w:tc>
          <w:tcPr>
            <w:tcW w:w="20" w:type="dxa"/>
            <w:noWrap/>
            <w:hideMark/>
          </w:tcPr>
          <w:p w14:paraId="168ACA3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Hypericum</w:t>
            </w:r>
          </w:p>
        </w:tc>
        <w:tc>
          <w:tcPr>
            <w:tcW w:w="20" w:type="dxa"/>
            <w:noWrap/>
            <w:hideMark/>
          </w:tcPr>
          <w:p w14:paraId="657D026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7D2733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0.10949778</w:t>
            </w:r>
          </w:p>
        </w:tc>
        <w:tc>
          <w:tcPr>
            <w:tcW w:w="20" w:type="dxa"/>
            <w:noWrap/>
            <w:hideMark/>
          </w:tcPr>
          <w:p w14:paraId="2F9A4B7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0.02634112</w:t>
            </w:r>
          </w:p>
        </w:tc>
        <w:tc>
          <w:tcPr>
            <w:tcW w:w="20" w:type="dxa"/>
            <w:noWrap/>
            <w:hideMark/>
          </w:tcPr>
          <w:p w14:paraId="4D4CCE5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0.0587529</w:t>
            </w:r>
          </w:p>
        </w:tc>
        <w:tc>
          <w:tcPr>
            <w:tcW w:w="20" w:type="dxa"/>
            <w:noWrap/>
            <w:hideMark/>
          </w:tcPr>
          <w:p w14:paraId="1694EAD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1059.13797</w:t>
            </w:r>
          </w:p>
        </w:tc>
        <w:tc>
          <w:tcPr>
            <w:tcW w:w="20" w:type="dxa"/>
            <w:noWrap/>
            <w:hideMark/>
          </w:tcPr>
          <w:p w14:paraId="6A0166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892.645913</w:t>
            </w:r>
          </w:p>
        </w:tc>
        <w:tc>
          <w:tcPr>
            <w:tcW w:w="20" w:type="dxa"/>
            <w:noWrap/>
            <w:hideMark/>
          </w:tcPr>
          <w:p w14:paraId="52D3E75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0.61556299</w:t>
            </w:r>
          </w:p>
        </w:tc>
      </w:tr>
      <w:tr w:rsidR="008B378D" w:rsidRPr="008B378D" w14:paraId="2AFA4870" w14:textId="77777777" w:rsidTr="008B378D">
        <w:trPr>
          <w:trHeight w:val="20"/>
        </w:trPr>
        <w:tc>
          <w:tcPr>
            <w:tcW w:w="20" w:type="dxa"/>
            <w:noWrap/>
            <w:hideMark/>
          </w:tcPr>
          <w:p w14:paraId="0DA6FAF1"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Lepidieae</w:t>
            </w:r>
            <w:proofErr w:type="spellEnd"/>
          </w:p>
        </w:tc>
        <w:tc>
          <w:tcPr>
            <w:tcW w:w="20" w:type="dxa"/>
            <w:noWrap/>
            <w:hideMark/>
          </w:tcPr>
          <w:p w14:paraId="59F596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3DAA6A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0.26785015</w:t>
            </w:r>
          </w:p>
        </w:tc>
        <w:tc>
          <w:tcPr>
            <w:tcW w:w="20" w:type="dxa"/>
            <w:noWrap/>
            <w:hideMark/>
          </w:tcPr>
          <w:p w14:paraId="4DB7B61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1.20419534</w:t>
            </w:r>
          </w:p>
        </w:tc>
        <w:tc>
          <w:tcPr>
            <w:tcW w:w="20" w:type="dxa"/>
            <w:noWrap/>
            <w:hideMark/>
          </w:tcPr>
          <w:p w14:paraId="1BD121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0.18476812</w:t>
            </w:r>
          </w:p>
        </w:tc>
        <w:tc>
          <w:tcPr>
            <w:tcW w:w="20" w:type="dxa"/>
            <w:noWrap/>
            <w:hideMark/>
          </w:tcPr>
          <w:p w14:paraId="410DEE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867.865367</w:t>
            </w:r>
          </w:p>
        </w:tc>
        <w:tc>
          <w:tcPr>
            <w:tcW w:w="20" w:type="dxa"/>
            <w:noWrap/>
            <w:hideMark/>
          </w:tcPr>
          <w:p w14:paraId="4E88AFA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860.580185</w:t>
            </w:r>
          </w:p>
        </w:tc>
        <w:tc>
          <w:tcPr>
            <w:tcW w:w="20" w:type="dxa"/>
            <w:noWrap/>
            <w:hideMark/>
          </w:tcPr>
          <w:p w14:paraId="6CC70A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0.07780927</w:t>
            </w:r>
          </w:p>
        </w:tc>
      </w:tr>
      <w:tr w:rsidR="008B378D" w:rsidRPr="008B378D" w14:paraId="3CFE802E" w14:textId="77777777" w:rsidTr="008B378D">
        <w:trPr>
          <w:trHeight w:val="20"/>
        </w:trPr>
        <w:tc>
          <w:tcPr>
            <w:tcW w:w="20" w:type="dxa"/>
            <w:noWrap/>
            <w:hideMark/>
          </w:tcPr>
          <w:p w14:paraId="5EB9C8B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Lupinus</w:t>
            </w:r>
          </w:p>
        </w:tc>
        <w:tc>
          <w:tcPr>
            <w:tcW w:w="20" w:type="dxa"/>
            <w:noWrap/>
            <w:hideMark/>
          </w:tcPr>
          <w:p w14:paraId="185671D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7594E7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0.03317324</w:t>
            </w:r>
          </w:p>
        </w:tc>
        <w:tc>
          <w:tcPr>
            <w:tcW w:w="20" w:type="dxa"/>
            <w:noWrap/>
            <w:hideMark/>
          </w:tcPr>
          <w:p w14:paraId="4825235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0.00150559</w:t>
            </w:r>
          </w:p>
        </w:tc>
        <w:tc>
          <w:tcPr>
            <w:tcW w:w="20" w:type="dxa"/>
            <w:noWrap/>
            <w:hideMark/>
          </w:tcPr>
          <w:p w14:paraId="53CAC70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0.00411432</w:t>
            </w:r>
          </w:p>
        </w:tc>
        <w:tc>
          <w:tcPr>
            <w:tcW w:w="20" w:type="dxa"/>
            <w:noWrap/>
            <w:hideMark/>
          </w:tcPr>
          <w:p w14:paraId="2543523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767.461383</w:t>
            </w:r>
          </w:p>
        </w:tc>
        <w:tc>
          <w:tcPr>
            <w:tcW w:w="20" w:type="dxa"/>
            <w:noWrap/>
            <w:hideMark/>
          </w:tcPr>
          <w:p w14:paraId="22B67B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766.211687</w:t>
            </w:r>
          </w:p>
        </w:tc>
        <w:tc>
          <w:tcPr>
            <w:tcW w:w="20" w:type="dxa"/>
            <w:noWrap/>
            <w:hideMark/>
          </w:tcPr>
          <w:p w14:paraId="4DB53D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0.07422281</w:t>
            </w:r>
          </w:p>
        </w:tc>
      </w:tr>
      <w:tr w:rsidR="008B378D" w:rsidRPr="008B378D" w14:paraId="6F29DE5E" w14:textId="77777777" w:rsidTr="008B378D">
        <w:trPr>
          <w:trHeight w:val="20"/>
        </w:trPr>
        <w:tc>
          <w:tcPr>
            <w:tcW w:w="20" w:type="dxa"/>
            <w:noWrap/>
            <w:hideMark/>
          </w:tcPr>
          <w:p w14:paraId="0A88353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Lysimachieae</w:t>
            </w:r>
            <w:proofErr w:type="spellEnd"/>
          </w:p>
        </w:tc>
        <w:tc>
          <w:tcPr>
            <w:tcW w:w="20" w:type="dxa"/>
            <w:noWrap/>
            <w:hideMark/>
          </w:tcPr>
          <w:p w14:paraId="266D291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4CD0E3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0.0339976</w:t>
            </w:r>
          </w:p>
        </w:tc>
        <w:tc>
          <w:tcPr>
            <w:tcW w:w="20" w:type="dxa"/>
            <w:noWrap/>
            <w:hideMark/>
          </w:tcPr>
          <w:p w14:paraId="09A8730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0.00206873</w:t>
            </w:r>
          </w:p>
        </w:tc>
        <w:tc>
          <w:tcPr>
            <w:tcW w:w="20" w:type="dxa"/>
            <w:noWrap/>
            <w:hideMark/>
          </w:tcPr>
          <w:p w14:paraId="1E50F1B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6.37E-05</w:t>
            </w:r>
          </w:p>
        </w:tc>
        <w:tc>
          <w:tcPr>
            <w:tcW w:w="20" w:type="dxa"/>
            <w:noWrap/>
            <w:hideMark/>
          </w:tcPr>
          <w:p w14:paraId="2254BE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815.378812</w:t>
            </w:r>
          </w:p>
        </w:tc>
        <w:tc>
          <w:tcPr>
            <w:tcW w:w="20" w:type="dxa"/>
            <w:noWrap/>
            <w:hideMark/>
          </w:tcPr>
          <w:p w14:paraId="2812E0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825.214515</w:t>
            </w:r>
          </w:p>
        </w:tc>
        <w:tc>
          <w:tcPr>
            <w:tcW w:w="20" w:type="dxa"/>
            <w:noWrap/>
            <w:hideMark/>
          </w:tcPr>
          <w:p w14:paraId="77436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0.19087424</w:t>
            </w:r>
          </w:p>
        </w:tc>
      </w:tr>
      <w:tr w:rsidR="008B378D" w:rsidRPr="008B378D" w14:paraId="59AFED7A" w14:textId="77777777" w:rsidTr="008B378D">
        <w:trPr>
          <w:trHeight w:val="20"/>
        </w:trPr>
        <w:tc>
          <w:tcPr>
            <w:tcW w:w="20" w:type="dxa"/>
            <w:noWrap/>
            <w:hideMark/>
          </w:tcPr>
          <w:p w14:paraId="3444C04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Onagraceae</w:t>
            </w:r>
            <w:proofErr w:type="spellEnd"/>
          </w:p>
        </w:tc>
        <w:tc>
          <w:tcPr>
            <w:tcW w:w="20" w:type="dxa"/>
            <w:noWrap/>
            <w:hideMark/>
          </w:tcPr>
          <w:p w14:paraId="4C9013B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E5143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0.07402165</w:t>
            </w:r>
          </w:p>
        </w:tc>
        <w:tc>
          <w:tcPr>
            <w:tcW w:w="20" w:type="dxa"/>
            <w:noWrap/>
            <w:hideMark/>
          </w:tcPr>
          <w:p w14:paraId="1E9FEDC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0.05566329</w:t>
            </w:r>
          </w:p>
        </w:tc>
        <w:tc>
          <w:tcPr>
            <w:tcW w:w="20" w:type="dxa"/>
            <w:noWrap/>
            <w:hideMark/>
          </w:tcPr>
          <w:p w14:paraId="787259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0.0367747</w:t>
            </w:r>
          </w:p>
        </w:tc>
        <w:tc>
          <w:tcPr>
            <w:tcW w:w="20" w:type="dxa"/>
            <w:noWrap/>
            <w:hideMark/>
          </w:tcPr>
          <w:p w14:paraId="55E2DAD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716.509791</w:t>
            </w:r>
          </w:p>
        </w:tc>
        <w:tc>
          <w:tcPr>
            <w:tcW w:w="20" w:type="dxa"/>
            <w:noWrap/>
            <w:hideMark/>
          </w:tcPr>
          <w:p w14:paraId="7AF1D80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717.691354</w:t>
            </w:r>
          </w:p>
        </w:tc>
        <w:tc>
          <w:tcPr>
            <w:tcW w:w="20" w:type="dxa"/>
            <w:noWrap/>
            <w:hideMark/>
          </w:tcPr>
          <w:p w14:paraId="2AFA26D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0.2833446</w:t>
            </w:r>
          </w:p>
        </w:tc>
      </w:tr>
      <w:tr w:rsidR="008B378D" w:rsidRPr="008B378D" w14:paraId="2790B171" w14:textId="77777777" w:rsidTr="008B378D">
        <w:trPr>
          <w:trHeight w:val="20"/>
        </w:trPr>
        <w:tc>
          <w:tcPr>
            <w:tcW w:w="20" w:type="dxa"/>
            <w:noWrap/>
            <w:hideMark/>
          </w:tcPr>
          <w:p w14:paraId="4D363B1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Orobanchaceae</w:t>
            </w:r>
          </w:p>
        </w:tc>
        <w:tc>
          <w:tcPr>
            <w:tcW w:w="20" w:type="dxa"/>
            <w:noWrap/>
            <w:hideMark/>
          </w:tcPr>
          <w:p w14:paraId="348585B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166DB2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0.04951053</w:t>
            </w:r>
          </w:p>
        </w:tc>
        <w:tc>
          <w:tcPr>
            <w:tcW w:w="20" w:type="dxa"/>
            <w:noWrap/>
            <w:hideMark/>
          </w:tcPr>
          <w:p w14:paraId="61F31B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0.10805047</w:t>
            </w:r>
          </w:p>
        </w:tc>
        <w:tc>
          <w:tcPr>
            <w:tcW w:w="20" w:type="dxa"/>
            <w:noWrap/>
            <w:hideMark/>
          </w:tcPr>
          <w:p w14:paraId="466742C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0.01816022</w:t>
            </w:r>
          </w:p>
        </w:tc>
        <w:tc>
          <w:tcPr>
            <w:tcW w:w="20" w:type="dxa"/>
            <w:noWrap/>
            <w:hideMark/>
          </w:tcPr>
          <w:p w14:paraId="027A9E8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864.614561</w:t>
            </w:r>
          </w:p>
        </w:tc>
        <w:tc>
          <w:tcPr>
            <w:tcW w:w="20" w:type="dxa"/>
            <w:noWrap/>
            <w:hideMark/>
          </w:tcPr>
          <w:p w14:paraId="35202B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867.539143</w:t>
            </w:r>
          </w:p>
        </w:tc>
        <w:tc>
          <w:tcPr>
            <w:tcW w:w="20" w:type="dxa"/>
            <w:noWrap/>
            <w:hideMark/>
          </w:tcPr>
          <w:p w14:paraId="2E2A4B1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0.08662163</w:t>
            </w:r>
          </w:p>
        </w:tc>
      </w:tr>
      <w:tr w:rsidR="008B378D" w:rsidRPr="008B378D" w14:paraId="4D2E9B2D" w14:textId="77777777" w:rsidTr="008B378D">
        <w:trPr>
          <w:trHeight w:val="20"/>
        </w:trPr>
        <w:tc>
          <w:tcPr>
            <w:tcW w:w="20" w:type="dxa"/>
            <w:noWrap/>
            <w:hideMark/>
          </w:tcPr>
          <w:p w14:paraId="74F3F2F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Panicoideae</w:t>
            </w:r>
            <w:proofErr w:type="spellEnd"/>
          </w:p>
        </w:tc>
        <w:tc>
          <w:tcPr>
            <w:tcW w:w="20" w:type="dxa"/>
            <w:noWrap/>
            <w:hideMark/>
          </w:tcPr>
          <w:p w14:paraId="4DBD19C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A924FD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0.04060338</w:t>
            </w:r>
          </w:p>
        </w:tc>
        <w:tc>
          <w:tcPr>
            <w:tcW w:w="20" w:type="dxa"/>
            <w:noWrap/>
            <w:hideMark/>
          </w:tcPr>
          <w:p w14:paraId="0A0DCA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5.82108862</w:t>
            </w:r>
          </w:p>
        </w:tc>
        <w:tc>
          <w:tcPr>
            <w:tcW w:w="20" w:type="dxa"/>
            <w:noWrap/>
            <w:hideMark/>
          </w:tcPr>
          <w:p w14:paraId="4E20DF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0.98246451</w:t>
            </w:r>
          </w:p>
        </w:tc>
        <w:tc>
          <w:tcPr>
            <w:tcW w:w="20" w:type="dxa"/>
            <w:noWrap/>
            <w:hideMark/>
          </w:tcPr>
          <w:p w14:paraId="5E39DEA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549.640242</w:t>
            </w:r>
          </w:p>
        </w:tc>
        <w:tc>
          <w:tcPr>
            <w:tcW w:w="20" w:type="dxa"/>
            <w:noWrap/>
            <w:hideMark/>
          </w:tcPr>
          <w:p w14:paraId="6D20A3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549.634825</w:t>
            </w:r>
          </w:p>
        </w:tc>
        <w:tc>
          <w:tcPr>
            <w:tcW w:w="20" w:type="dxa"/>
            <w:noWrap/>
            <w:hideMark/>
          </w:tcPr>
          <w:p w14:paraId="182E8EF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0.08443686</w:t>
            </w:r>
          </w:p>
        </w:tc>
      </w:tr>
      <w:tr w:rsidR="008B378D" w:rsidRPr="008B378D" w14:paraId="1CF5FC6A" w14:textId="77777777" w:rsidTr="008B378D">
        <w:trPr>
          <w:trHeight w:val="20"/>
        </w:trPr>
        <w:tc>
          <w:tcPr>
            <w:tcW w:w="20" w:type="dxa"/>
            <w:noWrap/>
            <w:hideMark/>
          </w:tcPr>
          <w:p w14:paraId="1003EF3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Polemoniaceae</w:t>
            </w:r>
            <w:proofErr w:type="spellEnd"/>
          </w:p>
        </w:tc>
        <w:tc>
          <w:tcPr>
            <w:tcW w:w="20" w:type="dxa"/>
            <w:noWrap/>
            <w:hideMark/>
          </w:tcPr>
          <w:p w14:paraId="01FC804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ED1C3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0.01199421</w:t>
            </w:r>
          </w:p>
        </w:tc>
        <w:tc>
          <w:tcPr>
            <w:tcW w:w="20" w:type="dxa"/>
            <w:noWrap/>
            <w:hideMark/>
          </w:tcPr>
          <w:p w14:paraId="6053C53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0.03094406</w:t>
            </w:r>
          </w:p>
        </w:tc>
        <w:tc>
          <w:tcPr>
            <w:tcW w:w="20" w:type="dxa"/>
            <w:noWrap/>
            <w:hideMark/>
          </w:tcPr>
          <w:p w14:paraId="08C2786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0.00421092</w:t>
            </w:r>
          </w:p>
        </w:tc>
        <w:tc>
          <w:tcPr>
            <w:tcW w:w="20" w:type="dxa"/>
            <w:noWrap/>
            <w:hideMark/>
          </w:tcPr>
          <w:p w14:paraId="2790ABB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936.138183</w:t>
            </w:r>
          </w:p>
        </w:tc>
        <w:tc>
          <w:tcPr>
            <w:tcW w:w="20" w:type="dxa"/>
            <w:noWrap/>
            <w:hideMark/>
          </w:tcPr>
          <w:p w14:paraId="7418E8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924.871046</w:t>
            </w:r>
          </w:p>
        </w:tc>
        <w:tc>
          <w:tcPr>
            <w:tcW w:w="20" w:type="dxa"/>
            <w:noWrap/>
            <w:hideMark/>
          </w:tcPr>
          <w:p w14:paraId="7AAB69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0.06812361</w:t>
            </w:r>
          </w:p>
        </w:tc>
      </w:tr>
      <w:tr w:rsidR="008B378D" w:rsidRPr="008B378D" w14:paraId="0F1AB614" w14:textId="77777777" w:rsidTr="008B378D">
        <w:trPr>
          <w:trHeight w:val="20"/>
        </w:trPr>
        <w:tc>
          <w:tcPr>
            <w:tcW w:w="20" w:type="dxa"/>
            <w:noWrap/>
            <w:hideMark/>
          </w:tcPr>
          <w:p w14:paraId="23E12A1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Pooideae</w:t>
            </w:r>
            <w:proofErr w:type="spellEnd"/>
          </w:p>
        </w:tc>
        <w:tc>
          <w:tcPr>
            <w:tcW w:w="20" w:type="dxa"/>
            <w:noWrap/>
            <w:hideMark/>
          </w:tcPr>
          <w:p w14:paraId="1018044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467F3E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0.02256814</w:t>
            </w:r>
          </w:p>
        </w:tc>
        <w:tc>
          <w:tcPr>
            <w:tcW w:w="20" w:type="dxa"/>
            <w:noWrap/>
            <w:hideMark/>
          </w:tcPr>
          <w:p w14:paraId="23059B6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0.59969435</w:t>
            </w:r>
          </w:p>
        </w:tc>
        <w:tc>
          <w:tcPr>
            <w:tcW w:w="20" w:type="dxa"/>
            <w:noWrap/>
            <w:hideMark/>
          </w:tcPr>
          <w:p w14:paraId="29284D4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0.05025966</w:t>
            </w:r>
          </w:p>
        </w:tc>
        <w:tc>
          <w:tcPr>
            <w:tcW w:w="20" w:type="dxa"/>
            <w:noWrap/>
            <w:hideMark/>
          </w:tcPr>
          <w:p w14:paraId="0A29B53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925.96754</w:t>
            </w:r>
          </w:p>
        </w:tc>
        <w:tc>
          <w:tcPr>
            <w:tcW w:w="20" w:type="dxa"/>
            <w:noWrap/>
            <w:hideMark/>
          </w:tcPr>
          <w:p w14:paraId="7D192A8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916.432884</w:t>
            </w:r>
          </w:p>
        </w:tc>
        <w:tc>
          <w:tcPr>
            <w:tcW w:w="20" w:type="dxa"/>
            <w:noWrap/>
            <w:hideMark/>
          </w:tcPr>
          <w:p w14:paraId="4981AEC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0.05014514</w:t>
            </w:r>
          </w:p>
        </w:tc>
      </w:tr>
      <w:tr w:rsidR="008B378D" w:rsidRPr="008B378D" w14:paraId="0A9F47D1" w14:textId="77777777" w:rsidTr="008B378D">
        <w:trPr>
          <w:trHeight w:val="20"/>
        </w:trPr>
        <w:tc>
          <w:tcPr>
            <w:tcW w:w="20" w:type="dxa"/>
            <w:noWrap/>
            <w:hideMark/>
          </w:tcPr>
          <w:p w14:paraId="0EC7D01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Primulaceae</w:t>
            </w:r>
            <w:proofErr w:type="spellEnd"/>
          </w:p>
        </w:tc>
        <w:tc>
          <w:tcPr>
            <w:tcW w:w="20" w:type="dxa"/>
            <w:noWrap/>
            <w:hideMark/>
          </w:tcPr>
          <w:p w14:paraId="2285FBD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091BFF0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0.03228184</w:t>
            </w:r>
          </w:p>
        </w:tc>
        <w:tc>
          <w:tcPr>
            <w:tcW w:w="20" w:type="dxa"/>
            <w:noWrap/>
            <w:hideMark/>
          </w:tcPr>
          <w:p w14:paraId="1213ED7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2.55118575</w:t>
            </w:r>
          </w:p>
        </w:tc>
        <w:tc>
          <w:tcPr>
            <w:tcW w:w="20" w:type="dxa"/>
            <w:noWrap/>
            <w:hideMark/>
          </w:tcPr>
          <w:p w14:paraId="218A997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0.19729472</w:t>
            </w:r>
          </w:p>
        </w:tc>
        <w:tc>
          <w:tcPr>
            <w:tcW w:w="20" w:type="dxa"/>
            <w:noWrap/>
            <w:hideMark/>
          </w:tcPr>
          <w:p w14:paraId="5D2F62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1067.51702</w:t>
            </w:r>
          </w:p>
        </w:tc>
        <w:tc>
          <w:tcPr>
            <w:tcW w:w="20" w:type="dxa"/>
            <w:noWrap/>
            <w:hideMark/>
          </w:tcPr>
          <w:p w14:paraId="7DEC096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1065.14705</w:t>
            </w:r>
          </w:p>
        </w:tc>
        <w:tc>
          <w:tcPr>
            <w:tcW w:w="20" w:type="dxa"/>
            <w:noWrap/>
            <w:hideMark/>
          </w:tcPr>
          <w:p w14:paraId="6331DA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0.03996562</w:t>
            </w:r>
          </w:p>
        </w:tc>
      </w:tr>
      <w:tr w:rsidR="008B378D" w:rsidRPr="008B378D" w14:paraId="0FA1B8BA" w14:textId="77777777" w:rsidTr="008B378D">
        <w:trPr>
          <w:trHeight w:val="20"/>
        </w:trPr>
        <w:tc>
          <w:tcPr>
            <w:tcW w:w="20" w:type="dxa"/>
            <w:noWrap/>
            <w:hideMark/>
          </w:tcPr>
          <w:p w14:paraId="1B92C10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Rubieae</w:t>
            </w:r>
            <w:proofErr w:type="spellEnd"/>
          </w:p>
        </w:tc>
        <w:tc>
          <w:tcPr>
            <w:tcW w:w="20" w:type="dxa"/>
            <w:noWrap/>
            <w:hideMark/>
          </w:tcPr>
          <w:p w14:paraId="68048B9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116C6D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0.13120271</w:t>
            </w:r>
          </w:p>
        </w:tc>
        <w:tc>
          <w:tcPr>
            <w:tcW w:w="20" w:type="dxa"/>
            <w:noWrap/>
            <w:hideMark/>
          </w:tcPr>
          <w:p w14:paraId="07A48C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0.95176001</w:t>
            </w:r>
          </w:p>
        </w:tc>
        <w:tc>
          <w:tcPr>
            <w:tcW w:w="20" w:type="dxa"/>
            <w:noWrap/>
            <w:hideMark/>
          </w:tcPr>
          <w:p w14:paraId="4E9D6D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0.01740108</w:t>
            </w:r>
          </w:p>
        </w:tc>
        <w:tc>
          <w:tcPr>
            <w:tcW w:w="20" w:type="dxa"/>
            <w:noWrap/>
            <w:hideMark/>
          </w:tcPr>
          <w:p w14:paraId="0870F4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885.231527</w:t>
            </w:r>
          </w:p>
        </w:tc>
        <w:tc>
          <w:tcPr>
            <w:tcW w:w="20" w:type="dxa"/>
            <w:noWrap/>
            <w:hideMark/>
          </w:tcPr>
          <w:p w14:paraId="706232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885.289456</w:t>
            </w:r>
          </w:p>
        </w:tc>
        <w:tc>
          <w:tcPr>
            <w:tcW w:w="20" w:type="dxa"/>
            <w:noWrap/>
            <w:hideMark/>
          </w:tcPr>
          <w:p w14:paraId="023D95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0.00988396</w:t>
            </w:r>
          </w:p>
        </w:tc>
      </w:tr>
      <w:tr w:rsidR="008B378D" w:rsidRPr="008B378D" w14:paraId="66670D59" w14:textId="77777777" w:rsidTr="008B378D">
        <w:trPr>
          <w:trHeight w:val="20"/>
        </w:trPr>
        <w:tc>
          <w:tcPr>
            <w:tcW w:w="20" w:type="dxa"/>
            <w:noWrap/>
            <w:hideMark/>
          </w:tcPr>
          <w:p w14:paraId="4A38616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Salvia</w:t>
            </w:r>
          </w:p>
        </w:tc>
        <w:tc>
          <w:tcPr>
            <w:tcW w:w="20" w:type="dxa"/>
            <w:noWrap/>
            <w:hideMark/>
          </w:tcPr>
          <w:p w14:paraId="6FFCC4B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4F1391B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0.03575222</w:t>
            </w:r>
          </w:p>
        </w:tc>
        <w:tc>
          <w:tcPr>
            <w:tcW w:w="20" w:type="dxa"/>
            <w:noWrap/>
            <w:hideMark/>
          </w:tcPr>
          <w:p w14:paraId="3CC9453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0.04632607</w:t>
            </w:r>
          </w:p>
        </w:tc>
        <w:tc>
          <w:tcPr>
            <w:tcW w:w="20" w:type="dxa"/>
            <w:noWrap/>
            <w:hideMark/>
          </w:tcPr>
          <w:p w14:paraId="10700F0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0.01112849</w:t>
            </w:r>
          </w:p>
        </w:tc>
        <w:tc>
          <w:tcPr>
            <w:tcW w:w="20" w:type="dxa"/>
            <w:noWrap/>
            <w:hideMark/>
          </w:tcPr>
          <w:p w14:paraId="35FCD85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889.904718</w:t>
            </w:r>
          </w:p>
        </w:tc>
        <w:tc>
          <w:tcPr>
            <w:tcW w:w="20" w:type="dxa"/>
            <w:noWrap/>
            <w:hideMark/>
          </w:tcPr>
          <w:p w14:paraId="4004F4F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756.566801</w:t>
            </w:r>
          </w:p>
        </w:tc>
        <w:tc>
          <w:tcPr>
            <w:tcW w:w="20" w:type="dxa"/>
            <w:noWrap/>
            <w:hideMark/>
          </w:tcPr>
          <w:p w14:paraId="1936CD1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0.12203424</w:t>
            </w:r>
          </w:p>
        </w:tc>
      </w:tr>
      <w:tr w:rsidR="008B378D" w:rsidRPr="008B378D" w14:paraId="1B26CC31" w14:textId="77777777" w:rsidTr="008B378D">
        <w:trPr>
          <w:trHeight w:val="20"/>
        </w:trPr>
        <w:tc>
          <w:tcPr>
            <w:tcW w:w="20" w:type="dxa"/>
            <w:noWrap/>
            <w:hideMark/>
          </w:tcPr>
          <w:p w14:paraId="1A78044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Solanaceae</w:t>
            </w:r>
          </w:p>
        </w:tc>
        <w:tc>
          <w:tcPr>
            <w:tcW w:w="20" w:type="dxa"/>
            <w:noWrap/>
            <w:hideMark/>
          </w:tcPr>
          <w:p w14:paraId="09499FD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6885D8D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0.03324896</w:t>
            </w:r>
          </w:p>
        </w:tc>
        <w:tc>
          <w:tcPr>
            <w:tcW w:w="20" w:type="dxa"/>
            <w:noWrap/>
            <w:hideMark/>
          </w:tcPr>
          <w:p w14:paraId="71DC92D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0.10759233</w:t>
            </w:r>
          </w:p>
        </w:tc>
        <w:tc>
          <w:tcPr>
            <w:tcW w:w="20" w:type="dxa"/>
            <w:noWrap/>
            <w:hideMark/>
          </w:tcPr>
          <w:p w14:paraId="35FAEB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0.0275607</w:t>
            </w:r>
          </w:p>
        </w:tc>
        <w:tc>
          <w:tcPr>
            <w:tcW w:w="20" w:type="dxa"/>
            <w:noWrap/>
            <w:hideMark/>
          </w:tcPr>
          <w:p w14:paraId="761DBE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565.977753</w:t>
            </w:r>
          </w:p>
        </w:tc>
        <w:tc>
          <w:tcPr>
            <w:tcW w:w="20" w:type="dxa"/>
            <w:noWrap/>
            <w:hideMark/>
          </w:tcPr>
          <w:p w14:paraId="6E3325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547.629476</w:t>
            </w:r>
          </w:p>
        </w:tc>
        <w:tc>
          <w:tcPr>
            <w:tcW w:w="20" w:type="dxa"/>
            <w:noWrap/>
            <w:hideMark/>
          </w:tcPr>
          <w:p w14:paraId="3B2BD21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0.12826102</w:t>
            </w:r>
          </w:p>
        </w:tc>
      </w:tr>
      <w:tr w:rsidR="008B378D" w:rsidRPr="008B378D" w14:paraId="111D99CB" w14:textId="77777777" w:rsidTr="008B378D">
        <w:trPr>
          <w:trHeight w:val="20"/>
        </w:trPr>
        <w:tc>
          <w:tcPr>
            <w:tcW w:w="20" w:type="dxa"/>
            <w:noWrap/>
            <w:hideMark/>
          </w:tcPr>
          <w:p w14:paraId="3A742A8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Spermacoceae</w:t>
            </w:r>
            <w:proofErr w:type="spellEnd"/>
          </w:p>
        </w:tc>
        <w:tc>
          <w:tcPr>
            <w:tcW w:w="20" w:type="dxa"/>
            <w:noWrap/>
            <w:hideMark/>
          </w:tcPr>
          <w:p w14:paraId="158F3AE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32D397E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0.05419206</w:t>
            </w:r>
          </w:p>
        </w:tc>
        <w:tc>
          <w:tcPr>
            <w:tcW w:w="20" w:type="dxa"/>
            <w:noWrap/>
            <w:hideMark/>
          </w:tcPr>
          <w:p w14:paraId="7A77F0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0.0574132</w:t>
            </w:r>
          </w:p>
        </w:tc>
        <w:tc>
          <w:tcPr>
            <w:tcW w:w="20" w:type="dxa"/>
            <w:noWrap/>
            <w:hideMark/>
          </w:tcPr>
          <w:p w14:paraId="665A1D8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0.04481367</w:t>
            </w:r>
          </w:p>
        </w:tc>
        <w:tc>
          <w:tcPr>
            <w:tcW w:w="20" w:type="dxa"/>
            <w:noWrap/>
            <w:hideMark/>
          </w:tcPr>
          <w:p w14:paraId="2A2BB2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426.02468</w:t>
            </w:r>
          </w:p>
        </w:tc>
        <w:tc>
          <w:tcPr>
            <w:tcW w:w="20" w:type="dxa"/>
            <w:noWrap/>
            <w:hideMark/>
          </w:tcPr>
          <w:p w14:paraId="697994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451.752564</w:t>
            </w:r>
          </w:p>
        </w:tc>
        <w:tc>
          <w:tcPr>
            <w:tcW w:w="20" w:type="dxa"/>
            <w:noWrap/>
            <w:hideMark/>
          </w:tcPr>
          <w:p w14:paraId="78452E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0.20473137</w:t>
            </w:r>
          </w:p>
        </w:tc>
      </w:tr>
      <w:tr w:rsidR="008B378D" w:rsidRPr="008B378D" w14:paraId="1BC7D1B4" w14:textId="77777777" w:rsidTr="008B378D">
        <w:trPr>
          <w:trHeight w:val="20"/>
        </w:trPr>
        <w:tc>
          <w:tcPr>
            <w:tcW w:w="20" w:type="dxa"/>
            <w:noWrap/>
            <w:hideMark/>
          </w:tcPr>
          <w:p w14:paraId="37A1B186"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Thelypodieae</w:t>
            </w:r>
            <w:proofErr w:type="spellEnd"/>
          </w:p>
        </w:tc>
        <w:tc>
          <w:tcPr>
            <w:tcW w:w="20" w:type="dxa"/>
            <w:noWrap/>
            <w:hideMark/>
          </w:tcPr>
          <w:p w14:paraId="5124450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annual</w:t>
            </w:r>
          </w:p>
        </w:tc>
        <w:tc>
          <w:tcPr>
            <w:tcW w:w="20" w:type="dxa"/>
            <w:noWrap/>
            <w:hideMark/>
          </w:tcPr>
          <w:p w14:paraId="77793E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0.03099634</w:t>
            </w:r>
          </w:p>
        </w:tc>
        <w:tc>
          <w:tcPr>
            <w:tcW w:w="20" w:type="dxa"/>
            <w:noWrap/>
            <w:hideMark/>
          </w:tcPr>
          <w:p w14:paraId="0162016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0.00627389</w:t>
            </w:r>
          </w:p>
        </w:tc>
        <w:tc>
          <w:tcPr>
            <w:tcW w:w="20" w:type="dxa"/>
            <w:noWrap/>
            <w:hideMark/>
          </w:tcPr>
          <w:p w14:paraId="27DD16F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0.00654888</w:t>
            </w:r>
          </w:p>
        </w:tc>
        <w:tc>
          <w:tcPr>
            <w:tcW w:w="20" w:type="dxa"/>
            <w:noWrap/>
            <w:hideMark/>
          </w:tcPr>
          <w:p w14:paraId="67C6412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841.947965</w:t>
            </w:r>
          </w:p>
        </w:tc>
        <w:tc>
          <w:tcPr>
            <w:tcW w:w="20" w:type="dxa"/>
            <w:noWrap/>
            <w:hideMark/>
          </w:tcPr>
          <w:p w14:paraId="3BBDF7C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840.304406</w:t>
            </w:r>
          </w:p>
        </w:tc>
        <w:tc>
          <w:tcPr>
            <w:tcW w:w="20" w:type="dxa"/>
            <w:noWrap/>
            <w:hideMark/>
          </w:tcPr>
          <w:p w14:paraId="01D6780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0.09617648</w:t>
            </w:r>
          </w:p>
        </w:tc>
      </w:tr>
      <w:tr w:rsidR="008B378D" w:rsidRPr="008B378D" w14:paraId="01D3CABB" w14:textId="77777777" w:rsidTr="008B378D">
        <w:trPr>
          <w:trHeight w:val="20"/>
        </w:trPr>
        <w:tc>
          <w:tcPr>
            <w:tcW w:w="20" w:type="dxa"/>
            <w:noWrap/>
            <w:hideMark/>
          </w:tcPr>
          <w:p w14:paraId="5BC4B77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Alysseae</w:t>
            </w:r>
            <w:proofErr w:type="spellEnd"/>
          </w:p>
        </w:tc>
        <w:tc>
          <w:tcPr>
            <w:tcW w:w="20" w:type="dxa"/>
            <w:noWrap/>
            <w:hideMark/>
          </w:tcPr>
          <w:p w14:paraId="24BF2F3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5841D4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0.02644351</w:t>
            </w:r>
          </w:p>
        </w:tc>
        <w:tc>
          <w:tcPr>
            <w:tcW w:w="20" w:type="dxa"/>
            <w:noWrap/>
            <w:hideMark/>
          </w:tcPr>
          <w:p w14:paraId="4864697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0.29525668</w:t>
            </w:r>
          </w:p>
        </w:tc>
        <w:tc>
          <w:tcPr>
            <w:tcW w:w="20" w:type="dxa"/>
            <w:noWrap/>
            <w:hideMark/>
          </w:tcPr>
          <w:p w14:paraId="4F2EBB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0.01317552</w:t>
            </w:r>
          </w:p>
        </w:tc>
        <w:tc>
          <w:tcPr>
            <w:tcW w:w="20" w:type="dxa"/>
            <w:noWrap/>
            <w:hideMark/>
          </w:tcPr>
          <w:p w14:paraId="4EECF1D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996.015901</w:t>
            </w:r>
          </w:p>
        </w:tc>
        <w:tc>
          <w:tcPr>
            <w:tcW w:w="20" w:type="dxa"/>
            <w:noWrap/>
            <w:hideMark/>
          </w:tcPr>
          <w:p w14:paraId="7307283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996.561161</w:t>
            </w:r>
          </w:p>
        </w:tc>
        <w:tc>
          <w:tcPr>
            <w:tcW w:w="20" w:type="dxa"/>
            <w:noWrap/>
            <w:hideMark/>
          </w:tcPr>
          <w:p w14:paraId="749E8E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0.02389206</w:t>
            </w:r>
          </w:p>
        </w:tc>
      </w:tr>
      <w:tr w:rsidR="008B378D" w:rsidRPr="008B378D" w14:paraId="2F1F7DBB" w14:textId="77777777" w:rsidTr="008B378D">
        <w:trPr>
          <w:trHeight w:val="20"/>
        </w:trPr>
        <w:tc>
          <w:tcPr>
            <w:tcW w:w="20" w:type="dxa"/>
            <w:noWrap/>
            <w:hideMark/>
          </w:tcPr>
          <w:p w14:paraId="3515199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Antirrhineae</w:t>
            </w:r>
            <w:proofErr w:type="spellEnd"/>
          </w:p>
        </w:tc>
        <w:tc>
          <w:tcPr>
            <w:tcW w:w="20" w:type="dxa"/>
            <w:noWrap/>
            <w:hideMark/>
          </w:tcPr>
          <w:p w14:paraId="05845FE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260C0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0.01566215</w:t>
            </w:r>
          </w:p>
        </w:tc>
        <w:tc>
          <w:tcPr>
            <w:tcW w:w="20" w:type="dxa"/>
            <w:noWrap/>
            <w:hideMark/>
          </w:tcPr>
          <w:p w14:paraId="14D6C01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0.03345322</w:t>
            </w:r>
          </w:p>
        </w:tc>
        <w:tc>
          <w:tcPr>
            <w:tcW w:w="20" w:type="dxa"/>
            <w:noWrap/>
            <w:hideMark/>
          </w:tcPr>
          <w:p w14:paraId="0D93BA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0.00567421</w:t>
            </w:r>
          </w:p>
        </w:tc>
        <w:tc>
          <w:tcPr>
            <w:tcW w:w="20" w:type="dxa"/>
            <w:noWrap/>
            <w:hideMark/>
          </w:tcPr>
          <w:p w14:paraId="775359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837.302126</w:t>
            </w:r>
          </w:p>
        </w:tc>
        <w:tc>
          <w:tcPr>
            <w:tcW w:w="20" w:type="dxa"/>
            <w:noWrap/>
            <w:hideMark/>
          </w:tcPr>
          <w:p w14:paraId="53A5481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838.907877</w:t>
            </w:r>
          </w:p>
        </w:tc>
        <w:tc>
          <w:tcPr>
            <w:tcW w:w="20" w:type="dxa"/>
            <w:noWrap/>
            <w:hideMark/>
          </w:tcPr>
          <w:p w14:paraId="06CADA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0.0552575</w:t>
            </w:r>
          </w:p>
        </w:tc>
      </w:tr>
      <w:tr w:rsidR="008B378D" w:rsidRPr="008B378D" w14:paraId="2CB17497" w14:textId="77777777" w:rsidTr="008B378D">
        <w:trPr>
          <w:trHeight w:val="20"/>
        </w:trPr>
        <w:tc>
          <w:tcPr>
            <w:tcW w:w="20" w:type="dxa"/>
            <w:noWrap/>
            <w:hideMark/>
          </w:tcPr>
          <w:p w14:paraId="662742E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Apioideae</w:t>
            </w:r>
            <w:proofErr w:type="spellEnd"/>
          </w:p>
        </w:tc>
        <w:tc>
          <w:tcPr>
            <w:tcW w:w="20" w:type="dxa"/>
            <w:noWrap/>
            <w:hideMark/>
          </w:tcPr>
          <w:p w14:paraId="0B3F6FB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BAC9AD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0.01284296</w:t>
            </w:r>
          </w:p>
        </w:tc>
        <w:tc>
          <w:tcPr>
            <w:tcW w:w="20" w:type="dxa"/>
            <w:noWrap/>
            <w:hideMark/>
          </w:tcPr>
          <w:p w14:paraId="47BDE7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0.07987379</w:t>
            </w:r>
          </w:p>
        </w:tc>
        <w:tc>
          <w:tcPr>
            <w:tcW w:w="20" w:type="dxa"/>
            <w:noWrap/>
            <w:hideMark/>
          </w:tcPr>
          <w:p w14:paraId="5B6CC39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0.01407058</w:t>
            </w:r>
          </w:p>
        </w:tc>
        <w:tc>
          <w:tcPr>
            <w:tcW w:w="20" w:type="dxa"/>
            <w:noWrap/>
            <w:hideMark/>
          </w:tcPr>
          <w:p w14:paraId="769759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923.416731</w:t>
            </w:r>
          </w:p>
        </w:tc>
        <w:tc>
          <w:tcPr>
            <w:tcW w:w="20" w:type="dxa"/>
            <w:noWrap/>
            <w:hideMark/>
          </w:tcPr>
          <w:p w14:paraId="2755778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923.560248</w:t>
            </w:r>
          </w:p>
        </w:tc>
        <w:tc>
          <w:tcPr>
            <w:tcW w:w="20" w:type="dxa"/>
            <w:noWrap/>
            <w:hideMark/>
          </w:tcPr>
          <w:p w14:paraId="14D78F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0.09002476</w:t>
            </w:r>
          </w:p>
        </w:tc>
      </w:tr>
      <w:tr w:rsidR="008B378D" w:rsidRPr="008B378D" w14:paraId="4A1F5C5F" w14:textId="77777777" w:rsidTr="008B378D">
        <w:trPr>
          <w:trHeight w:val="20"/>
        </w:trPr>
        <w:tc>
          <w:tcPr>
            <w:tcW w:w="20" w:type="dxa"/>
            <w:noWrap/>
            <w:hideMark/>
          </w:tcPr>
          <w:p w14:paraId="2ED28A2A"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Arabideae</w:t>
            </w:r>
            <w:proofErr w:type="spellEnd"/>
          </w:p>
        </w:tc>
        <w:tc>
          <w:tcPr>
            <w:tcW w:w="20" w:type="dxa"/>
            <w:noWrap/>
            <w:hideMark/>
          </w:tcPr>
          <w:p w14:paraId="5E0B47C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1CD3A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0.25307988</w:t>
            </w:r>
          </w:p>
        </w:tc>
        <w:tc>
          <w:tcPr>
            <w:tcW w:w="20" w:type="dxa"/>
            <w:noWrap/>
            <w:hideMark/>
          </w:tcPr>
          <w:p w14:paraId="694D8D8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0.68015068</w:t>
            </w:r>
          </w:p>
        </w:tc>
        <w:tc>
          <w:tcPr>
            <w:tcW w:w="20" w:type="dxa"/>
            <w:noWrap/>
            <w:hideMark/>
          </w:tcPr>
          <w:p w14:paraId="5F3AF91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0.14579052</w:t>
            </w:r>
          </w:p>
        </w:tc>
        <w:tc>
          <w:tcPr>
            <w:tcW w:w="20" w:type="dxa"/>
            <w:noWrap/>
            <w:hideMark/>
          </w:tcPr>
          <w:p w14:paraId="7471BB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991.071352</w:t>
            </w:r>
          </w:p>
        </w:tc>
        <w:tc>
          <w:tcPr>
            <w:tcW w:w="20" w:type="dxa"/>
            <w:noWrap/>
            <w:hideMark/>
          </w:tcPr>
          <w:p w14:paraId="4A2651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991.113327</w:t>
            </w:r>
          </w:p>
        </w:tc>
        <w:tc>
          <w:tcPr>
            <w:tcW w:w="20" w:type="dxa"/>
            <w:noWrap/>
            <w:hideMark/>
          </w:tcPr>
          <w:p w14:paraId="3B01AB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0.10693386</w:t>
            </w:r>
          </w:p>
        </w:tc>
      </w:tr>
      <w:tr w:rsidR="008B378D" w:rsidRPr="008B378D" w14:paraId="50B7B222" w14:textId="77777777" w:rsidTr="008B378D">
        <w:trPr>
          <w:trHeight w:val="20"/>
        </w:trPr>
        <w:tc>
          <w:tcPr>
            <w:tcW w:w="20" w:type="dxa"/>
            <w:noWrap/>
            <w:hideMark/>
          </w:tcPr>
          <w:p w14:paraId="30279708"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Balsamiaceae</w:t>
            </w:r>
            <w:proofErr w:type="spellEnd"/>
          </w:p>
        </w:tc>
        <w:tc>
          <w:tcPr>
            <w:tcW w:w="20" w:type="dxa"/>
            <w:noWrap/>
            <w:hideMark/>
          </w:tcPr>
          <w:p w14:paraId="79D9E4AC"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72681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0.01369379</w:t>
            </w:r>
          </w:p>
        </w:tc>
        <w:tc>
          <w:tcPr>
            <w:tcW w:w="20" w:type="dxa"/>
            <w:noWrap/>
            <w:hideMark/>
          </w:tcPr>
          <w:p w14:paraId="5B3D8F6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0.00380646</w:t>
            </w:r>
          </w:p>
        </w:tc>
        <w:tc>
          <w:tcPr>
            <w:tcW w:w="20" w:type="dxa"/>
            <w:noWrap/>
            <w:hideMark/>
          </w:tcPr>
          <w:p w14:paraId="63B301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0.00053683</w:t>
            </w:r>
          </w:p>
        </w:tc>
        <w:tc>
          <w:tcPr>
            <w:tcW w:w="20" w:type="dxa"/>
            <w:noWrap/>
            <w:hideMark/>
          </w:tcPr>
          <w:p w14:paraId="655C466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294.505224</w:t>
            </w:r>
          </w:p>
        </w:tc>
        <w:tc>
          <w:tcPr>
            <w:tcW w:w="20" w:type="dxa"/>
            <w:noWrap/>
            <w:hideMark/>
          </w:tcPr>
          <w:p w14:paraId="20055DD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418.545005</w:t>
            </w:r>
          </w:p>
        </w:tc>
        <w:tc>
          <w:tcPr>
            <w:tcW w:w="20" w:type="dxa"/>
            <w:noWrap/>
            <w:hideMark/>
          </w:tcPr>
          <w:p w14:paraId="08EEEAF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0.09613556</w:t>
            </w:r>
          </w:p>
        </w:tc>
      </w:tr>
      <w:tr w:rsidR="008B378D" w:rsidRPr="008B378D" w14:paraId="24CDE264" w14:textId="77777777" w:rsidTr="008B378D">
        <w:trPr>
          <w:trHeight w:val="20"/>
        </w:trPr>
        <w:tc>
          <w:tcPr>
            <w:tcW w:w="20" w:type="dxa"/>
            <w:noWrap/>
            <w:hideMark/>
          </w:tcPr>
          <w:p w14:paraId="32399DF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Brassiceae</w:t>
            </w:r>
            <w:proofErr w:type="spellEnd"/>
          </w:p>
        </w:tc>
        <w:tc>
          <w:tcPr>
            <w:tcW w:w="20" w:type="dxa"/>
            <w:noWrap/>
            <w:hideMark/>
          </w:tcPr>
          <w:p w14:paraId="676ED25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18949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0.0212001</w:t>
            </w:r>
          </w:p>
        </w:tc>
        <w:tc>
          <w:tcPr>
            <w:tcW w:w="20" w:type="dxa"/>
            <w:noWrap/>
            <w:hideMark/>
          </w:tcPr>
          <w:p w14:paraId="2ADE156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5.02214681</w:t>
            </w:r>
          </w:p>
        </w:tc>
        <w:tc>
          <w:tcPr>
            <w:tcW w:w="20" w:type="dxa"/>
            <w:noWrap/>
            <w:hideMark/>
          </w:tcPr>
          <w:p w14:paraId="24E8BA8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0.35268411</w:t>
            </w:r>
          </w:p>
        </w:tc>
        <w:tc>
          <w:tcPr>
            <w:tcW w:w="20" w:type="dxa"/>
            <w:noWrap/>
            <w:hideMark/>
          </w:tcPr>
          <w:p w14:paraId="0F49D02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904.628579</w:t>
            </w:r>
          </w:p>
        </w:tc>
        <w:tc>
          <w:tcPr>
            <w:tcW w:w="20" w:type="dxa"/>
            <w:noWrap/>
            <w:hideMark/>
          </w:tcPr>
          <w:p w14:paraId="1DC21CB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903.539404</w:t>
            </w:r>
          </w:p>
        </w:tc>
        <w:tc>
          <w:tcPr>
            <w:tcW w:w="20" w:type="dxa"/>
            <w:noWrap/>
            <w:hideMark/>
          </w:tcPr>
          <w:p w14:paraId="3AD552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0.03489985</w:t>
            </w:r>
          </w:p>
        </w:tc>
      </w:tr>
      <w:tr w:rsidR="008B378D" w:rsidRPr="008B378D" w14:paraId="744D9FD9" w14:textId="77777777" w:rsidTr="008B378D">
        <w:trPr>
          <w:trHeight w:val="20"/>
        </w:trPr>
        <w:tc>
          <w:tcPr>
            <w:tcW w:w="20" w:type="dxa"/>
            <w:noWrap/>
            <w:hideMark/>
          </w:tcPr>
          <w:p w14:paraId="0972DC04"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Cardamineae</w:t>
            </w:r>
            <w:proofErr w:type="spellEnd"/>
          </w:p>
        </w:tc>
        <w:tc>
          <w:tcPr>
            <w:tcW w:w="20" w:type="dxa"/>
            <w:noWrap/>
            <w:hideMark/>
          </w:tcPr>
          <w:p w14:paraId="166F361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37A990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0.03668898</w:t>
            </w:r>
          </w:p>
        </w:tc>
        <w:tc>
          <w:tcPr>
            <w:tcW w:w="20" w:type="dxa"/>
            <w:noWrap/>
            <w:hideMark/>
          </w:tcPr>
          <w:p w14:paraId="514E3DE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0.3267593</w:t>
            </w:r>
          </w:p>
        </w:tc>
        <w:tc>
          <w:tcPr>
            <w:tcW w:w="20" w:type="dxa"/>
            <w:noWrap/>
            <w:hideMark/>
          </w:tcPr>
          <w:p w14:paraId="41A960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0.09180805</w:t>
            </w:r>
          </w:p>
        </w:tc>
        <w:tc>
          <w:tcPr>
            <w:tcW w:w="20" w:type="dxa"/>
            <w:noWrap/>
            <w:hideMark/>
          </w:tcPr>
          <w:p w14:paraId="19E992F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903.092943</w:t>
            </w:r>
          </w:p>
        </w:tc>
        <w:tc>
          <w:tcPr>
            <w:tcW w:w="20" w:type="dxa"/>
            <w:noWrap/>
            <w:hideMark/>
          </w:tcPr>
          <w:p w14:paraId="30B882E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903.216508</w:t>
            </w:r>
          </w:p>
        </w:tc>
        <w:tc>
          <w:tcPr>
            <w:tcW w:w="20" w:type="dxa"/>
            <w:noWrap/>
            <w:hideMark/>
          </w:tcPr>
          <w:p w14:paraId="318271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0.1406005</w:t>
            </w:r>
          </w:p>
        </w:tc>
      </w:tr>
      <w:tr w:rsidR="008B378D" w:rsidRPr="008B378D" w14:paraId="2A876926" w14:textId="77777777" w:rsidTr="008B378D">
        <w:trPr>
          <w:trHeight w:val="20"/>
        </w:trPr>
        <w:tc>
          <w:tcPr>
            <w:tcW w:w="20" w:type="dxa"/>
            <w:noWrap/>
            <w:hideMark/>
          </w:tcPr>
          <w:p w14:paraId="60FA45C9"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Cardueae</w:t>
            </w:r>
            <w:proofErr w:type="spellEnd"/>
          </w:p>
        </w:tc>
        <w:tc>
          <w:tcPr>
            <w:tcW w:w="20" w:type="dxa"/>
            <w:noWrap/>
            <w:hideMark/>
          </w:tcPr>
          <w:p w14:paraId="7C5416E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0FF381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0.01723469</w:t>
            </w:r>
          </w:p>
        </w:tc>
        <w:tc>
          <w:tcPr>
            <w:tcW w:w="20" w:type="dxa"/>
            <w:noWrap/>
            <w:hideMark/>
          </w:tcPr>
          <w:p w14:paraId="1A17AF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0.09020761</w:t>
            </w:r>
          </w:p>
        </w:tc>
        <w:tc>
          <w:tcPr>
            <w:tcW w:w="20" w:type="dxa"/>
            <w:noWrap/>
            <w:hideMark/>
          </w:tcPr>
          <w:p w14:paraId="19B7D02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0.01433502</w:t>
            </w:r>
          </w:p>
        </w:tc>
        <w:tc>
          <w:tcPr>
            <w:tcW w:w="20" w:type="dxa"/>
            <w:noWrap/>
            <w:hideMark/>
          </w:tcPr>
          <w:p w14:paraId="3BBA418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926.199939</w:t>
            </w:r>
          </w:p>
        </w:tc>
        <w:tc>
          <w:tcPr>
            <w:tcW w:w="20" w:type="dxa"/>
            <w:noWrap/>
            <w:hideMark/>
          </w:tcPr>
          <w:p w14:paraId="73701F6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926.071184</w:t>
            </w:r>
          </w:p>
        </w:tc>
        <w:tc>
          <w:tcPr>
            <w:tcW w:w="20" w:type="dxa"/>
            <w:noWrap/>
            <w:hideMark/>
          </w:tcPr>
          <w:p w14:paraId="2F7159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0.06900279</w:t>
            </w:r>
          </w:p>
        </w:tc>
      </w:tr>
      <w:tr w:rsidR="008B378D" w:rsidRPr="008B378D" w14:paraId="2FCD3C3B" w14:textId="77777777" w:rsidTr="008B378D">
        <w:trPr>
          <w:trHeight w:val="20"/>
        </w:trPr>
        <w:tc>
          <w:tcPr>
            <w:tcW w:w="20" w:type="dxa"/>
            <w:noWrap/>
            <w:hideMark/>
          </w:tcPr>
          <w:p w14:paraId="27D9A87A"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CES</w:t>
            </w:r>
          </w:p>
        </w:tc>
        <w:tc>
          <w:tcPr>
            <w:tcW w:w="20" w:type="dxa"/>
            <w:noWrap/>
            <w:hideMark/>
          </w:tcPr>
          <w:p w14:paraId="642129B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749F95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0.03064458</w:t>
            </w:r>
          </w:p>
        </w:tc>
        <w:tc>
          <w:tcPr>
            <w:tcW w:w="20" w:type="dxa"/>
            <w:noWrap/>
            <w:hideMark/>
          </w:tcPr>
          <w:p w14:paraId="1BEF70B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0.00666191</w:t>
            </w:r>
          </w:p>
        </w:tc>
        <w:tc>
          <w:tcPr>
            <w:tcW w:w="20" w:type="dxa"/>
            <w:noWrap/>
            <w:hideMark/>
          </w:tcPr>
          <w:p w14:paraId="4BC4352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0.00627936</w:t>
            </w:r>
          </w:p>
        </w:tc>
        <w:tc>
          <w:tcPr>
            <w:tcW w:w="20" w:type="dxa"/>
            <w:noWrap/>
            <w:hideMark/>
          </w:tcPr>
          <w:p w14:paraId="41392CF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790.30862</w:t>
            </w:r>
          </w:p>
        </w:tc>
        <w:tc>
          <w:tcPr>
            <w:tcW w:w="20" w:type="dxa"/>
            <w:noWrap/>
            <w:hideMark/>
          </w:tcPr>
          <w:p w14:paraId="497E878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812.204552</w:t>
            </w:r>
          </w:p>
        </w:tc>
        <w:tc>
          <w:tcPr>
            <w:tcW w:w="20" w:type="dxa"/>
            <w:noWrap/>
            <w:hideMark/>
          </w:tcPr>
          <w:p w14:paraId="1621F55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0.15948445</w:t>
            </w:r>
          </w:p>
        </w:tc>
      </w:tr>
      <w:tr w:rsidR="008B378D" w:rsidRPr="008B378D" w14:paraId="1F8EABF4" w14:textId="77777777" w:rsidTr="008B378D">
        <w:trPr>
          <w:trHeight w:val="20"/>
        </w:trPr>
        <w:tc>
          <w:tcPr>
            <w:tcW w:w="20" w:type="dxa"/>
            <w:noWrap/>
            <w:hideMark/>
          </w:tcPr>
          <w:p w14:paraId="6F8C7D6B"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Chamaecrista</w:t>
            </w:r>
            <w:proofErr w:type="spellEnd"/>
          </w:p>
        </w:tc>
        <w:tc>
          <w:tcPr>
            <w:tcW w:w="20" w:type="dxa"/>
            <w:noWrap/>
            <w:hideMark/>
          </w:tcPr>
          <w:p w14:paraId="7BB477D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5666A9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0.01191969</w:t>
            </w:r>
          </w:p>
        </w:tc>
        <w:tc>
          <w:tcPr>
            <w:tcW w:w="20" w:type="dxa"/>
            <w:noWrap/>
            <w:hideMark/>
          </w:tcPr>
          <w:p w14:paraId="5514FE7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0.13331923</w:t>
            </w:r>
          </w:p>
        </w:tc>
        <w:tc>
          <w:tcPr>
            <w:tcW w:w="20" w:type="dxa"/>
            <w:noWrap/>
            <w:hideMark/>
          </w:tcPr>
          <w:p w14:paraId="21724D7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0.00166961</w:t>
            </w:r>
          </w:p>
        </w:tc>
        <w:tc>
          <w:tcPr>
            <w:tcW w:w="20" w:type="dxa"/>
            <w:noWrap/>
            <w:hideMark/>
          </w:tcPr>
          <w:p w14:paraId="3912468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417.479165</w:t>
            </w:r>
          </w:p>
        </w:tc>
        <w:tc>
          <w:tcPr>
            <w:tcW w:w="20" w:type="dxa"/>
            <w:noWrap/>
            <w:hideMark/>
          </w:tcPr>
          <w:p w14:paraId="0D27F4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417.536707</w:t>
            </w:r>
          </w:p>
        </w:tc>
        <w:tc>
          <w:tcPr>
            <w:tcW w:w="20" w:type="dxa"/>
            <w:noWrap/>
            <w:hideMark/>
          </w:tcPr>
          <w:p w14:paraId="50DF3F5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0.0063186</w:t>
            </w:r>
          </w:p>
        </w:tc>
      </w:tr>
      <w:tr w:rsidR="008B378D" w:rsidRPr="008B378D" w14:paraId="5C721193" w14:textId="77777777" w:rsidTr="008B378D">
        <w:trPr>
          <w:trHeight w:val="20"/>
        </w:trPr>
        <w:tc>
          <w:tcPr>
            <w:tcW w:w="20" w:type="dxa"/>
            <w:noWrap/>
            <w:hideMark/>
          </w:tcPr>
          <w:p w14:paraId="3F6768F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Croton</w:t>
            </w:r>
          </w:p>
        </w:tc>
        <w:tc>
          <w:tcPr>
            <w:tcW w:w="20" w:type="dxa"/>
            <w:noWrap/>
            <w:hideMark/>
          </w:tcPr>
          <w:p w14:paraId="7D327D7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504C8E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0.00530538</w:t>
            </w:r>
          </w:p>
        </w:tc>
        <w:tc>
          <w:tcPr>
            <w:tcW w:w="20" w:type="dxa"/>
            <w:noWrap/>
            <w:hideMark/>
          </w:tcPr>
          <w:p w14:paraId="739C0B1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0.13380144</w:t>
            </w:r>
          </w:p>
        </w:tc>
        <w:tc>
          <w:tcPr>
            <w:tcW w:w="20" w:type="dxa"/>
            <w:noWrap/>
            <w:hideMark/>
          </w:tcPr>
          <w:p w14:paraId="4461CAD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0.01444485</w:t>
            </w:r>
          </w:p>
        </w:tc>
        <w:tc>
          <w:tcPr>
            <w:tcW w:w="20" w:type="dxa"/>
            <w:noWrap/>
            <w:hideMark/>
          </w:tcPr>
          <w:p w14:paraId="76AF8C8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441.669282</w:t>
            </w:r>
          </w:p>
        </w:tc>
        <w:tc>
          <w:tcPr>
            <w:tcW w:w="20" w:type="dxa"/>
            <w:noWrap/>
            <w:hideMark/>
          </w:tcPr>
          <w:p w14:paraId="47AEB22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449.858644</w:t>
            </w:r>
          </w:p>
        </w:tc>
        <w:tc>
          <w:tcPr>
            <w:tcW w:w="20" w:type="dxa"/>
            <w:noWrap/>
            <w:hideMark/>
          </w:tcPr>
          <w:p w14:paraId="13F5EC2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0.05466812</w:t>
            </w:r>
          </w:p>
        </w:tc>
      </w:tr>
      <w:tr w:rsidR="008B378D" w:rsidRPr="008B378D" w14:paraId="1FB4DD7A" w14:textId="77777777" w:rsidTr="008B378D">
        <w:trPr>
          <w:trHeight w:val="20"/>
        </w:trPr>
        <w:tc>
          <w:tcPr>
            <w:tcW w:w="20" w:type="dxa"/>
            <w:noWrap/>
            <w:hideMark/>
          </w:tcPr>
          <w:p w14:paraId="1F191A1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Erysimeae</w:t>
            </w:r>
            <w:proofErr w:type="spellEnd"/>
          </w:p>
        </w:tc>
        <w:tc>
          <w:tcPr>
            <w:tcW w:w="20" w:type="dxa"/>
            <w:noWrap/>
            <w:hideMark/>
          </w:tcPr>
          <w:p w14:paraId="210A5DC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5BBDC4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0.0282361</w:t>
            </w:r>
          </w:p>
        </w:tc>
        <w:tc>
          <w:tcPr>
            <w:tcW w:w="20" w:type="dxa"/>
            <w:noWrap/>
            <w:hideMark/>
          </w:tcPr>
          <w:p w14:paraId="32FE72D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0.05325203</w:t>
            </w:r>
          </w:p>
        </w:tc>
        <w:tc>
          <w:tcPr>
            <w:tcW w:w="20" w:type="dxa"/>
            <w:noWrap/>
            <w:hideMark/>
          </w:tcPr>
          <w:p w14:paraId="6688CD9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0.01877336</w:t>
            </w:r>
          </w:p>
        </w:tc>
        <w:tc>
          <w:tcPr>
            <w:tcW w:w="20" w:type="dxa"/>
            <w:noWrap/>
            <w:hideMark/>
          </w:tcPr>
          <w:p w14:paraId="2944F79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1006.94915</w:t>
            </w:r>
          </w:p>
        </w:tc>
        <w:tc>
          <w:tcPr>
            <w:tcW w:w="20" w:type="dxa"/>
            <w:noWrap/>
            <w:hideMark/>
          </w:tcPr>
          <w:p w14:paraId="55DC64B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1006.95589</w:t>
            </w:r>
          </w:p>
        </w:tc>
        <w:tc>
          <w:tcPr>
            <w:tcW w:w="20" w:type="dxa"/>
            <w:noWrap/>
            <w:hideMark/>
          </w:tcPr>
          <w:p w14:paraId="0310345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0.1251606</w:t>
            </w:r>
          </w:p>
        </w:tc>
      </w:tr>
      <w:tr w:rsidR="008B378D" w:rsidRPr="008B378D" w14:paraId="232DB4C7" w14:textId="77777777" w:rsidTr="008B378D">
        <w:trPr>
          <w:trHeight w:val="20"/>
        </w:trPr>
        <w:tc>
          <w:tcPr>
            <w:tcW w:w="20" w:type="dxa"/>
            <w:noWrap/>
            <w:hideMark/>
          </w:tcPr>
          <w:p w14:paraId="78A14C1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Euclidieae</w:t>
            </w:r>
            <w:proofErr w:type="spellEnd"/>
          </w:p>
        </w:tc>
        <w:tc>
          <w:tcPr>
            <w:tcW w:w="20" w:type="dxa"/>
            <w:noWrap/>
            <w:hideMark/>
          </w:tcPr>
          <w:p w14:paraId="5EF0023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892C4E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0.05983</w:t>
            </w:r>
          </w:p>
        </w:tc>
        <w:tc>
          <w:tcPr>
            <w:tcW w:w="20" w:type="dxa"/>
            <w:noWrap/>
            <w:hideMark/>
          </w:tcPr>
          <w:p w14:paraId="7198136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0.57957188</w:t>
            </w:r>
          </w:p>
        </w:tc>
        <w:tc>
          <w:tcPr>
            <w:tcW w:w="20" w:type="dxa"/>
            <w:noWrap/>
            <w:hideMark/>
          </w:tcPr>
          <w:p w14:paraId="722E2A1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0.04756543</w:t>
            </w:r>
          </w:p>
        </w:tc>
        <w:tc>
          <w:tcPr>
            <w:tcW w:w="20" w:type="dxa"/>
            <w:noWrap/>
            <w:hideMark/>
          </w:tcPr>
          <w:p w14:paraId="7010B68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1135.80506</w:t>
            </w:r>
          </w:p>
        </w:tc>
        <w:tc>
          <w:tcPr>
            <w:tcW w:w="20" w:type="dxa"/>
            <w:noWrap/>
            <w:hideMark/>
          </w:tcPr>
          <w:p w14:paraId="4C381A1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1136.15584</w:t>
            </w:r>
          </w:p>
        </w:tc>
        <w:tc>
          <w:tcPr>
            <w:tcW w:w="20" w:type="dxa"/>
            <w:noWrap/>
            <w:hideMark/>
          </w:tcPr>
          <w:p w14:paraId="1F4E8AC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0.04448762</w:t>
            </w:r>
          </w:p>
        </w:tc>
      </w:tr>
      <w:tr w:rsidR="008B378D" w:rsidRPr="008B378D" w14:paraId="7CB93104" w14:textId="77777777" w:rsidTr="008B378D">
        <w:trPr>
          <w:trHeight w:val="20"/>
        </w:trPr>
        <w:tc>
          <w:tcPr>
            <w:tcW w:w="20" w:type="dxa"/>
            <w:noWrap/>
            <w:hideMark/>
          </w:tcPr>
          <w:p w14:paraId="2B7D05A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Eumalvoideae</w:t>
            </w:r>
            <w:proofErr w:type="spellEnd"/>
          </w:p>
        </w:tc>
        <w:tc>
          <w:tcPr>
            <w:tcW w:w="20" w:type="dxa"/>
            <w:noWrap/>
            <w:hideMark/>
          </w:tcPr>
          <w:p w14:paraId="764E4C2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34CB68E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0.01466083</w:t>
            </w:r>
          </w:p>
        </w:tc>
        <w:tc>
          <w:tcPr>
            <w:tcW w:w="20" w:type="dxa"/>
            <w:noWrap/>
            <w:hideMark/>
          </w:tcPr>
          <w:p w14:paraId="7A833FF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0.07993348</w:t>
            </w:r>
          </w:p>
        </w:tc>
        <w:tc>
          <w:tcPr>
            <w:tcW w:w="20" w:type="dxa"/>
            <w:noWrap/>
            <w:hideMark/>
          </w:tcPr>
          <w:p w14:paraId="183940A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0.01366449</w:t>
            </w:r>
          </w:p>
        </w:tc>
        <w:tc>
          <w:tcPr>
            <w:tcW w:w="20" w:type="dxa"/>
            <w:noWrap/>
            <w:hideMark/>
          </w:tcPr>
          <w:p w14:paraId="6772AF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553.671627</w:t>
            </w:r>
          </w:p>
        </w:tc>
        <w:tc>
          <w:tcPr>
            <w:tcW w:w="20" w:type="dxa"/>
            <w:noWrap/>
            <w:hideMark/>
          </w:tcPr>
          <w:p w14:paraId="35C2762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554.652931</w:t>
            </w:r>
          </w:p>
        </w:tc>
        <w:tc>
          <w:tcPr>
            <w:tcW w:w="20" w:type="dxa"/>
            <w:noWrap/>
            <w:hideMark/>
          </w:tcPr>
          <w:p w14:paraId="003B445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0.08879878</w:t>
            </w:r>
          </w:p>
        </w:tc>
      </w:tr>
      <w:tr w:rsidR="008B378D" w:rsidRPr="008B378D" w14:paraId="5C35375A" w14:textId="77777777" w:rsidTr="008B378D">
        <w:trPr>
          <w:trHeight w:val="20"/>
        </w:trPr>
        <w:tc>
          <w:tcPr>
            <w:tcW w:w="20" w:type="dxa"/>
            <w:noWrap/>
            <w:hideMark/>
          </w:tcPr>
          <w:p w14:paraId="679A52E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Gesneriaceae</w:t>
            </w:r>
            <w:proofErr w:type="spellEnd"/>
          </w:p>
        </w:tc>
        <w:tc>
          <w:tcPr>
            <w:tcW w:w="20" w:type="dxa"/>
            <w:noWrap/>
            <w:hideMark/>
          </w:tcPr>
          <w:p w14:paraId="266A3D4F"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4BEC2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0.00239728</w:t>
            </w:r>
          </w:p>
        </w:tc>
        <w:tc>
          <w:tcPr>
            <w:tcW w:w="20" w:type="dxa"/>
            <w:noWrap/>
            <w:hideMark/>
          </w:tcPr>
          <w:p w14:paraId="353F9C4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0.00011715</w:t>
            </w:r>
          </w:p>
        </w:tc>
        <w:tc>
          <w:tcPr>
            <w:tcW w:w="20" w:type="dxa"/>
            <w:noWrap/>
            <w:hideMark/>
          </w:tcPr>
          <w:p w14:paraId="645A139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0.0027086</w:t>
            </w:r>
          </w:p>
        </w:tc>
        <w:tc>
          <w:tcPr>
            <w:tcW w:w="20" w:type="dxa"/>
            <w:noWrap/>
            <w:hideMark/>
          </w:tcPr>
          <w:p w14:paraId="6EADBD7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479.622938</w:t>
            </w:r>
          </w:p>
        </w:tc>
        <w:tc>
          <w:tcPr>
            <w:tcW w:w="20" w:type="dxa"/>
            <w:noWrap/>
            <w:hideMark/>
          </w:tcPr>
          <w:p w14:paraId="1A49D6D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479.632455</w:t>
            </w:r>
          </w:p>
        </w:tc>
        <w:tc>
          <w:tcPr>
            <w:tcW w:w="20" w:type="dxa"/>
            <w:noWrap/>
            <w:hideMark/>
          </w:tcPr>
          <w:p w14:paraId="1DC2FB7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0.19628061</w:t>
            </w:r>
          </w:p>
        </w:tc>
      </w:tr>
      <w:tr w:rsidR="008B378D" w:rsidRPr="008B378D" w14:paraId="111E1FB5" w14:textId="77777777" w:rsidTr="008B378D">
        <w:trPr>
          <w:trHeight w:val="20"/>
        </w:trPr>
        <w:tc>
          <w:tcPr>
            <w:tcW w:w="20" w:type="dxa"/>
            <w:noWrap/>
            <w:hideMark/>
          </w:tcPr>
          <w:p w14:paraId="009969F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Grewioideae</w:t>
            </w:r>
            <w:proofErr w:type="spellEnd"/>
          </w:p>
        </w:tc>
        <w:tc>
          <w:tcPr>
            <w:tcW w:w="20" w:type="dxa"/>
            <w:noWrap/>
            <w:hideMark/>
          </w:tcPr>
          <w:p w14:paraId="1882DC49"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F498EC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0.00198939</w:t>
            </w:r>
          </w:p>
        </w:tc>
        <w:tc>
          <w:tcPr>
            <w:tcW w:w="20" w:type="dxa"/>
            <w:noWrap/>
            <w:hideMark/>
          </w:tcPr>
          <w:p w14:paraId="73F808E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0.05615118</w:t>
            </w:r>
          </w:p>
        </w:tc>
        <w:tc>
          <w:tcPr>
            <w:tcW w:w="20" w:type="dxa"/>
            <w:noWrap/>
            <w:hideMark/>
          </w:tcPr>
          <w:p w14:paraId="0D797D0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0.00888641</w:t>
            </w:r>
          </w:p>
        </w:tc>
        <w:tc>
          <w:tcPr>
            <w:tcW w:w="20" w:type="dxa"/>
            <w:noWrap/>
            <w:hideMark/>
          </w:tcPr>
          <w:p w14:paraId="08BE2E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461.762101</w:t>
            </w:r>
          </w:p>
        </w:tc>
        <w:tc>
          <w:tcPr>
            <w:tcW w:w="20" w:type="dxa"/>
            <w:noWrap/>
            <w:hideMark/>
          </w:tcPr>
          <w:p w14:paraId="030D2CE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465.804725</w:t>
            </w:r>
          </w:p>
        </w:tc>
        <w:tc>
          <w:tcPr>
            <w:tcW w:w="20" w:type="dxa"/>
            <w:noWrap/>
            <w:hideMark/>
          </w:tcPr>
          <w:p w14:paraId="2B810EB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0.07974829</w:t>
            </w:r>
          </w:p>
        </w:tc>
      </w:tr>
      <w:tr w:rsidR="008B378D" w:rsidRPr="008B378D" w14:paraId="6D96800A" w14:textId="77777777" w:rsidTr="008B378D">
        <w:trPr>
          <w:trHeight w:val="20"/>
        </w:trPr>
        <w:tc>
          <w:tcPr>
            <w:tcW w:w="20" w:type="dxa"/>
            <w:noWrap/>
            <w:hideMark/>
          </w:tcPr>
          <w:p w14:paraId="4BB32717"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Heliophileae</w:t>
            </w:r>
            <w:proofErr w:type="spellEnd"/>
          </w:p>
        </w:tc>
        <w:tc>
          <w:tcPr>
            <w:tcW w:w="20" w:type="dxa"/>
            <w:noWrap/>
            <w:hideMark/>
          </w:tcPr>
          <w:p w14:paraId="32EF6A02"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5C2A1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0.02053737</w:t>
            </w:r>
          </w:p>
        </w:tc>
        <w:tc>
          <w:tcPr>
            <w:tcW w:w="20" w:type="dxa"/>
            <w:noWrap/>
            <w:hideMark/>
          </w:tcPr>
          <w:p w14:paraId="36BE406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0.22994972</w:t>
            </w:r>
          </w:p>
        </w:tc>
        <w:tc>
          <w:tcPr>
            <w:tcW w:w="20" w:type="dxa"/>
            <w:noWrap/>
            <w:hideMark/>
          </w:tcPr>
          <w:p w14:paraId="3BB87B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0.00262652</w:t>
            </w:r>
          </w:p>
        </w:tc>
        <w:tc>
          <w:tcPr>
            <w:tcW w:w="20" w:type="dxa"/>
            <w:noWrap/>
            <w:hideMark/>
          </w:tcPr>
          <w:p w14:paraId="2F75AB9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676.483309</w:t>
            </w:r>
          </w:p>
        </w:tc>
        <w:tc>
          <w:tcPr>
            <w:tcW w:w="20" w:type="dxa"/>
            <w:noWrap/>
            <w:hideMark/>
          </w:tcPr>
          <w:p w14:paraId="504406C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678.326028</w:t>
            </w:r>
          </w:p>
        </w:tc>
        <w:tc>
          <w:tcPr>
            <w:tcW w:w="20" w:type="dxa"/>
            <w:noWrap/>
            <w:hideMark/>
          </w:tcPr>
          <w:p w14:paraId="5CC430F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0.00675669</w:t>
            </w:r>
          </w:p>
        </w:tc>
      </w:tr>
      <w:tr w:rsidR="008B378D" w:rsidRPr="008B378D" w14:paraId="0D0E0FBB" w14:textId="77777777" w:rsidTr="008B378D">
        <w:trPr>
          <w:trHeight w:val="20"/>
        </w:trPr>
        <w:tc>
          <w:tcPr>
            <w:tcW w:w="20" w:type="dxa"/>
            <w:noWrap/>
            <w:hideMark/>
          </w:tcPr>
          <w:p w14:paraId="41BAEE7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Hypericum</w:t>
            </w:r>
          </w:p>
        </w:tc>
        <w:tc>
          <w:tcPr>
            <w:tcW w:w="20" w:type="dxa"/>
            <w:noWrap/>
            <w:hideMark/>
          </w:tcPr>
          <w:p w14:paraId="3B5AA47E"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F65532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0.0135637</w:t>
            </w:r>
          </w:p>
        </w:tc>
        <w:tc>
          <w:tcPr>
            <w:tcW w:w="20" w:type="dxa"/>
            <w:noWrap/>
            <w:hideMark/>
          </w:tcPr>
          <w:p w14:paraId="0D3325A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0.02634112</w:t>
            </w:r>
          </w:p>
        </w:tc>
        <w:tc>
          <w:tcPr>
            <w:tcW w:w="20" w:type="dxa"/>
            <w:noWrap/>
            <w:hideMark/>
          </w:tcPr>
          <w:p w14:paraId="7E37690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0.00773588</w:t>
            </w:r>
          </w:p>
        </w:tc>
        <w:tc>
          <w:tcPr>
            <w:tcW w:w="20" w:type="dxa"/>
            <w:noWrap/>
            <w:hideMark/>
          </w:tcPr>
          <w:p w14:paraId="2EC42B3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859.501785</w:t>
            </w:r>
          </w:p>
        </w:tc>
        <w:tc>
          <w:tcPr>
            <w:tcW w:w="20" w:type="dxa"/>
            <w:noWrap/>
            <w:hideMark/>
          </w:tcPr>
          <w:p w14:paraId="36BA034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872.116987</w:t>
            </w:r>
          </w:p>
        </w:tc>
        <w:tc>
          <w:tcPr>
            <w:tcW w:w="20" w:type="dxa"/>
            <w:noWrap/>
            <w:hideMark/>
          </w:tcPr>
          <w:p w14:paraId="191D1DD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0.33904791</w:t>
            </w:r>
          </w:p>
        </w:tc>
      </w:tr>
      <w:tr w:rsidR="008B378D" w:rsidRPr="008B378D" w14:paraId="33F861AF" w14:textId="77777777" w:rsidTr="008B378D">
        <w:trPr>
          <w:trHeight w:val="20"/>
        </w:trPr>
        <w:tc>
          <w:tcPr>
            <w:tcW w:w="20" w:type="dxa"/>
            <w:noWrap/>
            <w:hideMark/>
          </w:tcPr>
          <w:p w14:paraId="6F7E37D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Lepidieae</w:t>
            </w:r>
            <w:proofErr w:type="spellEnd"/>
          </w:p>
        </w:tc>
        <w:tc>
          <w:tcPr>
            <w:tcW w:w="20" w:type="dxa"/>
            <w:noWrap/>
            <w:hideMark/>
          </w:tcPr>
          <w:p w14:paraId="58325607"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E1B39A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0.20604805</w:t>
            </w:r>
          </w:p>
        </w:tc>
        <w:tc>
          <w:tcPr>
            <w:tcW w:w="20" w:type="dxa"/>
            <w:noWrap/>
            <w:hideMark/>
          </w:tcPr>
          <w:p w14:paraId="157FF08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1.20419534</w:t>
            </w:r>
          </w:p>
        </w:tc>
        <w:tc>
          <w:tcPr>
            <w:tcW w:w="20" w:type="dxa"/>
            <w:noWrap/>
            <w:hideMark/>
          </w:tcPr>
          <w:p w14:paraId="683BF0C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0.17984272</w:t>
            </w:r>
          </w:p>
        </w:tc>
        <w:tc>
          <w:tcPr>
            <w:tcW w:w="20" w:type="dxa"/>
            <w:noWrap/>
            <w:hideMark/>
          </w:tcPr>
          <w:p w14:paraId="5E907B1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809.447138</w:t>
            </w:r>
          </w:p>
        </w:tc>
        <w:tc>
          <w:tcPr>
            <w:tcW w:w="20" w:type="dxa"/>
            <w:noWrap/>
            <w:hideMark/>
          </w:tcPr>
          <w:p w14:paraId="67CF5D8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820.311873</w:t>
            </w:r>
          </w:p>
        </w:tc>
        <w:tc>
          <w:tcPr>
            <w:tcW w:w="20" w:type="dxa"/>
            <w:noWrap/>
            <w:hideMark/>
          </w:tcPr>
          <w:p w14:paraId="1942D5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0.07520574</w:t>
            </w:r>
          </w:p>
        </w:tc>
      </w:tr>
      <w:tr w:rsidR="008B378D" w:rsidRPr="008B378D" w14:paraId="78444F33" w14:textId="77777777" w:rsidTr="008B378D">
        <w:trPr>
          <w:trHeight w:val="20"/>
        </w:trPr>
        <w:tc>
          <w:tcPr>
            <w:tcW w:w="20" w:type="dxa"/>
            <w:noWrap/>
            <w:hideMark/>
          </w:tcPr>
          <w:p w14:paraId="5AC83D9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Lupinus</w:t>
            </w:r>
          </w:p>
        </w:tc>
        <w:tc>
          <w:tcPr>
            <w:tcW w:w="20" w:type="dxa"/>
            <w:noWrap/>
            <w:hideMark/>
          </w:tcPr>
          <w:p w14:paraId="4EF044A4"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2861F8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0.08571184</w:t>
            </w:r>
          </w:p>
        </w:tc>
        <w:tc>
          <w:tcPr>
            <w:tcW w:w="20" w:type="dxa"/>
            <w:noWrap/>
            <w:hideMark/>
          </w:tcPr>
          <w:p w14:paraId="1E74FAC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0.00150559</w:t>
            </w:r>
          </w:p>
        </w:tc>
        <w:tc>
          <w:tcPr>
            <w:tcW w:w="20" w:type="dxa"/>
            <w:noWrap/>
            <w:hideMark/>
          </w:tcPr>
          <w:p w14:paraId="08C571B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0.02851749</w:t>
            </w:r>
          </w:p>
        </w:tc>
        <w:tc>
          <w:tcPr>
            <w:tcW w:w="20" w:type="dxa"/>
            <w:noWrap/>
            <w:hideMark/>
          </w:tcPr>
          <w:p w14:paraId="19A7857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698.858054</w:t>
            </w:r>
          </w:p>
        </w:tc>
        <w:tc>
          <w:tcPr>
            <w:tcW w:w="20" w:type="dxa"/>
            <w:noWrap/>
            <w:hideMark/>
          </w:tcPr>
          <w:p w14:paraId="4AB905B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759.650441</w:t>
            </w:r>
          </w:p>
        </w:tc>
        <w:tc>
          <w:tcPr>
            <w:tcW w:w="20" w:type="dxa"/>
            <w:noWrap/>
            <w:hideMark/>
          </w:tcPr>
          <w:p w14:paraId="371D409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0.17487776</w:t>
            </w:r>
          </w:p>
        </w:tc>
      </w:tr>
      <w:tr w:rsidR="008B378D" w:rsidRPr="008B378D" w14:paraId="65FE0402" w14:textId="77777777" w:rsidTr="008B378D">
        <w:trPr>
          <w:trHeight w:val="20"/>
        </w:trPr>
        <w:tc>
          <w:tcPr>
            <w:tcW w:w="20" w:type="dxa"/>
            <w:noWrap/>
            <w:hideMark/>
          </w:tcPr>
          <w:p w14:paraId="6F9F500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Lysimachieae</w:t>
            </w:r>
            <w:proofErr w:type="spellEnd"/>
          </w:p>
        </w:tc>
        <w:tc>
          <w:tcPr>
            <w:tcW w:w="20" w:type="dxa"/>
            <w:noWrap/>
            <w:hideMark/>
          </w:tcPr>
          <w:p w14:paraId="4DCD5FE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AE5E30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0.02746466</w:t>
            </w:r>
          </w:p>
        </w:tc>
        <w:tc>
          <w:tcPr>
            <w:tcW w:w="20" w:type="dxa"/>
            <w:noWrap/>
            <w:hideMark/>
          </w:tcPr>
          <w:p w14:paraId="4043A5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0.00206873</w:t>
            </w:r>
          </w:p>
        </w:tc>
        <w:tc>
          <w:tcPr>
            <w:tcW w:w="20" w:type="dxa"/>
            <w:noWrap/>
            <w:hideMark/>
          </w:tcPr>
          <w:p w14:paraId="7E26EE3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0.00905691</w:t>
            </w:r>
          </w:p>
        </w:tc>
        <w:tc>
          <w:tcPr>
            <w:tcW w:w="20" w:type="dxa"/>
            <w:noWrap/>
            <w:hideMark/>
          </w:tcPr>
          <w:p w14:paraId="368EE5F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826.014558</w:t>
            </w:r>
          </w:p>
        </w:tc>
        <w:tc>
          <w:tcPr>
            <w:tcW w:w="20" w:type="dxa"/>
            <w:noWrap/>
            <w:hideMark/>
          </w:tcPr>
          <w:p w14:paraId="231910F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825.973939</w:t>
            </w:r>
          </w:p>
        </w:tc>
        <w:tc>
          <w:tcPr>
            <w:tcW w:w="20" w:type="dxa"/>
            <w:noWrap/>
            <w:hideMark/>
          </w:tcPr>
          <w:p w14:paraId="13ACC49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0.24500091</w:t>
            </w:r>
          </w:p>
        </w:tc>
      </w:tr>
      <w:tr w:rsidR="008B378D" w:rsidRPr="008B378D" w14:paraId="5748546B" w14:textId="77777777" w:rsidTr="008B378D">
        <w:trPr>
          <w:trHeight w:val="20"/>
        </w:trPr>
        <w:tc>
          <w:tcPr>
            <w:tcW w:w="20" w:type="dxa"/>
            <w:noWrap/>
            <w:hideMark/>
          </w:tcPr>
          <w:p w14:paraId="5CEC9AF0"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Onagraceae</w:t>
            </w:r>
            <w:proofErr w:type="spellEnd"/>
          </w:p>
        </w:tc>
        <w:tc>
          <w:tcPr>
            <w:tcW w:w="20" w:type="dxa"/>
            <w:noWrap/>
            <w:hideMark/>
          </w:tcPr>
          <w:p w14:paraId="7C00DDB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846072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0.010763</w:t>
            </w:r>
          </w:p>
        </w:tc>
        <w:tc>
          <w:tcPr>
            <w:tcW w:w="20" w:type="dxa"/>
            <w:noWrap/>
            <w:hideMark/>
          </w:tcPr>
          <w:p w14:paraId="418E19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0.05566329</w:t>
            </w:r>
          </w:p>
        </w:tc>
        <w:tc>
          <w:tcPr>
            <w:tcW w:w="20" w:type="dxa"/>
            <w:noWrap/>
            <w:hideMark/>
          </w:tcPr>
          <w:p w14:paraId="0378CAA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0.01796286</w:t>
            </w:r>
          </w:p>
        </w:tc>
        <w:tc>
          <w:tcPr>
            <w:tcW w:w="20" w:type="dxa"/>
            <w:noWrap/>
            <w:hideMark/>
          </w:tcPr>
          <w:p w14:paraId="4C03AB8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673.965449</w:t>
            </w:r>
          </w:p>
        </w:tc>
        <w:tc>
          <w:tcPr>
            <w:tcW w:w="20" w:type="dxa"/>
            <w:noWrap/>
            <w:hideMark/>
          </w:tcPr>
          <w:p w14:paraId="43D9519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682.706142</w:t>
            </w:r>
          </w:p>
        </w:tc>
        <w:tc>
          <w:tcPr>
            <w:tcW w:w="20" w:type="dxa"/>
            <w:noWrap/>
            <w:hideMark/>
          </w:tcPr>
          <w:p w14:paraId="031BA9A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0.23232201</w:t>
            </w:r>
          </w:p>
        </w:tc>
      </w:tr>
      <w:tr w:rsidR="008B378D" w:rsidRPr="008B378D" w14:paraId="3358EECD" w14:textId="77777777" w:rsidTr="008B378D">
        <w:trPr>
          <w:trHeight w:val="20"/>
        </w:trPr>
        <w:tc>
          <w:tcPr>
            <w:tcW w:w="20" w:type="dxa"/>
            <w:noWrap/>
            <w:hideMark/>
          </w:tcPr>
          <w:p w14:paraId="0CDB642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Orobanchaceae</w:t>
            </w:r>
          </w:p>
        </w:tc>
        <w:tc>
          <w:tcPr>
            <w:tcW w:w="20" w:type="dxa"/>
            <w:noWrap/>
            <w:hideMark/>
          </w:tcPr>
          <w:p w14:paraId="579E813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76CEF7C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0.04493717</w:t>
            </w:r>
          </w:p>
        </w:tc>
        <w:tc>
          <w:tcPr>
            <w:tcW w:w="20" w:type="dxa"/>
            <w:noWrap/>
            <w:hideMark/>
          </w:tcPr>
          <w:p w14:paraId="7D04C2B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0.10805047</w:t>
            </w:r>
          </w:p>
        </w:tc>
        <w:tc>
          <w:tcPr>
            <w:tcW w:w="20" w:type="dxa"/>
            <w:noWrap/>
            <w:hideMark/>
          </w:tcPr>
          <w:p w14:paraId="3AADF710"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0.02204674</w:t>
            </w:r>
          </w:p>
        </w:tc>
        <w:tc>
          <w:tcPr>
            <w:tcW w:w="20" w:type="dxa"/>
            <w:noWrap/>
            <w:hideMark/>
          </w:tcPr>
          <w:p w14:paraId="3EEBF6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878.88469</w:t>
            </w:r>
          </w:p>
        </w:tc>
        <w:tc>
          <w:tcPr>
            <w:tcW w:w="20" w:type="dxa"/>
            <w:noWrap/>
            <w:hideMark/>
          </w:tcPr>
          <w:p w14:paraId="7D6BF0C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876.584242</w:t>
            </w:r>
          </w:p>
        </w:tc>
        <w:tc>
          <w:tcPr>
            <w:tcW w:w="20" w:type="dxa"/>
            <w:noWrap/>
            <w:hideMark/>
          </w:tcPr>
          <w:p w14:paraId="3101F67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0.10108514</w:t>
            </w:r>
          </w:p>
        </w:tc>
      </w:tr>
      <w:tr w:rsidR="008B378D" w:rsidRPr="008B378D" w14:paraId="1A85235A" w14:textId="77777777" w:rsidTr="008B378D">
        <w:trPr>
          <w:trHeight w:val="20"/>
        </w:trPr>
        <w:tc>
          <w:tcPr>
            <w:tcW w:w="20" w:type="dxa"/>
            <w:noWrap/>
            <w:hideMark/>
          </w:tcPr>
          <w:p w14:paraId="75CDF175"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Panicoideae</w:t>
            </w:r>
            <w:proofErr w:type="spellEnd"/>
          </w:p>
        </w:tc>
        <w:tc>
          <w:tcPr>
            <w:tcW w:w="20" w:type="dxa"/>
            <w:noWrap/>
            <w:hideMark/>
          </w:tcPr>
          <w:p w14:paraId="78B4FE2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287FB1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0.04248433</w:t>
            </w:r>
          </w:p>
        </w:tc>
        <w:tc>
          <w:tcPr>
            <w:tcW w:w="20" w:type="dxa"/>
            <w:noWrap/>
            <w:hideMark/>
          </w:tcPr>
          <w:p w14:paraId="45B9374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5.82108862</w:t>
            </w:r>
          </w:p>
        </w:tc>
        <w:tc>
          <w:tcPr>
            <w:tcW w:w="20" w:type="dxa"/>
            <w:noWrap/>
            <w:hideMark/>
          </w:tcPr>
          <w:p w14:paraId="6D89FA3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0.98241422</w:t>
            </w:r>
          </w:p>
        </w:tc>
        <w:tc>
          <w:tcPr>
            <w:tcW w:w="20" w:type="dxa"/>
            <w:noWrap/>
            <w:hideMark/>
          </w:tcPr>
          <w:p w14:paraId="61516AB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548.358333</w:t>
            </w:r>
          </w:p>
        </w:tc>
        <w:tc>
          <w:tcPr>
            <w:tcW w:w="20" w:type="dxa"/>
            <w:noWrap/>
            <w:hideMark/>
          </w:tcPr>
          <w:p w14:paraId="0B7710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548.364392</w:t>
            </w:r>
          </w:p>
        </w:tc>
        <w:tc>
          <w:tcPr>
            <w:tcW w:w="20" w:type="dxa"/>
            <w:noWrap/>
            <w:hideMark/>
          </w:tcPr>
          <w:p w14:paraId="71C4809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0.08443103</w:t>
            </w:r>
          </w:p>
        </w:tc>
      </w:tr>
      <w:tr w:rsidR="008B378D" w:rsidRPr="008B378D" w14:paraId="08517784" w14:textId="77777777" w:rsidTr="008B378D">
        <w:trPr>
          <w:trHeight w:val="20"/>
        </w:trPr>
        <w:tc>
          <w:tcPr>
            <w:tcW w:w="20" w:type="dxa"/>
            <w:noWrap/>
            <w:hideMark/>
          </w:tcPr>
          <w:p w14:paraId="00AA0419"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Polemoniaceae</w:t>
            </w:r>
            <w:proofErr w:type="spellEnd"/>
          </w:p>
        </w:tc>
        <w:tc>
          <w:tcPr>
            <w:tcW w:w="20" w:type="dxa"/>
            <w:noWrap/>
            <w:hideMark/>
          </w:tcPr>
          <w:p w14:paraId="156BE2B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66E6343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0.01019994</w:t>
            </w:r>
          </w:p>
        </w:tc>
        <w:tc>
          <w:tcPr>
            <w:tcW w:w="20" w:type="dxa"/>
            <w:noWrap/>
            <w:hideMark/>
          </w:tcPr>
          <w:p w14:paraId="286E193B"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0.03094406</w:t>
            </w:r>
          </w:p>
        </w:tc>
        <w:tc>
          <w:tcPr>
            <w:tcW w:w="20" w:type="dxa"/>
            <w:noWrap/>
            <w:hideMark/>
          </w:tcPr>
          <w:p w14:paraId="22CAB62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0.00516661</w:t>
            </w:r>
          </w:p>
        </w:tc>
        <w:tc>
          <w:tcPr>
            <w:tcW w:w="20" w:type="dxa"/>
            <w:noWrap/>
            <w:hideMark/>
          </w:tcPr>
          <w:p w14:paraId="55BB38E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418.137332</w:t>
            </w:r>
          </w:p>
        </w:tc>
        <w:tc>
          <w:tcPr>
            <w:tcW w:w="20" w:type="dxa"/>
            <w:noWrap/>
            <w:hideMark/>
          </w:tcPr>
          <w:p w14:paraId="0A82F95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689.649525</w:t>
            </w:r>
          </w:p>
        </w:tc>
        <w:tc>
          <w:tcPr>
            <w:tcW w:w="20" w:type="dxa"/>
            <w:noWrap/>
            <w:hideMark/>
          </w:tcPr>
          <w:p w14:paraId="5DA46F5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0.07613777</w:t>
            </w:r>
          </w:p>
        </w:tc>
      </w:tr>
      <w:tr w:rsidR="008B378D" w:rsidRPr="008B378D" w14:paraId="22130B59" w14:textId="77777777" w:rsidTr="008B378D">
        <w:trPr>
          <w:trHeight w:val="20"/>
        </w:trPr>
        <w:tc>
          <w:tcPr>
            <w:tcW w:w="20" w:type="dxa"/>
            <w:noWrap/>
            <w:hideMark/>
          </w:tcPr>
          <w:p w14:paraId="3862BAE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Pooideae</w:t>
            </w:r>
            <w:proofErr w:type="spellEnd"/>
          </w:p>
        </w:tc>
        <w:tc>
          <w:tcPr>
            <w:tcW w:w="20" w:type="dxa"/>
            <w:noWrap/>
            <w:hideMark/>
          </w:tcPr>
          <w:p w14:paraId="3EA9E3E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697D0A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0.0313471</w:t>
            </w:r>
          </w:p>
        </w:tc>
        <w:tc>
          <w:tcPr>
            <w:tcW w:w="20" w:type="dxa"/>
            <w:noWrap/>
            <w:hideMark/>
          </w:tcPr>
          <w:p w14:paraId="592D87E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0.59969435</w:t>
            </w:r>
          </w:p>
        </w:tc>
        <w:tc>
          <w:tcPr>
            <w:tcW w:w="20" w:type="dxa"/>
            <w:noWrap/>
            <w:hideMark/>
          </w:tcPr>
          <w:p w14:paraId="42C3FAA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0.15827396</w:t>
            </w:r>
          </w:p>
        </w:tc>
        <w:tc>
          <w:tcPr>
            <w:tcW w:w="20" w:type="dxa"/>
            <w:noWrap/>
            <w:hideMark/>
          </w:tcPr>
          <w:p w14:paraId="73734F3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873.220878</w:t>
            </w:r>
          </w:p>
        </w:tc>
        <w:tc>
          <w:tcPr>
            <w:tcW w:w="20" w:type="dxa"/>
            <w:noWrap/>
            <w:hideMark/>
          </w:tcPr>
          <w:p w14:paraId="29B3424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873.636097</w:t>
            </w:r>
          </w:p>
        </w:tc>
        <w:tc>
          <w:tcPr>
            <w:tcW w:w="20" w:type="dxa"/>
            <w:noWrap/>
            <w:hideMark/>
          </w:tcPr>
          <w:p w14:paraId="5D019DE4"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0.13148293</w:t>
            </w:r>
          </w:p>
        </w:tc>
      </w:tr>
      <w:tr w:rsidR="008B378D" w:rsidRPr="008B378D" w14:paraId="3387A64E" w14:textId="77777777" w:rsidTr="008B378D">
        <w:trPr>
          <w:trHeight w:val="20"/>
        </w:trPr>
        <w:tc>
          <w:tcPr>
            <w:tcW w:w="20" w:type="dxa"/>
            <w:noWrap/>
            <w:hideMark/>
          </w:tcPr>
          <w:p w14:paraId="4FA70ECD"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Primulaceae</w:t>
            </w:r>
            <w:proofErr w:type="spellEnd"/>
          </w:p>
        </w:tc>
        <w:tc>
          <w:tcPr>
            <w:tcW w:w="20" w:type="dxa"/>
            <w:noWrap/>
            <w:hideMark/>
          </w:tcPr>
          <w:p w14:paraId="56EFB486"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4ED61A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0.01169352</w:t>
            </w:r>
          </w:p>
        </w:tc>
        <w:tc>
          <w:tcPr>
            <w:tcW w:w="20" w:type="dxa"/>
            <w:noWrap/>
            <w:hideMark/>
          </w:tcPr>
          <w:p w14:paraId="61C82FD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2.55118575</w:t>
            </w:r>
          </w:p>
        </w:tc>
        <w:tc>
          <w:tcPr>
            <w:tcW w:w="20" w:type="dxa"/>
            <w:noWrap/>
            <w:hideMark/>
          </w:tcPr>
          <w:p w14:paraId="57E1163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0.19162347</w:t>
            </w:r>
          </w:p>
        </w:tc>
        <w:tc>
          <w:tcPr>
            <w:tcW w:w="20" w:type="dxa"/>
            <w:noWrap/>
            <w:hideMark/>
          </w:tcPr>
          <w:p w14:paraId="711E092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940.087717</w:t>
            </w:r>
          </w:p>
        </w:tc>
        <w:tc>
          <w:tcPr>
            <w:tcW w:w="20" w:type="dxa"/>
            <w:noWrap/>
            <w:hideMark/>
          </w:tcPr>
          <w:p w14:paraId="285220D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940.121823</w:t>
            </w:r>
          </w:p>
        </w:tc>
        <w:tc>
          <w:tcPr>
            <w:tcW w:w="20" w:type="dxa"/>
            <w:noWrap/>
            <w:hideMark/>
          </w:tcPr>
          <w:p w14:paraId="71C1D14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0.03752795</w:t>
            </w:r>
          </w:p>
        </w:tc>
      </w:tr>
      <w:tr w:rsidR="008B378D" w:rsidRPr="008B378D" w14:paraId="5CEF04DC" w14:textId="77777777" w:rsidTr="008B378D">
        <w:trPr>
          <w:trHeight w:val="20"/>
        </w:trPr>
        <w:tc>
          <w:tcPr>
            <w:tcW w:w="20" w:type="dxa"/>
            <w:noWrap/>
            <w:hideMark/>
          </w:tcPr>
          <w:p w14:paraId="7603D9AC"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Rubieae</w:t>
            </w:r>
            <w:proofErr w:type="spellEnd"/>
          </w:p>
        </w:tc>
        <w:tc>
          <w:tcPr>
            <w:tcW w:w="20" w:type="dxa"/>
            <w:noWrap/>
            <w:hideMark/>
          </w:tcPr>
          <w:p w14:paraId="0CC28570"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1D85C72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0.01132199</w:t>
            </w:r>
          </w:p>
        </w:tc>
        <w:tc>
          <w:tcPr>
            <w:tcW w:w="20" w:type="dxa"/>
            <w:noWrap/>
            <w:hideMark/>
          </w:tcPr>
          <w:p w14:paraId="3036A04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0.95176001</w:t>
            </w:r>
          </w:p>
        </w:tc>
        <w:tc>
          <w:tcPr>
            <w:tcW w:w="20" w:type="dxa"/>
            <w:noWrap/>
            <w:hideMark/>
          </w:tcPr>
          <w:p w14:paraId="3AAF8D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0.08604369</w:t>
            </w:r>
          </w:p>
        </w:tc>
        <w:tc>
          <w:tcPr>
            <w:tcW w:w="20" w:type="dxa"/>
            <w:noWrap/>
            <w:hideMark/>
          </w:tcPr>
          <w:p w14:paraId="7BD7FD3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887.015009</w:t>
            </w:r>
          </w:p>
        </w:tc>
        <w:tc>
          <w:tcPr>
            <w:tcW w:w="20" w:type="dxa"/>
            <w:noWrap/>
            <w:hideMark/>
          </w:tcPr>
          <w:p w14:paraId="2819667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886.936364</w:t>
            </w:r>
          </w:p>
        </w:tc>
        <w:tc>
          <w:tcPr>
            <w:tcW w:w="20" w:type="dxa"/>
            <w:noWrap/>
            <w:hideMark/>
          </w:tcPr>
          <w:p w14:paraId="717CD47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0.04423067</w:t>
            </w:r>
          </w:p>
        </w:tc>
      </w:tr>
      <w:tr w:rsidR="008B378D" w:rsidRPr="008B378D" w14:paraId="684332BB" w14:textId="77777777" w:rsidTr="008B378D">
        <w:trPr>
          <w:trHeight w:val="20"/>
        </w:trPr>
        <w:tc>
          <w:tcPr>
            <w:tcW w:w="20" w:type="dxa"/>
            <w:noWrap/>
            <w:hideMark/>
          </w:tcPr>
          <w:p w14:paraId="589A580B"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Salvia</w:t>
            </w:r>
          </w:p>
        </w:tc>
        <w:tc>
          <w:tcPr>
            <w:tcW w:w="20" w:type="dxa"/>
            <w:noWrap/>
            <w:hideMark/>
          </w:tcPr>
          <w:p w14:paraId="34307BF5"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431037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0.01331384</w:t>
            </w:r>
          </w:p>
        </w:tc>
        <w:tc>
          <w:tcPr>
            <w:tcW w:w="20" w:type="dxa"/>
            <w:noWrap/>
            <w:hideMark/>
          </w:tcPr>
          <w:p w14:paraId="602661E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0.04632607</w:t>
            </w:r>
          </w:p>
        </w:tc>
        <w:tc>
          <w:tcPr>
            <w:tcW w:w="20" w:type="dxa"/>
            <w:noWrap/>
            <w:hideMark/>
          </w:tcPr>
          <w:p w14:paraId="3B85FDEF"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0.01239111</w:t>
            </w:r>
          </w:p>
        </w:tc>
        <w:tc>
          <w:tcPr>
            <w:tcW w:w="20" w:type="dxa"/>
            <w:noWrap/>
            <w:hideMark/>
          </w:tcPr>
          <w:p w14:paraId="1E6B83B5"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732.177346</w:t>
            </w:r>
          </w:p>
        </w:tc>
        <w:tc>
          <w:tcPr>
            <w:tcW w:w="20" w:type="dxa"/>
            <w:noWrap/>
            <w:hideMark/>
          </w:tcPr>
          <w:p w14:paraId="1DA86DF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732.523841</w:t>
            </w:r>
          </w:p>
        </w:tc>
        <w:tc>
          <w:tcPr>
            <w:tcW w:w="20" w:type="dxa"/>
            <w:noWrap/>
            <w:hideMark/>
          </w:tcPr>
          <w:p w14:paraId="618FE4A3"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0.12671422</w:t>
            </w:r>
          </w:p>
        </w:tc>
      </w:tr>
      <w:tr w:rsidR="008B378D" w:rsidRPr="008B378D" w14:paraId="3F7200E5" w14:textId="77777777" w:rsidTr="008B378D">
        <w:trPr>
          <w:trHeight w:val="20"/>
        </w:trPr>
        <w:tc>
          <w:tcPr>
            <w:tcW w:w="20" w:type="dxa"/>
            <w:noWrap/>
            <w:hideMark/>
          </w:tcPr>
          <w:p w14:paraId="74FE10E3"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Solanaceae</w:t>
            </w:r>
          </w:p>
        </w:tc>
        <w:tc>
          <w:tcPr>
            <w:tcW w:w="20" w:type="dxa"/>
            <w:noWrap/>
            <w:hideMark/>
          </w:tcPr>
          <w:p w14:paraId="51DAD651"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535CB30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0.01325026</w:t>
            </w:r>
          </w:p>
        </w:tc>
        <w:tc>
          <w:tcPr>
            <w:tcW w:w="20" w:type="dxa"/>
            <w:noWrap/>
            <w:hideMark/>
          </w:tcPr>
          <w:p w14:paraId="264CBF9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0.10759233</w:t>
            </w:r>
          </w:p>
        </w:tc>
        <w:tc>
          <w:tcPr>
            <w:tcW w:w="20" w:type="dxa"/>
            <w:noWrap/>
            <w:hideMark/>
          </w:tcPr>
          <w:p w14:paraId="695F494A"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0.0277963</w:t>
            </w:r>
          </w:p>
        </w:tc>
        <w:tc>
          <w:tcPr>
            <w:tcW w:w="20" w:type="dxa"/>
            <w:noWrap/>
            <w:hideMark/>
          </w:tcPr>
          <w:p w14:paraId="078B8DA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527.868206</w:t>
            </w:r>
          </w:p>
        </w:tc>
        <w:tc>
          <w:tcPr>
            <w:tcW w:w="20" w:type="dxa"/>
            <w:noWrap/>
            <w:hideMark/>
          </w:tcPr>
          <w:p w14:paraId="0FC502A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528.177482</w:t>
            </w:r>
          </w:p>
        </w:tc>
        <w:tc>
          <w:tcPr>
            <w:tcW w:w="20" w:type="dxa"/>
            <w:noWrap/>
            <w:hideMark/>
          </w:tcPr>
          <w:p w14:paraId="14028341"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0.12907516</w:t>
            </w:r>
          </w:p>
        </w:tc>
      </w:tr>
      <w:tr w:rsidR="008B378D" w:rsidRPr="008B378D" w14:paraId="746A4244" w14:textId="77777777" w:rsidTr="008B378D">
        <w:trPr>
          <w:trHeight w:val="20"/>
        </w:trPr>
        <w:tc>
          <w:tcPr>
            <w:tcW w:w="20" w:type="dxa"/>
            <w:noWrap/>
            <w:hideMark/>
          </w:tcPr>
          <w:p w14:paraId="13993872"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Spermacoceae</w:t>
            </w:r>
            <w:proofErr w:type="spellEnd"/>
          </w:p>
        </w:tc>
        <w:tc>
          <w:tcPr>
            <w:tcW w:w="20" w:type="dxa"/>
            <w:noWrap/>
            <w:hideMark/>
          </w:tcPr>
          <w:p w14:paraId="78172C6D"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C104896"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0.02360441</w:t>
            </w:r>
          </w:p>
        </w:tc>
        <w:tc>
          <w:tcPr>
            <w:tcW w:w="20" w:type="dxa"/>
            <w:noWrap/>
            <w:hideMark/>
          </w:tcPr>
          <w:p w14:paraId="07BD670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0.0574132</w:t>
            </w:r>
          </w:p>
        </w:tc>
        <w:tc>
          <w:tcPr>
            <w:tcW w:w="20" w:type="dxa"/>
            <w:noWrap/>
            <w:hideMark/>
          </w:tcPr>
          <w:p w14:paraId="08273F48"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0.01400538</w:t>
            </w:r>
          </w:p>
        </w:tc>
        <w:tc>
          <w:tcPr>
            <w:tcW w:w="20" w:type="dxa"/>
            <w:noWrap/>
            <w:hideMark/>
          </w:tcPr>
          <w:p w14:paraId="64B373A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494.215488</w:t>
            </w:r>
          </w:p>
        </w:tc>
        <w:tc>
          <w:tcPr>
            <w:tcW w:w="20" w:type="dxa"/>
            <w:noWrap/>
            <w:hideMark/>
          </w:tcPr>
          <w:p w14:paraId="536917AC"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491.398934</w:t>
            </w:r>
          </w:p>
        </w:tc>
        <w:tc>
          <w:tcPr>
            <w:tcW w:w="20" w:type="dxa"/>
            <w:noWrap/>
            <w:hideMark/>
          </w:tcPr>
          <w:p w14:paraId="01BE164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0.12128527</w:t>
            </w:r>
          </w:p>
        </w:tc>
      </w:tr>
      <w:tr w:rsidR="008B378D" w:rsidRPr="008B378D" w14:paraId="21172277" w14:textId="77777777" w:rsidTr="008B378D">
        <w:trPr>
          <w:trHeight w:val="20"/>
        </w:trPr>
        <w:tc>
          <w:tcPr>
            <w:tcW w:w="20" w:type="dxa"/>
            <w:noWrap/>
            <w:hideMark/>
          </w:tcPr>
          <w:p w14:paraId="2B7D10AF" w14:textId="77777777" w:rsidR="008B378D" w:rsidRPr="008B378D" w:rsidRDefault="008B378D">
            <w:pPr>
              <w:rPr>
                <w:rFonts w:ascii="Times New Roman" w:hAnsi="Times New Roman" w:cs="Times New Roman"/>
                <w:color w:val="000000"/>
                <w:sz w:val="16"/>
                <w:szCs w:val="16"/>
              </w:rPr>
            </w:pPr>
            <w:proofErr w:type="spellStart"/>
            <w:r w:rsidRPr="008B378D">
              <w:rPr>
                <w:rFonts w:ascii="Times New Roman" w:hAnsi="Times New Roman" w:cs="Times New Roman"/>
                <w:color w:val="000000"/>
                <w:sz w:val="16"/>
                <w:szCs w:val="16"/>
              </w:rPr>
              <w:t>Thelypodieae</w:t>
            </w:r>
            <w:proofErr w:type="spellEnd"/>
          </w:p>
        </w:tc>
        <w:tc>
          <w:tcPr>
            <w:tcW w:w="20" w:type="dxa"/>
            <w:noWrap/>
            <w:hideMark/>
          </w:tcPr>
          <w:p w14:paraId="77F5DC38" w14:textId="77777777" w:rsidR="008B378D" w:rsidRPr="008B378D" w:rsidRDefault="008B378D">
            <w:pPr>
              <w:rPr>
                <w:rFonts w:ascii="Times New Roman" w:hAnsi="Times New Roman" w:cs="Times New Roman"/>
                <w:color w:val="000000"/>
                <w:sz w:val="16"/>
                <w:szCs w:val="16"/>
              </w:rPr>
            </w:pPr>
            <w:r w:rsidRPr="008B378D">
              <w:rPr>
                <w:rFonts w:ascii="Times New Roman" w:hAnsi="Times New Roman" w:cs="Times New Roman"/>
                <w:color w:val="000000"/>
                <w:sz w:val="16"/>
                <w:szCs w:val="16"/>
              </w:rPr>
              <w:t>perennial</w:t>
            </w:r>
          </w:p>
        </w:tc>
        <w:tc>
          <w:tcPr>
            <w:tcW w:w="20" w:type="dxa"/>
            <w:noWrap/>
            <w:hideMark/>
          </w:tcPr>
          <w:p w14:paraId="2E0E3799"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0.07839508</w:t>
            </w:r>
          </w:p>
        </w:tc>
        <w:tc>
          <w:tcPr>
            <w:tcW w:w="20" w:type="dxa"/>
            <w:noWrap/>
            <w:hideMark/>
          </w:tcPr>
          <w:p w14:paraId="7277A7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0.00627389</w:t>
            </w:r>
          </w:p>
        </w:tc>
        <w:tc>
          <w:tcPr>
            <w:tcW w:w="20" w:type="dxa"/>
            <w:noWrap/>
            <w:hideMark/>
          </w:tcPr>
          <w:p w14:paraId="736B28F2"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0.00666205</w:t>
            </w:r>
          </w:p>
        </w:tc>
        <w:tc>
          <w:tcPr>
            <w:tcW w:w="20" w:type="dxa"/>
            <w:noWrap/>
            <w:hideMark/>
          </w:tcPr>
          <w:p w14:paraId="710EAEBE"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839.593379</w:t>
            </w:r>
          </w:p>
        </w:tc>
        <w:tc>
          <w:tcPr>
            <w:tcW w:w="20" w:type="dxa"/>
            <w:noWrap/>
            <w:hideMark/>
          </w:tcPr>
          <w:p w14:paraId="5B529F57"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840.144516</w:t>
            </w:r>
          </w:p>
        </w:tc>
        <w:tc>
          <w:tcPr>
            <w:tcW w:w="20" w:type="dxa"/>
            <w:noWrap/>
            <w:hideMark/>
          </w:tcPr>
          <w:p w14:paraId="0BB7B13D" w14:textId="77777777" w:rsidR="008B378D" w:rsidRPr="008B378D" w:rsidRDefault="008B378D">
            <w:pPr>
              <w:jc w:val="right"/>
              <w:rPr>
                <w:rFonts w:ascii="Times New Roman" w:hAnsi="Times New Roman" w:cs="Times New Roman"/>
                <w:color w:val="000000"/>
                <w:sz w:val="16"/>
                <w:szCs w:val="16"/>
              </w:rPr>
            </w:pPr>
            <w:r w:rsidRPr="008B378D">
              <w:rPr>
                <w:rFonts w:ascii="Times New Roman" w:hAnsi="Times New Roman" w:cs="Times New Roman"/>
                <w:color w:val="000000"/>
                <w:sz w:val="16"/>
                <w:szCs w:val="16"/>
              </w:rPr>
              <w:t>0.09670056</w:t>
            </w:r>
          </w:p>
        </w:tc>
      </w:tr>
    </w:tbl>
    <w:p w14:paraId="0C2047F4" w14:textId="0F91F6A4" w:rsidR="00682E97" w:rsidRPr="002B0243" w:rsidRDefault="008B378D" w:rsidP="004C7D04">
      <w:pPr>
        <w:rPr>
          <w:rFonts w:ascii="Times New Roman" w:hAnsi="Times New Roman" w:cs="Times New Roman"/>
        </w:rPr>
      </w:pPr>
      <w:r w:rsidRPr="002B0243">
        <w:rPr>
          <w:rFonts w:ascii="Times New Roman" w:hAnsi="Times New Roman" w:cs="Times New Roman"/>
        </w:rPr>
        <w:t xml:space="preserve"> </w:t>
      </w:r>
      <w:r w:rsidR="00682E97" w:rsidRPr="002B0243">
        <w:rPr>
          <w:rFonts w:ascii="Times New Roman" w:hAnsi="Times New Roman" w:cs="Times New Roman"/>
        </w:rPr>
        <w:br w:type="page"/>
      </w:r>
    </w:p>
    <w:p w14:paraId="4D750407" w14:textId="6AD95951"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S3.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0C04EC79" w14:textId="77777777" w:rsidTr="008B378D">
        <w:trPr>
          <w:trHeight w:val="20"/>
        </w:trPr>
        <w:tc>
          <w:tcPr>
            <w:tcW w:w="236" w:type="dxa"/>
            <w:noWrap/>
            <w:hideMark/>
          </w:tcPr>
          <w:p w14:paraId="0DC0102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1C378F6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1A84BB2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710CC07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1140E51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01A12B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1F15458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19BA1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74C853C1" w14:textId="77777777" w:rsidTr="008B378D">
        <w:trPr>
          <w:trHeight w:val="20"/>
        </w:trPr>
        <w:tc>
          <w:tcPr>
            <w:tcW w:w="236" w:type="dxa"/>
            <w:noWrap/>
            <w:hideMark/>
          </w:tcPr>
          <w:p w14:paraId="33F08D3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E65B84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F5C51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0.04337222</w:t>
            </w:r>
          </w:p>
        </w:tc>
        <w:tc>
          <w:tcPr>
            <w:tcW w:w="236" w:type="dxa"/>
            <w:noWrap/>
            <w:hideMark/>
          </w:tcPr>
          <w:p w14:paraId="63A417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10.6994061</w:t>
            </w:r>
          </w:p>
        </w:tc>
        <w:tc>
          <w:tcPr>
            <w:tcW w:w="236" w:type="dxa"/>
            <w:noWrap/>
            <w:hideMark/>
          </w:tcPr>
          <w:p w14:paraId="291F2A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0.00181687</w:t>
            </w:r>
          </w:p>
        </w:tc>
        <w:tc>
          <w:tcPr>
            <w:tcW w:w="236" w:type="dxa"/>
            <w:noWrap/>
            <w:hideMark/>
          </w:tcPr>
          <w:p w14:paraId="2BC058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27.1166682</w:t>
            </w:r>
          </w:p>
        </w:tc>
        <w:tc>
          <w:tcPr>
            <w:tcW w:w="236" w:type="dxa"/>
            <w:noWrap/>
            <w:hideMark/>
          </w:tcPr>
          <w:p w14:paraId="0D1373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27.1134443</w:t>
            </w:r>
          </w:p>
        </w:tc>
        <w:tc>
          <w:tcPr>
            <w:tcW w:w="236" w:type="dxa"/>
            <w:noWrap/>
            <w:hideMark/>
          </w:tcPr>
          <w:p w14:paraId="3E3AE7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8.84E-05</w:t>
            </w:r>
          </w:p>
        </w:tc>
      </w:tr>
      <w:tr w:rsidR="008B378D" w:rsidRPr="008B378D" w14:paraId="3053079E" w14:textId="77777777" w:rsidTr="008B378D">
        <w:trPr>
          <w:trHeight w:val="20"/>
        </w:trPr>
        <w:tc>
          <w:tcPr>
            <w:tcW w:w="236" w:type="dxa"/>
            <w:noWrap/>
            <w:hideMark/>
          </w:tcPr>
          <w:p w14:paraId="44420AB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34A14AF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AC5F3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0.03134976</w:t>
            </w:r>
          </w:p>
        </w:tc>
        <w:tc>
          <w:tcPr>
            <w:tcW w:w="236" w:type="dxa"/>
            <w:noWrap/>
            <w:hideMark/>
          </w:tcPr>
          <w:p w14:paraId="0709DC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0.10723967</w:t>
            </w:r>
          </w:p>
        </w:tc>
        <w:tc>
          <w:tcPr>
            <w:tcW w:w="236" w:type="dxa"/>
            <w:noWrap/>
            <w:hideMark/>
          </w:tcPr>
          <w:p w14:paraId="206AEB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3.72E-05</w:t>
            </w:r>
          </w:p>
        </w:tc>
        <w:tc>
          <w:tcPr>
            <w:tcW w:w="236" w:type="dxa"/>
            <w:noWrap/>
            <w:hideMark/>
          </w:tcPr>
          <w:p w14:paraId="40D544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29.7492161</w:t>
            </w:r>
          </w:p>
        </w:tc>
        <w:tc>
          <w:tcPr>
            <w:tcW w:w="236" w:type="dxa"/>
            <w:noWrap/>
            <w:hideMark/>
          </w:tcPr>
          <w:p w14:paraId="50BB69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29.7062696</w:t>
            </w:r>
          </w:p>
        </w:tc>
        <w:tc>
          <w:tcPr>
            <w:tcW w:w="236" w:type="dxa"/>
            <w:noWrap/>
            <w:hideMark/>
          </w:tcPr>
          <w:p w14:paraId="40C713E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0.00017423</w:t>
            </w:r>
          </w:p>
        </w:tc>
      </w:tr>
      <w:tr w:rsidR="008B378D" w:rsidRPr="008B378D" w14:paraId="1D1F16E8" w14:textId="77777777" w:rsidTr="008B378D">
        <w:trPr>
          <w:trHeight w:val="20"/>
        </w:trPr>
        <w:tc>
          <w:tcPr>
            <w:tcW w:w="236" w:type="dxa"/>
            <w:noWrap/>
            <w:hideMark/>
          </w:tcPr>
          <w:p w14:paraId="7C58008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571A1E5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00B49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0.01620089</w:t>
            </w:r>
          </w:p>
        </w:tc>
        <w:tc>
          <w:tcPr>
            <w:tcW w:w="236" w:type="dxa"/>
            <w:noWrap/>
            <w:hideMark/>
          </w:tcPr>
          <w:p w14:paraId="6C180E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0.19195569</w:t>
            </w:r>
          </w:p>
        </w:tc>
        <w:tc>
          <w:tcPr>
            <w:tcW w:w="236" w:type="dxa"/>
            <w:noWrap/>
            <w:hideMark/>
          </w:tcPr>
          <w:p w14:paraId="71F806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9.63E-05</w:t>
            </w:r>
          </w:p>
        </w:tc>
        <w:tc>
          <w:tcPr>
            <w:tcW w:w="236" w:type="dxa"/>
            <w:noWrap/>
            <w:hideMark/>
          </w:tcPr>
          <w:p w14:paraId="531296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31.5150133</w:t>
            </w:r>
          </w:p>
        </w:tc>
        <w:tc>
          <w:tcPr>
            <w:tcW w:w="236" w:type="dxa"/>
            <w:noWrap/>
            <w:hideMark/>
          </w:tcPr>
          <w:p w14:paraId="0B12CA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29.4248292</w:t>
            </w:r>
          </w:p>
        </w:tc>
        <w:tc>
          <w:tcPr>
            <w:tcW w:w="236" w:type="dxa"/>
            <w:noWrap/>
            <w:hideMark/>
          </w:tcPr>
          <w:p w14:paraId="6AECE5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0.00024946</w:t>
            </w:r>
          </w:p>
        </w:tc>
      </w:tr>
      <w:tr w:rsidR="008B378D" w:rsidRPr="008B378D" w14:paraId="53A0836E" w14:textId="77777777" w:rsidTr="008B378D">
        <w:trPr>
          <w:trHeight w:val="20"/>
        </w:trPr>
        <w:tc>
          <w:tcPr>
            <w:tcW w:w="236" w:type="dxa"/>
            <w:noWrap/>
            <w:hideMark/>
          </w:tcPr>
          <w:p w14:paraId="4CBE75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41B865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A0D3C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0.27197746</w:t>
            </w:r>
          </w:p>
        </w:tc>
        <w:tc>
          <w:tcPr>
            <w:tcW w:w="236" w:type="dxa"/>
            <w:noWrap/>
            <w:hideMark/>
          </w:tcPr>
          <w:p w14:paraId="48CB18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2.01303375</w:t>
            </w:r>
          </w:p>
        </w:tc>
        <w:tc>
          <w:tcPr>
            <w:tcW w:w="236" w:type="dxa"/>
            <w:noWrap/>
            <w:hideMark/>
          </w:tcPr>
          <w:p w14:paraId="327380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0.00133574</w:t>
            </w:r>
          </w:p>
        </w:tc>
        <w:tc>
          <w:tcPr>
            <w:tcW w:w="236" w:type="dxa"/>
            <w:noWrap/>
            <w:hideMark/>
          </w:tcPr>
          <w:p w14:paraId="1405719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23.0705727</w:t>
            </w:r>
          </w:p>
        </w:tc>
        <w:tc>
          <w:tcPr>
            <w:tcW w:w="236" w:type="dxa"/>
            <w:noWrap/>
            <w:hideMark/>
          </w:tcPr>
          <w:p w14:paraId="2FE428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21.9706136</w:t>
            </w:r>
          </w:p>
        </w:tc>
        <w:tc>
          <w:tcPr>
            <w:tcW w:w="236" w:type="dxa"/>
            <w:noWrap/>
            <w:hideMark/>
          </w:tcPr>
          <w:p w14:paraId="5EE6B4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0.0003282</w:t>
            </w:r>
          </w:p>
        </w:tc>
      </w:tr>
      <w:tr w:rsidR="008B378D" w:rsidRPr="008B378D" w14:paraId="683F4308" w14:textId="77777777" w:rsidTr="008B378D">
        <w:trPr>
          <w:trHeight w:val="20"/>
        </w:trPr>
        <w:tc>
          <w:tcPr>
            <w:tcW w:w="236" w:type="dxa"/>
            <w:noWrap/>
            <w:hideMark/>
          </w:tcPr>
          <w:p w14:paraId="4FDF04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39B8BD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F471E6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0.01449122</w:t>
            </w:r>
          </w:p>
        </w:tc>
        <w:tc>
          <w:tcPr>
            <w:tcW w:w="236" w:type="dxa"/>
            <w:noWrap/>
            <w:hideMark/>
          </w:tcPr>
          <w:p w14:paraId="6665B3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0.25096766</w:t>
            </w:r>
          </w:p>
        </w:tc>
        <w:tc>
          <w:tcPr>
            <w:tcW w:w="236" w:type="dxa"/>
            <w:noWrap/>
            <w:hideMark/>
          </w:tcPr>
          <w:p w14:paraId="66A31E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7.73E-05</w:t>
            </w:r>
          </w:p>
        </w:tc>
        <w:tc>
          <w:tcPr>
            <w:tcW w:w="236" w:type="dxa"/>
            <w:noWrap/>
            <w:hideMark/>
          </w:tcPr>
          <w:p w14:paraId="1AD0EE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24.4622633</w:t>
            </w:r>
          </w:p>
        </w:tc>
        <w:tc>
          <w:tcPr>
            <w:tcW w:w="236" w:type="dxa"/>
            <w:noWrap/>
            <w:hideMark/>
          </w:tcPr>
          <w:p w14:paraId="5C4E9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24.4695021</w:t>
            </w:r>
          </w:p>
        </w:tc>
        <w:tc>
          <w:tcPr>
            <w:tcW w:w="236" w:type="dxa"/>
            <w:noWrap/>
            <w:hideMark/>
          </w:tcPr>
          <w:p w14:paraId="4D62F4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0.00015536</w:t>
            </w:r>
          </w:p>
        </w:tc>
      </w:tr>
      <w:tr w:rsidR="008B378D" w:rsidRPr="008B378D" w14:paraId="523C2BED" w14:textId="77777777" w:rsidTr="008B378D">
        <w:trPr>
          <w:trHeight w:val="20"/>
        </w:trPr>
        <w:tc>
          <w:tcPr>
            <w:tcW w:w="236" w:type="dxa"/>
            <w:noWrap/>
            <w:hideMark/>
          </w:tcPr>
          <w:p w14:paraId="5DFB896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5D4470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B4EF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0.05795414</w:t>
            </w:r>
          </w:p>
        </w:tc>
        <w:tc>
          <w:tcPr>
            <w:tcW w:w="236" w:type="dxa"/>
            <w:noWrap/>
            <w:hideMark/>
          </w:tcPr>
          <w:p w14:paraId="3761FC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10.2964912</w:t>
            </w:r>
          </w:p>
        </w:tc>
        <w:tc>
          <w:tcPr>
            <w:tcW w:w="236" w:type="dxa"/>
            <w:noWrap/>
            <w:hideMark/>
          </w:tcPr>
          <w:p w14:paraId="4519C1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0.00437339</w:t>
            </w:r>
          </w:p>
        </w:tc>
        <w:tc>
          <w:tcPr>
            <w:tcW w:w="236" w:type="dxa"/>
            <w:noWrap/>
            <w:hideMark/>
          </w:tcPr>
          <w:p w14:paraId="081706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28.505024</w:t>
            </w:r>
          </w:p>
        </w:tc>
        <w:tc>
          <w:tcPr>
            <w:tcW w:w="236" w:type="dxa"/>
            <w:noWrap/>
            <w:hideMark/>
          </w:tcPr>
          <w:p w14:paraId="766B83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28.5050131</w:t>
            </w:r>
          </w:p>
        </w:tc>
        <w:tc>
          <w:tcPr>
            <w:tcW w:w="236" w:type="dxa"/>
            <w:noWrap/>
            <w:hideMark/>
          </w:tcPr>
          <w:p w14:paraId="15A411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0.00021431</w:t>
            </w:r>
          </w:p>
        </w:tc>
      </w:tr>
      <w:tr w:rsidR="008B378D" w:rsidRPr="008B378D" w14:paraId="1D7855B3" w14:textId="77777777" w:rsidTr="008B378D">
        <w:trPr>
          <w:trHeight w:val="20"/>
        </w:trPr>
        <w:tc>
          <w:tcPr>
            <w:tcW w:w="236" w:type="dxa"/>
            <w:noWrap/>
            <w:hideMark/>
          </w:tcPr>
          <w:p w14:paraId="696E13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FFCD2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66E51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0.02563818</w:t>
            </w:r>
          </w:p>
        </w:tc>
        <w:tc>
          <w:tcPr>
            <w:tcW w:w="236" w:type="dxa"/>
            <w:noWrap/>
            <w:hideMark/>
          </w:tcPr>
          <w:p w14:paraId="0142DA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6.74858649</w:t>
            </w:r>
          </w:p>
        </w:tc>
        <w:tc>
          <w:tcPr>
            <w:tcW w:w="236" w:type="dxa"/>
            <w:noWrap/>
            <w:hideMark/>
          </w:tcPr>
          <w:p w14:paraId="7CC6A4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0.00272862</w:t>
            </w:r>
          </w:p>
        </w:tc>
        <w:tc>
          <w:tcPr>
            <w:tcW w:w="236" w:type="dxa"/>
            <w:noWrap/>
            <w:hideMark/>
          </w:tcPr>
          <w:p w14:paraId="6BB47B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26.0792835</w:t>
            </w:r>
          </w:p>
        </w:tc>
        <w:tc>
          <w:tcPr>
            <w:tcW w:w="236" w:type="dxa"/>
            <w:noWrap/>
            <w:hideMark/>
          </w:tcPr>
          <w:p w14:paraId="05ECA0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25.8167091</w:t>
            </w:r>
          </w:p>
        </w:tc>
        <w:tc>
          <w:tcPr>
            <w:tcW w:w="236" w:type="dxa"/>
            <w:noWrap/>
            <w:hideMark/>
          </w:tcPr>
          <w:p w14:paraId="61D758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0.00020681</w:t>
            </w:r>
          </w:p>
        </w:tc>
      </w:tr>
      <w:tr w:rsidR="008B378D" w:rsidRPr="008B378D" w14:paraId="399164A1" w14:textId="77777777" w:rsidTr="008B378D">
        <w:trPr>
          <w:trHeight w:val="20"/>
        </w:trPr>
        <w:tc>
          <w:tcPr>
            <w:tcW w:w="236" w:type="dxa"/>
            <w:noWrap/>
            <w:hideMark/>
          </w:tcPr>
          <w:p w14:paraId="2C7C77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E355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2213A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0.0714986</w:t>
            </w:r>
          </w:p>
        </w:tc>
        <w:tc>
          <w:tcPr>
            <w:tcW w:w="236" w:type="dxa"/>
            <w:noWrap/>
            <w:hideMark/>
          </w:tcPr>
          <w:p w14:paraId="0FC755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0.12847278</w:t>
            </w:r>
          </w:p>
        </w:tc>
        <w:tc>
          <w:tcPr>
            <w:tcW w:w="236" w:type="dxa"/>
            <w:noWrap/>
            <w:hideMark/>
          </w:tcPr>
          <w:p w14:paraId="6D211C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4.84E-05</w:t>
            </w:r>
          </w:p>
        </w:tc>
        <w:tc>
          <w:tcPr>
            <w:tcW w:w="236" w:type="dxa"/>
            <w:noWrap/>
            <w:hideMark/>
          </w:tcPr>
          <w:p w14:paraId="2A4D7D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29.6563315</w:t>
            </w:r>
          </w:p>
        </w:tc>
        <w:tc>
          <w:tcPr>
            <w:tcW w:w="236" w:type="dxa"/>
            <w:noWrap/>
            <w:hideMark/>
          </w:tcPr>
          <w:p w14:paraId="79C295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29.4250386</w:t>
            </w:r>
          </w:p>
        </w:tc>
        <w:tc>
          <w:tcPr>
            <w:tcW w:w="236" w:type="dxa"/>
            <w:noWrap/>
            <w:hideMark/>
          </w:tcPr>
          <w:p w14:paraId="38EEBB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0.00018871</w:t>
            </w:r>
          </w:p>
        </w:tc>
      </w:tr>
      <w:tr w:rsidR="008B378D" w:rsidRPr="008B378D" w14:paraId="6F755C80" w14:textId="77777777" w:rsidTr="008B378D">
        <w:trPr>
          <w:trHeight w:val="20"/>
        </w:trPr>
        <w:tc>
          <w:tcPr>
            <w:tcW w:w="236" w:type="dxa"/>
            <w:noWrap/>
            <w:hideMark/>
          </w:tcPr>
          <w:p w14:paraId="19CE560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1BC7D0D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BA4AB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0.1047205</w:t>
            </w:r>
          </w:p>
        </w:tc>
        <w:tc>
          <w:tcPr>
            <w:tcW w:w="236" w:type="dxa"/>
            <w:noWrap/>
            <w:hideMark/>
          </w:tcPr>
          <w:p w14:paraId="5756A8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0.00790863</w:t>
            </w:r>
          </w:p>
        </w:tc>
        <w:tc>
          <w:tcPr>
            <w:tcW w:w="236" w:type="dxa"/>
            <w:noWrap/>
            <w:hideMark/>
          </w:tcPr>
          <w:p w14:paraId="327CB4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1.86E-05</w:t>
            </w:r>
          </w:p>
        </w:tc>
        <w:tc>
          <w:tcPr>
            <w:tcW w:w="236" w:type="dxa"/>
            <w:noWrap/>
            <w:hideMark/>
          </w:tcPr>
          <w:p w14:paraId="751D14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168.146636</w:t>
            </w:r>
          </w:p>
        </w:tc>
        <w:tc>
          <w:tcPr>
            <w:tcW w:w="236" w:type="dxa"/>
            <w:noWrap/>
            <w:hideMark/>
          </w:tcPr>
          <w:p w14:paraId="779A3E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18.8642562</w:t>
            </w:r>
          </w:p>
        </w:tc>
        <w:tc>
          <w:tcPr>
            <w:tcW w:w="236" w:type="dxa"/>
            <w:noWrap/>
            <w:hideMark/>
          </w:tcPr>
          <w:p w14:paraId="7357196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0.00051714</w:t>
            </w:r>
          </w:p>
        </w:tc>
      </w:tr>
      <w:tr w:rsidR="008B378D" w:rsidRPr="008B378D" w14:paraId="4B5EE41A" w14:textId="77777777" w:rsidTr="008B378D">
        <w:trPr>
          <w:trHeight w:val="20"/>
        </w:trPr>
        <w:tc>
          <w:tcPr>
            <w:tcW w:w="236" w:type="dxa"/>
            <w:noWrap/>
            <w:hideMark/>
          </w:tcPr>
          <w:p w14:paraId="046A989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86D40C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25A33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0.09043656</w:t>
            </w:r>
          </w:p>
        </w:tc>
        <w:tc>
          <w:tcPr>
            <w:tcW w:w="236" w:type="dxa"/>
            <w:noWrap/>
            <w:hideMark/>
          </w:tcPr>
          <w:p w14:paraId="396885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0.45939341</w:t>
            </w:r>
          </w:p>
        </w:tc>
        <w:tc>
          <w:tcPr>
            <w:tcW w:w="236" w:type="dxa"/>
            <w:noWrap/>
            <w:hideMark/>
          </w:tcPr>
          <w:p w14:paraId="79CFC9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2.18E-05</w:t>
            </w:r>
          </w:p>
        </w:tc>
        <w:tc>
          <w:tcPr>
            <w:tcW w:w="236" w:type="dxa"/>
            <w:noWrap/>
            <w:hideMark/>
          </w:tcPr>
          <w:p w14:paraId="3372E3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31.159002</w:t>
            </w:r>
          </w:p>
        </w:tc>
        <w:tc>
          <w:tcPr>
            <w:tcW w:w="236" w:type="dxa"/>
            <w:noWrap/>
            <w:hideMark/>
          </w:tcPr>
          <w:p w14:paraId="5993A2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30.6792633</w:t>
            </w:r>
          </w:p>
        </w:tc>
        <w:tc>
          <w:tcPr>
            <w:tcW w:w="236" w:type="dxa"/>
            <w:noWrap/>
            <w:hideMark/>
          </w:tcPr>
          <w:p w14:paraId="0FCD205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2.95E-05</w:t>
            </w:r>
          </w:p>
        </w:tc>
      </w:tr>
      <w:tr w:rsidR="008B378D" w:rsidRPr="008B378D" w14:paraId="7237B830" w14:textId="77777777" w:rsidTr="008B378D">
        <w:trPr>
          <w:trHeight w:val="20"/>
        </w:trPr>
        <w:tc>
          <w:tcPr>
            <w:tcW w:w="236" w:type="dxa"/>
            <w:noWrap/>
            <w:hideMark/>
          </w:tcPr>
          <w:p w14:paraId="1261974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44F4825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33902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0.02748687</w:t>
            </w:r>
          </w:p>
        </w:tc>
        <w:tc>
          <w:tcPr>
            <w:tcW w:w="236" w:type="dxa"/>
            <w:noWrap/>
            <w:hideMark/>
          </w:tcPr>
          <w:p w14:paraId="6D1DBE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0.11922311</w:t>
            </w:r>
          </w:p>
        </w:tc>
        <w:tc>
          <w:tcPr>
            <w:tcW w:w="236" w:type="dxa"/>
            <w:noWrap/>
            <w:hideMark/>
          </w:tcPr>
          <w:p w14:paraId="292C82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2.21E-05</w:t>
            </w:r>
          </w:p>
        </w:tc>
        <w:tc>
          <w:tcPr>
            <w:tcW w:w="236" w:type="dxa"/>
            <w:noWrap/>
            <w:hideMark/>
          </w:tcPr>
          <w:p w14:paraId="2BA7A5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29.0554108</w:t>
            </w:r>
          </w:p>
        </w:tc>
        <w:tc>
          <w:tcPr>
            <w:tcW w:w="236" w:type="dxa"/>
            <w:noWrap/>
            <w:hideMark/>
          </w:tcPr>
          <w:p w14:paraId="5987CC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29.0487245</w:t>
            </w:r>
          </w:p>
        </w:tc>
        <w:tc>
          <w:tcPr>
            <w:tcW w:w="236" w:type="dxa"/>
            <w:noWrap/>
            <w:hideMark/>
          </w:tcPr>
          <w:p w14:paraId="49B650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9.27E-05</w:t>
            </w:r>
          </w:p>
        </w:tc>
      </w:tr>
      <w:tr w:rsidR="008B378D" w:rsidRPr="008B378D" w14:paraId="10D41D57" w14:textId="77777777" w:rsidTr="008B378D">
        <w:trPr>
          <w:trHeight w:val="20"/>
        </w:trPr>
        <w:tc>
          <w:tcPr>
            <w:tcW w:w="236" w:type="dxa"/>
            <w:noWrap/>
            <w:hideMark/>
          </w:tcPr>
          <w:p w14:paraId="5EA206C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08EB6F3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B175A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0.18148684</w:t>
            </w:r>
          </w:p>
        </w:tc>
        <w:tc>
          <w:tcPr>
            <w:tcW w:w="236" w:type="dxa"/>
            <w:noWrap/>
            <w:hideMark/>
          </w:tcPr>
          <w:p w14:paraId="59FE0D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4.08360477</w:t>
            </w:r>
          </w:p>
        </w:tc>
        <w:tc>
          <w:tcPr>
            <w:tcW w:w="236" w:type="dxa"/>
            <w:noWrap/>
            <w:hideMark/>
          </w:tcPr>
          <w:p w14:paraId="026B81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0.00064567</w:t>
            </w:r>
          </w:p>
        </w:tc>
        <w:tc>
          <w:tcPr>
            <w:tcW w:w="236" w:type="dxa"/>
            <w:noWrap/>
            <w:hideMark/>
          </w:tcPr>
          <w:p w14:paraId="715E3A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25.4569097</w:t>
            </w:r>
          </w:p>
        </w:tc>
        <w:tc>
          <w:tcPr>
            <w:tcW w:w="236" w:type="dxa"/>
            <w:noWrap/>
            <w:hideMark/>
          </w:tcPr>
          <w:p w14:paraId="4700F6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25.4175552</w:t>
            </w:r>
          </w:p>
        </w:tc>
        <w:tc>
          <w:tcPr>
            <w:tcW w:w="236" w:type="dxa"/>
            <w:noWrap/>
            <w:hideMark/>
          </w:tcPr>
          <w:p w14:paraId="0AF5C0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0.00016716</w:t>
            </w:r>
          </w:p>
        </w:tc>
      </w:tr>
      <w:tr w:rsidR="008B378D" w:rsidRPr="008B378D" w14:paraId="46598FBD" w14:textId="77777777" w:rsidTr="008B378D">
        <w:trPr>
          <w:trHeight w:val="20"/>
        </w:trPr>
        <w:tc>
          <w:tcPr>
            <w:tcW w:w="236" w:type="dxa"/>
            <w:noWrap/>
            <w:hideMark/>
          </w:tcPr>
          <w:p w14:paraId="34765BD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BACFF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76DE08A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0.03490325</w:t>
            </w:r>
          </w:p>
        </w:tc>
        <w:tc>
          <w:tcPr>
            <w:tcW w:w="236" w:type="dxa"/>
            <w:noWrap/>
            <w:hideMark/>
          </w:tcPr>
          <w:p w14:paraId="3EFEDCD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13.684164</w:t>
            </w:r>
          </w:p>
        </w:tc>
        <w:tc>
          <w:tcPr>
            <w:tcW w:w="236" w:type="dxa"/>
            <w:noWrap/>
            <w:hideMark/>
          </w:tcPr>
          <w:p w14:paraId="5269F2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0.02284841</w:t>
            </w:r>
          </w:p>
        </w:tc>
        <w:tc>
          <w:tcPr>
            <w:tcW w:w="236" w:type="dxa"/>
            <w:noWrap/>
            <w:hideMark/>
          </w:tcPr>
          <w:p w14:paraId="4575CD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28.7276635</w:t>
            </w:r>
          </w:p>
        </w:tc>
        <w:tc>
          <w:tcPr>
            <w:tcW w:w="236" w:type="dxa"/>
            <w:noWrap/>
            <w:hideMark/>
          </w:tcPr>
          <w:p w14:paraId="53487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28.7031489</w:t>
            </w:r>
          </w:p>
        </w:tc>
        <w:tc>
          <w:tcPr>
            <w:tcW w:w="236" w:type="dxa"/>
            <w:noWrap/>
            <w:hideMark/>
          </w:tcPr>
          <w:p w14:paraId="1D1EEC3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0.00082231</w:t>
            </w:r>
          </w:p>
        </w:tc>
      </w:tr>
      <w:tr w:rsidR="008B378D" w:rsidRPr="008B378D" w14:paraId="47374AA5" w14:textId="77777777" w:rsidTr="008B378D">
        <w:trPr>
          <w:trHeight w:val="20"/>
        </w:trPr>
        <w:tc>
          <w:tcPr>
            <w:tcW w:w="236" w:type="dxa"/>
            <w:noWrap/>
            <w:hideMark/>
          </w:tcPr>
          <w:p w14:paraId="74EC2C9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3784C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91D2B5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0.03909404</w:t>
            </w:r>
          </w:p>
        </w:tc>
        <w:tc>
          <w:tcPr>
            <w:tcW w:w="236" w:type="dxa"/>
            <w:noWrap/>
            <w:hideMark/>
          </w:tcPr>
          <w:p w14:paraId="4F138C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0.06037643</w:t>
            </w:r>
          </w:p>
        </w:tc>
        <w:tc>
          <w:tcPr>
            <w:tcW w:w="236" w:type="dxa"/>
            <w:noWrap/>
            <w:hideMark/>
          </w:tcPr>
          <w:p w14:paraId="3C0029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2.93E-05</w:t>
            </w:r>
          </w:p>
        </w:tc>
        <w:tc>
          <w:tcPr>
            <w:tcW w:w="236" w:type="dxa"/>
            <w:noWrap/>
            <w:hideMark/>
          </w:tcPr>
          <w:p w14:paraId="6D4B2B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28.4445017</w:t>
            </w:r>
          </w:p>
        </w:tc>
        <w:tc>
          <w:tcPr>
            <w:tcW w:w="236" w:type="dxa"/>
            <w:noWrap/>
            <w:hideMark/>
          </w:tcPr>
          <w:p w14:paraId="77CA4E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28.4219481</w:t>
            </w:r>
          </w:p>
        </w:tc>
        <w:tc>
          <w:tcPr>
            <w:tcW w:w="236" w:type="dxa"/>
            <w:noWrap/>
            <w:hideMark/>
          </w:tcPr>
          <w:p w14:paraId="2724BB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0.00024352</w:t>
            </w:r>
          </w:p>
        </w:tc>
      </w:tr>
      <w:tr w:rsidR="008B378D" w:rsidRPr="008B378D" w14:paraId="764877AA" w14:textId="77777777" w:rsidTr="008B378D">
        <w:trPr>
          <w:trHeight w:val="20"/>
        </w:trPr>
        <w:tc>
          <w:tcPr>
            <w:tcW w:w="236" w:type="dxa"/>
            <w:noWrap/>
            <w:hideMark/>
          </w:tcPr>
          <w:p w14:paraId="2F37740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7D6C2E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A392B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0.007603</w:t>
            </w:r>
          </w:p>
        </w:tc>
        <w:tc>
          <w:tcPr>
            <w:tcW w:w="236" w:type="dxa"/>
            <w:noWrap/>
            <w:hideMark/>
          </w:tcPr>
          <w:p w14:paraId="3E4393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0.0490575</w:t>
            </w:r>
          </w:p>
        </w:tc>
        <w:tc>
          <w:tcPr>
            <w:tcW w:w="236" w:type="dxa"/>
            <w:noWrap/>
            <w:hideMark/>
          </w:tcPr>
          <w:p w14:paraId="419155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9.58E-06</w:t>
            </w:r>
          </w:p>
        </w:tc>
        <w:tc>
          <w:tcPr>
            <w:tcW w:w="236" w:type="dxa"/>
            <w:noWrap/>
            <w:hideMark/>
          </w:tcPr>
          <w:p w14:paraId="7F7FB0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26.4865403</w:t>
            </w:r>
          </w:p>
        </w:tc>
        <w:tc>
          <w:tcPr>
            <w:tcW w:w="236" w:type="dxa"/>
            <w:noWrap/>
            <w:hideMark/>
          </w:tcPr>
          <w:p w14:paraId="609365A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26.4864758</w:t>
            </w:r>
          </w:p>
        </w:tc>
        <w:tc>
          <w:tcPr>
            <w:tcW w:w="236" w:type="dxa"/>
            <w:noWrap/>
            <w:hideMark/>
          </w:tcPr>
          <w:p w14:paraId="11AEB4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9.90E-05</w:t>
            </w:r>
          </w:p>
        </w:tc>
      </w:tr>
      <w:tr w:rsidR="008B378D" w:rsidRPr="008B378D" w14:paraId="49301BD7" w14:textId="77777777" w:rsidTr="008B378D">
        <w:trPr>
          <w:trHeight w:val="20"/>
        </w:trPr>
        <w:tc>
          <w:tcPr>
            <w:tcW w:w="236" w:type="dxa"/>
            <w:noWrap/>
            <w:hideMark/>
          </w:tcPr>
          <w:p w14:paraId="5523B8B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671CCA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6C4CE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0.02291133</w:t>
            </w:r>
          </w:p>
        </w:tc>
        <w:tc>
          <w:tcPr>
            <w:tcW w:w="236" w:type="dxa"/>
            <w:noWrap/>
            <w:hideMark/>
          </w:tcPr>
          <w:p w14:paraId="273008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2.54756316</w:t>
            </w:r>
          </w:p>
        </w:tc>
        <w:tc>
          <w:tcPr>
            <w:tcW w:w="236" w:type="dxa"/>
            <w:noWrap/>
            <w:hideMark/>
          </w:tcPr>
          <w:p w14:paraId="78C066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0.00032241</w:t>
            </w:r>
          </w:p>
        </w:tc>
        <w:tc>
          <w:tcPr>
            <w:tcW w:w="236" w:type="dxa"/>
            <w:noWrap/>
            <w:hideMark/>
          </w:tcPr>
          <w:p w14:paraId="081D0D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30.8505594</w:t>
            </w:r>
          </w:p>
        </w:tc>
        <w:tc>
          <w:tcPr>
            <w:tcW w:w="236" w:type="dxa"/>
            <w:noWrap/>
            <w:hideMark/>
          </w:tcPr>
          <w:p w14:paraId="5D995EF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30.8194556</w:t>
            </w:r>
          </w:p>
        </w:tc>
        <w:tc>
          <w:tcPr>
            <w:tcW w:w="236" w:type="dxa"/>
            <w:noWrap/>
            <w:hideMark/>
          </w:tcPr>
          <w:p w14:paraId="5FDD5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6.42E-05</w:t>
            </w:r>
          </w:p>
        </w:tc>
      </w:tr>
      <w:tr w:rsidR="008B378D" w:rsidRPr="008B378D" w14:paraId="7065BF74" w14:textId="77777777" w:rsidTr="008B378D">
        <w:trPr>
          <w:trHeight w:val="20"/>
        </w:trPr>
        <w:tc>
          <w:tcPr>
            <w:tcW w:w="236" w:type="dxa"/>
            <w:noWrap/>
            <w:hideMark/>
          </w:tcPr>
          <w:p w14:paraId="55A8E69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BA20BE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2AEDA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0.0345661</w:t>
            </w:r>
          </w:p>
        </w:tc>
        <w:tc>
          <w:tcPr>
            <w:tcW w:w="236" w:type="dxa"/>
            <w:noWrap/>
            <w:hideMark/>
          </w:tcPr>
          <w:p w14:paraId="29082F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3.84160829</w:t>
            </w:r>
          </w:p>
        </w:tc>
        <w:tc>
          <w:tcPr>
            <w:tcW w:w="236" w:type="dxa"/>
            <w:noWrap/>
            <w:hideMark/>
          </w:tcPr>
          <w:p w14:paraId="3A146A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0.0002021</w:t>
            </w:r>
          </w:p>
        </w:tc>
        <w:tc>
          <w:tcPr>
            <w:tcW w:w="236" w:type="dxa"/>
            <w:noWrap/>
            <w:hideMark/>
          </w:tcPr>
          <w:p w14:paraId="3C5787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28.2760965</w:t>
            </w:r>
          </w:p>
        </w:tc>
        <w:tc>
          <w:tcPr>
            <w:tcW w:w="236" w:type="dxa"/>
            <w:noWrap/>
            <w:hideMark/>
          </w:tcPr>
          <w:p w14:paraId="04E3EB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28.27605</w:t>
            </w:r>
          </w:p>
        </w:tc>
        <w:tc>
          <w:tcPr>
            <w:tcW w:w="236" w:type="dxa"/>
            <w:noWrap/>
            <w:hideMark/>
          </w:tcPr>
          <w:p w14:paraId="36CCF87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2.42E-05</w:t>
            </w:r>
          </w:p>
        </w:tc>
      </w:tr>
      <w:tr w:rsidR="008B378D" w:rsidRPr="008B378D" w14:paraId="6514B15F" w14:textId="77777777" w:rsidTr="008B378D">
        <w:trPr>
          <w:trHeight w:val="20"/>
        </w:trPr>
        <w:tc>
          <w:tcPr>
            <w:tcW w:w="236" w:type="dxa"/>
            <w:noWrap/>
            <w:hideMark/>
          </w:tcPr>
          <w:p w14:paraId="0A6EC2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562857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4B69E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0.08139911</w:t>
            </w:r>
          </w:p>
        </w:tc>
        <w:tc>
          <w:tcPr>
            <w:tcW w:w="236" w:type="dxa"/>
            <w:noWrap/>
            <w:hideMark/>
          </w:tcPr>
          <w:p w14:paraId="4CFE58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0.05856605</w:t>
            </w:r>
          </w:p>
        </w:tc>
        <w:tc>
          <w:tcPr>
            <w:tcW w:w="236" w:type="dxa"/>
            <w:noWrap/>
            <w:hideMark/>
          </w:tcPr>
          <w:p w14:paraId="54962BB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5.05E-05</w:t>
            </w:r>
          </w:p>
        </w:tc>
        <w:tc>
          <w:tcPr>
            <w:tcW w:w="236" w:type="dxa"/>
            <w:noWrap/>
            <w:hideMark/>
          </w:tcPr>
          <w:p w14:paraId="201830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28.2388658</w:t>
            </w:r>
          </w:p>
        </w:tc>
        <w:tc>
          <w:tcPr>
            <w:tcW w:w="236" w:type="dxa"/>
            <w:noWrap/>
            <w:hideMark/>
          </w:tcPr>
          <w:p w14:paraId="5B058A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26.8724685</w:t>
            </w:r>
          </w:p>
        </w:tc>
        <w:tc>
          <w:tcPr>
            <w:tcW w:w="236" w:type="dxa"/>
            <w:noWrap/>
            <w:hideMark/>
          </w:tcPr>
          <w:p w14:paraId="7EAD9A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0.00048208</w:t>
            </w:r>
          </w:p>
        </w:tc>
      </w:tr>
      <w:tr w:rsidR="008B378D" w:rsidRPr="008B378D" w14:paraId="7CA61C4C" w14:textId="77777777" w:rsidTr="008B378D">
        <w:trPr>
          <w:trHeight w:val="20"/>
        </w:trPr>
        <w:tc>
          <w:tcPr>
            <w:tcW w:w="236" w:type="dxa"/>
            <w:noWrap/>
            <w:hideMark/>
          </w:tcPr>
          <w:p w14:paraId="65E57C8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2FE719E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FD9FB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0.27812295</w:t>
            </w:r>
          </w:p>
        </w:tc>
        <w:tc>
          <w:tcPr>
            <w:tcW w:w="236" w:type="dxa"/>
            <w:noWrap/>
            <w:hideMark/>
          </w:tcPr>
          <w:p w14:paraId="789DC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12.7990663</w:t>
            </w:r>
          </w:p>
        </w:tc>
        <w:tc>
          <w:tcPr>
            <w:tcW w:w="236" w:type="dxa"/>
            <w:noWrap/>
            <w:hideMark/>
          </w:tcPr>
          <w:p w14:paraId="56EE4D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0.00756354</w:t>
            </w:r>
          </w:p>
        </w:tc>
        <w:tc>
          <w:tcPr>
            <w:tcW w:w="236" w:type="dxa"/>
            <w:noWrap/>
            <w:hideMark/>
          </w:tcPr>
          <w:p w14:paraId="0F12D7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28.9273622</w:t>
            </w:r>
          </w:p>
        </w:tc>
        <w:tc>
          <w:tcPr>
            <w:tcW w:w="236" w:type="dxa"/>
            <w:noWrap/>
            <w:hideMark/>
          </w:tcPr>
          <w:p w14:paraId="60F3EF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28.8702129</w:t>
            </w:r>
          </w:p>
        </w:tc>
        <w:tc>
          <w:tcPr>
            <w:tcW w:w="236" w:type="dxa"/>
            <w:noWrap/>
            <w:hideMark/>
          </w:tcPr>
          <w:p w14:paraId="094379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0.00029957</w:t>
            </w:r>
          </w:p>
        </w:tc>
      </w:tr>
      <w:tr w:rsidR="008B378D" w:rsidRPr="008B378D" w14:paraId="390AA8F6" w14:textId="77777777" w:rsidTr="008B378D">
        <w:trPr>
          <w:trHeight w:val="20"/>
        </w:trPr>
        <w:tc>
          <w:tcPr>
            <w:tcW w:w="236" w:type="dxa"/>
            <w:noWrap/>
            <w:hideMark/>
          </w:tcPr>
          <w:p w14:paraId="0B987EB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74428DC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84697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0.03112251</w:t>
            </w:r>
          </w:p>
        </w:tc>
        <w:tc>
          <w:tcPr>
            <w:tcW w:w="236" w:type="dxa"/>
            <w:noWrap/>
            <w:hideMark/>
          </w:tcPr>
          <w:p w14:paraId="074186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0.02696097</w:t>
            </w:r>
          </w:p>
        </w:tc>
        <w:tc>
          <w:tcPr>
            <w:tcW w:w="236" w:type="dxa"/>
            <w:noWrap/>
            <w:hideMark/>
          </w:tcPr>
          <w:p w14:paraId="77D0A7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2.58E-05</w:t>
            </w:r>
          </w:p>
        </w:tc>
        <w:tc>
          <w:tcPr>
            <w:tcW w:w="236" w:type="dxa"/>
            <w:noWrap/>
            <w:hideMark/>
          </w:tcPr>
          <w:p w14:paraId="1AAFED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26.4386383</w:t>
            </w:r>
          </w:p>
        </w:tc>
        <w:tc>
          <w:tcPr>
            <w:tcW w:w="236" w:type="dxa"/>
            <w:noWrap/>
            <w:hideMark/>
          </w:tcPr>
          <w:p w14:paraId="6A25D3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26.3680204</w:t>
            </w:r>
          </w:p>
        </w:tc>
        <w:tc>
          <w:tcPr>
            <w:tcW w:w="236" w:type="dxa"/>
            <w:noWrap/>
            <w:hideMark/>
          </w:tcPr>
          <w:p w14:paraId="483875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0.00026135</w:t>
            </w:r>
          </w:p>
        </w:tc>
      </w:tr>
      <w:tr w:rsidR="008B378D" w:rsidRPr="008B378D" w14:paraId="70C897A7" w14:textId="77777777" w:rsidTr="008B378D">
        <w:trPr>
          <w:trHeight w:val="20"/>
        </w:trPr>
        <w:tc>
          <w:tcPr>
            <w:tcW w:w="236" w:type="dxa"/>
            <w:noWrap/>
            <w:hideMark/>
          </w:tcPr>
          <w:p w14:paraId="6900A72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9196F7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FD50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0.04106105</w:t>
            </w:r>
          </w:p>
        </w:tc>
        <w:tc>
          <w:tcPr>
            <w:tcW w:w="236" w:type="dxa"/>
            <w:noWrap/>
            <w:hideMark/>
          </w:tcPr>
          <w:p w14:paraId="6A90CE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0.12980581</w:t>
            </w:r>
          </w:p>
        </w:tc>
        <w:tc>
          <w:tcPr>
            <w:tcW w:w="236" w:type="dxa"/>
            <w:noWrap/>
            <w:hideMark/>
          </w:tcPr>
          <w:p w14:paraId="5050AE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2.50E-05</w:t>
            </w:r>
          </w:p>
        </w:tc>
        <w:tc>
          <w:tcPr>
            <w:tcW w:w="236" w:type="dxa"/>
            <w:noWrap/>
            <w:hideMark/>
          </w:tcPr>
          <w:p w14:paraId="424400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31.8765016</w:t>
            </w:r>
          </w:p>
        </w:tc>
        <w:tc>
          <w:tcPr>
            <w:tcW w:w="236" w:type="dxa"/>
            <w:noWrap/>
            <w:hideMark/>
          </w:tcPr>
          <w:p w14:paraId="45C4D2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26.366249</w:t>
            </w:r>
          </w:p>
        </w:tc>
        <w:tc>
          <w:tcPr>
            <w:tcW w:w="236" w:type="dxa"/>
            <w:noWrap/>
            <w:hideMark/>
          </w:tcPr>
          <w:p w14:paraId="2AD963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0.00010913</w:t>
            </w:r>
          </w:p>
        </w:tc>
      </w:tr>
      <w:tr w:rsidR="008B378D" w:rsidRPr="008B378D" w14:paraId="72DF28A1" w14:textId="77777777" w:rsidTr="008B378D">
        <w:trPr>
          <w:trHeight w:val="20"/>
        </w:trPr>
        <w:tc>
          <w:tcPr>
            <w:tcW w:w="236" w:type="dxa"/>
            <w:noWrap/>
            <w:hideMark/>
          </w:tcPr>
          <w:p w14:paraId="5A6EC4F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6866B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DDDBE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0.02918668</w:t>
            </w:r>
          </w:p>
        </w:tc>
        <w:tc>
          <w:tcPr>
            <w:tcW w:w="236" w:type="dxa"/>
            <w:noWrap/>
            <w:hideMark/>
          </w:tcPr>
          <w:p w14:paraId="4ED058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0.47536547</w:t>
            </w:r>
          </w:p>
        </w:tc>
        <w:tc>
          <w:tcPr>
            <w:tcW w:w="236" w:type="dxa"/>
            <w:noWrap/>
            <w:hideMark/>
          </w:tcPr>
          <w:p w14:paraId="29E302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0.00040129</w:t>
            </w:r>
          </w:p>
        </w:tc>
        <w:tc>
          <w:tcPr>
            <w:tcW w:w="236" w:type="dxa"/>
            <w:noWrap/>
            <w:hideMark/>
          </w:tcPr>
          <w:p w14:paraId="04E4C9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30.9680118</w:t>
            </w:r>
          </w:p>
        </w:tc>
        <w:tc>
          <w:tcPr>
            <w:tcW w:w="236" w:type="dxa"/>
            <w:noWrap/>
            <w:hideMark/>
          </w:tcPr>
          <w:p w14:paraId="5823CE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30.7841683</w:t>
            </w:r>
          </w:p>
        </w:tc>
        <w:tc>
          <w:tcPr>
            <w:tcW w:w="236" w:type="dxa"/>
            <w:noWrap/>
            <w:hideMark/>
          </w:tcPr>
          <w:p w14:paraId="70AE89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0.00042586</w:t>
            </w:r>
          </w:p>
        </w:tc>
      </w:tr>
      <w:tr w:rsidR="008B378D" w:rsidRPr="008B378D" w14:paraId="5CC1985B" w14:textId="77777777" w:rsidTr="008B378D">
        <w:trPr>
          <w:trHeight w:val="20"/>
        </w:trPr>
        <w:tc>
          <w:tcPr>
            <w:tcW w:w="236" w:type="dxa"/>
            <w:noWrap/>
            <w:hideMark/>
          </w:tcPr>
          <w:p w14:paraId="76269D0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4261F4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2E305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0.04944369</w:t>
            </w:r>
          </w:p>
        </w:tc>
        <w:tc>
          <w:tcPr>
            <w:tcW w:w="236" w:type="dxa"/>
            <w:noWrap/>
            <w:hideMark/>
          </w:tcPr>
          <w:p w14:paraId="1A6439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0.36440144</w:t>
            </w:r>
          </w:p>
        </w:tc>
        <w:tc>
          <w:tcPr>
            <w:tcW w:w="236" w:type="dxa"/>
            <w:noWrap/>
            <w:hideMark/>
          </w:tcPr>
          <w:p w14:paraId="11F2BA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0.00012831</w:t>
            </w:r>
          </w:p>
        </w:tc>
        <w:tc>
          <w:tcPr>
            <w:tcW w:w="236" w:type="dxa"/>
            <w:noWrap/>
            <w:hideMark/>
          </w:tcPr>
          <w:p w14:paraId="27F27F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26.9652409</w:t>
            </w:r>
          </w:p>
        </w:tc>
        <w:tc>
          <w:tcPr>
            <w:tcW w:w="236" w:type="dxa"/>
            <w:noWrap/>
            <w:hideMark/>
          </w:tcPr>
          <w:p w14:paraId="1D0053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26.867926</w:t>
            </w:r>
          </w:p>
        </w:tc>
        <w:tc>
          <w:tcPr>
            <w:tcW w:w="236" w:type="dxa"/>
            <w:noWrap/>
            <w:hideMark/>
          </w:tcPr>
          <w:p w14:paraId="309845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0.00018263</w:t>
            </w:r>
          </w:p>
        </w:tc>
      </w:tr>
      <w:tr w:rsidR="008B378D" w:rsidRPr="008B378D" w14:paraId="0B95D924" w14:textId="77777777" w:rsidTr="008B378D">
        <w:trPr>
          <w:trHeight w:val="20"/>
        </w:trPr>
        <w:tc>
          <w:tcPr>
            <w:tcW w:w="236" w:type="dxa"/>
            <w:noWrap/>
            <w:hideMark/>
          </w:tcPr>
          <w:p w14:paraId="09FEC3A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DA4F3C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C27DF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0.02191758</w:t>
            </w:r>
          </w:p>
        </w:tc>
        <w:tc>
          <w:tcPr>
            <w:tcW w:w="236" w:type="dxa"/>
            <w:noWrap/>
            <w:hideMark/>
          </w:tcPr>
          <w:p w14:paraId="70C62C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10.1067817</w:t>
            </w:r>
          </w:p>
        </w:tc>
        <w:tc>
          <w:tcPr>
            <w:tcW w:w="236" w:type="dxa"/>
            <w:noWrap/>
            <w:hideMark/>
          </w:tcPr>
          <w:p w14:paraId="7D94442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0.0017054</w:t>
            </w:r>
          </w:p>
        </w:tc>
        <w:tc>
          <w:tcPr>
            <w:tcW w:w="236" w:type="dxa"/>
            <w:noWrap/>
            <w:hideMark/>
          </w:tcPr>
          <w:p w14:paraId="3C07D2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30.5397738</w:t>
            </w:r>
          </w:p>
        </w:tc>
        <w:tc>
          <w:tcPr>
            <w:tcW w:w="236" w:type="dxa"/>
            <w:noWrap/>
            <w:hideMark/>
          </w:tcPr>
          <w:p w14:paraId="132371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30.5380222</w:t>
            </w:r>
          </w:p>
        </w:tc>
        <w:tc>
          <w:tcPr>
            <w:tcW w:w="236" w:type="dxa"/>
            <w:noWrap/>
            <w:hideMark/>
          </w:tcPr>
          <w:p w14:paraId="51BAEF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8.52E-05</w:t>
            </w:r>
          </w:p>
        </w:tc>
      </w:tr>
      <w:tr w:rsidR="008B378D" w:rsidRPr="008B378D" w14:paraId="0CA09DA5" w14:textId="77777777" w:rsidTr="008B378D">
        <w:trPr>
          <w:trHeight w:val="20"/>
        </w:trPr>
        <w:tc>
          <w:tcPr>
            <w:tcW w:w="236" w:type="dxa"/>
            <w:noWrap/>
            <w:hideMark/>
          </w:tcPr>
          <w:p w14:paraId="0EB7E2D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F8624C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83CC1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0.01169879</w:t>
            </w:r>
          </w:p>
        </w:tc>
        <w:tc>
          <w:tcPr>
            <w:tcW w:w="236" w:type="dxa"/>
            <w:noWrap/>
            <w:hideMark/>
          </w:tcPr>
          <w:p w14:paraId="6DC5026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0.07125677</w:t>
            </w:r>
          </w:p>
        </w:tc>
        <w:tc>
          <w:tcPr>
            <w:tcW w:w="236" w:type="dxa"/>
            <w:noWrap/>
            <w:hideMark/>
          </w:tcPr>
          <w:p w14:paraId="39F913D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4.05E-05</w:t>
            </w:r>
          </w:p>
        </w:tc>
        <w:tc>
          <w:tcPr>
            <w:tcW w:w="236" w:type="dxa"/>
            <w:noWrap/>
            <w:hideMark/>
          </w:tcPr>
          <w:p w14:paraId="237BC9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28.8676101</w:t>
            </w:r>
          </w:p>
        </w:tc>
        <w:tc>
          <w:tcPr>
            <w:tcW w:w="236" w:type="dxa"/>
            <w:noWrap/>
            <w:hideMark/>
          </w:tcPr>
          <w:p w14:paraId="5EFB45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28.8663668</w:t>
            </w:r>
          </w:p>
        </w:tc>
        <w:tc>
          <w:tcPr>
            <w:tcW w:w="236" w:type="dxa"/>
            <w:noWrap/>
            <w:hideMark/>
          </w:tcPr>
          <w:p w14:paraId="6893E40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0.000284</w:t>
            </w:r>
          </w:p>
        </w:tc>
      </w:tr>
      <w:tr w:rsidR="008B378D" w:rsidRPr="008B378D" w14:paraId="23961473" w14:textId="77777777" w:rsidTr="008B378D">
        <w:trPr>
          <w:trHeight w:val="20"/>
        </w:trPr>
        <w:tc>
          <w:tcPr>
            <w:tcW w:w="236" w:type="dxa"/>
            <w:noWrap/>
            <w:hideMark/>
          </w:tcPr>
          <w:p w14:paraId="08CC6B0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2532CC3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8D0A6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0.02549196</w:t>
            </w:r>
          </w:p>
        </w:tc>
        <w:tc>
          <w:tcPr>
            <w:tcW w:w="236" w:type="dxa"/>
            <w:noWrap/>
            <w:hideMark/>
          </w:tcPr>
          <w:p w14:paraId="679084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9.27369114</w:t>
            </w:r>
          </w:p>
        </w:tc>
        <w:tc>
          <w:tcPr>
            <w:tcW w:w="236" w:type="dxa"/>
            <w:noWrap/>
            <w:hideMark/>
          </w:tcPr>
          <w:p w14:paraId="2E4628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0.00549692</w:t>
            </w:r>
          </w:p>
        </w:tc>
        <w:tc>
          <w:tcPr>
            <w:tcW w:w="236" w:type="dxa"/>
            <w:noWrap/>
            <w:hideMark/>
          </w:tcPr>
          <w:p w14:paraId="549E70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28.2741001</w:t>
            </w:r>
          </w:p>
        </w:tc>
        <w:tc>
          <w:tcPr>
            <w:tcW w:w="236" w:type="dxa"/>
            <w:noWrap/>
            <w:hideMark/>
          </w:tcPr>
          <w:p w14:paraId="5D4671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28.2095742</w:t>
            </w:r>
          </w:p>
        </w:tc>
        <w:tc>
          <w:tcPr>
            <w:tcW w:w="236" w:type="dxa"/>
            <w:noWrap/>
            <w:hideMark/>
          </w:tcPr>
          <w:p w14:paraId="72723C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0.00029637</w:t>
            </w:r>
          </w:p>
        </w:tc>
      </w:tr>
      <w:tr w:rsidR="008B378D" w:rsidRPr="008B378D" w14:paraId="3D640FAC" w14:textId="77777777" w:rsidTr="008B378D">
        <w:trPr>
          <w:trHeight w:val="20"/>
        </w:trPr>
        <w:tc>
          <w:tcPr>
            <w:tcW w:w="236" w:type="dxa"/>
            <w:noWrap/>
            <w:hideMark/>
          </w:tcPr>
          <w:p w14:paraId="4F9B46B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574A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8953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0.03001064</w:t>
            </w:r>
          </w:p>
        </w:tc>
        <w:tc>
          <w:tcPr>
            <w:tcW w:w="236" w:type="dxa"/>
            <w:noWrap/>
            <w:hideMark/>
          </w:tcPr>
          <w:p w14:paraId="4854789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0.22886667</w:t>
            </w:r>
          </w:p>
        </w:tc>
        <w:tc>
          <w:tcPr>
            <w:tcW w:w="236" w:type="dxa"/>
            <w:noWrap/>
            <w:hideMark/>
          </w:tcPr>
          <w:p w14:paraId="6BA30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0.00011637</w:t>
            </w:r>
          </w:p>
        </w:tc>
        <w:tc>
          <w:tcPr>
            <w:tcW w:w="236" w:type="dxa"/>
            <w:noWrap/>
            <w:hideMark/>
          </w:tcPr>
          <w:p w14:paraId="68B817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20.4227465</w:t>
            </w:r>
          </w:p>
        </w:tc>
        <w:tc>
          <w:tcPr>
            <w:tcW w:w="236" w:type="dxa"/>
            <w:noWrap/>
            <w:hideMark/>
          </w:tcPr>
          <w:p w14:paraId="797801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20.2923207</w:t>
            </w:r>
          </w:p>
        </w:tc>
        <w:tc>
          <w:tcPr>
            <w:tcW w:w="236" w:type="dxa"/>
            <w:noWrap/>
            <w:hideMark/>
          </w:tcPr>
          <w:p w14:paraId="0BEDD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0.00025699</w:t>
            </w:r>
          </w:p>
        </w:tc>
      </w:tr>
      <w:tr w:rsidR="008B378D" w:rsidRPr="008B378D" w14:paraId="109C7C03" w14:textId="77777777" w:rsidTr="008B378D">
        <w:trPr>
          <w:trHeight w:val="20"/>
        </w:trPr>
        <w:tc>
          <w:tcPr>
            <w:tcW w:w="236" w:type="dxa"/>
            <w:noWrap/>
            <w:hideMark/>
          </w:tcPr>
          <w:p w14:paraId="42B9FF2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747EEB9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421BB7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0.07146282</w:t>
            </w:r>
          </w:p>
        </w:tc>
        <w:tc>
          <w:tcPr>
            <w:tcW w:w="236" w:type="dxa"/>
            <w:noWrap/>
            <w:hideMark/>
          </w:tcPr>
          <w:p w14:paraId="5D212D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11.3357708</w:t>
            </w:r>
          </w:p>
        </w:tc>
        <w:tc>
          <w:tcPr>
            <w:tcW w:w="236" w:type="dxa"/>
            <w:noWrap/>
            <w:hideMark/>
          </w:tcPr>
          <w:p w14:paraId="5CE22C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0.00180116</w:t>
            </w:r>
          </w:p>
        </w:tc>
        <w:tc>
          <w:tcPr>
            <w:tcW w:w="236" w:type="dxa"/>
            <w:noWrap/>
            <w:hideMark/>
          </w:tcPr>
          <w:p w14:paraId="6BC67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27.3842536</w:t>
            </w:r>
          </w:p>
        </w:tc>
        <w:tc>
          <w:tcPr>
            <w:tcW w:w="236" w:type="dxa"/>
            <w:noWrap/>
            <w:hideMark/>
          </w:tcPr>
          <w:p w14:paraId="390371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27.3710283</w:t>
            </w:r>
          </w:p>
        </w:tc>
        <w:tc>
          <w:tcPr>
            <w:tcW w:w="236" w:type="dxa"/>
            <w:noWrap/>
            <w:hideMark/>
          </w:tcPr>
          <w:p w14:paraId="5431AB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8.23E-05</w:t>
            </w:r>
          </w:p>
        </w:tc>
      </w:tr>
      <w:tr w:rsidR="008B378D" w:rsidRPr="008B378D" w14:paraId="4AF725C2" w14:textId="77777777" w:rsidTr="008B378D">
        <w:trPr>
          <w:trHeight w:val="20"/>
        </w:trPr>
        <w:tc>
          <w:tcPr>
            <w:tcW w:w="236" w:type="dxa"/>
            <w:noWrap/>
            <w:hideMark/>
          </w:tcPr>
          <w:p w14:paraId="5E4E305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78A07A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F7DE5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0.01791912</w:t>
            </w:r>
          </w:p>
        </w:tc>
        <w:tc>
          <w:tcPr>
            <w:tcW w:w="236" w:type="dxa"/>
            <w:noWrap/>
            <w:hideMark/>
          </w:tcPr>
          <w:p w14:paraId="5BC71A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0.12517184</w:t>
            </w:r>
          </w:p>
        </w:tc>
        <w:tc>
          <w:tcPr>
            <w:tcW w:w="236" w:type="dxa"/>
            <w:noWrap/>
            <w:hideMark/>
          </w:tcPr>
          <w:p w14:paraId="004D90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2.55E-05</w:t>
            </w:r>
          </w:p>
        </w:tc>
        <w:tc>
          <w:tcPr>
            <w:tcW w:w="236" w:type="dxa"/>
            <w:noWrap/>
            <w:hideMark/>
          </w:tcPr>
          <w:p w14:paraId="3ABBD3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27.4405428</w:t>
            </w:r>
          </w:p>
        </w:tc>
        <w:tc>
          <w:tcPr>
            <w:tcW w:w="236" w:type="dxa"/>
            <w:noWrap/>
            <w:hideMark/>
          </w:tcPr>
          <w:p w14:paraId="52BE93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27.2627386</w:t>
            </w:r>
          </w:p>
        </w:tc>
        <w:tc>
          <w:tcPr>
            <w:tcW w:w="236" w:type="dxa"/>
            <w:noWrap/>
            <w:hideMark/>
          </w:tcPr>
          <w:p w14:paraId="743FB45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0.00013596</w:t>
            </w:r>
          </w:p>
        </w:tc>
      </w:tr>
      <w:tr w:rsidR="008B378D" w:rsidRPr="008B378D" w14:paraId="5559897A" w14:textId="77777777" w:rsidTr="008B378D">
        <w:trPr>
          <w:trHeight w:val="20"/>
        </w:trPr>
        <w:tc>
          <w:tcPr>
            <w:tcW w:w="236" w:type="dxa"/>
            <w:noWrap/>
            <w:hideMark/>
          </w:tcPr>
          <w:p w14:paraId="067052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1E1AD0B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5C60E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0.03815547</w:t>
            </w:r>
          </w:p>
        </w:tc>
        <w:tc>
          <w:tcPr>
            <w:tcW w:w="236" w:type="dxa"/>
            <w:noWrap/>
            <w:hideMark/>
          </w:tcPr>
          <w:p w14:paraId="1A1C38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0.16530149</w:t>
            </w:r>
          </w:p>
        </w:tc>
        <w:tc>
          <w:tcPr>
            <w:tcW w:w="236" w:type="dxa"/>
            <w:noWrap/>
            <w:hideMark/>
          </w:tcPr>
          <w:p w14:paraId="47C2EF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7.87E-05</w:t>
            </w:r>
          </w:p>
        </w:tc>
        <w:tc>
          <w:tcPr>
            <w:tcW w:w="236" w:type="dxa"/>
            <w:noWrap/>
            <w:hideMark/>
          </w:tcPr>
          <w:p w14:paraId="1C7232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25.6218183</w:t>
            </w:r>
          </w:p>
        </w:tc>
        <w:tc>
          <w:tcPr>
            <w:tcW w:w="236" w:type="dxa"/>
            <w:noWrap/>
            <w:hideMark/>
          </w:tcPr>
          <w:p w14:paraId="6406DE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25.6218162</w:t>
            </w:r>
          </w:p>
        </w:tc>
        <w:tc>
          <w:tcPr>
            <w:tcW w:w="236" w:type="dxa"/>
            <w:noWrap/>
            <w:hideMark/>
          </w:tcPr>
          <w:p w14:paraId="76A28F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0.00023809</w:t>
            </w:r>
          </w:p>
        </w:tc>
      </w:tr>
      <w:tr w:rsidR="008B378D" w:rsidRPr="008B378D" w14:paraId="3E13424B" w14:textId="77777777" w:rsidTr="008B378D">
        <w:trPr>
          <w:trHeight w:val="20"/>
        </w:trPr>
        <w:tc>
          <w:tcPr>
            <w:tcW w:w="236" w:type="dxa"/>
            <w:noWrap/>
            <w:hideMark/>
          </w:tcPr>
          <w:p w14:paraId="66FBF8D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B86430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8C6EF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0.03353691</w:t>
            </w:r>
          </w:p>
        </w:tc>
        <w:tc>
          <w:tcPr>
            <w:tcW w:w="236" w:type="dxa"/>
            <w:noWrap/>
            <w:hideMark/>
          </w:tcPr>
          <w:p w14:paraId="22D5B7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0.11487522</w:t>
            </w:r>
          </w:p>
        </w:tc>
        <w:tc>
          <w:tcPr>
            <w:tcW w:w="236" w:type="dxa"/>
            <w:noWrap/>
            <w:hideMark/>
          </w:tcPr>
          <w:p w14:paraId="7BE6F1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1.19E-05</w:t>
            </w:r>
          </w:p>
        </w:tc>
        <w:tc>
          <w:tcPr>
            <w:tcW w:w="236" w:type="dxa"/>
            <w:noWrap/>
            <w:hideMark/>
          </w:tcPr>
          <w:p w14:paraId="65BD29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29.1766623</w:t>
            </w:r>
          </w:p>
        </w:tc>
        <w:tc>
          <w:tcPr>
            <w:tcW w:w="236" w:type="dxa"/>
            <w:noWrap/>
            <w:hideMark/>
          </w:tcPr>
          <w:p w14:paraId="24F85F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29.1766282</w:t>
            </w:r>
          </w:p>
        </w:tc>
        <w:tc>
          <w:tcPr>
            <w:tcW w:w="236" w:type="dxa"/>
            <w:noWrap/>
            <w:hideMark/>
          </w:tcPr>
          <w:p w14:paraId="6786EB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5.15E-05</w:t>
            </w:r>
          </w:p>
        </w:tc>
      </w:tr>
      <w:tr w:rsidR="008B378D" w:rsidRPr="008B378D" w14:paraId="3EFAD323" w14:textId="77777777" w:rsidTr="008B378D">
        <w:trPr>
          <w:trHeight w:val="20"/>
        </w:trPr>
        <w:tc>
          <w:tcPr>
            <w:tcW w:w="236" w:type="dxa"/>
            <w:noWrap/>
            <w:hideMark/>
          </w:tcPr>
          <w:p w14:paraId="03E31C4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ABF976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31FD6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0.03237878</w:t>
            </w:r>
          </w:p>
        </w:tc>
        <w:tc>
          <w:tcPr>
            <w:tcW w:w="236" w:type="dxa"/>
            <w:noWrap/>
            <w:hideMark/>
          </w:tcPr>
          <w:p w14:paraId="57826F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0.0634584</w:t>
            </w:r>
          </w:p>
        </w:tc>
        <w:tc>
          <w:tcPr>
            <w:tcW w:w="236" w:type="dxa"/>
            <w:noWrap/>
            <w:hideMark/>
          </w:tcPr>
          <w:p w14:paraId="41F275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7.00E-05</w:t>
            </w:r>
          </w:p>
        </w:tc>
        <w:tc>
          <w:tcPr>
            <w:tcW w:w="236" w:type="dxa"/>
            <w:noWrap/>
            <w:hideMark/>
          </w:tcPr>
          <w:p w14:paraId="0D97DF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31.7862202</w:t>
            </w:r>
          </w:p>
        </w:tc>
        <w:tc>
          <w:tcPr>
            <w:tcW w:w="236" w:type="dxa"/>
            <w:noWrap/>
            <w:hideMark/>
          </w:tcPr>
          <w:p w14:paraId="16636A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29.6540432</w:t>
            </w:r>
          </w:p>
        </w:tc>
        <w:tc>
          <w:tcPr>
            <w:tcW w:w="236" w:type="dxa"/>
            <w:noWrap/>
            <w:hideMark/>
          </w:tcPr>
          <w:p w14:paraId="7EF603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0.00056777</w:t>
            </w:r>
          </w:p>
        </w:tc>
      </w:tr>
      <w:tr w:rsidR="008B378D" w:rsidRPr="008B378D" w14:paraId="6E5C4951" w14:textId="77777777" w:rsidTr="008B378D">
        <w:trPr>
          <w:trHeight w:val="20"/>
        </w:trPr>
        <w:tc>
          <w:tcPr>
            <w:tcW w:w="236" w:type="dxa"/>
            <w:noWrap/>
            <w:hideMark/>
          </w:tcPr>
          <w:p w14:paraId="3782BF4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2DEFFCC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C121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0.02426779</w:t>
            </w:r>
          </w:p>
        </w:tc>
        <w:tc>
          <w:tcPr>
            <w:tcW w:w="236" w:type="dxa"/>
            <w:noWrap/>
            <w:hideMark/>
          </w:tcPr>
          <w:p w14:paraId="0E3AA8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10.6994061</w:t>
            </w:r>
          </w:p>
        </w:tc>
        <w:tc>
          <w:tcPr>
            <w:tcW w:w="236" w:type="dxa"/>
            <w:noWrap/>
            <w:hideMark/>
          </w:tcPr>
          <w:p w14:paraId="7B61762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0.00220883</w:t>
            </w:r>
          </w:p>
        </w:tc>
        <w:tc>
          <w:tcPr>
            <w:tcW w:w="236" w:type="dxa"/>
            <w:noWrap/>
            <w:hideMark/>
          </w:tcPr>
          <w:p w14:paraId="64FE87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26.6235869</w:t>
            </w:r>
          </w:p>
        </w:tc>
        <w:tc>
          <w:tcPr>
            <w:tcW w:w="236" w:type="dxa"/>
            <w:noWrap/>
            <w:hideMark/>
          </w:tcPr>
          <w:p w14:paraId="13AE1C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26.6237214</w:t>
            </w:r>
          </w:p>
        </w:tc>
        <w:tc>
          <w:tcPr>
            <w:tcW w:w="236" w:type="dxa"/>
            <w:noWrap/>
            <w:hideMark/>
          </w:tcPr>
          <w:p w14:paraId="198DC21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0.00010143</w:t>
            </w:r>
          </w:p>
        </w:tc>
      </w:tr>
      <w:tr w:rsidR="008B378D" w:rsidRPr="008B378D" w14:paraId="1236F03E" w14:textId="77777777" w:rsidTr="008B378D">
        <w:trPr>
          <w:trHeight w:val="20"/>
        </w:trPr>
        <w:tc>
          <w:tcPr>
            <w:tcW w:w="236" w:type="dxa"/>
            <w:noWrap/>
            <w:hideMark/>
          </w:tcPr>
          <w:p w14:paraId="65759B8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BDBF0C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FB16D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0.01203507</w:t>
            </w:r>
          </w:p>
        </w:tc>
        <w:tc>
          <w:tcPr>
            <w:tcW w:w="236" w:type="dxa"/>
            <w:noWrap/>
            <w:hideMark/>
          </w:tcPr>
          <w:p w14:paraId="04BF7B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0.10723967</w:t>
            </w:r>
          </w:p>
        </w:tc>
        <w:tc>
          <w:tcPr>
            <w:tcW w:w="236" w:type="dxa"/>
            <w:noWrap/>
            <w:hideMark/>
          </w:tcPr>
          <w:p w14:paraId="40EE47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3.72E-05</w:t>
            </w:r>
          </w:p>
        </w:tc>
        <w:tc>
          <w:tcPr>
            <w:tcW w:w="236" w:type="dxa"/>
            <w:noWrap/>
            <w:hideMark/>
          </w:tcPr>
          <w:p w14:paraId="103545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27.4527429</w:t>
            </w:r>
          </w:p>
        </w:tc>
        <w:tc>
          <w:tcPr>
            <w:tcW w:w="236" w:type="dxa"/>
            <w:noWrap/>
            <w:hideMark/>
          </w:tcPr>
          <w:p w14:paraId="66A7FF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28.3186798</w:t>
            </w:r>
          </w:p>
        </w:tc>
        <w:tc>
          <w:tcPr>
            <w:tcW w:w="236" w:type="dxa"/>
            <w:noWrap/>
            <w:hideMark/>
          </w:tcPr>
          <w:p w14:paraId="55F77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0.00017427</w:t>
            </w:r>
          </w:p>
        </w:tc>
      </w:tr>
      <w:tr w:rsidR="008B378D" w:rsidRPr="008B378D" w14:paraId="28F6E518" w14:textId="77777777" w:rsidTr="008B378D">
        <w:trPr>
          <w:trHeight w:val="20"/>
        </w:trPr>
        <w:tc>
          <w:tcPr>
            <w:tcW w:w="236" w:type="dxa"/>
            <w:noWrap/>
            <w:hideMark/>
          </w:tcPr>
          <w:p w14:paraId="60AB3F4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24A889C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0BB379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0.01339412</w:t>
            </w:r>
          </w:p>
        </w:tc>
        <w:tc>
          <w:tcPr>
            <w:tcW w:w="236" w:type="dxa"/>
            <w:noWrap/>
            <w:hideMark/>
          </w:tcPr>
          <w:p w14:paraId="595180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0.19195569</w:t>
            </w:r>
          </w:p>
        </w:tc>
        <w:tc>
          <w:tcPr>
            <w:tcW w:w="236" w:type="dxa"/>
            <w:noWrap/>
            <w:hideMark/>
          </w:tcPr>
          <w:p w14:paraId="26B933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9.24E-05</w:t>
            </w:r>
          </w:p>
        </w:tc>
        <w:tc>
          <w:tcPr>
            <w:tcW w:w="236" w:type="dxa"/>
            <w:noWrap/>
            <w:hideMark/>
          </w:tcPr>
          <w:p w14:paraId="29E6CA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24.4896495</w:t>
            </w:r>
          </w:p>
        </w:tc>
        <w:tc>
          <w:tcPr>
            <w:tcW w:w="236" w:type="dxa"/>
            <w:noWrap/>
            <w:hideMark/>
          </w:tcPr>
          <w:p w14:paraId="15EA53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24.5452359</w:t>
            </w:r>
          </w:p>
        </w:tc>
        <w:tc>
          <w:tcPr>
            <w:tcW w:w="236" w:type="dxa"/>
            <w:noWrap/>
            <w:hideMark/>
          </w:tcPr>
          <w:p w14:paraId="599E4C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0.0002408</w:t>
            </w:r>
          </w:p>
        </w:tc>
      </w:tr>
      <w:tr w:rsidR="008B378D" w:rsidRPr="008B378D" w14:paraId="0EAAD1BF" w14:textId="77777777" w:rsidTr="008B378D">
        <w:trPr>
          <w:trHeight w:val="20"/>
        </w:trPr>
        <w:tc>
          <w:tcPr>
            <w:tcW w:w="236" w:type="dxa"/>
            <w:noWrap/>
            <w:hideMark/>
          </w:tcPr>
          <w:p w14:paraId="22BF8F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29ED396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CC046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0.07331012</w:t>
            </w:r>
          </w:p>
        </w:tc>
        <w:tc>
          <w:tcPr>
            <w:tcW w:w="236" w:type="dxa"/>
            <w:noWrap/>
            <w:hideMark/>
          </w:tcPr>
          <w:p w14:paraId="475FDE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2.01303375</w:t>
            </w:r>
          </w:p>
        </w:tc>
        <w:tc>
          <w:tcPr>
            <w:tcW w:w="236" w:type="dxa"/>
            <w:noWrap/>
            <w:hideMark/>
          </w:tcPr>
          <w:p w14:paraId="43F511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0.00130584</w:t>
            </w:r>
          </w:p>
        </w:tc>
        <w:tc>
          <w:tcPr>
            <w:tcW w:w="236" w:type="dxa"/>
            <w:noWrap/>
            <w:hideMark/>
          </w:tcPr>
          <w:p w14:paraId="2BA116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18.8053626</w:t>
            </w:r>
          </w:p>
        </w:tc>
        <w:tc>
          <w:tcPr>
            <w:tcW w:w="236" w:type="dxa"/>
            <w:noWrap/>
            <w:hideMark/>
          </w:tcPr>
          <w:p w14:paraId="5DEB47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18.8193568</w:t>
            </w:r>
          </w:p>
        </w:tc>
        <w:tc>
          <w:tcPr>
            <w:tcW w:w="236" w:type="dxa"/>
            <w:noWrap/>
            <w:hideMark/>
          </w:tcPr>
          <w:p w14:paraId="262904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0.00032613</w:t>
            </w:r>
          </w:p>
        </w:tc>
      </w:tr>
      <w:tr w:rsidR="008B378D" w:rsidRPr="008B378D" w14:paraId="6864787A" w14:textId="77777777" w:rsidTr="008B378D">
        <w:trPr>
          <w:trHeight w:val="20"/>
        </w:trPr>
        <w:tc>
          <w:tcPr>
            <w:tcW w:w="236" w:type="dxa"/>
            <w:noWrap/>
            <w:hideMark/>
          </w:tcPr>
          <w:p w14:paraId="4A3D3D9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A7196D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2B471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0.01216597</w:t>
            </w:r>
          </w:p>
        </w:tc>
        <w:tc>
          <w:tcPr>
            <w:tcW w:w="236" w:type="dxa"/>
            <w:noWrap/>
            <w:hideMark/>
          </w:tcPr>
          <w:p w14:paraId="3F79BCD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0.25096766</w:t>
            </w:r>
          </w:p>
        </w:tc>
        <w:tc>
          <w:tcPr>
            <w:tcW w:w="236" w:type="dxa"/>
            <w:noWrap/>
            <w:hideMark/>
          </w:tcPr>
          <w:p w14:paraId="3C4E20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7.21E-05</w:t>
            </w:r>
          </w:p>
        </w:tc>
        <w:tc>
          <w:tcPr>
            <w:tcW w:w="236" w:type="dxa"/>
            <w:noWrap/>
            <w:hideMark/>
          </w:tcPr>
          <w:p w14:paraId="1C3089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24.6623734</w:t>
            </w:r>
          </w:p>
        </w:tc>
        <w:tc>
          <w:tcPr>
            <w:tcW w:w="236" w:type="dxa"/>
            <w:noWrap/>
            <w:hideMark/>
          </w:tcPr>
          <w:p w14:paraId="0D1450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24.6397144</w:t>
            </w:r>
          </w:p>
        </w:tc>
        <w:tc>
          <w:tcPr>
            <w:tcW w:w="236" w:type="dxa"/>
            <w:noWrap/>
            <w:hideMark/>
          </w:tcPr>
          <w:p w14:paraId="5F5559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0.00014281</w:t>
            </w:r>
          </w:p>
        </w:tc>
      </w:tr>
      <w:tr w:rsidR="008B378D" w:rsidRPr="008B378D" w14:paraId="0A27F03E" w14:textId="77777777" w:rsidTr="008B378D">
        <w:trPr>
          <w:trHeight w:val="20"/>
        </w:trPr>
        <w:tc>
          <w:tcPr>
            <w:tcW w:w="236" w:type="dxa"/>
            <w:noWrap/>
            <w:hideMark/>
          </w:tcPr>
          <w:p w14:paraId="716EC55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194D54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5C79D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0.0193124</w:t>
            </w:r>
          </w:p>
        </w:tc>
        <w:tc>
          <w:tcPr>
            <w:tcW w:w="236" w:type="dxa"/>
            <w:noWrap/>
            <w:hideMark/>
          </w:tcPr>
          <w:p w14:paraId="55FF74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10.2964912</w:t>
            </w:r>
          </w:p>
        </w:tc>
        <w:tc>
          <w:tcPr>
            <w:tcW w:w="236" w:type="dxa"/>
            <w:noWrap/>
            <w:hideMark/>
          </w:tcPr>
          <w:p w14:paraId="44248D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0.0048282</w:t>
            </w:r>
          </w:p>
        </w:tc>
        <w:tc>
          <w:tcPr>
            <w:tcW w:w="236" w:type="dxa"/>
            <w:noWrap/>
            <w:hideMark/>
          </w:tcPr>
          <w:p w14:paraId="4943AA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28.4783565</w:t>
            </w:r>
          </w:p>
        </w:tc>
        <w:tc>
          <w:tcPr>
            <w:tcW w:w="236" w:type="dxa"/>
            <w:noWrap/>
            <w:hideMark/>
          </w:tcPr>
          <w:p w14:paraId="43E634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28.4786712</w:t>
            </w:r>
          </w:p>
        </w:tc>
        <w:tc>
          <w:tcPr>
            <w:tcW w:w="236" w:type="dxa"/>
            <w:noWrap/>
            <w:hideMark/>
          </w:tcPr>
          <w:p w14:paraId="717E02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0.00022954</w:t>
            </w:r>
          </w:p>
        </w:tc>
      </w:tr>
      <w:tr w:rsidR="008B378D" w:rsidRPr="008B378D" w14:paraId="629DA707" w14:textId="77777777" w:rsidTr="008B378D">
        <w:trPr>
          <w:trHeight w:val="20"/>
        </w:trPr>
        <w:tc>
          <w:tcPr>
            <w:tcW w:w="236" w:type="dxa"/>
            <w:noWrap/>
            <w:hideMark/>
          </w:tcPr>
          <w:p w14:paraId="3938428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5D243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64400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0.03506271</w:t>
            </w:r>
          </w:p>
        </w:tc>
        <w:tc>
          <w:tcPr>
            <w:tcW w:w="236" w:type="dxa"/>
            <w:noWrap/>
            <w:hideMark/>
          </w:tcPr>
          <w:p w14:paraId="49E3F9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6.74858649</w:t>
            </w:r>
          </w:p>
        </w:tc>
        <w:tc>
          <w:tcPr>
            <w:tcW w:w="236" w:type="dxa"/>
            <w:noWrap/>
            <w:hideMark/>
          </w:tcPr>
          <w:p w14:paraId="49DA5F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0.00289792</w:t>
            </w:r>
          </w:p>
        </w:tc>
        <w:tc>
          <w:tcPr>
            <w:tcW w:w="236" w:type="dxa"/>
            <w:noWrap/>
            <w:hideMark/>
          </w:tcPr>
          <w:p w14:paraId="599A27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21.2773619</w:t>
            </w:r>
          </w:p>
        </w:tc>
        <w:tc>
          <w:tcPr>
            <w:tcW w:w="236" w:type="dxa"/>
            <w:noWrap/>
            <w:hideMark/>
          </w:tcPr>
          <w:p w14:paraId="09E530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21.2810615</w:t>
            </w:r>
          </w:p>
        </w:tc>
        <w:tc>
          <w:tcPr>
            <w:tcW w:w="236" w:type="dxa"/>
            <w:noWrap/>
            <w:hideMark/>
          </w:tcPr>
          <w:p w14:paraId="388508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0.00021244</w:t>
            </w:r>
          </w:p>
        </w:tc>
      </w:tr>
      <w:tr w:rsidR="008B378D" w:rsidRPr="008B378D" w14:paraId="38E2B21B" w14:textId="77777777" w:rsidTr="008B378D">
        <w:trPr>
          <w:trHeight w:val="20"/>
        </w:trPr>
        <w:tc>
          <w:tcPr>
            <w:tcW w:w="236" w:type="dxa"/>
            <w:noWrap/>
            <w:hideMark/>
          </w:tcPr>
          <w:p w14:paraId="551DA4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6D4D6C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E4902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0.01506848</w:t>
            </w:r>
          </w:p>
        </w:tc>
        <w:tc>
          <w:tcPr>
            <w:tcW w:w="236" w:type="dxa"/>
            <w:noWrap/>
            <w:hideMark/>
          </w:tcPr>
          <w:p w14:paraId="61E967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0.12847278</w:t>
            </w:r>
          </w:p>
        </w:tc>
        <w:tc>
          <w:tcPr>
            <w:tcW w:w="236" w:type="dxa"/>
            <w:noWrap/>
            <w:hideMark/>
          </w:tcPr>
          <w:p w14:paraId="5237C0C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4.84E-05</w:t>
            </w:r>
          </w:p>
        </w:tc>
        <w:tc>
          <w:tcPr>
            <w:tcW w:w="236" w:type="dxa"/>
            <w:noWrap/>
            <w:hideMark/>
          </w:tcPr>
          <w:p w14:paraId="3FEA8F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24.1898272</w:t>
            </w:r>
          </w:p>
        </w:tc>
        <w:tc>
          <w:tcPr>
            <w:tcW w:w="236" w:type="dxa"/>
            <w:noWrap/>
            <w:hideMark/>
          </w:tcPr>
          <w:p w14:paraId="248063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26.2974977</w:t>
            </w:r>
          </w:p>
        </w:tc>
        <w:tc>
          <w:tcPr>
            <w:tcW w:w="236" w:type="dxa"/>
            <w:noWrap/>
            <w:hideMark/>
          </w:tcPr>
          <w:p w14:paraId="6C7754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0.0001887</w:t>
            </w:r>
          </w:p>
        </w:tc>
      </w:tr>
      <w:tr w:rsidR="008B378D" w:rsidRPr="008B378D" w14:paraId="2EB1549C" w14:textId="77777777" w:rsidTr="008B378D">
        <w:trPr>
          <w:trHeight w:val="20"/>
        </w:trPr>
        <w:tc>
          <w:tcPr>
            <w:tcW w:w="236" w:type="dxa"/>
            <w:noWrap/>
            <w:hideMark/>
          </w:tcPr>
          <w:p w14:paraId="6BD77A1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4472CA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C4C3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0.02988037</w:t>
            </w:r>
          </w:p>
        </w:tc>
        <w:tc>
          <w:tcPr>
            <w:tcW w:w="236" w:type="dxa"/>
            <w:noWrap/>
            <w:hideMark/>
          </w:tcPr>
          <w:p w14:paraId="519A3F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0.00790863</w:t>
            </w:r>
          </w:p>
        </w:tc>
        <w:tc>
          <w:tcPr>
            <w:tcW w:w="236" w:type="dxa"/>
            <w:noWrap/>
            <w:hideMark/>
          </w:tcPr>
          <w:p w14:paraId="2576E8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2.07E-05</w:t>
            </w:r>
          </w:p>
        </w:tc>
        <w:tc>
          <w:tcPr>
            <w:tcW w:w="236" w:type="dxa"/>
            <w:noWrap/>
            <w:hideMark/>
          </w:tcPr>
          <w:p w14:paraId="5DCB4C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18.4419802</w:t>
            </w:r>
          </w:p>
        </w:tc>
        <w:tc>
          <w:tcPr>
            <w:tcW w:w="236" w:type="dxa"/>
            <w:noWrap/>
            <w:hideMark/>
          </w:tcPr>
          <w:p w14:paraId="5B30EA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18.4764177</w:t>
            </w:r>
          </w:p>
        </w:tc>
        <w:tc>
          <w:tcPr>
            <w:tcW w:w="236" w:type="dxa"/>
            <w:noWrap/>
            <w:hideMark/>
          </w:tcPr>
          <w:p w14:paraId="7E8E28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0.00052526</w:t>
            </w:r>
          </w:p>
        </w:tc>
      </w:tr>
      <w:tr w:rsidR="008B378D" w:rsidRPr="008B378D" w14:paraId="2424DF4D" w14:textId="77777777" w:rsidTr="008B378D">
        <w:trPr>
          <w:trHeight w:val="20"/>
        </w:trPr>
        <w:tc>
          <w:tcPr>
            <w:tcW w:w="236" w:type="dxa"/>
            <w:noWrap/>
            <w:hideMark/>
          </w:tcPr>
          <w:p w14:paraId="64079FF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38FAE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A1415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0.01294343</w:t>
            </w:r>
          </w:p>
        </w:tc>
        <w:tc>
          <w:tcPr>
            <w:tcW w:w="236" w:type="dxa"/>
            <w:noWrap/>
            <w:hideMark/>
          </w:tcPr>
          <w:p w14:paraId="3F8379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0.45939341</w:t>
            </w:r>
          </w:p>
        </w:tc>
        <w:tc>
          <w:tcPr>
            <w:tcW w:w="236" w:type="dxa"/>
            <w:noWrap/>
            <w:hideMark/>
          </w:tcPr>
          <w:p w14:paraId="31D64E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2.57E-05</w:t>
            </w:r>
          </w:p>
        </w:tc>
        <w:tc>
          <w:tcPr>
            <w:tcW w:w="236" w:type="dxa"/>
            <w:noWrap/>
            <w:hideMark/>
          </w:tcPr>
          <w:p w14:paraId="057EE6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29.0915432</w:t>
            </w:r>
          </w:p>
        </w:tc>
        <w:tc>
          <w:tcPr>
            <w:tcW w:w="236" w:type="dxa"/>
            <w:noWrap/>
            <w:hideMark/>
          </w:tcPr>
          <w:p w14:paraId="705BD40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29.1208672</w:t>
            </w:r>
          </w:p>
        </w:tc>
        <w:tc>
          <w:tcPr>
            <w:tcW w:w="236" w:type="dxa"/>
            <w:noWrap/>
            <w:hideMark/>
          </w:tcPr>
          <w:p w14:paraId="0DE1A2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2.97E-05</w:t>
            </w:r>
          </w:p>
        </w:tc>
      </w:tr>
      <w:tr w:rsidR="008B378D" w:rsidRPr="008B378D" w14:paraId="5E9D0624" w14:textId="77777777" w:rsidTr="008B378D">
        <w:trPr>
          <w:trHeight w:val="20"/>
        </w:trPr>
        <w:tc>
          <w:tcPr>
            <w:tcW w:w="236" w:type="dxa"/>
            <w:noWrap/>
            <w:hideMark/>
          </w:tcPr>
          <w:p w14:paraId="359740A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0698ED1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3CB4B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0.00572356</w:t>
            </w:r>
          </w:p>
        </w:tc>
        <w:tc>
          <w:tcPr>
            <w:tcW w:w="236" w:type="dxa"/>
            <w:noWrap/>
            <w:hideMark/>
          </w:tcPr>
          <w:p w14:paraId="192946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0.11922311</w:t>
            </w:r>
          </w:p>
        </w:tc>
        <w:tc>
          <w:tcPr>
            <w:tcW w:w="236" w:type="dxa"/>
            <w:noWrap/>
            <w:hideMark/>
          </w:tcPr>
          <w:p w14:paraId="5F80B7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2.21E-05</w:t>
            </w:r>
          </w:p>
        </w:tc>
        <w:tc>
          <w:tcPr>
            <w:tcW w:w="236" w:type="dxa"/>
            <w:noWrap/>
            <w:hideMark/>
          </w:tcPr>
          <w:p w14:paraId="6813DC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29.0406205</w:t>
            </w:r>
          </w:p>
        </w:tc>
        <w:tc>
          <w:tcPr>
            <w:tcW w:w="236" w:type="dxa"/>
            <w:noWrap/>
            <w:hideMark/>
          </w:tcPr>
          <w:p w14:paraId="5CF303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29.0407615</w:t>
            </w:r>
          </w:p>
        </w:tc>
        <w:tc>
          <w:tcPr>
            <w:tcW w:w="236" w:type="dxa"/>
            <w:noWrap/>
            <w:hideMark/>
          </w:tcPr>
          <w:p w14:paraId="71EAFA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9.28E-05</w:t>
            </w:r>
          </w:p>
        </w:tc>
      </w:tr>
      <w:tr w:rsidR="008B378D" w:rsidRPr="008B378D" w14:paraId="03277009" w14:textId="77777777" w:rsidTr="008B378D">
        <w:trPr>
          <w:trHeight w:val="20"/>
        </w:trPr>
        <w:tc>
          <w:tcPr>
            <w:tcW w:w="236" w:type="dxa"/>
            <w:noWrap/>
            <w:hideMark/>
          </w:tcPr>
          <w:p w14:paraId="49017A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58C1ADC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3404B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0.02578306</w:t>
            </w:r>
          </w:p>
        </w:tc>
        <w:tc>
          <w:tcPr>
            <w:tcW w:w="236" w:type="dxa"/>
            <w:noWrap/>
            <w:hideMark/>
          </w:tcPr>
          <w:p w14:paraId="7BA558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4.08360477</w:t>
            </w:r>
          </w:p>
        </w:tc>
        <w:tc>
          <w:tcPr>
            <w:tcW w:w="236" w:type="dxa"/>
            <w:noWrap/>
            <w:hideMark/>
          </w:tcPr>
          <w:p w14:paraId="114835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0.00165405</w:t>
            </w:r>
          </w:p>
        </w:tc>
        <w:tc>
          <w:tcPr>
            <w:tcW w:w="236" w:type="dxa"/>
            <w:noWrap/>
            <w:hideMark/>
          </w:tcPr>
          <w:p w14:paraId="1A4B69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25.2774197</w:t>
            </w:r>
          </w:p>
        </w:tc>
        <w:tc>
          <w:tcPr>
            <w:tcW w:w="236" w:type="dxa"/>
            <w:noWrap/>
            <w:hideMark/>
          </w:tcPr>
          <w:p w14:paraId="5A2696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25.278247</w:t>
            </w:r>
          </w:p>
        </w:tc>
        <w:tc>
          <w:tcPr>
            <w:tcW w:w="236" w:type="dxa"/>
            <w:noWrap/>
            <w:hideMark/>
          </w:tcPr>
          <w:p w14:paraId="1576A1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0.00020125</w:t>
            </w:r>
          </w:p>
        </w:tc>
      </w:tr>
      <w:tr w:rsidR="008B378D" w:rsidRPr="008B378D" w14:paraId="464230B7" w14:textId="77777777" w:rsidTr="008B378D">
        <w:trPr>
          <w:trHeight w:val="20"/>
        </w:trPr>
        <w:tc>
          <w:tcPr>
            <w:tcW w:w="236" w:type="dxa"/>
            <w:noWrap/>
            <w:hideMark/>
          </w:tcPr>
          <w:p w14:paraId="1B01A85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9A4E03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53B56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0.0509384</w:t>
            </w:r>
          </w:p>
        </w:tc>
        <w:tc>
          <w:tcPr>
            <w:tcW w:w="236" w:type="dxa"/>
            <w:noWrap/>
            <w:hideMark/>
          </w:tcPr>
          <w:p w14:paraId="407564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13.684164</w:t>
            </w:r>
          </w:p>
        </w:tc>
        <w:tc>
          <w:tcPr>
            <w:tcW w:w="236" w:type="dxa"/>
            <w:noWrap/>
            <w:hideMark/>
          </w:tcPr>
          <w:p w14:paraId="729C67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0.00071978</w:t>
            </w:r>
          </w:p>
        </w:tc>
        <w:tc>
          <w:tcPr>
            <w:tcW w:w="236" w:type="dxa"/>
            <w:noWrap/>
            <w:hideMark/>
          </w:tcPr>
          <w:p w14:paraId="75430D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13.8083493</w:t>
            </w:r>
          </w:p>
        </w:tc>
        <w:tc>
          <w:tcPr>
            <w:tcW w:w="236" w:type="dxa"/>
            <w:noWrap/>
            <w:hideMark/>
          </w:tcPr>
          <w:p w14:paraId="286AC3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13.8495702</w:t>
            </w:r>
          </w:p>
        </w:tc>
        <w:tc>
          <w:tcPr>
            <w:tcW w:w="236" w:type="dxa"/>
            <w:noWrap/>
            <w:hideMark/>
          </w:tcPr>
          <w:p w14:paraId="22D0FB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5.00E-05</w:t>
            </w:r>
          </w:p>
        </w:tc>
      </w:tr>
      <w:tr w:rsidR="008B378D" w:rsidRPr="008B378D" w14:paraId="5681335F" w14:textId="77777777" w:rsidTr="008B378D">
        <w:trPr>
          <w:trHeight w:val="20"/>
        </w:trPr>
        <w:tc>
          <w:tcPr>
            <w:tcW w:w="236" w:type="dxa"/>
            <w:noWrap/>
            <w:hideMark/>
          </w:tcPr>
          <w:p w14:paraId="7453BE1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BB12C0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6F242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0.01214217</w:t>
            </w:r>
          </w:p>
        </w:tc>
        <w:tc>
          <w:tcPr>
            <w:tcW w:w="236" w:type="dxa"/>
            <w:noWrap/>
            <w:hideMark/>
          </w:tcPr>
          <w:p w14:paraId="76DC30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0.06037643</w:t>
            </w:r>
          </w:p>
        </w:tc>
        <w:tc>
          <w:tcPr>
            <w:tcW w:w="236" w:type="dxa"/>
            <w:noWrap/>
            <w:hideMark/>
          </w:tcPr>
          <w:p w14:paraId="782B77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2.90E-05</w:t>
            </w:r>
          </w:p>
        </w:tc>
        <w:tc>
          <w:tcPr>
            <w:tcW w:w="236" w:type="dxa"/>
            <w:noWrap/>
            <w:hideMark/>
          </w:tcPr>
          <w:p w14:paraId="369FC5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28.4211974</w:t>
            </w:r>
          </w:p>
        </w:tc>
        <w:tc>
          <w:tcPr>
            <w:tcW w:w="236" w:type="dxa"/>
            <w:noWrap/>
            <w:hideMark/>
          </w:tcPr>
          <w:p w14:paraId="2A6F150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28.4212627</w:t>
            </w:r>
          </w:p>
        </w:tc>
        <w:tc>
          <w:tcPr>
            <w:tcW w:w="236" w:type="dxa"/>
            <w:noWrap/>
            <w:hideMark/>
          </w:tcPr>
          <w:p w14:paraId="02857F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0.0002419</w:t>
            </w:r>
          </w:p>
        </w:tc>
      </w:tr>
      <w:tr w:rsidR="008B378D" w:rsidRPr="008B378D" w14:paraId="34C70B04" w14:textId="77777777" w:rsidTr="008B378D">
        <w:trPr>
          <w:trHeight w:val="20"/>
        </w:trPr>
        <w:tc>
          <w:tcPr>
            <w:tcW w:w="236" w:type="dxa"/>
            <w:noWrap/>
            <w:hideMark/>
          </w:tcPr>
          <w:p w14:paraId="359C9D9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4560DF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46340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0.00236961</w:t>
            </w:r>
          </w:p>
        </w:tc>
        <w:tc>
          <w:tcPr>
            <w:tcW w:w="236" w:type="dxa"/>
            <w:noWrap/>
            <w:hideMark/>
          </w:tcPr>
          <w:p w14:paraId="6EAE8B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0.0490575</w:t>
            </w:r>
          </w:p>
        </w:tc>
        <w:tc>
          <w:tcPr>
            <w:tcW w:w="236" w:type="dxa"/>
            <w:noWrap/>
            <w:hideMark/>
          </w:tcPr>
          <w:p w14:paraId="3926AF8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9.61E-06</w:t>
            </w:r>
          </w:p>
        </w:tc>
        <w:tc>
          <w:tcPr>
            <w:tcW w:w="236" w:type="dxa"/>
            <w:noWrap/>
            <w:hideMark/>
          </w:tcPr>
          <w:p w14:paraId="1C28C8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26.486387</w:t>
            </w:r>
          </w:p>
        </w:tc>
        <w:tc>
          <w:tcPr>
            <w:tcW w:w="236" w:type="dxa"/>
            <w:noWrap/>
            <w:hideMark/>
          </w:tcPr>
          <w:p w14:paraId="639CE2A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26.4863866</w:t>
            </w:r>
          </w:p>
        </w:tc>
        <w:tc>
          <w:tcPr>
            <w:tcW w:w="236" w:type="dxa"/>
            <w:noWrap/>
            <w:hideMark/>
          </w:tcPr>
          <w:p w14:paraId="14AFBB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0.00010048</w:t>
            </w:r>
          </w:p>
        </w:tc>
      </w:tr>
      <w:tr w:rsidR="008B378D" w:rsidRPr="008B378D" w14:paraId="74EA498A" w14:textId="77777777" w:rsidTr="008B378D">
        <w:trPr>
          <w:trHeight w:val="20"/>
        </w:trPr>
        <w:tc>
          <w:tcPr>
            <w:tcW w:w="236" w:type="dxa"/>
            <w:noWrap/>
            <w:hideMark/>
          </w:tcPr>
          <w:p w14:paraId="52FE6A5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542C6A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DCAD0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0.00347057</w:t>
            </w:r>
          </w:p>
        </w:tc>
        <w:tc>
          <w:tcPr>
            <w:tcW w:w="236" w:type="dxa"/>
            <w:noWrap/>
            <w:hideMark/>
          </w:tcPr>
          <w:p w14:paraId="18A7D99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2.54756316</w:t>
            </w:r>
          </w:p>
        </w:tc>
        <w:tc>
          <w:tcPr>
            <w:tcW w:w="236" w:type="dxa"/>
            <w:noWrap/>
            <w:hideMark/>
          </w:tcPr>
          <w:p w14:paraId="7A529D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0.00020284</w:t>
            </w:r>
          </w:p>
        </w:tc>
        <w:tc>
          <w:tcPr>
            <w:tcW w:w="236" w:type="dxa"/>
            <w:noWrap/>
            <w:hideMark/>
          </w:tcPr>
          <w:p w14:paraId="4E82E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29.3816285</w:t>
            </w:r>
          </w:p>
        </w:tc>
        <w:tc>
          <w:tcPr>
            <w:tcW w:w="236" w:type="dxa"/>
            <w:noWrap/>
            <w:hideMark/>
          </w:tcPr>
          <w:p w14:paraId="0E7565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29.3899184</w:t>
            </w:r>
          </w:p>
        </w:tc>
        <w:tc>
          <w:tcPr>
            <w:tcW w:w="236" w:type="dxa"/>
            <w:noWrap/>
            <w:hideMark/>
          </w:tcPr>
          <w:p w14:paraId="48B578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4.59E-05</w:t>
            </w:r>
          </w:p>
        </w:tc>
      </w:tr>
      <w:tr w:rsidR="008B378D" w:rsidRPr="008B378D" w14:paraId="00CF4C78" w14:textId="77777777" w:rsidTr="008B378D">
        <w:trPr>
          <w:trHeight w:val="20"/>
        </w:trPr>
        <w:tc>
          <w:tcPr>
            <w:tcW w:w="236" w:type="dxa"/>
            <w:noWrap/>
            <w:hideMark/>
          </w:tcPr>
          <w:p w14:paraId="5B1427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F2DB0F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EBED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0.02074398</w:t>
            </w:r>
          </w:p>
        </w:tc>
        <w:tc>
          <w:tcPr>
            <w:tcW w:w="236" w:type="dxa"/>
            <w:noWrap/>
            <w:hideMark/>
          </w:tcPr>
          <w:p w14:paraId="23F85B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3.84160829</w:t>
            </w:r>
          </w:p>
        </w:tc>
        <w:tc>
          <w:tcPr>
            <w:tcW w:w="236" w:type="dxa"/>
            <w:noWrap/>
            <w:hideMark/>
          </w:tcPr>
          <w:p w14:paraId="09D0B0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0.0001305</w:t>
            </w:r>
          </w:p>
        </w:tc>
        <w:tc>
          <w:tcPr>
            <w:tcW w:w="236" w:type="dxa"/>
            <w:noWrap/>
            <w:hideMark/>
          </w:tcPr>
          <w:p w14:paraId="261A09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26.9801262</w:t>
            </w:r>
          </w:p>
        </w:tc>
        <w:tc>
          <w:tcPr>
            <w:tcW w:w="236" w:type="dxa"/>
            <w:noWrap/>
            <w:hideMark/>
          </w:tcPr>
          <w:p w14:paraId="4FF992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27.0460602</w:t>
            </w:r>
          </w:p>
        </w:tc>
        <w:tc>
          <w:tcPr>
            <w:tcW w:w="236" w:type="dxa"/>
            <w:noWrap/>
            <w:hideMark/>
          </w:tcPr>
          <w:p w14:paraId="3474D2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2.14E-05</w:t>
            </w:r>
          </w:p>
        </w:tc>
      </w:tr>
      <w:tr w:rsidR="008B378D" w:rsidRPr="008B378D" w14:paraId="596CCE60" w14:textId="77777777" w:rsidTr="008B378D">
        <w:trPr>
          <w:trHeight w:val="20"/>
        </w:trPr>
        <w:tc>
          <w:tcPr>
            <w:tcW w:w="236" w:type="dxa"/>
            <w:noWrap/>
            <w:hideMark/>
          </w:tcPr>
          <w:p w14:paraId="2BB5442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64054F1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AB8C5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0.01772965</w:t>
            </w:r>
          </w:p>
        </w:tc>
        <w:tc>
          <w:tcPr>
            <w:tcW w:w="236" w:type="dxa"/>
            <w:noWrap/>
            <w:hideMark/>
          </w:tcPr>
          <w:p w14:paraId="5D802C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0.05856605</w:t>
            </w:r>
          </w:p>
        </w:tc>
        <w:tc>
          <w:tcPr>
            <w:tcW w:w="236" w:type="dxa"/>
            <w:noWrap/>
            <w:hideMark/>
          </w:tcPr>
          <w:p w14:paraId="19375E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4.94E-05</w:t>
            </w:r>
          </w:p>
        </w:tc>
        <w:tc>
          <w:tcPr>
            <w:tcW w:w="236" w:type="dxa"/>
            <w:noWrap/>
            <w:hideMark/>
          </w:tcPr>
          <w:p w14:paraId="7C34ED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26.4522746</w:t>
            </w:r>
          </w:p>
        </w:tc>
        <w:tc>
          <w:tcPr>
            <w:tcW w:w="236" w:type="dxa"/>
            <w:noWrap/>
            <w:hideMark/>
          </w:tcPr>
          <w:p w14:paraId="15823A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26.4913315</w:t>
            </w:r>
          </w:p>
        </w:tc>
        <w:tc>
          <w:tcPr>
            <w:tcW w:w="236" w:type="dxa"/>
            <w:noWrap/>
            <w:hideMark/>
          </w:tcPr>
          <w:p w14:paraId="3FF948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0.00047563</w:t>
            </w:r>
          </w:p>
        </w:tc>
      </w:tr>
      <w:tr w:rsidR="008B378D" w:rsidRPr="008B378D" w14:paraId="6B2199A0" w14:textId="77777777" w:rsidTr="008B378D">
        <w:trPr>
          <w:trHeight w:val="20"/>
        </w:trPr>
        <w:tc>
          <w:tcPr>
            <w:tcW w:w="236" w:type="dxa"/>
            <w:noWrap/>
            <w:hideMark/>
          </w:tcPr>
          <w:p w14:paraId="3E362A6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3F051F4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28E0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0.23259435</w:t>
            </w:r>
          </w:p>
        </w:tc>
        <w:tc>
          <w:tcPr>
            <w:tcW w:w="236" w:type="dxa"/>
            <w:noWrap/>
            <w:hideMark/>
          </w:tcPr>
          <w:p w14:paraId="5EE291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12.7990663</w:t>
            </w:r>
          </w:p>
        </w:tc>
        <w:tc>
          <w:tcPr>
            <w:tcW w:w="236" w:type="dxa"/>
            <w:noWrap/>
            <w:hideMark/>
          </w:tcPr>
          <w:p w14:paraId="34EB0F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0.00853369</w:t>
            </w:r>
          </w:p>
        </w:tc>
        <w:tc>
          <w:tcPr>
            <w:tcW w:w="236" w:type="dxa"/>
            <w:noWrap/>
            <w:hideMark/>
          </w:tcPr>
          <w:p w14:paraId="38C642D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27.1273164</w:t>
            </w:r>
          </w:p>
        </w:tc>
        <w:tc>
          <w:tcPr>
            <w:tcW w:w="236" w:type="dxa"/>
            <w:noWrap/>
            <w:hideMark/>
          </w:tcPr>
          <w:p w14:paraId="28FFBC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27.1996417</w:t>
            </w:r>
          </w:p>
        </w:tc>
        <w:tc>
          <w:tcPr>
            <w:tcW w:w="236" w:type="dxa"/>
            <w:noWrap/>
            <w:hideMark/>
          </w:tcPr>
          <w:p w14:paraId="75FFA3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0.00033105</w:t>
            </w:r>
          </w:p>
        </w:tc>
      </w:tr>
      <w:tr w:rsidR="008B378D" w:rsidRPr="008B378D" w14:paraId="6D3213C2" w14:textId="77777777" w:rsidTr="008B378D">
        <w:trPr>
          <w:trHeight w:val="20"/>
        </w:trPr>
        <w:tc>
          <w:tcPr>
            <w:tcW w:w="236" w:type="dxa"/>
            <w:noWrap/>
            <w:hideMark/>
          </w:tcPr>
          <w:p w14:paraId="030F865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05A16AC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C8A56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0.08186885</w:t>
            </w:r>
          </w:p>
        </w:tc>
        <w:tc>
          <w:tcPr>
            <w:tcW w:w="236" w:type="dxa"/>
            <w:noWrap/>
            <w:hideMark/>
          </w:tcPr>
          <w:p w14:paraId="023190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0.02696097</w:t>
            </w:r>
          </w:p>
        </w:tc>
        <w:tc>
          <w:tcPr>
            <w:tcW w:w="236" w:type="dxa"/>
            <w:noWrap/>
            <w:hideMark/>
          </w:tcPr>
          <w:p w14:paraId="428C96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8.23E-05</w:t>
            </w:r>
          </w:p>
        </w:tc>
        <w:tc>
          <w:tcPr>
            <w:tcW w:w="236" w:type="dxa"/>
            <w:noWrap/>
            <w:hideMark/>
          </w:tcPr>
          <w:p w14:paraId="26775B8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25.6003891</w:t>
            </w:r>
          </w:p>
        </w:tc>
        <w:tc>
          <w:tcPr>
            <w:tcW w:w="236" w:type="dxa"/>
            <w:noWrap/>
            <w:hideMark/>
          </w:tcPr>
          <w:p w14:paraId="4C0000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25.8845822</w:t>
            </w:r>
          </w:p>
        </w:tc>
        <w:tc>
          <w:tcPr>
            <w:tcW w:w="236" w:type="dxa"/>
            <w:noWrap/>
            <w:hideMark/>
          </w:tcPr>
          <w:p w14:paraId="37164A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0.00050458</w:t>
            </w:r>
          </w:p>
        </w:tc>
      </w:tr>
      <w:tr w:rsidR="008B378D" w:rsidRPr="008B378D" w14:paraId="2068C807" w14:textId="77777777" w:rsidTr="008B378D">
        <w:trPr>
          <w:trHeight w:val="20"/>
        </w:trPr>
        <w:tc>
          <w:tcPr>
            <w:tcW w:w="236" w:type="dxa"/>
            <w:noWrap/>
            <w:hideMark/>
          </w:tcPr>
          <w:p w14:paraId="352CE35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1AC0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B57A8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0.02547939</w:t>
            </w:r>
          </w:p>
        </w:tc>
        <w:tc>
          <w:tcPr>
            <w:tcW w:w="236" w:type="dxa"/>
            <w:noWrap/>
            <w:hideMark/>
          </w:tcPr>
          <w:p w14:paraId="0CF919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0.12980581</w:t>
            </w:r>
          </w:p>
        </w:tc>
        <w:tc>
          <w:tcPr>
            <w:tcW w:w="236" w:type="dxa"/>
            <w:noWrap/>
            <w:hideMark/>
          </w:tcPr>
          <w:p w14:paraId="4B52C3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3.45E-05</w:t>
            </w:r>
          </w:p>
        </w:tc>
        <w:tc>
          <w:tcPr>
            <w:tcW w:w="236" w:type="dxa"/>
            <w:noWrap/>
            <w:hideMark/>
          </w:tcPr>
          <w:p w14:paraId="4135D8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26.3543955</w:t>
            </w:r>
          </w:p>
        </w:tc>
        <w:tc>
          <w:tcPr>
            <w:tcW w:w="236" w:type="dxa"/>
            <w:noWrap/>
            <w:hideMark/>
          </w:tcPr>
          <w:p w14:paraId="49B95F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26.3548318</w:t>
            </w:r>
          </w:p>
        </w:tc>
        <w:tc>
          <w:tcPr>
            <w:tcW w:w="236" w:type="dxa"/>
            <w:noWrap/>
            <w:hideMark/>
          </w:tcPr>
          <w:p w14:paraId="6782CFB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0.00013576</w:t>
            </w:r>
          </w:p>
        </w:tc>
      </w:tr>
      <w:tr w:rsidR="008B378D" w:rsidRPr="008B378D" w14:paraId="561E5C7C" w14:textId="77777777" w:rsidTr="008B378D">
        <w:trPr>
          <w:trHeight w:val="20"/>
        </w:trPr>
        <w:tc>
          <w:tcPr>
            <w:tcW w:w="236" w:type="dxa"/>
            <w:noWrap/>
            <w:hideMark/>
          </w:tcPr>
          <w:p w14:paraId="6ECE6E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7C0D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22C23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0.01116725</w:t>
            </w:r>
          </w:p>
        </w:tc>
        <w:tc>
          <w:tcPr>
            <w:tcW w:w="236" w:type="dxa"/>
            <w:noWrap/>
            <w:hideMark/>
          </w:tcPr>
          <w:p w14:paraId="626C5DF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0.47536547</w:t>
            </w:r>
          </w:p>
        </w:tc>
        <w:tc>
          <w:tcPr>
            <w:tcW w:w="236" w:type="dxa"/>
            <w:noWrap/>
            <w:hideMark/>
          </w:tcPr>
          <w:p w14:paraId="725D0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0.00029177</w:t>
            </w:r>
          </w:p>
        </w:tc>
        <w:tc>
          <w:tcPr>
            <w:tcW w:w="236" w:type="dxa"/>
            <w:noWrap/>
            <w:hideMark/>
          </w:tcPr>
          <w:p w14:paraId="74E8AF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25.5988822</w:t>
            </w:r>
          </w:p>
        </w:tc>
        <w:tc>
          <w:tcPr>
            <w:tcW w:w="236" w:type="dxa"/>
            <w:noWrap/>
            <w:hideMark/>
          </w:tcPr>
          <w:p w14:paraId="1D9DBC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25.9113943</w:t>
            </w:r>
          </w:p>
        </w:tc>
        <w:tc>
          <w:tcPr>
            <w:tcW w:w="236" w:type="dxa"/>
            <w:noWrap/>
            <w:hideMark/>
          </w:tcPr>
          <w:p w14:paraId="476058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0.00031558</w:t>
            </w:r>
          </w:p>
        </w:tc>
      </w:tr>
      <w:tr w:rsidR="008B378D" w:rsidRPr="008B378D" w14:paraId="6BB70D61" w14:textId="77777777" w:rsidTr="008B378D">
        <w:trPr>
          <w:trHeight w:val="20"/>
        </w:trPr>
        <w:tc>
          <w:tcPr>
            <w:tcW w:w="236" w:type="dxa"/>
            <w:noWrap/>
            <w:hideMark/>
          </w:tcPr>
          <w:p w14:paraId="65CEED9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4E7EA7C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F868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0.04580571</w:t>
            </w:r>
          </w:p>
        </w:tc>
        <w:tc>
          <w:tcPr>
            <w:tcW w:w="236" w:type="dxa"/>
            <w:noWrap/>
            <w:hideMark/>
          </w:tcPr>
          <w:p w14:paraId="33D82C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0.36440144</w:t>
            </w:r>
          </w:p>
        </w:tc>
        <w:tc>
          <w:tcPr>
            <w:tcW w:w="236" w:type="dxa"/>
            <w:noWrap/>
            <w:hideMark/>
          </w:tcPr>
          <w:p w14:paraId="0738A9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w:t>
            </w:r>
          </w:p>
        </w:tc>
        <w:tc>
          <w:tcPr>
            <w:tcW w:w="236" w:type="dxa"/>
            <w:noWrap/>
            <w:hideMark/>
          </w:tcPr>
          <w:p w14:paraId="23C863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26.1907864</w:t>
            </w:r>
          </w:p>
        </w:tc>
        <w:tc>
          <w:tcPr>
            <w:tcW w:w="236" w:type="dxa"/>
            <w:noWrap/>
            <w:hideMark/>
          </w:tcPr>
          <w:p w14:paraId="599E5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26.2268877</w:t>
            </w:r>
          </w:p>
        </w:tc>
        <w:tc>
          <w:tcPr>
            <w:tcW w:w="236" w:type="dxa"/>
            <w:noWrap/>
            <w:hideMark/>
          </w:tcPr>
          <w:p w14:paraId="29DBAE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0.00020935</w:t>
            </w:r>
          </w:p>
        </w:tc>
      </w:tr>
      <w:tr w:rsidR="008B378D" w:rsidRPr="008B378D" w14:paraId="44E2FB05" w14:textId="77777777" w:rsidTr="008B378D">
        <w:trPr>
          <w:trHeight w:val="20"/>
        </w:trPr>
        <w:tc>
          <w:tcPr>
            <w:tcW w:w="236" w:type="dxa"/>
            <w:noWrap/>
            <w:hideMark/>
          </w:tcPr>
          <w:p w14:paraId="6889322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256F6E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D4C221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0.0407256</w:t>
            </w:r>
          </w:p>
        </w:tc>
        <w:tc>
          <w:tcPr>
            <w:tcW w:w="236" w:type="dxa"/>
            <w:noWrap/>
            <w:hideMark/>
          </w:tcPr>
          <w:p w14:paraId="3CC3A7B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10.1067817</w:t>
            </w:r>
          </w:p>
        </w:tc>
        <w:tc>
          <w:tcPr>
            <w:tcW w:w="236" w:type="dxa"/>
            <w:noWrap/>
            <w:hideMark/>
          </w:tcPr>
          <w:p w14:paraId="3906D5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0.00165495</w:t>
            </w:r>
          </w:p>
        </w:tc>
        <w:tc>
          <w:tcPr>
            <w:tcW w:w="236" w:type="dxa"/>
            <w:noWrap/>
            <w:hideMark/>
          </w:tcPr>
          <w:p w14:paraId="56273F7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29.6247791</w:t>
            </w:r>
          </w:p>
        </w:tc>
        <w:tc>
          <w:tcPr>
            <w:tcW w:w="236" w:type="dxa"/>
            <w:noWrap/>
            <w:hideMark/>
          </w:tcPr>
          <w:p w14:paraId="3AB999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29.6269721</w:t>
            </w:r>
          </w:p>
        </w:tc>
        <w:tc>
          <w:tcPr>
            <w:tcW w:w="236" w:type="dxa"/>
            <w:noWrap/>
            <w:hideMark/>
          </w:tcPr>
          <w:p w14:paraId="7D551A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8.18E-05</w:t>
            </w:r>
          </w:p>
        </w:tc>
      </w:tr>
      <w:tr w:rsidR="008B378D" w:rsidRPr="008B378D" w14:paraId="03BB7814" w14:textId="77777777" w:rsidTr="008B378D">
        <w:trPr>
          <w:trHeight w:val="20"/>
        </w:trPr>
        <w:tc>
          <w:tcPr>
            <w:tcW w:w="236" w:type="dxa"/>
            <w:noWrap/>
            <w:hideMark/>
          </w:tcPr>
          <w:p w14:paraId="52C4D6B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46F0E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387E4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0.01145944</w:t>
            </w:r>
          </w:p>
        </w:tc>
        <w:tc>
          <w:tcPr>
            <w:tcW w:w="236" w:type="dxa"/>
            <w:noWrap/>
            <w:hideMark/>
          </w:tcPr>
          <w:p w14:paraId="5F4B4D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0.07125677</w:t>
            </w:r>
          </w:p>
        </w:tc>
        <w:tc>
          <w:tcPr>
            <w:tcW w:w="236" w:type="dxa"/>
            <w:noWrap/>
            <w:hideMark/>
          </w:tcPr>
          <w:p w14:paraId="66D5E1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4.05E-05</w:t>
            </w:r>
          </w:p>
        </w:tc>
        <w:tc>
          <w:tcPr>
            <w:tcW w:w="236" w:type="dxa"/>
            <w:noWrap/>
            <w:hideMark/>
          </w:tcPr>
          <w:p w14:paraId="362E3A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28.8512318</w:t>
            </w:r>
          </w:p>
        </w:tc>
        <w:tc>
          <w:tcPr>
            <w:tcW w:w="236" w:type="dxa"/>
            <w:noWrap/>
            <w:hideMark/>
          </w:tcPr>
          <w:p w14:paraId="26983D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28.8583737</w:t>
            </w:r>
          </w:p>
        </w:tc>
        <w:tc>
          <w:tcPr>
            <w:tcW w:w="236" w:type="dxa"/>
            <w:noWrap/>
            <w:hideMark/>
          </w:tcPr>
          <w:p w14:paraId="398378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0.00028402</w:t>
            </w:r>
          </w:p>
        </w:tc>
      </w:tr>
      <w:tr w:rsidR="008B378D" w:rsidRPr="008B378D" w14:paraId="75D769A0" w14:textId="77777777" w:rsidTr="008B378D">
        <w:trPr>
          <w:trHeight w:val="20"/>
        </w:trPr>
        <w:tc>
          <w:tcPr>
            <w:tcW w:w="236" w:type="dxa"/>
            <w:noWrap/>
            <w:hideMark/>
          </w:tcPr>
          <w:p w14:paraId="49FA38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1F466CE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CC834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0.03070636</w:t>
            </w:r>
          </w:p>
        </w:tc>
        <w:tc>
          <w:tcPr>
            <w:tcW w:w="236" w:type="dxa"/>
            <w:noWrap/>
            <w:hideMark/>
          </w:tcPr>
          <w:p w14:paraId="1FD51E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9.27369114</w:t>
            </w:r>
          </w:p>
        </w:tc>
        <w:tc>
          <w:tcPr>
            <w:tcW w:w="236" w:type="dxa"/>
            <w:noWrap/>
            <w:hideMark/>
          </w:tcPr>
          <w:p w14:paraId="4E0C4B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0.00549692</w:t>
            </w:r>
          </w:p>
        </w:tc>
        <w:tc>
          <w:tcPr>
            <w:tcW w:w="236" w:type="dxa"/>
            <w:noWrap/>
            <w:hideMark/>
          </w:tcPr>
          <w:p w14:paraId="48A67B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21.7025115</w:t>
            </w:r>
          </w:p>
        </w:tc>
        <w:tc>
          <w:tcPr>
            <w:tcW w:w="236" w:type="dxa"/>
            <w:noWrap/>
            <w:hideMark/>
          </w:tcPr>
          <w:p w14:paraId="35CC38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21.7098626</w:t>
            </w:r>
          </w:p>
        </w:tc>
        <w:tc>
          <w:tcPr>
            <w:tcW w:w="236" w:type="dxa"/>
            <w:noWrap/>
            <w:hideMark/>
          </w:tcPr>
          <w:p w14:paraId="76960F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0.00029637</w:t>
            </w:r>
          </w:p>
        </w:tc>
      </w:tr>
      <w:tr w:rsidR="008B378D" w:rsidRPr="008B378D" w14:paraId="413646C4" w14:textId="77777777" w:rsidTr="008B378D">
        <w:trPr>
          <w:trHeight w:val="20"/>
        </w:trPr>
        <w:tc>
          <w:tcPr>
            <w:tcW w:w="236" w:type="dxa"/>
            <w:noWrap/>
            <w:hideMark/>
          </w:tcPr>
          <w:p w14:paraId="63FC040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6345A5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17A79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0.01104393</w:t>
            </w:r>
          </w:p>
        </w:tc>
        <w:tc>
          <w:tcPr>
            <w:tcW w:w="236" w:type="dxa"/>
            <w:noWrap/>
            <w:hideMark/>
          </w:tcPr>
          <w:p w14:paraId="4293D8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0.22886667</w:t>
            </w:r>
          </w:p>
        </w:tc>
        <w:tc>
          <w:tcPr>
            <w:tcW w:w="236" w:type="dxa"/>
            <w:noWrap/>
            <w:hideMark/>
          </w:tcPr>
          <w:p w14:paraId="3CDEC4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0.00011736</w:t>
            </w:r>
          </w:p>
        </w:tc>
        <w:tc>
          <w:tcPr>
            <w:tcW w:w="236" w:type="dxa"/>
            <w:noWrap/>
            <w:hideMark/>
          </w:tcPr>
          <w:p w14:paraId="49185B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20.0237445</w:t>
            </w:r>
          </w:p>
        </w:tc>
        <w:tc>
          <w:tcPr>
            <w:tcW w:w="236" w:type="dxa"/>
            <w:noWrap/>
            <w:hideMark/>
          </w:tcPr>
          <w:p w14:paraId="466F62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20.0274335</w:t>
            </w:r>
          </w:p>
        </w:tc>
        <w:tc>
          <w:tcPr>
            <w:tcW w:w="236" w:type="dxa"/>
            <w:noWrap/>
            <w:hideMark/>
          </w:tcPr>
          <w:p w14:paraId="3A148B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0.00025704</w:t>
            </w:r>
          </w:p>
        </w:tc>
      </w:tr>
      <w:tr w:rsidR="008B378D" w:rsidRPr="008B378D" w14:paraId="6C3CB3BE" w14:textId="77777777" w:rsidTr="008B378D">
        <w:trPr>
          <w:trHeight w:val="20"/>
        </w:trPr>
        <w:tc>
          <w:tcPr>
            <w:tcW w:w="236" w:type="dxa"/>
            <w:noWrap/>
            <w:hideMark/>
          </w:tcPr>
          <w:p w14:paraId="5A45A97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3D821E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3DA1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0.02879279</w:t>
            </w:r>
          </w:p>
        </w:tc>
        <w:tc>
          <w:tcPr>
            <w:tcW w:w="236" w:type="dxa"/>
            <w:noWrap/>
            <w:hideMark/>
          </w:tcPr>
          <w:p w14:paraId="1FA51D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11.3357708</w:t>
            </w:r>
          </w:p>
        </w:tc>
        <w:tc>
          <w:tcPr>
            <w:tcW w:w="236" w:type="dxa"/>
            <w:noWrap/>
            <w:hideMark/>
          </w:tcPr>
          <w:p w14:paraId="1C6207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0.00233061</w:t>
            </w:r>
          </w:p>
        </w:tc>
        <w:tc>
          <w:tcPr>
            <w:tcW w:w="236" w:type="dxa"/>
            <w:noWrap/>
            <w:hideMark/>
          </w:tcPr>
          <w:p w14:paraId="77C60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24.2344206</w:t>
            </w:r>
          </w:p>
        </w:tc>
        <w:tc>
          <w:tcPr>
            <w:tcW w:w="236" w:type="dxa"/>
            <w:noWrap/>
            <w:hideMark/>
          </w:tcPr>
          <w:p w14:paraId="03A84D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24.2428943</w:t>
            </w:r>
          </w:p>
        </w:tc>
        <w:tc>
          <w:tcPr>
            <w:tcW w:w="236" w:type="dxa"/>
            <w:noWrap/>
            <w:hideMark/>
          </w:tcPr>
          <w:p w14:paraId="6AA8E3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0.00010212</w:t>
            </w:r>
          </w:p>
        </w:tc>
      </w:tr>
      <w:tr w:rsidR="008B378D" w:rsidRPr="008B378D" w14:paraId="71C0A73D" w14:textId="77777777" w:rsidTr="008B378D">
        <w:trPr>
          <w:trHeight w:val="20"/>
        </w:trPr>
        <w:tc>
          <w:tcPr>
            <w:tcW w:w="236" w:type="dxa"/>
            <w:noWrap/>
            <w:hideMark/>
          </w:tcPr>
          <w:p w14:paraId="6FC8662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7603AFD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7CFA6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0.01330184</w:t>
            </w:r>
          </w:p>
        </w:tc>
        <w:tc>
          <w:tcPr>
            <w:tcW w:w="236" w:type="dxa"/>
            <w:noWrap/>
            <w:hideMark/>
          </w:tcPr>
          <w:p w14:paraId="039F5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0.12517184</w:t>
            </w:r>
          </w:p>
        </w:tc>
        <w:tc>
          <w:tcPr>
            <w:tcW w:w="236" w:type="dxa"/>
            <w:noWrap/>
            <w:hideMark/>
          </w:tcPr>
          <w:p w14:paraId="11CD29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4.68E-05</w:t>
            </w:r>
          </w:p>
        </w:tc>
        <w:tc>
          <w:tcPr>
            <w:tcW w:w="236" w:type="dxa"/>
            <w:noWrap/>
            <w:hideMark/>
          </w:tcPr>
          <w:p w14:paraId="06C1E0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27.1876332</w:t>
            </w:r>
          </w:p>
        </w:tc>
        <w:tc>
          <w:tcPr>
            <w:tcW w:w="236" w:type="dxa"/>
            <w:noWrap/>
            <w:hideMark/>
          </w:tcPr>
          <w:p w14:paraId="56D6E2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27.1876988</w:t>
            </w:r>
          </w:p>
        </w:tc>
        <w:tc>
          <w:tcPr>
            <w:tcW w:w="236" w:type="dxa"/>
            <w:noWrap/>
            <w:hideMark/>
          </w:tcPr>
          <w:p w14:paraId="0CC161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0.00018666</w:t>
            </w:r>
          </w:p>
        </w:tc>
      </w:tr>
      <w:tr w:rsidR="008B378D" w:rsidRPr="008B378D" w14:paraId="37E24BE5" w14:textId="77777777" w:rsidTr="008B378D">
        <w:trPr>
          <w:trHeight w:val="20"/>
        </w:trPr>
        <w:tc>
          <w:tcPr>
            <w:tcW w:w="236" w:type="dxa"/>
            <w:noWrap/>
            <w:hideMark/>
          </w:tcPr>
          <w:p w14:paraId="06DCBE6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5D8251C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B876A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0.01382659</w:t>
            </w:r>
          </w:p>
        </w:tc>
        <w:tc>
          <w:tcPr>
            <w:tcW w:w="236" w:type="dxa"/>
            <w:noWrap/>
            <w:hideMark/>
          </w:tcPr>
          <w:p w14:paraId="450C8C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0.16530149</w:t>
            </w:r>
          </w:p>
        </w:tc>
        <w:tc>
          <w:tcPr>
            <w:tcW w:w="236" w:type="dxa"/>
            <w:noWrap/>
            <w:hideMark/>
          </w:tcPr>
          <w:p w14:paraId="0D7633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7.87E-05</w:t>
            </w:r>
          </w:p>
        </w:tc>
        <w:tc>
          <w:tcPr>
            <w:tcW w:w="236" w:type="dxa"/>
            <w:noWrap/>
            <w:hideMark/>
          </w:tcPr>
          <w:p w14:paraId="0AA2E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25.6218135</w:t>
            </w:r>
          </w:p>
        </w:tc>
        <w:tc>
          <w:tcPr>
            <w:tcW w:w="236" w:type="dxa"/>
            <w:noWrap/>
            <w:hideMark/>
          </w:tcPr>
          <w:p w14:paraId="258AE23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25.6218136</w:t>
            </w:r>
          </w:p>
        </w:tc>
        <w:tc>
          <w:tcPr>
            <w:tcW w:w="236" w:type="dxa"/>
            <w:noWrap/>
            <w:hideMark/>
          </w:tcPr>
          <w:p w14:paraId="5C154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0.00023809</w:t>
            </w:r>
          </w:p>
        </w:tc>
      </w:tr>
      <w:tr w:rsidR="008B378D" w:rsidRPr="008B378D" w14:paraId="6B2E972B" w14:textId="77777777" w:rsidTr="008B378D">
        <w:trPr>
          <w:trHeight w:val="20"/>
        </w:trPr>
        <w:tc>
          <w:tcPr>
            <w:tcW w:w="236" w:type="dxa"/>
            <w:noWrap/>
            <w:hideMark/>
          </w:tcPr>
          <w:p w14:paraId="7F867258"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3DD983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7259F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0.06163745</w:t>
            </w:r>
          </w:p>
        </w:tc>
        <w:tc>
          <w:tcPr>
            <w:tcW w:w="236" w:type="dxa"/>
            <w:noWrap/>
            <w:hideMark/>
          </w:tcPr>
          <w:p w14:paraId="0955342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0.11487522</w:t>
            </w:r>
          </w:p>
        </w:tc>
        <w:tc>
          <w:tcPr>
            <w:tcW w:w="236" w:type="dxa"/>
            <w:noWrap/>
            <w:hideMark/>
          </w:tcPr>
          <w:p w14:paraId="24BDE3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1.30E-05</w:t>
            </w:r>
          </w:p>
        </w:tc>
        <w:tc>
          <w:tcPr>
            <w:tcW w:w="236" w:type="dxa"/>
            <w:noWrap/>
            <w:hideMark/>
          </w:tcPr>
          <w:p w14:paraId="23BD51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29.1761336</w:t>
            </w:r>
          </w:p>
        </w:tc>
        <w:tc>
          <w:tcPr>
            <w:tcW w:w="236" w:type="dxa"/>
            <w:noWrap/>
            <w:hideMark/>
          </w:tcPr>
          <w:p w14:paraId="30E20B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29.1763155</w:t>
            </w:r>
          </w:p>
        </w:tc>
        <w:tc>
          <w:tcPr>
            <w:tcW w:w="236" w:type="dxa"/>
            <w:noWrap/>
            <w:hideMark/>
          </w:tcPr>
          <w:p w14:paraId="6AE195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0.0001138</w:t>
            </w:r>
          </w:p>
        </w:tc>
      </w:tr>
      <w:tr w:rsidR="008B378D" w:rsidRPr="008B378D" w14:paraId="589DBF3A" w14:textId="77777777" w:rsidTr="008B378D">
        <w:trPr>
          <w:trHeight w:val="20"/>
        </w:trPr>
        <w:tc>
          <w:tcPr>
            <w:tcW w:w="236" w:type="dxa"/>
            <w:noWrap/>
            <w:hideMark/>
          </w:tcPr>
          <w:p w14:paraId="756A3059"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5CDBD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0ED570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0.07627419</w:t>
            </w:r>
          </w:p>
        </w:tc>
        <w:tc>
          <w:tcPr>
            <w:tcW w:w="236" w:type="dxa"/>
            <w:noWrap/>
            <w:hideMark/>
          </w:tcPr>
          <w:p w14:paraId="6C30D06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0.0634584</w:t>
            </w:r>
          </w:p>
        </w:tc>
        <w:tc>
          <w:tcPr>
            <w:tcW w:w="236" w:type="dxa"/>
            <w:noWrap/>
            <w:hideMark/>
          </w:tcPr>
          <w:p w14:paraId="27B8F5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7.21E-05</w:t>
            </w:r>
          </w:p>
        </w:tc>
        <w:tc>
          <w:tcPr>
            <w:tcW w:w="236" w:type="dxa"/>
            <w:noWrap/>
            <w:hideMark/>
          </w:tcPr>
          <w:p w14:paraId="7DBBDF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27.2564202</w:t>
            </w:r>
          </w:p>
        </w:tc>
        <w:tc>
          <w:tcPr>
            <w:tcW w:w="236" w:type="dxa"/>
            <w:noWrap/>
            <w:hideMark/>
          </w:tcPr>
          <w:p w14:paraId="2B7BB8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27.4590681</w:t>
            </w:r>
          </w:p>
        </w:tc>
        <w:tc>
          <w:tcPr>
            <w:tcW w:w="236" w:type="dxa"/>
            <w:noWrap/>
            <w:hideMark/>
          </w:tcPr>
          <w:p w14:paraId="445A55E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0.00057905</w:t>
            </w:r>
          </w:p>
        </w:tc>
      </w:tr>
    </w:tbl>
    <w:p w14:paraId="06A8AD56" w14:textId="77777777" w:rsidR="00682E97" w:rsidRPr="002B0243" w:rsidRDefault="00682E97" w:rsidP="004C7D04">
      <w:pPr>
        <w:rPr>
          <w:rFonts w:ascii="Times New Roman" w:hAnsi="Times New Roman" w:cs="Times New Roman"/>
        </w:rPr>
      </w:pPr>
    </w:p>
    <w:p w14:paraId="100E6981"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13F22241" w14:textId="2F446C1E"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S4.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BIO6</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8B378D" w14:paraId="0E8F11FE" w14:textId="77777777" w:rsidTr="008B378D">
        <w:trPr>
          <w:trHeight w:val="20"/>
        </w:trPr>
        <w:tc>
          <w:tcPr>
            <w:tcW w:w="236" w:type="dxa"/>
            <w:noWrap/>
            <w:hideMark/>
          </w:tcPr>
          <w:p w14:paraId="4A5107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Group.1</w:t>
            </w:r>
          </w:p>
        </w:tc>
        <w:tc>
          <w:tcPr>
            <w:tcW w:w="236" w:type="dxa"/>
            <w:noWrap/>
            <w:hideMark/>
          </w:tcPr>
          <w:p w14:paraId="2191E2F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Group.2</w:t>
            </w:r>
          </w:p>
        </w:tc>
        <w:tc>
          <w:tcPr>
            <w:tcW w:w="236" w:type="dxa"/>
            <w:noWrap/>
            <w:hideMark/>
          </w:tcPr>
          <w:p w14:paraId="74BD47A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rates</w:t>
            </w:r>
          </w:p>
        </w:tc>
        <w:tc>
          <w:tcPr>
            <w:tcW w:w="236" w:type="dxa"/>
            <w:noWrap/>
            <w:hideMark/>
          </w:tcPr>
          <w:p w14:paraId="1C73437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alpha</w:t>
            </w:r>
          </w:p>
        </w:tc>
        <w:tc>
          <w:tcPr>
            <w:tcW w:w="236" w:type="dxa"/>
            <w:noWrap/>
            <w:hideMark/>
          </w:tcPr>
          <w:p w14:paraId="0CEFE5B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proofErr w:type="gramStart"/>
            <w:r w:rsidRPr="008B378D">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6A4BEA1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theta</w:t>
            </w:r>
          </w:p>
        </w:tc>
        <w:tc>
          <w:tcPr>
            <w:tcW w:w="236" w:type="dxa"/>
            <w:noWrap/>
            <w:hideMark/>
          </w:tcPr>
          <w:p w14:paraId="7D5FEA3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3AA125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expected_var</w:t>
            </w:r>
            <w:proofErr w:type="spellEnd"/>
          </w:p>
        </w:tc>
      </w:tr>
      <w:tr w:rsidR="008B378D" w:rsidRPr="008B378D" w14:paraId="1F817958" w14:textId="77777777" w:rsidTr="008B378D">
        <w:trPr>
          <w:trHeight w:val="20"/>
        </w:trPr>
        <w:tc>
          <w:tcPr>
            <w:tcW w:w="236" w:type="dxa"/>
            <w:noWrap/>
            <w:hideMark/>
          </w:tcPr>
          <w:p w14:paraId="21B1E41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4087FD4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C0C6C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0.05161333</w:t>
            </w:r>
          </w:p>
        </w:tc>
        <w:tc>
          <w:tcPr>
            <w:tcW w:w="236" w:type="dxa"/>
            <w:noWrap/>
            <w:hideMark/>
          </w:tcPr>
          <w:p w14:paraId="439BFD1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6.22818656</w:t>
            </w:r>
          </w:p>
        </w:tc>
        <w:tc>
          <w:tcPr>
            <w:tcW w:w="236" w:type="dxa"/>
            <w:noWrap/>
            <w:hideMark/>
          </w:tcPr>
          <w:p w14:paraId="5248EE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0.00420731</w:t>
            </w:r>
          </w:p>
        </w:tc>
        <w:tc>
          <w:tcPr>
            <w:tcW w:w="236" w:type="dxa"/>
            <w:noWrap/>
            <w:hideMark/>
          </w:tcPr>
          <w:p w14:paraId="52E2AB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-2.5872065</w:t>
            </w:r>
          </w:p>
        </w:tc>
        <w:tc>
          <w:tcPr>
            <w:tcW w:w="236" w:type="dxa"/>
            <w:noWrap/>
            <w:hideMark/>
          </w:tcPr>
          <w:p w14:paraId="5CDCB0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-2.6130718</w:t>
            </w:r>
          </w:p>
        </w:tc>
        <w:tc>
          <w:tcPr>
            <w:tcW w:w="236" w:type="dxa"/>
            <w:noWrap/>
            <w:hideMark/>
          </w:tcPr>
          <w:p w14:paraId="197B05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0.00035728</w:t>
            </w:r>
          </w:p>
        </w:tc>
      </w:tr>
      <w:tr w:rsidR="008B378D" w:rsidRPr="008B378D" w14:paraId="38F87353" w14:textId="77777777" w:rsidTr="008B378D">
        <w:trPr>
          <w:trHeight w:val="20"/>
        </w:trPr>
        <w:tc>
          <w:tcPr>
            <w:tcW w:w="236" w:type="dxa"/>
            <w:noWrap/>
            <w:hideMark/>
          </w:tcPr>
          <w:p w14:paraId="4518E6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73F878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3FF0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0.03153751</w:t>
            </w:r>
          </w:p>
        </w:tc>
        <w:tc>
          <w:tcPr>
            <w:tcW w:w="236" w:type="dxa"/>
            <w:noWrap/>
            <w:hideMark/>
          </w:tcPr>
          <w:p w14:paraId="2EF98A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0.05956301</w:t>
            </w:r>
          </w:p>
        </w:tc>
        <w:tc>
          <w:tcPr>
            <w:tcW w:w="236" w:type="dxa"/>
            <w:noWrap/>
            <w:hideMark/>
          </w:tcPr>
          <w:p w14:paraId="364BFE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4.77E-05</w:t>
            </w:r>
          </w:p>
        </w:tc>
        <w:tc>
          <w:tcPr>
            <w:tcW w:w="236" w:type="dxa"/>
            <w:noWrap/>
            <w:hideMark/>
          </w:tcPr>
          <w:p w14:paraId="1C7F9F8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4.16352647</w:t>
            </w:r>
          </w:p>
        </w:tc>
        <w:tc>
          <w:tcPr>
            <w:tcW w:w="236" w:type="dxa"/>
            <w:noWrap/>
            <w:hideMark/>
          </w:tcPr>
          <w:p w14:paraId="671767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4.16319215</w:t>
            </w:r>
          </w:p>
        </w:tc>
        <w:tc>
          <w:tcPr>
            <w:tcW w:w="236" w:type="dxa"/>
            <w:noWrap/>
            <w:hideMark/>
          </w:tcPr>
          <w:p w14:paraId="07EA0C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0.00040351</w:t>
            </w:r>
          </w:p>
        </w:tc>
      </w:tr>
      <w:tr w:rsidR="008B378D" w:rsidRPr="008B378D" w14:paraId="209F9F01" w14:textId="77777777" w:rsidTr="008B378D">
        <w:trPr>
          <w:trHeight w:val="20"/>
        </w:trPr>
        <w:tc>
          <w:tcPr>
            <w:tcW w:w="236" w:type="dxa"/>
            <w:noWrap/>
            <w:hideMark/>
          </w:tcPr>
          <w:p w14:paraId="2E6D12D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29798EB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764C19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0.01369082</w:t>
            </w:r>
          </w:p>
        </w:tc>
        <w:tc>
          <w:tcPr>
            <w:tcW w:w="236" w:type="dxa"/>
            <w:noWrap/>
            <w:hideMark/>
          </w:tcPr>
          <w:p w14:paraId="2F62D5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0.11671906</w:t>
            </w:r>
          </w:p>
        </w:tc>
        <w:tc>
          <w:tcPr>
            <w:tcW w:w="236" w:type="dxa"/>
            <w:noWrap/>
            <w:hideMark/>
          </w:tcPr>
          <w:p w14:paraId="7DAA684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5.17E-05</w:t>
            </w:r>
          </w:p>
        </w:tc>
        <w:tc>
          <w:tcPr>
            <w:tcW w:w="236" w:type="dxa"/>
            <w:noWrap/>
            <w:hideMark/>
          </w:tcPr>
          <w:p w14:paraId="0D6FC0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2.79702488</w:t>
            </w:r>
          </w:p>
        </w:tc>
        <w:tc>
          <w:tcPr>
            <w:tcW w:w="236" w:type="dxa"/>
            <w:noWrap/>
            <w:hideMark/>
          </w:tcPr>
          <w:p w14:paraId="1344D4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0.0871027</w:t>
            </w:r>
          </w:p>
        </w:tc>
        <w:tc>
          <w:tcPr>
            <w:tcW w:w="236" w:type="dxa"/>
            <w:noWrap/>
            <w:hideMark/>
          </w:tcPr>
          <w:p w14:paraId="52ABB73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0.00036986</w:t>
            </w:r>
          </w:p>
        </w:tc>
      </w:tr>
      <w:tr w:rsidR="008B378D" w:rsidRPr="008B378D" w14:paraId="672C280A" w14:textId="77777777" w:rsidTr="008B378D">
        <w:trPr>
          <w:trHeight w:val="20"/>
        </w:trPr>
        <w:tc>
          <w:tcPr>
            <w:tcW w:w="236" w:type="dxa"/>
            <w:noWrap/>
            <w:hideMark/>
          </w:tcPr>
          <w:p w14:paraId="26A3B8C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71F4E58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B16B5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1.57546449</w:t>
            </w:r>
          </w:p>
        </w:tc>
        <w:tc>
          <w:tcPr>
            <w:tcW w:w="236" w:type="dxa"/>
            <w:noWrap/>
            <w:hideMark/>
          </w:tcPr>
          <w:p w14:paraId="114D1F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1.02115052</w:t>
            </w:r>
          </w:p>
        </w:tc>
        <w:tc>
          <w:tcPr>
            <w:tcW w:w="236" w:type="dxa"/>
            <w:noWrap/>
            <w:hideMark/>
          </w:tcPr>
          <w:p w14:paraId="56C167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0.00222512</w:t>
            </w:r>
          </w:p>
        </w:tc>
        <w:tc>
          <w:tcPr>
            <w:tcW w:w="236" w:type="dxa"/>
            <w:noWrap/>
            <w:hideMark/>
          </w:tcPr>
          <w:p w14:paraId="54B05B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-8.9057323</w:t>
            </w:r>
          </w:p>
        </w:tc>
        <w:tc>
          <w:tcPr>
            <w:tcW w:w="236" w:type="dxa"/>
            <w:noWrap/>
            <w:hideMark/>
          </w:tcPr>
          <w:p w14:paraId="0CC3A3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-9.3703577</w:t>
            </w:r>
          </w:p>
        </w:tc>
        <w:tc>
          <w:tcPr>
            <w:tcW w:w="236" w:type="dxa"/>
            <w:noWrap/>
            <w:hideMark/>
          </w:tcPr>
          <w:p w14:paraId="485B07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0.0010899</w:t>
            </w:r>
          </w:p>
        </w:tc>
      </w:tr>
      <w:tr w:rsidR="008B378D" w:rsidRPr="008B378D" w14:paraId="005CED10" w14:textId="77777777" w:rsidTr="008B378D">
        <w:trPr>
          <w:trHeight w:val="20"/>
        </w:trPr>
        <w:tc>
          <w:tcPr>
            <w:tcW w:w="236" w:type="dxa"/>
            <w:noWrap/>
            <w:hideMark/>
          </w:tcPr>
          <w:p w14:paraId="2408FF4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836BD2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7038A5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0.01404574</w:t>
            </w:r>
          </w:p>
        </w:tc>
        <w:tc>
          <w:tcPr>
            <w:tcW w:w="236" w:type="dxa"/>
            <w:noWrap/>
            <w:hideMark/>
          </w:tcPr>
          <w:p w14:paraId="1DDFDB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0.00331545</w:t>
            </w:r>
          </w:p>
        </w:tc>
        <w:tc>
          <w:tcPr>
            <w:tcW w:w="236" w:type="dxa"/>
            <w:noWrap/>
            <w:hideMark/>
          </w:tcPr>
          <w:p w14:paraId="2FFAE6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2.63E-05</w:t>
            </w:r>
          </w:p>
        </w:tc>
        <w:tc>
          <w:tcPr>
            <w:tcW w:w="236" w:type="dxa"/>
            <w:noWrap/>
            <w:hideMark/>
          </w:tcPr>
          <w:p w14:paraId="476392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4.33322988</w:t>
            </w:r>
          </w:p>
        </w:tc>
        <w:tc>
          <w:tcPr>
            <w:tcW w:w="236" w:type="dxa"/>
            <w:noWrap/>
            <w:hideMark/>
          </w:tcPr>
          <w:p w14:paraId="52031A8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5.0580273</w:t>
            </w:r>
          </w:p>
        </w:tc>
        <w:tc>
          <w:tcPr>
            <w:tcW w:w="236" w:type="dxa"/>
            <w:noWrap/>
            <w:hideMark/>
          </w:tcPr>
          <w:p w14:paraId="5C1DDA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0.00160415</w:t>
            </w:r>
          </w:p>
        </w:tc>
      </w:tr>
      <w:tr w:rsidR="008B378D" w:rsidRPr="008B378D" w14:paraId="1CB7C7D8" w14:textId="77777777" w:rsidTr="008B378D">
        <w:trPr>
          <w:trHeight w:val="20"/>
        </w:trPr>
        <w:tc>
          <w:tcPr>
            <w:tcW w:w="236" w:type="dxa"/>
            <w:noWrap/>
            <w:hideMark/>
          </w:tcPr>
          <w:p w14:paraId="07FF29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2FA00E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C01CF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0.05940327</w:t>
            </w:r>
          </w:p>
        </w:tc>
        <w:tc>
          <w:tcPr>
            <w:tcW w:w="236" w:type="dxa"/>
            <w:noWrap/>
            <w:hideMark/>
          </w:tcPr>
          <w:p w14:paraId="5C81CB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8.37844032</w:t>
            </w:r>
          </w:p>
        </w:tc>
        <w:tc>
          <w:tcPr>
            <w:tcW w:w="236" w:type="dxa"/>
            <w:noWrap/>
            <w:hideMark/>
          </w:tcPr>
          <w:p w14:paraId="7A704A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0.00515641</w:t>
            </w:r>
          </w:p>
        </w:tc>
        <w:tc>
          <w:tcPr>
            <w:tcW w:w="236" w:type="dxa"/>
            <w:noWrap/>
            <w:hideMark/>
          </w:tcPr>
          <w:p w14:paraId="40F90E1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2.79205995</w:t>
            </w:r>
          </w:p>
        </w:tc>
        <w:tc>
          <w:tcPr>
            <w:tcW w:w="236" w:type="dxa"/>
            <w:noWrap/>
            <w:hideMark/>
          </w:tcPr>
          <w:p w14:paraId="2D9E8E4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2.79147376</w:t>
            </w:r>
          </w:p>
        </w:tc>
        <w:tc>
          <w:tcPr>
            <w:tcW w:w="236" w:type="dxa"/>
            <w:noWrap/>
            <w:hideMark/>
          </w:tcPr>
          <w:p w14:paraId="36C41DC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0.00031426</w:t>
            </w:r>
          </w:p>
        </w:tc>
      </w:tr>
      <w:tr w:rsidR="008B378D" w:rsidRPr="008B378D" w14:paraId="6079CB05" w14:textId="77777777" w:rsidTr="008B378D">
        <w:trPr>
          <w:trHeight w:val="20"/>
        </w:trPr>
        <w:tc>
          <w:tcPr>
            <w:tcW w:w="236" w:type="dxa"/>
            <w:noWrap/>
            <w:hideMark/>
          </w:tcPr>
          <w:p w14:paraId="517A6D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0D3447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3F7424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0.03710529</w:t>
            </w:r>
          </w:p>
        </w:tc>
        <w:tc>
          <w:tcPr>
            <w:tcW w:w="236" w:type="dxa"/>
            <w:noWrap/>
            <w:hideMark/>
          </w:tcPr>
          <w:p w14:paraId="5FB699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14.9016984</w:t>
            </w:r>
          </w:p>
        </w:tc>
        <w:tc>
          <w:tcPr>
            <w:tcW w:w="236" w:type="dxa"/>
            <w:noWrap/>
            <w:hideMark/>
          </w:tcPr>
          <w:p w14:paraId="7B3CD8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0.00896339</w:t>
            </w:r>
          </w:p>
        </w:tc>
        <w:tc>
          <w:tcPr>
            <w:tcW w:w="236" w:type="dxa"/>
            <w:noWrap/>
            <w:hideMark/>
          </w:tcPr>
          <w:p w14:paraId="684286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-0.8557734</w:t>
            </w:r>
          </w:p>
        </w:tc>
        <w:tc>
          <w:tcPr>
            <w:tcW w:w="236" w:type="dxa"/>
            <w:noWrap/>
            <w:hideMark/>
          </w:tcPr>
          <w:p w14:paraId="5B419EB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-0.9579275</w:t>
            </w:r>
          </w:p>
        </w:tc>
        <w:tc>
          <w:tcPr>
            <w:tcW w:w="236" w:type="dxa"/>
            <w:noWrap/>
            <w:hideMark/>
          </w:tcPr>
          <w:p w14:paraId="7F7256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0.00031157</w:t>
            </w:r>
          </w:p>
        </w:tc>
      </w:tr>
      <w:tr w:rsidR="008B378D" w:rsidRPr="008B378D" w14:paraId="4B6F0042" w14:textId="77777777" w:rsidTr="008B378D">
        <w:trPr>
          <w:trHeight w:val="20"/>
        </w:trPr>
        <w:tc>
          <w:tcPr>
            <w:tcW w:w="236" w:type="dxa"/>
            <w:noWrap/>
            <w:hideMark/>
          </w:tcPr>
          <w:p w14:paraId="3B6E6E1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168211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6EE7D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0.07951689</w:t>
            </w:r>
          </w:p>
        </w:tc>
        <w:tc>
          <w:tcPr>
            <w:tcW w:w="236" w:type="dxa"/>
            <w:noWrap/>
            <w:hideMark/>
          </w:tcPr>
          <w:p w14:paraId="5651D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0.04745138</w:t>
            </w:r>
          </w:p>
        </w:tc>
        <w:tc>
          <w:tcPr>
            <w:tcW w:w="236" w:type="dxa"/>
            <w:noWrap/>
            <w:hideMark/>
          </w:tcPr>
          <w:p w14:paraId="1BC6E3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5.89E-05</w:t>
            </w:r>
          </w:p>
        </w:tc>
        <w:tc>
          <w:tcPr>
            <w:tcW w:w="236" w:type="dxa"/>
            <w:noWrap/>
            <w:hideMark/>
          </w:tcPr>
          <w:p w14:paraId="380E27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24.2413272</w:t>
            </w:r>
          </w:p>
        </w:tc>
        <w:tc>
          <w:tcPr>
            <w:tcW w:w="236" w:type="dxa"/>
            <w:noWrap/>
            <w:hideMark/>
          </w:tcPr>
          <w:p w14:paraId="1218DC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5.22621163</w:t>
            </w:r>
          </w:p>
        </w:tc>
        <w:tc>
          <w:tcPr>
            <w:tcW w:w="236" w:type="dxa"/>
            <w:noWrap/>
            <w:hideMark/>
          </w:tcPr>
          <w:p w14:paraId="5EDC7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0.00075799</w:t>
            </w:r>
          </w:p>
        </w:tc>
      </w:tr>
      <w:tr w:rsidR="008B378D" w:rsidRPr="008B378D" w14:paraId="08FF3B8F" w14:textId="77777777" w:rsidTr="008B378D">
        <w:trPr>
          <w:trHeight w:val="20"/>
        </w:trPr>
        <w:tc>
          <w:tcPr>
            <w:tcW w:w="236" w:type="dxa"/>
            <w:noWrap/>
            <w:hideMark/>
          </w:tcPr>
          <w:p w14:paraId="7C69CEA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022A8F8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5CFF47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0.08983146</w:t>
            </w:r>
          </w:p>
        </w:tc>
        <w:tc>
          <w:tcPr>
            <w:tcW w:w="236" w:type="dxa"/>
            <w:noWrap/>
            <w:hideMark/>
          </w:tcPr>
          <w:p w14:paraId="05E1962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0.00061035</w:t>
            </w:r>
          </w:p>
        </w:tc>
        <w:tc>
          <w:tcPr>
            <w:tcW w:w="236" w:type="dxa"/>
            <w:noWrap/>
            <w:hideMark/>
          </w:tcPr>
          <w:p w14:paraId="3A4B28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4.97E-05</w:t>
            </w:r>
          </w:p>
        </w:tc>
        <w:tc>
          <w:tcPr>
            <w:tcW w:w="236" w:type="dxa"/>
            <w:noWrap/>
            <w:hideMark/>
          </w:tcPr>
          <w:p w14:paraId="7053C1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-6.9837056</w:t>
            </w:r>
          </w:p>
        </w:tc>
        <w:tc>
          <w:tcPr>
            <w:tcW w:w="236" w:type="dxa"/>
            <w:noWrap/>
            <w:hideMark/>
          </w:tcPr>
          <w:p w14:paraId="584418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-8.0944107</w:t>
            </w:r>
          </w:p>
        </w:tc>
        <w:tc>
          <w:tcPr>
            <w:tcW w:w="236" w:type="dxa"/>
            <w:noWrap/>
            <w:hideMark/>
          </w:tcPr>
          <w:p w14:paraId="4761AB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0.00108717</w:t>
            </w:r>
          </w:p>
        </w:tc>
      </w:tr>
      <w:tr w:rsidR="008B378D" w:rsidRPr="008B378D" w14:paraId="64EDE746" w14:textId="77777777" w:rsidTr="008B378D">
        <w:trPr>
          <w:trHeight w:val="20"/>
        </w:trPr>
        <w:tc>
          <w:tcPr>
            <w:tcW w:w="236" w:type="dxa"/>
            <w:noWrap/>
            <w:hideMark/>
          </w:tcPr>
          <w:p w14:paraId="429C8FA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B40B89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CF548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0.0776548</w:t>
            </w:r>
          </w:p>
        </w:tc>
        <w:tc>
          <w:tcPr>
            <w:tcW w:w="236" w:type="dxa"/>
            <w:noWrap/>
            <w:hideMark/>
          </w:tcPr>
          <w:p w14:paraId="78ED13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0.06377404</w:t>
            </w:r>
          </w:p>
        </w:tc>
        <w:tc>
          <w:tcPr>
            <w:tcW w:w="236" w:type="dxa"/>
            <w:noWrap/>
            <w:hideMark/>
          </w:tcPr>
          <w:p w14:paraId="3A19A8F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1.31E-05</w:t>
            </w:r>
          </w:p>
        </w:tc>
        <w:tc>
          <w:tcPr>
            <w:tcW w:w="236" w:type="dxa"/>
            <w:noWrap/>
            <w:hideMark/>
          </w:tcPr>
          <w:p w14:paraId="057518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17.7269466</w:t>
            </w:r>
          </w:p>
        </w:tc>
        <w:tc>
          <w:tcPr>
            <w:tcW w:w="236" w:type="dxa"/>
            <w:noWrap/>
            <w:hideMark/>
          </w:tcPr>
          <w:p w14:paraId="784A113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17.5173651</w:t>
            </w:r>
          </w:p>
        </w:tc>
        <w:tc>
          <w:tcPr>
            <w:tcW w:w="236" w:type="dxa"/>
            <w:noWrap/>
            <w:hideMark/>
          </w:tcPr>
          <w:p w14:paraId="4C8352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0.00010645</w:t>
            </w:r>
          </w:p>
        </w:tc>
      </w:tr>
      <w:tr w:rsidR="008B378D" w:rsidRPr="008B378D" w14:paraId="713F78EE" w14:textId="77777777" w:rsidTr="008B378D">
        <w:trPr>
          <w:trHeight w:val="20"/>
        </w:trPr>
        <w:tc>
          <w:tcPr>
            <w:tcW w:w="236" w:type="dxa"/>
            <w:noWrap/>
            <w:hideMark/>
          </w:tcPr>
          <w:p w14:paraId="15CE4C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2655314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D505D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0.04789096</w:t>
            </w:r>
          </w:p>
        </w:tc>
        <w:tc>
          <w:tcPr>
            <w:tcW w:w="236" w:type="dxa"/>
            <w:noWrap/>
            <w:hideMark/>
          </w:tcPr>
          <w:p w14:paraId="7F17BA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0.08200858</w:t>
            </w:r>
          </w:p>
        </w:tc>
        <w:tc>
          <w:tcPr>
            <w:tcW w:w="236" w:type="dxa"/>
            <w:noWrap/>
            <w:hideMark/>
          </w:tcPr>
          <w:p w14:paraId="4C53BE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0.00012471</w:t>
            </w:r>
          </w:p>
        </w:tc>
        <w:tc>
          <w:tcPr>
            <w:tcW w:w="236" w:type="dxa"/>
            <w:noWrap/>
            <w:hideMark/>
          </w:tcPr>
          <w:p w14:paraId="43CD43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0.35893374</w:t>
            </w:r>
          </w:p>
        </w:tc>
        <w:tc>
          <w:tcPr>
            <w:tcW w:w="236" w:type="dxa"/>
            <w:noWrap/>
            <w:hideMark/>
          </w:tcPr>
          <w:p w14:paraId="349FA59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5.81302847</w:t>
            </w:r>
          </w:p>
        </w:tc>
        <w:tc>
          <w:tcPr>
            <w:tcW w:w="236" w:type="dxa"/>
            <w:noWrap/>
            <w:hideMark/>
          </w:tcPr>
          <w:p w14:paraId="6B9FEC7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0.00067711</w:t>
            </w:r>
          </w:p>
        </w:tc>
      </w:tr>
      <w:tr w:rsidR="008B378D" w:rsidRPr="008B378D" w14:paraId="45804D73" w14:textId="77777777" w:rsidTr="008B378D">
        <w:trPr>
          <w:trHeight w:val="20"/>
        </w:trPr>
        <w:tc>
          <w:tcPr>
            <w:tcW w:w="236" w:type="dxa"/>
            <w:noWrap/>
            <w:hideMark/>
          </w:tcPr>
          <w:p w14:paraId="2B0F2B4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7FFC6DD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20F38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0.18334152</w:t>
            </w:r>
          </w:p>
        </w:tc>
        <w:tc>
          <w:tcPr>
            <w:tcW w:w="236" w:type="dxa"/>
            <w:noWrap/>
            <w:hideMark/>
          </w:tcPr>
          <w:p w14:paraId="6CF103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0.130955</w:t>
            </w:r>
          </w:p>
        </w:tc>
        <w:tc>
          <w:tcPr>
            <w:tcW w:w="236" w:type="dxa"/>
            <w:noWrap/>
            <w:hideMark/>
          </w:tcPr>
          <w:p w14:paraId="7527B6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0.00021388</w:t>
            </w:r>
          </w:p>
        </w:tc>
        <w:tc>
          <w:tcPr>
            <w:tcW w:w="236" w:type="dxa"/>
            <w:noWrap/>
            <w:hideMark/>
          </w:tcPr>
          <w:p w14:paraId="0F89A4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-5.4326107</w:t>
            </w:r>
          </w:p>
        </w:tc>
        <w:tc>
          <w:tcPr>
            <w:tcW w:w="236" w:type="dxa"/>
            <w:noWrap/>
            <w:hideMark/>
          </w:tcPr>
          <w:p w14:paraId="2E871D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-5.4313851</w:t>
            </w:r>
          </w:p>
        </w:tc>
        <w:tc>
          <w:tcPr>
            <w:tcW w:w="236" w:type="dxa"/>
            <w:noWrap/>
            <w:hideMark/>
          </w:tcPr>
          <w:p w14:paraId="108E7D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0.00099315</w:t>
            </w:r>
          </w:p>
        </w:tc>
      </w:tr>
      <w:tr w:rsidR="008B378D" w:rsidRPr="008B378D" w14:paraId="2D58F4BF" w14:textId="77777777" w:rsidTr="008B378D">
        <w:trPr>
          <w:trHeight w:val="20"/>
        </w:trPr>
        <w:tc>
          <w:tcPr>
            <w:tcW w:w="236" w:type="dxa"/>
            <w:noWrap/>
            <w:hideMark/>
          </w:tcPr>
          <w:p w14:paraId="6628026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F10A2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51F40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0.04332979</w:t>
            </w:r>
          </w:p>
        </w:tc>
        <w:tc>
          <w:tcPr>
            <w:tcW w:w="236" w:type="dxa"/>
            <w:noWrap/>
            <w:hideMark/>
          </w:tcPr>
          <w:p w14:paraId="7B03E3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0.78484052</w:t>
            </w:r>
          </w:p>
        </w:tc>
        <w:tc>
          <w:tcPr>
            <w:tcW w:w="236" w:type="dxa"/>
            <w:noWrap/>
            <w:hideMark/>
          </w:tcPr>
          <w:p w14:paraId="5F40AE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0.00137342</w:t>
            </w:r>
          </w:p>
        </w:tc>
        <w:tc>
          <w:tcPr>
            <w:tcW w:w="236" w:type="dxa"/>
            <w:noWrap/>
            <w:hideMark/>
          </w:tcPr>
          <w:p w14:paraId="4F74EB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-9.4705188</w:t>
            </w:r>
          </w:p>
        </w:tc>
        <w:tc>
          <w:tcPr>
            <w:tcW w:w="236" w:type="dxa"/>
            <w:noWrap/>
            <w:hideMark/>
          </w:tcPr>
          <w:p w14:paraId="537C7C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-9.5720676</w:t>
            </w:r>
          </w:p>
        </w:tc>
        <w:tc>
          <w:tcPr>
            <w:tcW w:w="236" w:type="dxa"/>
            <w:noWrap/>
            <w:hideMark/>
          </w:tcPr>
          <w:p w14:paraId="69C107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0.00107547</w:t>
            </w:r>
          </w:p>
        </w:tc>
      </w:tr>
      <w:tr w:rsidR="008B378D" w:rsidRPr="008B378D" w14:paraId="132F0D2C" w14:textId="77777777" w:rsidTr="008B378D">
        <w:trPr>
          <w:trHeight w:val="20"/>
        </w:trPr>
        <w:tc>
          <w:tcPr>
            <w:tcW w:w="236" w:type="dxa"/>
            <w:noWrap/>
            <w:hideMark/>
          </w:tcPr>
          <w:p w14:paraId="48B2165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0F97A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83943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0.04499692</w:t>
            </w:r>
          </w:p>
        </w:tc>
        <w:tc>
          <w:tcPr>
            <w:tcW w:w="236" w:type="dxa"/>
            <w:noWrap/>
            <w:hideMark/>
          </w:tcPr>
          <w:p w14:paraId="07DE4B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0.0400512</w:t>
            </w:r>
          </w:p>
        </w:tc>
        <w:tc>
          <w:tcPr>
            <w:tcW w:w="236" w:type="dxa"/>
            <w:noWrap/>
            <w:hideMark/>
          </w:tcPr>
          <w:p w14:paraId="75F5FAF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4.37E-05</w:t>
            </w:r>
          </w:p>
        </w:tc>
        <w:tc>
          <w:tcPr>
            <w:tcW w:w="236" w:type="dxa"/>
            <w:noWrap/>
            <w:hideMark/>
          </w:tcPr>
          <w:p w14:paraId="78A9FA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10.7729575</w:t>
            </w:r>
          </w:p>
        </w:tc>
        <w:tc>
          <w:tcPr>
            <w:tcW w:w="236" w:type="dxa"/>
            <w:noWrap/>
            <w:hideMark/>
          </w:tcPr>
          <w:p w14:paraId="2BF044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9.68704456</w:t>
            </w:r>
          </w:p>
        </w:tc>
        <w:tc>
          <w:tcPr>
            <w:tcW w:w="236" w:type="dxa"/>
            <w:noWrap/>
            <w:hideMark/>
          </w:tcPr>
          <w:p w14:paraId="3B930B8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0.00054352</w:t>
            </w:r>
          </w:p>
        </w:tc>
      </w:tr>
      <w:tr w:rsidR="008B378D" w:rsidRPr="008B378D" w14:paraId="032B7B98" w14:textId="77777777" w:rsidTr="008B378D">
        <w:trPr>
          <w:trHeight w:val="20"/>
        </w:trPr>
        <w:tc>
          <w:tcPr>
            <w:tcW w:w="236" w:type="dxa"/>
            <w:noWrap/>
            <w:hideMark/>
          </w:tcPr>
          <w:p w14:paraId="0F19088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E682D8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DA8819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0.01200571</w:t>
            </w:r>
          </w:p>
        </w:tc>
        <w:tc>
          <w:tcPr>
            <w:tcW w:w="236" w:type="dxa"/>
            <w:noWrap/>
            <w:hideMark/>
          </w:tcPr>
          <w:p w14:paraId="14816CD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1.80E-05</w:t>
            </w:r>
          </w:p>
        </w:tc>
        <w:tc>
          <w:tcPr>
            <w:tcW w:w="236" w:type="dxa"/>
            <w:noWrap/>
            <w:hideMark/>
          </w:tcPr>
          <w:p w14:paraId="4439DA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1.86E-05</w:t>
            </w:r>
          </w:p>
        </w:tc>
        <w:tc>
          <w:tcPr>
            <w:tcW w:w="236" w:type="dxa"/>
            <w:noWrap/>
            <w:hideMark/>
          </w:tcPr>
          <w:p w14:paraId="7A91DB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32.2990803</w:t>
            </w:r>
          </w:p>
        </w:tc>
        <w:tc>
          <w:tcPr>
            <w:tcW w:w="236" w:type="dxa"/>
            <w:noWrap/>
            <w:hideMark/>
          </w:tcPr>
          <w:p w14:paraId="4892E0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11.351057</w:t>
            </w:r>
          </w:p>
        </w:tc>
        <w:tc>
          <w:tcPr>
            <w:tcW w:w="236" w:type="dxa"/>
            <w:noWrap/>
            <w:hideMark/>
          </w:tcPr>
          <w:p w14:paraId="45AC6F0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0.00128112</w:t>
            </w:r>
          </w:p>
        </w:tc>
      </w:tr>
      <w:tr w:rsidR="008B378D" w:rsidRPr="008B378D" w14:paraId="1B98887A" w14:textId="77777777" w:rsidTr="008B378D">
        <w:trPr>
          <w:trHeight w:val="20"/>
        </w:trPr>
        <w:tc>
          <w:tcPr>
            <w:tcW w:w="236" w:type="dxa"/>
            <w:noWrap/>
            <w:hideMark/>
          </w:tcPr>
          <w:p w14:paraId="36311DD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55337C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348F6FE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0.0188415</w:t>
            </w:r>
          </w:p>
        </w:tc>
        <w:tc>
          <w:tcPr>
            <w:tcW w:w="236" w:type="dxa"/>
            <w:noWrap/>
            <w:hideMark/>
          </w:tcPr>
          <w:p w14:paraId="7DC514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0.03116208</w:t>
            </w:r>
          </w:p>
        </w:tc>
        <w:tc>
          <w:tcPr>
            <w:tcW w:w="236" w:type="dxa"/>
            <w:noWrap/>
            <w:hideMark/>
          </w:tcPr>
          <w:p w14:paraId="0CAA072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2.40E-05</w:t>
            </w:r>
          </w:p>
        </w:tc>
        <w:tc>
          <w:tcPr>
            <w:tcW w:w="236" w:type="dxa"/>
            <w:noWrap/>
            <w:hideMark/>
          </w:tcPr>
          <w:p w14:paraId="71E129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14.1142749</w:t>
            </w:r>
          </w:p>
        </w:tc>
        <w:tc>
          <w:tcPr>
            <w:tcW w:w="236" w:type="dxa"/>
            <w:noWrap/>
            <w:hideMark/>
          </w:tcPr>
          <w:p w14:paraId="660E68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14.2676253</w:t>
            </w:r>
          </w:p>
        </w:tc>
        <w:tc>
          <w:tcPr>
            <w:tcW w:w="236" w:type="dxa"/>
            <w:noWrap/>
            <w:hideMark/>
          </w:tcPr>
          <w:p w14:paraId="51CC09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0.00038977</w:t>
            </w:r>
          </w:p>
        </w:tc>
      </w:tr>
      <w:tr w:rsidR="008B378D" w:rsidRPr="008B378D" w14:paraId="41E3F436" w14:textId="77777777" w:rsidTr="008B378D">
        <w:trPr>
          <w:trHeight w:val="20"/>
        </w:trPr>
        <w:tc>
          <w:tcPr>
            <w:tcW w:w="236" w:type="dxa"/>
            <w:noWrap/>
            <w:hideMark/>
          </w:tcPr>
          <w:p w14:paraId="45B860A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D60A03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EEF24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0.03543767</w:t>
            </w:r>
          </w:p>
        </w:tc>
        <w:tc>
          <w:tcPr>
            <w:tcW w:w="236" w:type="dxa"/>
            <w:noWrap/>
            <w:hideMark/>
          </w:tcPr>
          <w:p w14:paraId="075D661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0.72214292</w:t>
            </w:r>
          </w:p>
        </w:tc>
        <w:tc>
          <w:tcPr>
            <w:tcW w:w="236" w:type="dxa"/>
            <w:noWrap/>
            <w:hideMark/>
          </w:tcPr>
          <w:p w14:paraId="252186C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6.28E-05</w:t>
            </w:r>
          </w:p>
        </w:tc>
        <w:tc>
          <w:tcPr>
            <w:tcW w:w="236" w:type="dxa"/>
            <w:noWrap/>
            <w:hideMark/>
          </w:tcPr>
          <w:p w14:paraId="123B2EC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4.42898155</w:t>
            </w:r>
          </w:p>
        </w:tc>
        <w:tc>
          <w:tcPr>
            <w:tcW w:w="236" w:type="dxa"/>
            <w:noWrap/>
            <w:hideMark/>
          </w:tcPr>
          <w:p w14:paraId="037F00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4.42874101</w:t>
            </w:r>
          </w:p>
        </w:tc>
        <w:tc>
          <w:tcPr>
            <w:tcW w:w="236" w:type="dxa"/>
            <w:noWrap/>
            <w:hideMark/>
          </w:tcPr>
          <w:p w14:paraId="3A49F2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6.42E-05</w:t>
            </w:r>
          </w:p>
        </w:tc>
      </w:tr>
      <w:tr w:rsidR="008B378D" w:rsidRPr="008B378D" w14:paraId="5AEE8B9A" w14:textId="77777777" w:rsidTr="008B378D">
        <w:trPr>
          <w:trHeight w:val="20"/>
        </w:trPr>
        <w:tc>
          <w:tcPr>
            <w:tcW w:w="236" w:type="dxa"/>
            <w:noWrap/>
            <w:hideMark/>
          </w:tcPr>
          <w:p w14:paraId="611CA35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22B2434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BCACC8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0.08505912</w:t>
            </w:r>
          </w:p>
        </w:tc>
        <w:tc>
          <w:tcPr>
            <w:tcW w:w="236" w:type="dxa"/>
            <w:noWrap/>
            <w:hideMark/>
          </w:tcPr>
          <w:p w14:paraId="1E14846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0.38813508</w:t>
            </w:r>
          </w:p>
        </w:tc>
        <w:tc>
          <w:tcPr>
            <w:tcW w:w="236" w:type="dxa"/>
            <w:noWrap/>
            <w:hideMark/>
          </w:tcPr>
          <w:p w14:paraId="1428097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0.00039905</w:t>
            </w:r>
          </w:p>
        </w:tc>
        <w:tc>
          <w:tcPr>
            <w:tcW w:w="236" w:type="dxa"/>
            <w:noWrap/>
            <w:hideMark/>
          </w:tcPr>
          <w:p w14:paraId="5F0098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3.66568345</w:t>
            </w:r>
          </w:p>
        </w:tc>
        <w:tc>
          <w:tcPr>
            <w:tcW w:w="236" w:type="dxa"/>
            <w:noWrap/>
            <w:hideMark/>
          </w:tcPr>
          <w:p w14:paraId="34D48D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3.60648487</w:t>
            </w:r>
          </w:p>
        </w:tc>
        <w:tc>
          <w:tcPr>
            <w:tcW w:w="236" w:type="dxa"/>
            <w:noWrap/>
            <w:hideMark/>
          </w:tcPr>
          <w:p w14:paraId="593B81C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0.0005244</w:t>
            </w:r>
          </w:p>
        </w:tc>
      </w:tr>
      <w:tr w:rsidR="008B378D" w:rsidRPr="008B378D" w14:paraId="254ED5F8" w14:textId="77777777" w:rsidTr="008B378D">
        <w:trPr>
          <w:trHeight w:val="20"/>
        </w:trPr>
        <w:tc>
          <w:tcPr>
            <w:tcW w:w="236" w:type="dxa"/>
            <w:noWrap/>
            <w:hideMark/>
          </w:tcPr>
          <w:p w14:paraId="0C6E8AC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07CDF8F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3D4CF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0.24167275</w:t>
            </w:r>
          </w:p>
        </w:tc>
        <w:tc>
          <w:tcPr>
            <w:tcW w:w="236" w:type="dxa"/>
            <w:noWrap/>
            <w:hideMark/>
          </w:tcPr>
          <w:p w14:paraId="163AB4A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0.15644081</w:t>
            </w:r>
          </w:p>
        </w:tc>
        <w:tc>
          <w:tcPr>
            <w:tcW w:w="236" w:type="dxa"/>
            <w:noWrap/>
            <w:hideMark/>
          </w:tcPr>
          <w:p w14:paraId="65308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0.00047588</w:t>
            </w:r>
          </w:p>
        </w:tc>
        <w:tc>
          <w:tcPr>
            <w:tcW w:w="236" w:type="dxa"/>
            <w:noWrap/>
            <w:hideMark/>
          </w:tcPr>
          <w:p w14:paraId="10E0D1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1.37135046</w:t>
            </w:r>
          </w:p>
        </w:tc>
        <w:tc>
          <w:tcPr>
            <w:tcW w:w="236" w:type="dxa"/>
            <w:noWrap/>
            <w:hideMark/>
          </w:tcPr>
          <w:p w14:paraId="1BD835A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1.53084075</w:t>
            </w:r>
          </w:p>
        </w:tc>
        <w:tc>
          <w:tcPr>
            <w:tcW w:w="236" w:type="dxa"/>
            <w:noWrap/>
            <w:hideMark/>
          </w:tcPr>
          <w:p w14:paraId="508F52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0.00201487</w:t>
            </w:r>
          </w:p>
        </w:tc>
      </w:tr>
      <w:tr w:rsidR="008B378D" w:rsidRPr="008B378D" w14:paraId="78831424" w14:textId="77777777" w:rsidTr="008B378D">
        <w:trPr>
          <w:trHeight w:val="20"/>
        </w:trPr>
        <w:tc>
          <w:tcPr>
            <w:tcW w:w="236" w:type="dxa"/>
            <w:noWrap/>
            <w:hideMark/>
          </w:tcPr>
          <w:p w14:paraId="5C7348F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4DC3C6B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AABF6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0.0298838</w:t>
            </w:r>
          </w:p>
        </w:tc>
        <w:tc>
          <w:tcPr>
            <w:tcW w:w="236" w:type="dxa"/>
            <w:noWrap/>
            <w:hideMark/>
          </w:tcPr>
          <w:p w14:paraId="621510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8.05E-05</w:t>
            </w:r>
          </w:p>
        </w:tc>
        <w:tc>
          <w:tcPr>
            <w:tcW w:w="236" w:type="dxa"/>
            <w:noWrap/>
            <w:hideMark/>
          </w:tcPr>
          <w:p w14:paraId="5D2C122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1.85E-05</w:t>
            </w:r>
          </w:p>
        </w:tc>
        <w:tc>
          <w:tcPr>
            <w:tcW w:w="236" w:type="dxa"/>
            <w:noWrap/>
            <w:hideMark/>
          </w:tcPr>
          <w:p w14:paraId="7EC26E2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2.92253971</w:t>
            </w:r>
          </w:p>
        </w:tc>
        <w:tc>
          <w:tcPr>
            <w:tcW w:w="236" w:type="dxa"/>
            <w:noWrap/>
            <w:hideMark/>
          </w:tcPr>
          <w:p w14:paraId="040919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2.92250733</w:t>
            </w:r>
          </w:p>
        </w:tc>
        <w:tc>
          <w:tcPr>
            <w:tcW w:w="236" w:type="dxa"/>
            <w:noWrap/>
            <w:hideMark/>
          </w:tcPr>
          <w:p w14:paraId="6C3641B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0.00037004</w:t>
            </w:r>
          </w:p>
        </w:tc>
      </w:tr>
      <w:tr w:rsidR="008B378D" w:rsidRPr="008B378D" w14:paraId="1919838A" w14:textId="77777777" w:rsidTr="008B378D">
        <w:trPr>
          <w:trHeight w:val="20"/>
        </w:trPr>
        <w:tc>
          <w:tcPr>
            <w:tcW w:w="236" w:type="dxa"/>
            <w:noWrap/>
            <w:hideMark/>
          </w:tcPr>
          <w:p w14:paraId="57A8983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9E39E6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2C402F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0.03317461</w:t>
            </w:r>
          </w:p>
        </w:tc>
        <w:tc>
          <w:tcPr>
            <w:tcW w:w="236" w:type="dxa"/>
            <w:noWrap/>
            <w:hideMark/>
          </w:tcPr>
          <w:p w14:paraId="355FC5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0.01845862</w:t>
            </w:r>
          </w:p>
        </w:tc>
        <w:tc>
          <w:tcPr>
            <w:tcW w:w="236" w:type="dxa"/>
            <w:noWrap/>
            <w:hideMark/>
          </w:tcPr>
          <w:p w14:paraId="3634BA4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1.65E-05</w:t>
            </w:r>
          </w:p>
        </w:tc>
        <w:tc>
          <w:tcPr>
            <w:tcW w:w="236" w:type="dxa"/>
            <w:noWrap/>
            <w:hideMark/>
          </w:tcPr>
          <w:p w14:paraId="1FDBA12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4.78979231</w:t>
            </w:r>
          </w:p>
        </w:tc>
        <w:tc>
          <w:tcPr>
            <w:tcW w:w="236" w:type="dxa"/>
            <w:noWrap/>
            <w:hideMark/>
          </w:tcPr>
          <w:p w14:paraId="47C1D0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-0.226402</w:t>
            </w:r>
          </w:p>
        </w:tc>
        <w:tc>
          <w:tcPr>
            <w:tcW w:w="236" w:type="dxa"/>
            <w:noWrap/>
            <w:hideMark/>
          </w:tcPr>
          <w:p w14:paraId="7163B4B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0.00108976</w:t>
            </w:r>
          </w:p>
        </w:tc>
      </w:tr>
      <w:tr w:rsidR="008B378D" w:rsidRPr="008B378D" w14:paraId="7AB8BCCD" w14:textId="77777777" w:rsidTr="008B378D">
        <w:trPr>
          <w:trHeight w:val="20"/>
        </w:trPr>
        <w:tc>
          <w:tcPr>
            <w:tcW w:w="236" w:type="dxa"/>
            <w:noWrap/>
            <w:hideMark/>
          </w:tcPr>
          <w:p w14:paraId="02D806B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3485B20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80BAE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0.0729175</w:t>
            </w:r>
          </w:p>
        </w:tc>
        <w:tc>
          <w:tcPr>
            <w:tcW w:w="236" w:type="dxa"/>
            <w:noWrap/>
            <w:hideMark/>
          </w:tcPr>
          <w:p w14:paraId="433DF3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0.32771862</w:t>
            </w:r>
          </w:p>
        </w:tc>
        <w:tc>
          <w:tcPr>
            <w:tcW w:w="236" w:type="dxa"/>
            <w:noWrap/>
            <w:hideMark/>
          </w:tcPr>
          <w:p w14:paraId="3ABDABB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0.00056161</w:t>
            </w:r>
          </w:p>
        </w:tc>
        <w:tc>
          <w:tcPr>
            <w:tcW w:w="236" w:type="dxa"/>
            <w:noWrap/>
            <w:hideMark/>
          </w:tcPr>
          <w:p w14:paraId="1971CC4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1.74824217</w:t>
            </w:r>
          </w:p>
        </w:tc>
        <w:tc>
          <w:tcPr>
            <w:tcW w:w="236" w:type="dxa"/>
            <w:noWrap/>
            <w:hideMark/>
          </w:tcPr>
          <w:p w14:paraId="3DB65A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1.74069861</w:t>
            </w:r>
          </w:p>
        </w:tc>
        <w:tc>
          <w:tcPr>
            <w:tcW w:w="236" w:type="dxa"/>
            <w:noWrap/>
            <w:hideMark/>
          </w:tcPr>
          <w:p w14:paraId="17C4FA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0.00086319</w:t>
            </w:r>
          </w:p>
        </w:tc>
      </w:tr>
      <w:tr w:rsidR="008B378D" w:rsidRPr="008B378D" w14:paraId="5E385980" w14:textId="77777777" w:rsidTr="008B378D">
        <w:trPr>
          <w:trHeight w:val="20"/>
        </w:trPr>
        <w:tc>
          <w:tcPr>
            <w:tcW w:w="236" w:type="dxa"/>
            <w:noWrap/>
            <w:hideMark/>
          </w:tcPr>
          <w:p w14:paraId="1C2FF1A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7656137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F34C15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0.05366978</w:t>
            </w:r>
          </w:p>
        </w:tc>
        <w:tc>
          <w:tcPr>
            <w:tcW w:w="236" w:type="dxa"/>
            <w:noWrap/>
            <w:hideMark/>
          </w:tcPr>
          <w:p w14:paraId="05EA51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0.3059429</w:t>
            </w:r>
          </w:p>
        </w:tc>
        <w:tc>
          <w:tcPr>
            <w:tcW w:w="236" w:type="dxa"/>
            <w:noWrap/>
            <w:hideMark/>
          </w:tcPr>
          <w:p w14:paraId="09405B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0.00059156</w:t>
            </w:r>
          </w:p>
        </w:tc>
        <w:tc>
          <w:tcPr>
            <w:tcW w:w="236" w:type="dxa"/>
            <w:noWrap/>
            <w:hideMark/>
          </w:tcPr>
          <w:p w14:paraId="04FFCA4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0.34673511</w:t>
            </w:r>
          </w:p>
        </w:tc>
        <w:tc>
          <w:tcPr>
            <w:tcW w:w="236" w:type="dxa"/>
            <w:noWrap/>
            <w:hideMark/>
          </w:tcPr>
          <w:p w14:paraId="6400A8D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-0.2261732</w:t>
            </w:r>
          </w:p>
        </w:tc>
        <w:tc>
          <w:tcPr>
            <w:tcW w:w="236" w:type="dxa"/>
            <w:noWrap/>
            <w:hideMark/>
          </w:tcPr>
          <w:p w14:paraId="085920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0.00096534</w:t>
            </w:r>
          </w:p>
        </w:tc>
      </w:tr>
      <w:tr w:rsidR="008B378D" w:rsidRPr="008B378D" w14:paraId="7D962CC7" w14:textId="77777777" w:rsidTr="008B378D">
        <w:trPr>
          <w:trHeight w:val="20"/>
        </w:trPr>
        <w:tc>
          <w:tcPr>
            <w:tcW w:w="236" w:type="dxa"/>
            <w:noWrap/>
            <w:hideMark/>
          </w:tcPr>
          <w:p w14:paraId="32CE5A3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3166E9B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5420B1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0.02806071</w:t>
            </w:r>
          </w:p>
        </w:tc>
        <w:tc>
          <w:tcPr>
            <w:tcW w:w="236" w:type="dxa"/>
            <w:noWrap/>
            <w:hideMark/>
          </w:tcPr>
          <w:p w14:paraId="0550DD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0.89663704</w:t>
            </w:r>
          </w:p>
        </w:tc>
        <w:tc>
          <w:tcPr>
            <w:tcW w:w="236" w:type="dxa"/>
            <w:noWrap/>
            <w:hideMark/>
          </w:tcPr>
          <w:p w14:paraId="0A592E3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0.00069173</w:t>
            </w:r>
          </w:p>
        </w:tc>
        <w:tc>
          <w:tcPr>
            <w:tcW w:w="236" w:type="dxa"/>
            <w:noWrap/>
            <w:hideMark/>
          </w:tcPr>
          <w:p w14:paraId="1A4F487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11.7845865</w:t>
            </w:r>
          </w:p>
        </w:tc>
        <w:tc>
          <w:tcPr>
            <w:tcW w:w="236" w:type="dxa"/>
            <w:noWrap/>
            <w:hideMark/>
          </w:tcPr>
          <w:p w14:paraId="6E9C4F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11.7886472</w:t>
            </w:r>
          </w:p>
        </w:tc>
        <w:tc>
          <w:tcPr>
            <w:tcW w:w="236" w:type="dxa"/>
            <w:noWrap/>
            <w:hideMark/>
          </w:tcPr>
          <w:p w14:paraId="7D994F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0.00037604</w:t>
            </w:r>
          </w:p>
        </w:tc>
      </w:tr>
      <w:tr w:rsidR="008B378D" w:rsidRPr="008B378D" w14:paraId="0D70CB87" w14:textId="77777777" w:rsidTr="008B378D">
        <w:trPr>
          <w:trHeight w:val="20"/>
        </w:trPr>
        <w:tc>
          <w:tcPr>
            <w:tcW w:w="236" w:type="dxa"/>
            <w:noWrap/>
            <w:hideMark/>
          </w:tcPr>
          <w:p w14:paraId="0540C40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20AC41F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B6C68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0.01359697</w:t>
            </w:r>
          </w:p>
        </w:tc>
        <w:tc>
          <w:tcPr>
            <w:tcW w:w="236" w:type="dxa"/>
            <w:noWrap/>
            <w:hideMark/>
          </w:tcPr>
          <w:p w14:paraId="58FC099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0.03724123</w:t>
            </w:r>
          </w:p>
        </w:tc>
        <w:tc>
          <w:tcPr>
            <w:tcW w:w="236" w:type="dxa"/>
            <w:noWrap/>
            <w:hideMark/>
          </w:tcPr>
          <w:p w14:paraId="580885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3.41E-05</w:t>
            </w:r>
          </w:p>
        </w:tc>
        <w:tc>
          <w:tcPr>
            <w:tcW w:w="236" w:type="dxa"/>
            <w:noWrap/>
            <w:hideMark/>
          </w:tcPr>
          <w:p w14:paraId="5A06A50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0.06272615</w:t>
            </w:r>
          </w:p>
        </w:tc>
        <w:tc>
          <w:tcPr>
            <w:tcW w:w="236" w:type="dxa"/>
            <w:noWrap/>
            <w:hideMark/>
          </w:tcPr>
          <w:p w14:paraId="4BF68FE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0.07136543</w:t>
            </w:r>
          </w:p>
        </w:tc>
        <w:tc>
          <w:tcPr>
            <w:tcW w:w="236" w:type="dxa"/>
            <w:noWrap/>
            <w:hideMark/>
          </w:tcPr>
          <w:p w14:paraId="4CFC7D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0.00062239</w:t>
            </w:r>
          </w:p>
        </w:tc>
      </w:tr>
      <w:tr w:rsidR="008B378D" w:rsidRPr="008B378D" w14:paraId="43417C42" w14:textId="77777777" w:rsidTr="008B378D">
        <w:trPr>
          <w:trHeight w:val="20"/>
        </w:trPr>
        <w:tc>
          <w:tcPr>
            <w:tcW w:w="236" w:type="dxa"/>
            <w:noWrap/>
            <w:hideMark/>
          </w:tcPr>
          <w:p w14:paraId="3B3CA3E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2069A98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09A09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0.03461644</w:t>
            </w:r>
          </w:p>
        </w:tc>
        <w:tc>
          <w:tcPr>
            <w:tcW w:w="236" w:type="dxa"/>
            <w:noWrap/>
            <w:hideMark/>
          </w:tcPr>
          <w:p w14:paraId="00636D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7.60060832</w:t>
            </w:r>
          </w:p>
        </w:tc>
        <w:tc>
          <w:tcPr>
            <w:tcW w:w="236" w:type="dxa"/>
            <w:noWrap/>
            <w:hideMark/>
          </w:tcPr>
          <w:p w14:paraId="0162CC0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0.00550049</w:t>
            </w:r>
          </w:p>
        </w:tc>
        <w:tc>
          <w:tcPr>
            <w:tcW w:w="236" w:type="dxa"/>
            <w:noWrap/>
            <w:hideMark/>
          </w:tcPr>
          <w:p w14:paraId="463AD11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0.55533901</w:t>
            </w:r>
          </w:p>
        </w:tc>
        <w:tc>
          <w:tcPr>
            <w:tcW w:w="236" w:type="dxa"/>
            <w:noWrap/>
            <w:hideMark/>
          </w:tcPr>
          <w:p w14:paraId="597504D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0.46764762</w:t>
            </w:r>
          </w:p>
        </w:tc>
        <w:tc>
          <w:tcPr>
            <w:tcW w:w="236" w:type="dxa"/>
            <w:noWrap/>
            <w:hideMark/>
          </w:tcPr>
          <w:p w14:paraId="794766D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0.00036478</w:t>
            </w:r>
          </w:p>
        </w:tc>
      </w:tr>
      <w:tr w:rsidR="008B378D" w:rsidRPr="008B378D" w14:paraId="51EFBF6C" w14:textId="77777777" w:rsidTr="008B378D">
        <w:trPr>
          <w:trHeight w:val="20"/>
        </w:trPr>
        <w:tc>
          <w:tcPr>
            <w:tcW w:w="236" w:type="dxa"/>
            <w:noWrap/>
            <w:hideMark/>
          </w:tcPr>
          <w:p w14:paraId="4248B95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7AFAC50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01664F0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0.02774153</w:t>
            </w:r>
          </w:p>
        </w:tc>
        <w:tc>
          <w:tcPr>
            <w:tcW w:w="236" w:type="dxa"/>
            <w:noWrap/>
            <w:hideMark/>
          </w:tcPr>
          <w:p w14:paraId="4CF2882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1.80320897</w:t>
            </w:r>
          </w:p>
        </w:tc>
        <w:tc>
          <w:tcPr>
            <w:tcW w:w="236" w:type="dxa"/>
            <w:noWrap/>
            <w:hideMark/>
          </w:tcPr>
          <w:p w14:paraId="0F5DF4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0.00309142</w:t>
            </w:r>
          </w:p>
        </w:tc>
        <w:tc>
          <w:tcPr>
            <w:tcW w:w="236" w:type="dxa"/>
            <w:noWrap/>
            <w:hideMark/>
          </w:tcPr>
          <w:p w14:paraId="22673D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-8.8019942</w:t>
            </w:r>
          </w:p>
        </w:tc>
        <w:tc>
          <w:tcPr>
            <w:tcW w:w="236" w:type="dxa"/>
            <w:noWrap/>
            <w:hideMark/>
          </w:tcPr>
          <w:p w14:paraId="6DAC881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-8.8019938</w:t>
            </w:r>
          </w:p>
        </w:tc>
        <w:tc>
          <w:tcPr>
            <w:tcW w:w="236" w:type="dxa"/>
            <w:noWrap/>
            <w:hideMark/>
          </w:tcPr>
          <w:p w14:paraId="0EEDC01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0.00075187</w:t>
            </w:r>
          </w:p>
        </w:tc>
      </w:tr>
      <w:tr w:rsidR="008B378D" w:rsidRPr="008B378D" w14:paraId="78DA9AA0" w14:textId="77777777" w:rsidTr="008B378D">
        <w:trPr>
          <w:trHeight w:val="20"/>
        </w:trPr>
        <w:tc>
          <w:tcPr>
            <w:tcW w:w="236" w:type="dxa"/>
            <w:noWrap/>
            <w:hideMark/>
          </w:tcPr>
          <w:p w14:paraId="758F767C"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1BC1749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7A2ED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0.12070004</w:t>
            </w:r>
          </w:p>
        </w:tc>
        <w:tc>
          <w:tcPr>
            <w:tcW w:w="236" w:type="dxa"/>
            <w:noWrap/>
            <w:hideMark/>
          </w:tcPr>
          <w:p w14:paraId="70849C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14.8097802</w:t>
            </w:r>
          </w:p>
        </w:tc>
        <w:tc>
          <w:tcPr>
            <w:tcW w:w="236" w:type="dxa"/>
            <w:noWrap/>
            <w:hideMark/>
          </w:tcPr>
          <w:p w14:paraId="2A6289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0.00561357</w:t>
            </w:r>
          </w:p>
        </w:tc>
        <w:tc>
          <w:tcPr>
            <w:tcW w:w="236" w:type="dxa"/>
            <w:noWrap/>
            <w:hideMark/>
          </w:tcPr>
          <w:p w14:paraId="213D9A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2.15523062</w:t>
            </w:r>
          </w:p>
        </w:tc>
        <w:tc>
          <w:tcPr>
            <w:tcW w:w="236" w:type="dxa"/>
            <w:noWrap/>
            <w:hideMark/>
          </w:tcPr>
          <w:p w14:paraId="536B12C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2.15510356</w:t>
            </w:r>
          </w:p>
        </w:tc>
        <w:tc>
          <w:tcPr>
            <w:tcW w:w="236" w:type="dxa"/>
            <w:noWrap/>
            <w:hideMark/>
          </w:tcPr>
          <w:p w14:paraId="4DBD791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0.00019313</w:t>
            </w:r>
          </w:p>
        </w:tc>
      </w:tr>
      <w:tr w:rsidR="008B378D" w:rsidRPr="008B378D" w14:paraId="264A6112" w14:textId="77777777" w:rsidTr="008B378D">
        <w:trPr>
          <w:trHeight w:val="20"/>
        </w:trPr>
        <w:tc>
          <w:tcPr>
            <w:tcW w:w="236" w:type="dxa"/>
            <w:noWrap/>
            <w:hideMark/>
          </w:tcPr>
          <w:p w14:paraId="756AEC5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21F9244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DF0FEC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0.01857804</w:t>
            </w:r>
          </w:p>
        </w:tc>
        <w:tc>
          <w:tcPr>
            <w:tcW w:w="236" w:type="dxa"/>
            <w:noWrap/>
            <w:hideMark/>
          </w:tcPr>
          <w:p w14:paraId="516AC30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0.08850728</w:t>
            </w:r>
          </w:p>
        </w:tc>
        <w:tc>
          <w:tcPr>
            <w:tcW w:w="236" w:type="dxa"/>
            <w:noWrap/>
            <w:hideMark/>
          </w:tcPr>
          <w:p w14:paraId="07C7C5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7.58E-05</w:t>
            </w:r>
          </w:p>
        </w:tc>
        <w:tc>
          <w:tcPr>
            <w:tcW w:w="236" w:type="dxa"/>
            <w:noWrap/>
            <w:hideMark/>
          </w:tcPr>
          <w:p w14:paraId="15F156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4.04848497</w:t>
            </w:r>
          </w:p>
        </w:tc>
        <w:tc>
          <w:tcPr>
            <w:tcW w:w="236" w:type="dxa"/>
            <w:noWrap/>
            <w:hideMark/>
          </w:tcPr>
          <w:p w14:paraId="66804A8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3.96820796</w:t>
            </w:r>
          </w:p>
        </w:tc>
        <w:tc>
          <w:tcPr>
            <w:tcW w:w="236" w:type="dxa"/>
            <w:noWrap/>
            <w:hideMark/>
          </w:tcPr>
          <w:p w14:paraId="62B71FC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0.00042913</w:t>
            </w:r>
          </w:p>
        </w:tc>
      </w:tr>
      <w:tr w:rsidR="008B378D" w:rsidRPr="008B378D" w14:paraId="7CC4E2E5" w14:textId="77777777" w:rsidTr="008B378D">
        <w:trPr>
          <w:trHeight w:val="20"/>
        </w:trPr>
        <w:tc>
          <w:tcPr>
            <w:tcW w:w="236" w:type="dxa"/>
            <w:noWrap/>
            <w:hideMark/>
          </w:tcPr>
          <w:p w14:paraId="0E7AB23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141427E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644A76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0.03417268</w:t>
            </w:r>
          </w:p>
        </w:tc>
        <w:tc>
          <w:tcPr>
            <w:tcW w:w="236" w:type="dxa"/>
            <w:noWrap/>
            <w:hideMark/>
          </w:tcPr>
          <w:p w14:paraId="17BD23D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0.11593327</w:t>
            </w:r>
          </w:p>
        </w:tc>
        <w:tc>
          <w:tcPr>
            <w:tcW w:w="236" w:type="dxa"/>
            <w:noWrap/>
            <w:hideMark/>
          </w:tcPr>
          <w:p w14:paraId="4E14C8D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0.00015636</w:t>
            </w:r>
          </w:p>
        </w:tc>
        <w:tc>
          <w:tcPr>
            <w:tcW w:w="236" w:type="dxa"/>
            <w:noWrap/>
            <w:hideMark/>
          </w:tcPr>
          <w:p w14:paraId="0E6ADDB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7.97218075</w:t>
            </w:r>
          </w:p>
        </w:tc>
        <w:tc>
          <w:tcPr>
            <w:tcW w:w="236" w:type="dxa"/>
            <w:noWrap/>
            <w:hideMark/>
          </w:tcPr>
          <w:p w14:paraId="34C892F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8.47110923</w:t>
            </w:r>
          </w:p>
        </w:tc>
        <w:tc>
          <w:tcPr>
            <w:tcW w:w="236" w:type="dxa"/>
            <w:noWrap/>
            <w:hideMark/>
          </w:tcPr>
          <w:p w14:paraId="0DBBE82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0.00067372</w:t>
            </w:r>
          </w:p>
        </w:tc>
      </w:tr>
      <w:tr w:rsidR="008B378D" w:rsidRPr="008B378D" w14:paraId="5EA1FDAC" w14:textId="77777777" w:rsidTr="008B378D">
        <w:trPr>
          <w:trHeight w:val="20"/>
        </w:trPr>
        <w:tc>
          <w:tcPr>
            <w:tcW w:w="236" w:type="dxa"/>
            <w:noWrap/>
            <w:hideMark/>
          </w:tcPr>
          <w:p w14:paraId="28417224"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1C487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1B9A8A3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0.03577035</w:t>
            </w:r>
          </w:p>
        </w:tc>
        <w:tc>
          <w:tcPr>
            <w:tcW w:w="236" w:type="dxa"/>
            <w:noWrap/>
            <w:hideMark/>
          </w:tcPr>
          <w:p w14:paraId="12B4D8B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0.1393921</w:t>
            </w:r>
          </w:p>
        </w:tc>
        <w:tc>
          <w:tcPr>
            <w:tcW w:w="236" w:type="dxa"/>
            <w:noWrap/>
            <w:hideMark/>
          </w:tcPr>
          <w:p w14:paraId="3EEAA69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0.00014899</w:t>
            </w:r>
          </w:p>
        </w:tc>
        <w:tc>
          <w:tcPr>
            <w:tcW w:w="236" w:type="dxa"/>
            <w:noWrap/>
            <w:hideMark/>
          </w:tcPr>
          <w:p w14:paraId="4B04EA7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14.4334213</w:t>
            </w:r>
          </w:p>
        </w:tc>
        <w:tc>
          <w:tcPr>
            <w:tcW w:w="236" w:type="dxa"/>
            <w:noWrap/>
            <w:hideMark/>
          </w:tcPr>
          <w:p w14:paraId="16A365E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14.0807734</w:t>
            </w:r>
          </w:p>
        </w:tc>
        <w:tc>
          <w:tcPr>
            <w:tcW w:w="236" w:type="dxa"/>
            <w:noWrap/>
            <w:hideMark/>
          </w:tcPr>
          <w:p w14:paraId="1589B2E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0.00052781</w:t>
            </w:r>
          </w:p>
        </w:tc>
      </w:tr>
      <w:tr w:rsidR="008B378D" w:rsidRPr="008B378D" w14:paraId="25EE97F0" w14:textId="77777777" w:rsidTr="008B378D">
        <w:trPr>
          <w:trHeight w:val="20"/>
        </w:trPr>
        <w:tc>
          <w:tcPr>
            <w:tcW w:w="236" w:type="dxa"/>
            <w:noWrap/>
            <w:hideMark/>
          </w:tcPr>
          <w:p w14:paraId="078D85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5B4A4D4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annual</w:t>
            </w:r>
          </w:p>
        </w:tc>
        <w:tc>
          <w:tcPr>
            <w:tcW w:w="236" w:type="dxa"/>
            <w:noWrap/>
            <w:hideMark/>
          </w:tcPr>
          <w:p w14:paraId="4C83F7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0.03118705</w:t>
            </w:r>
          </w:p>
        </w:tc>
        <w:tc>
          <w:tcPr>
            <w:tcW w:w="236" w:type="dxa"/>
            <w:noWrap/>
            <w:hideMark/>
          </w:tcPr>
          <w:p w14:paraId="7DBB18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0.76067528</w:t>
            </w:r>
          </w:p>
        </w:tc>
        <w:tc>
          <w:tcPr>
            <w:tcW w:w="236" w:type="dxa"/>
            <w:noWrap/>
            <w:hideMark/>
          </w:tcPr>
          <w:p w14:paraId="0D97C0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0.00024656</w:t>
            </w:r>
          </w:p>
        </w:tc>
        <w:tc>
          <w:tcPr>
            <w:tcW w:w="236" w:type="dxa"/>
            <w:noWrap/>
            <w:hideMark/>
          </w:tcPr>
          <w:p w14:paraId="11ADF99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2.44353163</w:t>
            </w:r>
          </w:p>
        </w:tc>
        <w:tc>
          <w:tcPr>
            <w:tcW w:w="236" w:type="dxa"/>
            <w:noWrap/>
            <w:hideMark/>
          </w:tcPr>
          <w:p w14:paraId="5A4D39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1.62625784</w:t>
            </w:r>
          </w:p>
        </w:tc>
        <w:tc>
          <w:tcPr>
            <w:tcW w:w="236" w:type="dxa"/>
            <w:noWrap/>
            <w:hideMark/>
          </w:tcPr>
          <w:p w14:paraId="5FA3B1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0.00014893</w:t>
            </w:r>
          </w:p>
        </w:tc>
      </w:tr>
      <w:tr w:rsidR="008B378D" w:rsidRPr="008B378D" w14:paraId="5CFCFFCA" w14:textId="77777777" w:rsidTr="008B378D">
        <w:trPr>
          <w:trHeight w:val="20"/>
        </w:trPr>
        <w:tc>
          <w:tcPr>
            <w:tcW w:w="236" w:type="dxa"/>
            <w:noWrap/>
            <w:hideMark/>
          </w:tcPr>
          <w:p w14:paraId="4D4791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Alysseae</w:t>
            </w:r>
            <w:proofErr w:type="spellEnd"/>
          </w:p>
        </w:tc>
        <w:tc>
          <w:tcPr>
            <w:tcW w:w="236" w:type="dxa"/>
            <w:noWrap/>
            <w:hideMark/>
          </w:tcPr>
          <w:p w14:paraId="4DB1477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51003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0.02680039</w:t>
            </w:r>
          </w:p>
        </w:tc>
        <w:tc>
          <w:tcPr>
            <w:tcW w:w="236" w:type="dxa"/>
            <w:noWrap/>
            <w:hideMark/>
          </w:tcPr>
          <w:p w14:paraId="726868C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6.22818656</w:t>
            </w:r>
          </w:p>
        </w:tc>
        <w:tc>
          <w:tcPr>
            <w:tcW w:w="236" w:type="dxa"/>
            <w:noWrap/>
            <w:hideMark/>
          </w:tcPr>
          <w:p w14:paraId="2A881E4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0.00449874</w:t>
            </w:r>
          </w:p>
        </w:tc>
        <w:tc>
          <w:tcPr>
            <w:tcW w:w="236" w:type="dxa"/>
            <w:noWrap/>
            <w:hideMark/>
          </w:tcPr>
          <w:p w14:paraId="42FDE24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-3.0347174</w:t>
            </w:r>
          </w:p>
        </w:tc>
        <w:tc>
          <w:tcPr>
            <w:tcW w:w="236" w:type="dxa"/>
            <w:noWrap/>
            <w:hideMark/>
          </w:tcPr>
          <w:p w14:paraId="20DFAEB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-3.0141286</w:t>
            </w:r>
          </w:p>
        </w:tc>
        <w:tc>
          <w:tcPr>
            <w:tcW w:w="236" w:type="dxa"/>
            <w:noWrap/>
            <w:hideMark/>
          </w:tcPr>
          <w:p w14:paraId="403F71C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0.00036718</w:t>
            </w:r>
          </w:p>
        </w:tc>
      </w:tr>
      <w:tr w:rsidR="008B378D" w:rsidRPr="008B378D" w14:paraId="691438DD" w14:textId="77777777" w:rsidTr="008B378D">
        <w:trPr>
          <w:trHeight w:val="20"/>
        </w:trPr>
        <w:tc>
          <w:tcPr>
            <w:tcW w:w="236" w:type="dxa"/>
            <w:noWrap/>
            <w:hideMark/>
          </w:tcPr>
          <w:p w14:paraId="70EDC511"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CAE117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CE0D8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0.01118818</w:t>
            </w:r>
          </w:p>
        </w:tc>
        <w:tc>
          <w:tcPr>
            <w:tcW w:w="236" w:type="dxa"/>
            <w:noWrap/>
            <w:hideMark/>
          </w:tcPr>
          <w:p w14:paraId="08DD767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0.05956301</w:t>
            </w:r>
          </w:p>
        </w:tc>
        <w:tc>
          <w:tcPr>
            <w:tcW w:w="236" w:type="dxa"/>
            <w:noWrap/>
            <w:hideMark/>
          </w:tcPr>
          <w:p w14:paraId="3317A6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5.19E-05</w:t>
            </w:r>
          </w:p>
        </w:tc>
        <w:tc>
          <w:tcPr>
            <w:tcW w:w="236" w:type="dxa"/>
            <w:noWrap/>
            <w:hideMark/>
          </w:tcPr>
          <w:p w14:paraId="2D4FD7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4.15231742</w:t>
            </w:r>
          </w:p>
        </w:tc>
        <w:tc>
          <w:tcPr>
            <w:tcW w:w="236" w:type="dxa"/>
            <w:noWrap/>
            <w:hideMark/>
          </w:tcPr>
          <w:p w14:paraId="6B1D8FC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4.15845512</w:t>
            </w:r>
          </w:p>
        </w:tc>
        <w:tc>
          <w:tcPr>
            <w:tcW w:w="236" w:type="dxa"/>
            <w:noWrap/>
            <w:hideMark/>
          </w:tcPr>
          <w:p w14:paraId="682185B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0.00042346</w:t>
            </w:r>
          </w:p>
        </w:tc>
      </w:tr>
      <w:tr w:rsidR="008B378D" w:rsidRPr="008B378D" w14:paraId="4BF26297" w14:textId="77777777" w:rsidTr="008B378D">
        <w:trPr>
          <w:trHeight w:val="20"/>
        </w:trPr>
        <w:tc>
          <w:tcPr>
            <w:tcW w:w="236" w:type="dxa"/>
            <w:noWrap/>
            <w:hideMark/>
          </w:tcPr>
          <w:p w14:paraId="47D65FA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Apioideae</w:t>
            </w:r>
            <w:proofErr w:type="spellEnd"/>
          </w:p>
        </w:tc>
        <w:tc>
          <w:tcPr>
            <w:tcW w:w="236" w:type="dxa"/>
            <w:noWrap/>
            <w:hideMark/>
          </w:tcPr>
          <w:p w14:paraId="061FB2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910B5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0.01391388</w:t>
            </w:r>
          </w:p>
        </w:tc>
        <w:tc>
          <w:tcPr>
            <w:tcW w:w="236" w:type="dxa"/>
            <w:noWrap/>
            <w:hideMark/>
          </w:tcPr>
          <w:p w14:paraId="610AA63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0.11671906</w:t>
            </w:r>
          </w:p>
        </w:tc>
        <w:tc>
          <w:tcPr>
            <w:tcW w:w="236" w:type="dxa"/>
            <w:noWrap/>
            <w:hideMark/>
          </w:tcPr>
          <w:p w14:paraId="7096B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0.00019408</w:t>
            </w:r>
          </w:p>
        </w:tc>
        <w:tc>
          <w:tcPr>
            <w:tcW w:w="236" w:type="dxa"/>
            <w:noWrap/>
            <w:hideMark/>
          </w:tcPr>
          <w:p w14:paraId="620BBC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-3.4906913</w:t>
            </w:r>
          </w:p>
        </w:tc>
        <w:tc>
          <w:tcPr>
            <w:tcW w:w="236" w:type="dxa"/>
            <w:noWrap/>
            <w:hideMark/>
          </w:tcPr>
          <w:p w14:paraId="77423B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-3.4356057</w:t>
            </w:r>
          </w:p>
        </w:tc>
        <w:tc>
          <w:tcPr>
            <w:tcW w:w="236" w:type="dxa"/>
            <w:noWrap/>
            <w:hideMark/>
          </w:tcPr>
          <w:p w14:paraId="42EE52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0.00082635</w:t>
            </w:r>
          </w:p>
        </w:tc>
      </w:tr>
      <w:tr w:rsidR="008B378D" w:rsidRPr="008B378D" w14:paraId="2EB1E37B" w14:textId="77777777" w:rsidTr="008B378D">
        <w:trPr>
          <w:trHeight w:val="20"/>
        </w:trPr>
        <w:tc>
          <w:tcPr>
            <w:tcW w:w="236" w:type="dxa"/>
            <w:noWrap/>
            <w:hideMark/>
          </w:tcPr>
          <w:p w14:paraId="2CBD1AE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Arabideae</w:t>
            </w:r>
            <w:proofErr w:type="spellEnd"/>
          </w:p>
        </w:tc>
        <w:tc>
          <w:tcPr>
            <w:tcW w:w="236" w:type="dxa"/>
            <w:noWrap/>
            <w:hideMark/>
          </w:tcPr>
          <w:p w14:paraId="6DBE5799"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A338B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0.2551859</w:t>
            </w:r>
          </w:p>
        </w:tc>
        <w:tc>
          <w:tcPr>
            <w:tcW w:w="236" w:type="dxa"/>
            <w:noWrap/>
            <w:hideMark/>
          </w:tcPr>
          <w:p w14:paraId="667DB3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1.02115052</w:t>
            </w:r>
          </w:p>
        </w:tc>
        <w:tc>
          <w:tcPr>
            <w:tcW w:w="236" w:type="dxa"/>
            <w:noWrap/>
            <w:hideMark/>
          </w:tcPr>
          <w:p w14:paraId="7F6BA5A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0.0022278</w:t>
            </w:r>
          </w:p>
        </w:tc>
        <w:tc>
          <w:tcPr>
            <w:tcW w:w="236" w:type="dxa"/>
            <w:noWrap/>
            <w:hideMark/>
          </w:tcPr>
          <w:p w14:paraId="5FBE870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-10.24818</w:t>
            </w:r>
          </w:p>
        </w:tc>
        <w:tc>
          <w:tcPr>
            <w:tcW w:w="236" w:type="dxa"/>
            <w:noWrap/>
            <w:hideMark/>
          </w:tcPr>
          <w:p w14:paraId="2B4EFA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-10.241348</w:t>
            </w:r>
          </w:p>
        </w:tc>
        <w:tc>
          <w:tcPr>
            <w:tcW w:w="236" w:type="dxa"/>
            <w:noWrap/>
            <w:hideMark/>
          </w:tcPr>
          <w:p w14:paraId="0FEDBE8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0.00109115</w:t>
            </w:r>
          </w:p>
        </w:tc>
      </w:tr>
      <w:tr w:rsidR="008B378D" w:rsidRPr="008B378D" w14:paraId="15EE2049" w14:textId="77777777" w:rsidTr="008B378D">
        <w:trPr>
          <w:trHeight w:val="20"/>
        </w:trPr>
        <w:tc>
          <w:tcPr>
            <w:tcW w:w="236" w:type="dxa"/>
            <w:noWrap/>
            <w:hideMark/>
          </w:tcPr>
          <w:p w14:paraId="7970BB4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4CC70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20D47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0.01467325</w:t>
            </w:r>
          </w:p>
        </w:tc>
        <w:tc>
          <w:tcPr>
            <w:tcW w:w="236" w:type="dxa"/>
            <w:noWrap/>
            <w:hideMark/>
          </w:tcPr>
          <w:p w14:paraId="3278AD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0.00331545</w:t>
            </w:r>
          </w:p>
        </w:tc>
        <w:tc>
          <w:tcPr>
            <w:tcW w:w="236" w:type="dxa"/>
            <w:noWrap/>
            <w:hideMark/>
          </w:tcPr>
          <w:p w14:paraId="5AA8EA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7.37E-05</w:t>
            </w:r>
          </w:p>
        </w:tc>
        <w:tc>
          <w:tcPr>
            <w:tcW w:w="236" w:type="dxa"/>
            <w:noWrap/>
            <w:hideMark/>
          </w:tcPr>
          <w:p w14:paraId="1D4580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1534.9123</w:t>
            </w:r>
          </w:p>
        </w:tc>
        <w:tc>
          <w:tcPr>
            <w:tcW w:w="236" w:type="dxa"/>
            <w:noWrap/>
            <w:hideMark/>
          </w:tcPr>
          <w:p w14:paraId="0E5EFB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9.94250783</w:t>
            </w:r>
          </w:p>
        </w:tc>
        <w:tc>
          <w:tcPr>
            <w:tcW w:w="236" w:type="dxa"/>
            <w:noWrap/>
            <w:hideMark/>
          </w:tcPr>
          <w:p w14:paraId="6CD3D7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0.00229979</w:t>
            </w:r>
          </w:p>
        </w:tc>
      </w:tr>
      <w:tr w:rsidR="008B378D" w:rsidRPr="008B378D" w14:paraId="6054B8EB" w14:textId="77777777" w:rsidTr="008B378D">
        <w:trPr>
          <w:trHeight w:val="20"/>
        </w:trPr>
        <w:tc>
          <w:tcPr>
            <w:tcW w:w="236" w:type="dxa"/>
            <w:noWrap/>
            <w:hideMark/>
          </w:tcPr>
          <w:p w14:paraId="6B594F1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C3BCC2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D146B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0.02528941</w:t>
            </w:r>
          </w:p>
        </w:tc>
        <w:tc>
          <w:tcPr>
            <w:tcW w:w="236" w:type="dxa"/>
            <w:noWrap/>
            <w:hideMark/>
          </w:tcPr>
          <w:p w14:paraId="135BE55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8.37844032</w:t>
            </w:r>
          </w:p>
        </w:tc>
        <w:tc>
          <w:tcPr>
            <w:tcW w:w="236" w:type="dxa"/>
            <w:noWrap/>
            <w:hideMark/>
          </w:tcPr>
          <w:p w14:paraId="4779C1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0.005576</w:t>
            </w:r>
          </w:p>
        </w:tc>
        <w:tc>
          <w:tcPr>
            <w:tcW w:w="236" w:type="dxa"/>
            <w:noWrap/>
            <w:hideMark/>
          </w:tcPr>
          <w:p w14:paraId="24FE3A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0.97804292</w:t>
            </w:r>
          </w:p>
        </w:tc>
        <w:tc>
          <w:tcPr>
            <w:tcW w:w="236" w:type="dxa"/>
            <w:noWrap/>
            <w:hideMark/>
          </w:tcPr>
          <w:p w14:paraId="4812758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0.99501929</w:t>
            </w:r>
          </w:p>
        </w:tc>
        <w:tc>
          <w:tcPr>
            <w:tcW w:w="236" w:type="dxa"/>
            <w:noWrap/>
            <w:hideMark/>
          </w:tcPr>
          <w:p w14:paraId="073391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0.00032824</w:t>
            </w:r>
          </w:p>
        </w:tc>
      </w:tr>
      <w:tr w:rsidR="008B378D" w:rsidRPr="008B378D" w14:paraId="11CC0E4C" w14:textId="77777777" w:rsidTr="008B378D">
        <w:trPr>
          <w:trHeight w:val="20"/>
        </w:trPr>
        <w:tc>
          <w:tcPr>
            <w:tcW w:w="236" w:type="dxa"/>
            <w:noWrap/>
            <w:hideMark/>
          </w:tcPr>
          <w:p w14:paraId="2D47063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8C5FC3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E6A99F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0.03890158</w:t>
            </w:r>
          </w:p>
        </w:tc>
        <w:tc>
          <w:tcPr>
            <w:tcW w:w="236" w:type="dxa"/>
            <w:noWrap/>
            <w:hideMark/>
          </w:tcPr>
          <w:p w14:paraId="5AA138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14.9016984</w:t>
            </w:r>
          </w:p>
        </w:tc>
        <w:tc>
          <w:tcPr>
            <w:tcW w:w="236" w:type="dxa"/>
            <w:noWrap/>
            <w:hideMark/>
          </w:tcPr>
          <w:p w14:paraId="75F301A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0.04083057</w:t>
            </w:r>
          </w:p>
        </w:tc>
        <w:tc>
          <w:tcPr>
            <w:tcW w:w="236" w:type="dxa"/>
            <w:noWrap/>
            <w:hideMark/>
          </w:tcPr>
          <w:p w14:paraId="069388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-6.4841025</w:t>
            </w:r>
          </w:p>
        </w:tc>
        <w:tc>
          <w:tcPr>
            <w:tcW w:w="236" w:type="dxa"/>
            <w:noWrap/>
            <w:hideMark/>
          </w:tcPr>
          <w:p w14:paraId="64EE945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-6.4837457</w:t>
            </w:r>
          </w:p>
        </w:tc>
        <w:tc>
          <w:tcPr>
            <w:tcW w:w="236" w:type="dxa"/>
            <w:noWrap/>
            <w:hideMark/>
          </w:tcPr>
          <w:p w14:paraId="2FBD72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0.00136872</w:t>
            </w:r>
          </w:p>
        </w:tc>
      </w:tr>
      <w:tr w:rsidR="008B378D" w:rsidRPr="008B378D" w14:paraId="2151B31C" w14:textId="77777777" w:rsidTr="008B378D">
        <w:trPr>
          <w:trHeight w:val="20"/>
        </w:trPr>
        <w:tc>
          <w:tcPr>
            <w:tcW w:w="236" w:type="dxa"/>
            <w:noWrap/>
            <w:hideMark/>
          </w:tcPr>
          <w:p w14:paraId="5C4D435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Cardueae</w:t>
            </w:r>
            <w:proofErr w:type="spellEnd"/>
          </w:p>
        </w:tc>
        <w:tc>
          <w:tcPr>
            <w:tcW w:w="236" w:type="dxa"/>
            <w:noWrap/>
            <w:hideMark/>
          </w:tcPr>
          <w:p w14:paraId="1B1D304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9D10A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0.03683252</w:t>
            </w:r>
          </w:p>
        </w:tc>
        <w:tc>
          <w:tcPr>
            <w:tcW w:w="236" w:type="dxa"/>
            <w:noWrap/>
            <w:hideMark/>
          </w:tcPr>
          <w:p w14:paraId="739359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0.04745138</w:t>
            </w:r>
          </w:p>
        </w:tc>
        <w:tc>
          <w:tcPr>
            <w:tcW w:w="236" w:type="dxa"/>
            <w:noWrap/>
            <w:hideMark/>
          </w:tcPr>
          <w:p w14:paraId="76D3D4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0.00011318</w:t>
            </w:r>
          </w:p>
        </w:tc>
        <w:tc>
          <w:tcPr>
            <w:tcW w:w="236" w:type="dxa"/>
            <w:noWrap/>
            <w:hideMark/>
          </w:tcPr>
          <w:p w14:paraId="378279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-2.846125</w:t>
            </w:r>
          </w:p>
        </w:tc>
        <w:tc>
          <w:tcPr>
            <w:tcW w:w="236" w:type="dxa"/>
            <w:noWrap/>
            <w:hideMark/>
          </w:tcPr>
          <w:p w14:paraId="237F3D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-0.395766</w:t>
            </w:r>
          </w:p>
        </w:tc>
        <w:tc>
          <w:tcPr>
            <w:tcW w:w="236" w:type="dxa"/>
            <w:noWrap/>
            <w:hideMark/>
          </w:tcPr>
          <w:p w14:paraId="6361283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0.00104146</w:t>
            </w:r>
          </w:p>
        </w:tc>
      </w:tr>
      <w:tr w:rsidR="008B378D" w:rsidRPr="008B378D" w14:paraId="06C0BF18" w14:textId="77777777" w:rsidTr="008B378D">
        <w:trPr>
          <w:trHeight w:val="20"/>
        </w:trPr>
        <w:tc>
          <w:tcPr>
            <w:tcW w:w="236" w:type="dxa"/>
            <w:noWrap/>
            <w:hideMark/>
          </w:tcPr>
          <w:p w14:paraId="5650F1D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CES</w:t>
            </w:r>
          </w:p>
        </w:tc>
        <w:tc>
          <w:tcPr>
            <w:tcW w:w="236" w:type="dxa"/>
            <w:noWrap/>
            <w:hideMark/>
          </w:tcPr>
          <w:p w14:paraId="7A59C50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0E973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0.02897703</w:t>
            </w:r>
          </w:p>
        </w:tc>
        <w:tc>
          <w:tcPr>
            <w:tcW w:w="236" w:type="dxa"/>
            <w:noWrap/>
            <w:hideMark/>
          </w:tcPr>
          <w:p w14:paraId="770728F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0.00061035</w:t>
            </w:r>
          </w:p>
        </w:tc>
        <w:tc>
          <w:tcPr>
            <w:tcW w:w="236" w:type="dxa"/>
            <w:noWrap/>
            <w:hideMark/>
          </w:tcPr>
          <w:p w14:paraId="68BC18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3.21E-05</w:t>
            </w:r>
          </w:p>
        </w:tc>
        <w:tc>
          <w:tcPr>
            <w:tcW w:w="236" w:type="dxa"/>
            <w:noWrap/>
            <w:hideMark/>
          </w:tcPr>
          <w:p w14:paraId="1301CF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-8.0927916</w:t>
            </w:r>
          </w:p>
        </w:tc>
        <w:tc>
          <w:tcPr>
            <w:tcW w:w="236" w:type="dxa"/>
            <w:noWrap/>
            <w:hideMark/>
          </w:tcPr>
          <w:p w14:paraId="47752F4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-8.0954344</w:t>
            </w:r>
          </w:p>
        </w:tc>
        <w:tc>
          <w:tcPr>
            <w:tcW w:w="236" w:type="dxa"/>
            <w:noWrap/>
            <w:hideMark/>
          </w:tcPr>
          <w:p w14:paraId="75A2EF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0.00099018</w:t>
            </w:r>
          </w:p>
        </w:tc>
      </w:tr>
      <w:tr w:rsidR="008B378D" w:rsidRPr="008B378D" w14:paraId="7F8EBEF5" w14:textId="77777777" w:rsidTr="008B378D">
        <w:trPr>
          <w:trHeight w:val="20"/>
        </w:trPr>
        <w:tc>
          <w:tcPr>
            <w:tcW w:w="236" w:type="dxa"/>
            <w:noWrap/>
            <w:hideMark/>
          </w:tcPr>
          <w:p w14:paraId="2B6FBD9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C8CA01"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9FA70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0.00983694</w:t>
            </w:r>
          </w:p>
        </w:tc>
        <w:tc>
          <w:tcPr>
            <w:tcW w:w="236" w:type="dxa"/>
            <w:noWrap/>
            <w:hideMark/>
          </w:tcPr>
          <w:p w14:paraId="27ACDE9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0.06377404</w:t>
            </w:r>
          </w:p>
        </w:tc>
        <w:tc>
          <w:tcPr>
            <w:tcW w:w="236" w:type="dxa"/>
            <w:noWrap/>
            <w:hideMark/>
          </w:tcPr>
          <w:p w14:paraId="2DE3DB3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1.32E-05</w:t>
            </w:r>
          </w:p>
        </w:tc>
        <w:tc>
          <w:tcPr>
            <w:tcW w:w="236" w:type="dxa"/>
            <w:noWrap/>
            <w:hideMark/>
          </w:tcPr>
          <w:p w14:paraId="195E763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17.395518</w:t>
            </w:r>
          </w:p>
        </w:tc>
        <w:tc>
          <w:tcPr>
            <w:tcW w:w="236" w:type="dxa"/>
            <w:noWrap/>
            <w:hideMark/>
          </w:tcPr>
          <w:p w14:paraId="57EA31F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17.3991579</w:t>
            </w:r>
          </w:p>
        </w:tc>
        <w:tc>
          <w:tcPr>
            <w:tcW w:w="236" w:type="dxa"/>
            <w:noWrap/>
            <w:hideMark/>
          </w:tcPr>
          <w:p w14:paraId="4E8C831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0.0001079</w:t>
            </w:r>
          </w:p>
        </w:tc>
      </w:tr>
      <w:tr w:rsidR="008B378D" w:rsidRPr="008B378D" w14:paraId="20450F36" w14:textId="77777777" w:rsidTr="008B378D">
        <w:trPr>
          <w:trHeight w:val="20"/>
        </w:trPr>
        <w:tc>
          <w:tcPr>
            <w:tcW w:w="236" w:type="dxa"/>
            <w:noWrap/>
            <w:hideMark/>
          </w:tcPr>
          <w:p w14:paraId="2240AB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Croton</w:t>
            </w:r>
          </w:p>
        </w:tc>
        <w:tc>
          <w:tcPr>
            <w:tcW w:w="236" w:type="dxa"/>
            <w:noWrap/>
            <w:hideMark/>
          </w:tcPr>
          <w:p w14:paraId="26010A8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0FD7E2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0.01063973</w:t>
            </w:r>
          </w:p>
        </w:tc>
        <w:tc>
          <w:tcPr>
            <w:tcW w:w="236" w:type="dxa"/>
            <w:noWrap/>
            <w:hideMark/>
          </w:tcPr>
          <w:p w14:paraId="67DDCFA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0.08200858</w:t>
            </w:r>
          </w:p>
        </w:tc>
        <w:tc>
          <w:tcPr>
            <w:tcW w:w="236" w:type="dxa"/>
            <w:noWrap/>
            <w:hideMark/>
          </w:tcPr>
          <w:p w14:paraId="4374DF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4.48E-05</w:t>
            </w:r>
          </w:p>
        </w:tc>
        <w:tc>
          <w:tcPr>
            <w:tcW w:w="236" w:type="dxa"/>
            <w:noWrap/>
            <w:hideMark/>
          </w:tcPr>
          <w:p w14:paraId="759F34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15.6573085</w:t>
            </w:r>
          </w:p>
        </w:tc>
        <w:tc>
          <w:tcPr>
            <w:tcW w:w="236" w:type="dxa"/>
            <w:noWrap/>
            <w:hideMark/>
          </w:tcPr>
          <w:p w14:paraId="77AEB0D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15.274565</w:t>
            </w:r>
          </w:p>
        </w:tc>
        <w:tc>
          <w:tcPr>
            <w:tcW w:w="236" w:type="dxa"/>
            <w:noWrap/>
            <w:hideMark/>
          </w:tcPr>
          <w:p w14:paraId="03C4643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0.00028631</w:t>
            </w:r>
          </w:p>
        </w:tc>
      </w:tr>
      <w:tr w:rsidR="008B378D" w:rsidRPr="008B378D" w14:paraId="52449641" w14:textId="77777777" w:rsidTr="008B378D">
        <w:trPr>
          <w:trHeight w:val="20"/>
        </w:trPr>
        <w:tc>
          <w:tcPr>
            <w:tcW w:w="236" w:type="dxa"/>
            <w:noWrap/>
            <w:hideMark/>
          </w:tcPr>
          <w:p w14:paraId="146548D0"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Erysimeae</w:t>
            </w:r>
            <w:proofErr w:type="spellEnd"/>
          </w:p>
        </w:tc>
        <w:tc>
          <w:tcPr>
            <w:tcW w:w="236" w:type="dxa"/>
            <w:noWrap/>
            <w:hideMark/>
          </w:tcPr>
          <w:p w14:paraId="0CA6FDE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7D672C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0.02610273</w:t>
            </w:r>
          </w:p>
        </w:tc>
        <w:tc>
          <w:tcPr>
            <w:tcW w:w="236" w:type="dxa"/>
            <w:noWrap/>
            <w:hideMark/>
          </w:tcPr>
          <w:p w14:paraId="7A12FF1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0.130955</w:t>
            </w:r>
          </w:p>
        </w:tc>
        <w:tc>
          <w:tcPr>
            <w:tcW w:w="236" w:type="dxa"/>
            <w:noWrap/>
            <w:hideMark/>
          </w:tcPr>
          <w:p w14:paraId="45CFF62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0.00023434</w:t>
            </w:r>
          </w:p>
        </w:tc>
        <w:tc>
          <w:tcPr>
            <w:tcW w:w="236" w:type="dxa"/>
            <w:noWrap/>
            <w:hideMark/>
          </w:tcPr>
          <w:p w14:paraId="562250C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-5.4284971</w:t>
            </w:r>
          </w:p>
        </w:tc>
        <w:tc>
          <w:tcPr>
            <w:tcW w:w="236" w:type="dxa"/>
            <w:noWrap/>
            <w:hideMark/>
          </w:tcPr>
          <w:p w14:paraId="7D82386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-5.4285068</w:t>
            </w:r>
          </w:p>
        </w:tc>
        <w:tc>
          <w:tcPr>
            <w:tcW w:w="236" w:type="dxa"/>
            <w:noWrap/>
            <w:hideMark/>
          </w:tcPr>
          <w:p w14:paraId="07BBFF7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0.00097366</w:t>
            </w:r>
          </w:p>
        </w:tc>
      </w:tr>
      <w:tr w:rsidR="008B378D" w:rsidRPr="008B378D" w14:paraId="089875FB" w14:textId="77777777" w:rsidTr="008B378D">
        <w:trPr>
          <w:trHeight w:val="20"/>
        </w:trPr>
        <w:tc>
          <w:tcPr>
            <w:tcW w:w="236" w:type="dxa"/>
            <w:noWrap/>
            <w:hideMark/>
          </w:tcPr>
          <w:p w14:paraId="2C45188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Euclidieae</w:t>
            </w:r>
            <w:proofErr w:type="spellEnd"/>
          </w:p>
        </w:tc>
        <w:tc>
          <w:tcPr>
            <w:tcW w:w="236" w:type="dxa"/>
            <w:noWrap/>
            <w:hideMark/>
          </w:tcPr>
          <w:p w14:paraId="71CAAF8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7BBFE7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0.04535073</w:t>
            </w:r>
          </w:p>
        </w:tc>
        <w:tc>
          <w:tcPr>
            <w:tcW w:w="236" w:type="dxa"/>
            <w:noWrap/>
            <w:hideMark/>
          </w:tcPr>
          <w:p w14:paraId="521E1F5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0.78484052</w:t>
            </w:r>
          </w:p>
        </w:tc>
        <w:tc>
          <w:tcPr>
            <w:tcW w:w="236" w:type="dxa"/>
            <w:noWrap/>
            <w:hideMark/>
          </w:tcPr>
          <w:p w14:paraId="68A4BC4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0.00170168</w:t>
            </w:r>
          </w:p>
        </w:tc>
        <w:tc>
          <w:tcPr>
            <w:tcW w:w="236" w:type="dxa"/>
            <w:noWrap/>
            <w:hideMark/>
          </w:tcPr>
          <w:p w14:paraId="12D78C5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-16.337683</w:t>
            </w:r>
          </w:p>
        </w:tc>
        <w:tc>
          <w:tcPr>
            <w:tcW w:w="236" w:type="dxa"/>
            <w:noWrap/>
            <w:hideMark/>
          </w:tcPr>
          <w:p w14:paraId="722FC7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-15.828586</w:t>
            </w:r>
          </w:p>
        </w:tc>
        <w:tc>
          <w:tcPr>
            <w:tcW w:w="236" w:type="dxa"/>
            <w:noWrap/>
            <w:hideMark/>
          </w:tcPr>
          <w:p w14:paraId="2DFE1C8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0.00113395</w:t>
            </w:r>
          </w:p>
        </w:tc>
      </w:tr>
      <w:tr w:rsidR="008B378D" w:rsidRPr="008B378D" w14:paraId="5F452F66" w14:textId="77777777" w:rsidTr="008B378D">
        <w:trPr>
          <w:trHeight w:val="20"/>
        </w:trPr>
        <w:tc>
          <w:tcPr>
            <w:tcW w:w="236" w:type="dxa"/>
            <w:noWrap/>
            <w:hideMark/>
          </w:tcPr>
          <w:p w14:paraId="5BF2CDF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CD5386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E1AAE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0.01453831</w:t>
            </w:r>
          </w:p>
        </w:tc>
        <w:tc>
          <w:tcPr>
            <w:tcW w:w="236" w:type="dxa"/>
            <w:noWrap/>
            <w:hideMark/>
          </w:tcPr>
          <w:p w14:paraId="6E6701F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0.0400512</w:t>
            </w:r>
          </w:p>
        </w:tc>
        <w:tc>
          <w:tcPr>
            <w:tcW w:w="236" w:type="dxa"/>
            <w:noWrap/>
            <w:hideMark/>
          </w:tcPr>
          <w:p w14:paraId="00C33FA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4.36E-05</w:t>
            </w:r>
          </w:p>
        </w:tc>
        <w:tc>
          <w:tcPr>
            <w:tcW w:w="236" w:type="dxa"/>
            <w:noWrap/>
            <w:hideMark/>
          </w:tcPr>
          <w:p w14:paraId="5D6E3BF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9.67899705</w:t>
            </w:r>
          </w:p>
        </w:tc>
        <w:tc>
          <w:tcPr>
            <w:tcW w:w="236" w:type="dxa"/>
            <w:noWrap/>
            <w:hideMark/>
          </w:tcPr>
          <w:p w14:paraId="690053F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9.67982439</w:t>
            </w:r>
          </w:p>
        </w:tc>
        <w:tc>
          <w:tcPr>
            <w:tcW w:w="236" w:type="dxa"/>
            <w:noWrap/>
            <w:hideMark/>
          </w:tcPr>
          <w:p w14:paraId="4CA133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0.0005434</w:t>
            </w:r>
          </w:p>
        </w:tc>
      </w:tr>
      <w:tr w:rsidR="008B378D" w:rsidRPr="008B378D" w14:paraId="12C9D2BF" w14:textId="77777777" w:rsidTr="008B378D">
        <w:trPr>
          <w:trHeight w:val="20"/>
        </w:trPr>
        <w:tc>
          <w:tcPr>
            <w:tcW w:w="236" w:type="dxa"/>
            <w:noWrap/>
            <w:hideMark/>
          </w:tcPr>
          <w:p w14:paraId="7C384C72"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6D99CF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35666FD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0.00320575</w:t>
            </w:r>
          </w:p>
        </w:tc>
        <w:tc>
          <w:tcPr>
            <w:tcW w:w="236" w:type="dxa"/>
            <w:noWrap/>
            <w:hideMark/>
          </w:tcPr>
          <w:p w14:paraId="35DD5D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1.80E-05</w:t>
            </w:r>
          </w:p>
        </w:tc>
        <w:tc>
          <w:tcPr>
            <w:tcW w:w="236" w:type="dxa"/>
            <w:noWrap/>
            <w:hideMark/>
          </w:tcPr>
          <w:p w14:paraId="086B159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1.73E-05</w:t>
            </w:r>
          </w:p>
        </w:tc>
        <w:tc>
          <w:tcPr>
            <w:tcW w:w="236" w:type="dxa"/>
            <w:noWrap/>
            <w:hideMark/>
          </w:tcPr>
          <w:p w14:paraId="0F29010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18.2306078</w:t>
            </w:r>
          </w:p>
        </w:tc>
        <w:tc>
          <w:tcPr>
            <w:tcW w:w="236" w:type="dxa"/>
            <w:noWrap/>
            <w:hideMark/>
          </w:tcPr>
          <w:p w14:paraId="331A217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11.3302853</w:t>
            </w:r>
          </w:p>
        </w:tc>
        <w:tc>
          <w:tcPr>
            <w:tcW w:w="236" w:type="dxa"/>
            <w:noWrap/>
            <w:hideMark/>
          </w:tcPr>
          <w:p w14:paraId="0C82D8F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0.00124577</w:t>
            </w:r>
          </w:p>
        </w:tc>
      </w:tr>
      <w:tr w:rsidR="008B378D" w:rsidRPr="008B378D" w14:paraId="496636E6" w14:textId="77777777" w:rsidTr="008B378D">
        <w:trPr>
          <w:trHeight w:val="20"/>
        </w:trPr>
        <w:tc>
          <w:tcPr>
            <w:tcW w:w="236" w:type="dxa"/>
            <w:noWrap/>
            <w:hideMark/>
          </w:tcPr>
          <w:p w14:paraId="63A6B583"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D8E516A"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7D5F5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0.00187511</w:t>
            </w:r>
          </w:p>
        </w:tc>
        <w:tc>
          <w:tcPr>
            <w:tcW w:w="236" w:type="dxa"/>
            <w:noWrap/>
            <w:hideMark/>
          </w:tcPr>
          <w:p w14:paraId="563506A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0.03116208</w:t>
            </w:r>
          </w:p>
        </w:tc>
        <w:tc>
          <w:tcPr>
            <w:tcW w:w="236" w:type="dxa"/>
            <w:noWrap/>
            <w:hideMark/>
          </w:tcPr>
          <w:p w14:paraId="4B4C128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2.82E-05</w:t>
            </w:r>
          </w:p>
        </w:tc>
        <w:tc>
          <w:tcPr>
            <w:tcW w:w="236" w:type="dxa"/>
            <w:noWrap/>
            <w:hideMark/>
          </w:tcPr>
          <w:p w14:paraId="406F75D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14.723028</w:t>
            </w:r>
          </w:p>
        </w:tc>
        <w:tc>
          <w:tcPr>
            <w:tcW w:w="236" w:type="dxa"/>
            <w:noWrap/>
            <w:hideMark/>
          </w:tcPr>
          <w:p w14:paraId="0F07DCA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14.681001</w:t>
            </w:r>
          </w:p>
        </w:tc>
        <w:tc>
          <w:tcPr>
            <w:tcW w:w="236" w:type="dxa"/>
            <w:noWrap/>
            <w:hideMark/>
          </w:tcPr>
          <w:p w14:paraId="3BA87A3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0.00044835</w:t>
            </w:r>
          </w:p>
        </w:tc>
      </w:tr>
      <w:tr w:rsidR="008B378D" w:rsidRPr="008B378D" w14:paraId="3E1F3198" w14:textId="77777777" w:rsidTr="008B378D">
        <w:trPr>
          <w:trHeight w:val="20"/>
        </w:trPr>
        <w:tc>
          <w:tcPr>
            <w:tcW w:w="236" w:type="dxa"/>
            <w:noWrap/>
            <w:hideMark/>
          </w:tcPr>
          <w:p w14:paraId="7154ECF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214CB80"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52CFD7D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0.02302884</w:t>
            </w:r>
          </w:p>
        </w:tc>
        <w:tc>
          <w:tcPr>
            <w:tcW w:w="236" w:type="dxa"/>
            <w:noWrap/>
            <w:hideMark/>
          </w:tcPr>
          <w:p w14:paraId="0A9789D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0.72214292</w:t>
            </w:r>
          </w:p>
        </w:tc>
        <w:tc>
          <w:tcPr>
            <w:tcW w:w="236" w:type="dxa"/>
            <w:noWrap/>
            <w:hideMark/>
          </w:tcPr>
          <w:p w14:paraId="728F4B2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9.40E-05</w:t>
            </w:r>
          </w:p>
        </w:tc>
        <w:tc>
          <w:tcPr>
            <w:tcW w:w="236" w:type="dxa"/>
            <w:noWrap/>
            <w:hideMark/>
          </w:tcPr>
          <w:p w14:paraId="7E4204E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4.03422465</w:t>
            </w:r>
          </w:p>
        </w:tc>
        <w:tc>
          <w:tcPr>
            <w:tcW w:w="236" w:type="dxa"/>
            <w:noWrap/>
            <w:hideMark/>
          </w:tcPr>
          <w:p w14:paraId="45C322E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4.17033371</w:t>
            </w:r>
          </w:p>
        </w:tc>
        <w:tc>
          <w:tcPr>
            <w:tcW w:w="236" w:type="dxa"/>
            <w:noWrap/>
            <w:hideMark/>
          </w:tcPr>
          <w:p w14:paraId="6A1EE4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6.92E-05</w:t>
            </w:r>
          </w:p>
        </w:tc>
      </w:tr>
      <w:tr w:rsidR="008B378D" w:rsidRPr="008B378D" w14:paraId="3A834EE8" w14:textId="77777777" w:rsidTr="008B378D">
        <w:trPr>
          <w:trHeight w:val="20"/>
        </w:trPr>
        <w:tc>
          <w:tcPr>
            <w:tcW w:w="236" w:type="dxa"/>
            <w:noWrap/>
            <w:hideMark/>
          </w:tcPr>
          <w:p w14:paraId="4DBE65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Hypericum</w:t>
            </w:r>
          </w:p>
        </w:tc>
        <w:tc>
          <w:tcPr>
            <w:tcW w:w="236" w:type="dxa"/>
            <w:noWrap/>
            <w:hideMark/>
          </w:tcPr>
          <w:p w14:paraId="1C4955D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6FE21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0.01869075</w:t>
            </w:r>
          </w:p>
        </w:tc>
        <w:tc>
          <w:tcPr>
            <w:tcW w:w="236" w:type="dxa"/>
            <w:noWrap/>
            <w:hideMark/>
          </w:tcPr>
          <w:p w14:paraId="134262C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0.38813508</w:t>
            </w:r>
          </w:p>
        </w:tc>
        <w:tc>
          <w:tcPr>
            <w:tcW w:w="236" w:type="dxa"/>
            <w:noWrap/>
            <w:hideMark/>
          </w:tcPr>
          <w:p w14:paraId="74D449E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0.00037287</w:t>
            </w:r>
          </w:p>
        </w:tc>
        <w:tc>
          <w:tcPr>
            <w:tcW w:w="236" w:type="dxa"/>
            <w:noWrap/>
            <w:hideMark/>
          </w:tcPr>
          <w:p w14:paraId="0F23118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3.41154958</w:t>
            </w:r>
          </w:p>
        </w:tc>
        <w:tc>
          <w:tcPr>
            <w:tcW w:w="236" w:type="dxa"/>
            <w:noWrap/>
            <w:hideMark/>
          </w:tcPr>
          <w:p w14:paraId="4F6566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3.42875815</w:t>
            </w:r>
          </w:p>
        </w:tc>
        <w:tc>
          <w:tcPr>
            <w:tcW w:w="236" w:type="dxa"/>
            <w:noWrap/>
            <w:hideMark/>
          </w:tcPr>
          <w:p w14:paraId="000AD46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0.00052235</w:t>
            </w:r>
          </w:p>
        </w:tc>
      </w:tr>
      <w:tr w:rsidR="008B378D" w:rsidRPr="008B378D" w14:paraId="1D78C05E" w14:textId="77777777" w:rsidTr="008B378D">
        <w:trPr>
          <w:trHeight w:val="20"/>
        </w:trPr>
        <w:tc>
          <w:tcPr>
            <w:tcW w:w="236" w:type="dxa"/>
            <w:noWrap/>
            <w:hideMark/>
          </w:tcPr>
          <w:p w14:paraId="5A76EBCE"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Lepidieae</w:t>
            </w:r>
            <w:proofErr w:type="spellEnd"/>
          </w:p>
        </w:tc>
        <w:tc>
          <w:tcPr>
            <w:tcW w:w="236" w:type="dxa"/>
            <w:noWrap/>
            <w:hideMark/>
          </w:tcPr>
          <w:p w14:paraId="1F4116EE"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F195AD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0.20581917</w:t>
            </w:r>
          </w:p>
        </w:tc>
        <w:tc>
          <w:tcPr>
            <w:tcW w:w="236" w:type="dxa"/>
            <w:noWrap/>
            <w:hideMark/>
          </w:tcPr>
          <w:p w14:paraId="2ABDB9C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0.15644081</w:t>
            </w:r>
          </w:p>
        </w:tc>
        <w:tc>
          <w:tcPr>
            <w:tcW w:w="236" w:type="dxa"/>
            <w:noWrap/>
            <w:hideMark/>
          </w:tcPr>
          <w:p w14:paraId="4B8DB7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0.00033798</w:t>
            </w:r>
          </w:p>
        </w:tc>
        <w:tc>
          <w:tcPr>
            <w:tcW w:w="236" w:type="dxa"/>
            <w:noWrap/>
            <w:hideMark/>
          </w:tcPr>
          <w:p w14:paraId="16D6D44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2.06311666</w:t>
            </w:r>
          </w:p>
        </w:tc>
        <w:tc>
          <w:tcPr>
            <w:tcW w:w="236" w:type="dxa"/>
            <w:noWrap/>
            <w:hideMark/>
          </w:tcPr>
          <w:p w14:paraId="4A994F1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1.82117735</w:t>
            </w:r>
          </w:p>
        </w:tc>
        <w:tc>
          <w:tcPr>
            <w:tcW w:w="236" w:type="dxa"/>
            <w:noWrap/>
            <w:hideMark/>
          </w:tcPr>
          <w:p w14:paraId="767C669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0.00162877</w:t>
            </w:r>
          </w:p>
        </w:tc>
      </w:tr>
      <w:tr w:rsidR="008B378D" w:rsidRPr="008B378D" w14:paraId="249DB137" w14:textId="77777777" w:rsidTr="008B378D">
        <w:trPr>
          <w:trHeight w:val="20"/>
        </w:trPr>
        <w:tc>
          <w:tcPr>
            <w:tcW w:w="236" w:type="dxa"/>
            <w:noWrap/>
            <w:hideMark/>
          </w:tcPr>
          <w:p w14:paraId="3C78A666"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Lupinus</w:t>
            </w:r>
          </w:p>
        </w:tc>
        <w:tc>
          <w:tcPr>
            <w:tcW w:w="236" w:type="dxa"/>
            <w:noWrap/>
            <w:hideMark/>
          </w:tcPr>
          <w:p w14:paraId="7B945F22"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612918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0.07971378</w:t>
            </w:r>
          </w:p>
        </w:tc>
        <w:tc>
          <w:tcPr>
            <w:tcW w:w="236" w:type="dxa"/>
            <w:noWrap/>
            <w:hideMark/>
          </w:tcPr>
          <w:p w14:paraId="116539A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8.05E-05</w:t>
            </w:r>
          </w:p>
        </w:tc>
        <w:tc>
          <w:tcPr>
            <w:tcW w:w="236" w:type="dxa"/>
            <w:noWrap/>
            <w:hideMark/>
          </w:tcPr>
          <w:p w14:paraId="7361F7E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0.00020486</w:t>
            </w:r>
          </w:p>
        </w:tc>
        <w:tc>
          <w:tcPr>
            <w:tcW w:w="236" w:type="dxa"/>
            <w:noWrap/>
            <w:hideMark/>
          </w:tcPr>
          <w:p w14:paraId="106FA419"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2.92213576</w:t>
            </w:r>
          </w:p>
        </w:tc>
        <w:tc>
          <w:tcPr>
            <w:tcW w:w="236" w:type="dxa"/>
            <w:noWrap/>
            <w:hideMark/>
          </w:tcPr>
          <w:p w14:paraId="25F7047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2.92224044</w:t>
            </w:r>
          </w:p>
        </w:tc>
        <w:tc>
          <w:tcPr>
            <w:tcW w:w="236" w:type="dxa"/>
            <w:noWrap/>
            <w:hideMark/>
          </w:tcPr>
          <w:p w14:paraId="1072F1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0.00116014</w:t>
            </w:r>
          </w:p>
        </w:tc>
      </w:tr>
      <w:tr w:rsidR="008B378D" w:rsidRPr="008B378D" w14:paraId="42748E23" w14:textId="77777777" w:rsidTr="008B378D">
        <w:trPr>
          <w:trHeight w:val="20"/>
        </w:trPr>
        <w:tc>
          <w:tcPr>
            <w:tcW w:w="236" w:type="dxa"/>
            <w:noWrap/>
            <w:hideMark/>
          </w:tcPr>
          <w:p w14:paraId="50A44EB7"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A6CA41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44E0BA0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0.02647578</w:t>
            </w:r>
          </w:p>
        </w:tc>
        <w:tc>
          <w:tcPr>
            <w:tcW w:w="236" w:type="dxa"/>
            <w:noWrap/>
            <w:hideMark/>
          </w:tcPr>
          <w:p w14:paraId="7C4CD7E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0.01845862</w:t>
            </w:r>
          </w:p>
        </w:tc>
        <w:tc>
          <w:tcPr>
            <w:tcW w:w="236" w:type="dxa"/>
            <w:noWrap/>
            <w:hideMark/>
          </w:tcPr>
          <w:p w14:paraId="2B02EE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7.57E-05</w:t>
            </w:r>
          </w:p>
        </w:tc>
        <w:tc>
          <w:tcPr>
            <w:tcW w:w="236" w:type="dxa"/>
            <w:noWrap/>
            <w:hideMark/>
          </w:tcPr>
          <w:p w14:paraId="2A7C6A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-0.2681844</w:t>
            </w:r>
          </w:p>
        </w:tc>
        <w:tc>
          <w:tcPr>
            <w:tcW w:w="236" w:type="dxa"/>
            <w:noWrap/>
            <w:hideMark/>
          </w:tcPr>
          <w:p w14:paraId="01FC13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-0.2653882</w:t>
            </w:r>
          </w:p>
        </w:tc>
        <w:tc>
          <w:tcPr>
            <w:tcW w:w="236" w:type="dxa"/>
            <w:noWrap/>
            <w:hideMark/>
          </w:tcPr>
          <w:p w14:paraId="3E78FC5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0.00142268</w:t>
            </w:r>
          </w:p>
        </w:tc>
      </w:tr>
      <w:tr w:rsidR="008B378D" w:rsidRPr="008B378D" w14:paraId="21A839CB" w14:textId="77777777" w:rsidTr="008B378D">
        <w:trPr>
          <w:trHeight w:val="20"/>
        </w:trPr>
        <w:tc>
          <w:tcPr>
            <w:tcW w:w="236" w:type="dxa"/>
            <w:noWrap/>
            <w:hideMark/>
          </w:tcPr>
          <w:p w14:paraId="0C7DB5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Onagraceae</w:t>
            </w:r>
            <w:proofErr w:type="spellEnd"/>
          </w:p>
        </w:tc>
        <w:tc>
          <w:tcPr>
            <w:tcW w:w="236" w:type="dxa"/>
            <w:noWrap/>
            <w:hideMark/>
          </w:tcPr>
          <w:p w14:paraId="4DBAE27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58E638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0.00338222</w:t>
            </w:r>
          </w:p>
        </w:tc>
        <w:tc>
          <w:tcPr>
            <w:tcW w:w="236" w:type="dxa"/>
            <w:noWrap/>
            <w:hideMark/>
          </w:tcPr>
          <w:p w14:paraId="128D98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0.32771862</w:t>
            </w:r>
          </w:p>
        </w:tc>
        <w:tc>
          <w:tcPr>
            <w:tcW w:w="236" w:type="dxa"/>
            <w:noWrap/>
            <w:hideMark/>
          </w:tcPr>
          <w:p w14:paraId="5D1E3C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0.00056695</w:t>
            </w:r>
          </w:p>
        </w:tc>
        <w:tc>
          <w:tcPr>
            <w:tcW w:w="236" w:type="dxa"/>
            <w:noWrap/>
            <w:hideMark/>
          </w:tcPr>
          <w:p w14:paraId="6BF6B63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2.55685637</w:t>
            </w:r>
          </w:p>
        </w:tc>
        <w:tc>
          <w:tcPr>
            <w:tcW w:w="236" w:type="dxa"/>
            <w:noWrap/>
            <w:hideMark/>
          </w:tcPr>
          <w:p w14:paraId="72B8C36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2.55235806</w:t>
            </w:r>
          </w:p>
        </w:tc>
        <w:tc>
          <w:tcPr>
            <w:tcW w:w="236" w:type="dxa"/>
            <w:noWrap/>
            <w:hideMark/>
          </w:tcPr>
          <w:p w14:paraId="352D307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0.0008643</w:t>
            </w:r>
          </w:p>
        </w:tc>
      </w:tr>
      <w:tr w:rsidR="008B378D" w:rsidRPr="008B378D" w14:paraId="0E2311B7" w14:textId="77777777" w:rsidTr="008B378D">
        <w:trPr>
          <w:trHeight w:val="20"/>
        </w:trPr>
        <w:tc>
          <w:tcPr>
            <w:tcW w:w="236" w:type="dxa"/>
            <w:noWrap/>
            <w:hideMark/>
          </w:tcPr>
          <w:p w14:paraId="4DBDD2F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Orobanchaceae</w:t>
            </w:r>
          </w:p>
        </w:tc>
        <w:tc>
          <w:tcPr>
            <w:tcW w:w="236" w:type="dxa"/>
            <w:noWrap/>
            <w:hideMark/>
          </w:tcPr>
          <w:p w14:paraId="0652829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6683A7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0.04425846</w:t>
            </w:r>
          </w:p>
        </w:tc>
        <w:tc>
          <w:tcPr>
            <w:tcW w:w="236" w:type="dxa"/>
            <w:noWrap/>
            <w:hideMark/>
          </w:tcPr>
          <w:p w14:paraId="0798954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0.3059429</w:t>
            </w:r>
          </w:p>
        </w:tc>
        <w:tc>
          <w:tcPr>
            <w:tcW w:w="236" w:type="dxa"/>
            <w:noWrap/>
            <w:hideMark/>
          </w:tcPr>
          <w:p w14:paraId="03A332F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0.00059516</w:t>
            </w:r>
          </w:p>
        </w:tc>
        <w:tc>
          <w:tcPr>
            <w:tcW w:w="236" w:type="dxa"/>
            <w:noWrap/>
            <w:hideMark/>
          </w:tcPr>
          <w:p w14:paraId="26E6D85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-3.2859605</w:t>
            </w:r>
          </w:p>
        </w:tc>
        <w:tc>
          <w:tcPr>
            <w:tcW w:w="236" w:type="dxa"/>
            <w:noWrap/>
            <w:hideMark/>
          </w:tcPr>
          <w:p w14:paraId="01074F3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-3.0132383</w:t>
            </w:r>
          </w:p>
        </w:tc>
        <w:tc>
          <w:tcPr>
            <w:tcW w:w="236" w:type="dxa"/>
            <w:noWrap/>
            <w:hideMark/>
          </w:tcPr>
          <w:p w14:paraId="1075B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0.00097497</w:t>
            </w:r>
          </w:p>
        </w:tc>
      </w:tr>
      <w:tr w:rsidR="008B378D" w:rsidRPr="008B378D" w14:paraId="5CE31461" w14:textId="77777777" w:rsidTr="008B378D">
        <w:trPr>
          <w:trHeight w:val="20"/>
        </w:trPr>
        <w:tc>
          <w:tcPr>
            <w:tcW w:w="236" w:type="dxa"/>
            <w:noWrap/>
            <w:hideMark/>
          </w:tcPr>
          <w:p w14:paraId="726B43E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819C443"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F8B027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0.04004537</w:t>
            </w:r>
          </w:p>
        </w:tc>
        <w:tc>
          <w:tcPr>
            <w:tcW w:w="236" w:type="dxa"/>
            <w:noWrap/>
            <w:hideMark/>
          </w:tcPr>
          <w:p w14:paraId="02E9D3E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0.89663704</w:t>
            </w:r>
          </w:p>
        </w:tc>
        <w:tc>
          <w:tcPr>
            <w:tcW w:w="236" w:type="dxa"/>
            <w:noWrap/>
            <w:hideMark/>
          </w:tcPr>
          <w:p w14:paraId="5F728AB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0.00081318</w:t>
            </w:r>
          </w:p>
        </w:tc>
        <w:tc>
          <w:tcPr>
            <w:tcW w:w="236" w:type="dxa"/>
            <w:noWrap/>
            <w:hideMark/>
          </w:tcPr>
          <w:p w14:paraId="483FC9B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11.8072231</w:t>
            </w:r>
          </w:p>
        </w:tc>
        <w:tc>
          <w:tcPr>
            <w:tcW w:w="236" w:type="dxa"/>
            <w:noWrap/>
            <w:hideMark/>
          </w:tcPr>
          <w:p w14:paraId="5229AC3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11.8068683</w:t>
            </w:r>
          </w:p>
        </w:tc>
        <w:tc>
          <w:tcPr>
            <w:tcW w:w="236" w:type="dxa"/>
            <w:noWrap/>
            <w:hideMark/>
          </w:tcPr>
          <w:p w14:paraId="23C1CD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0.00047584</w:t>
            </w:r>
          </w:p>
        </w:tc>
      </w:tr>
      <w:tr w:rsidR="008B378D" w:rsidRPr="008B378D" w14:paraId="48098FA4" w14:textId="77777777" w:rsidTr="008B378D">
        <w:trPr>
          <w:trHeight w:val="20"/>
        </w:trPr>
        <w:tc>
          <w:tcPr>
            <w:tcW w:w="236" w:type="dxa"/>
            <w:noWrap/>
            <w:hideMark/>
          </w:tcPr>
          <w:p w14:paraId="0E91A5BB"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48FBE45"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19830D8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0.01081812</w:t>
            </w:r>
          </w:p>
        </w:tc>
        <w:tc>
          <w:tcPr>
            <w:tcW w:w="236" w:type="dxa"/>
            <w:noWrap/>
            <w:hideMark/>
          </w:tcPr>
          <w:p w14:paraId="53AB7B5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0.03724123</w:t>
            </w:r>
          </w:p>
        </w:tc>
        <w:tc>
          <w:tcPr>
            <w:tcW w:w="236" w:type="dxa"/>
            <w:noWrap/>
            <w:hideMark/>
          </w:tcPr>
          <w:p w14:paraId="74A79D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0.00010675</w:t>
            </w:r>
          </w:p>
        </w:tc>
        <w:tc>
          <w:tcPr>
            <w:tcW w:w="236" w:type="dxa"/>
            <w:noWrap/>
            <w:hideMark/>
          </w:tcPr>
          <w:p w14:paraId="5D4D9E3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0.22643204</w:t>
            </w:r>
          </w:p>
        </w:tc>
        <w:tc>
          <w:tcPr>
            <w:tcW w:w="236" w:type="dxa"/>
            <w:noWrap/>
            <w:hideMark/>
          </w:tcPr>
          <w:p w14:paraId="05BB16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0.15817461</w:t>
            </w:r>
          </w:p>
        </w:tc>
        <w:tc>
          <w:tcPr>
            <w:tcW w:w="236" w:type="dxa"/>
            <w:noWrap/>
            <w:hideMark/>
          </w:tcPr>
          <w:p w14:paraId="7557E56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0.00127746</w:t>
            </w:r>
          </w:p>
        </w:tc>
      </w:tr>
      <w:tr w:rsidR="008B378D" w:rsidRPr="008B378D" w14:paraId="2C0B04AC" w14:textId="77777777" w:rsidTr="008B378D">
        <w:trPr>
          <w:trHeight w:val="20"/>
        </w:trPr>
        <w:tc>
          <w:tcPr>
            <w:tcW w:w="236" w:type="dxa"/>
            <w:noWrap/>
            <w:hideMark/>
          </w:tcPr>
          <w:p w14:paraId="31D868F6"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Pooideae</w:t>
            </w:r>
            <w:proofErr w:type="spellEnd"/>
          </w:p>
        </w:tc>
        <w:tc>
          <w:tcPr>
            <w:tcW w:w="236" w:type="dxa"/>
            <w:noWrap/>
            <w:hideMark/>
          </w:tcPr>
          <w:p w14:paraId="563F6BC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5A17676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0.03306141</w:t>
            </w:r>
          </w:p>
        </w:tc>
        <w:tc>
          <w:tcPr>
            <w:tcW w:w="236" w:type="dxa"/>
            <w:noWrap/>
            <w:hideMark/>
          </w:tcPr>
          <w:p w14:paraId="4EE76C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7.60060832</w:t>
            </w:r>
          </w:p>
        </w:tc>
        <w:tc>
          <w:tcPr>
            <w:tcW w:w="236" w:type="dxa"/>
            <w:noWrap/>
            <w:hideMark/>
          </w:tcPr>
          <w:p w14:paraId="1F45FB1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0.0186809</w:t>
            </w:r>
          </w:p>
        </w:tc>
        <w:tc>
          <w:tcPr>
            <w:tcW w:w="236" w:type="dxa"/>
            <w:noWrap/>
            <w:hideMark/>
          </w:tcPr>
          <w:p w14:paraId="5ABF976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-6.3391051</w:t>
            </w:r>
          </w:p>
        </w:tc>
        <w:tc>
          <w:tcPr>
            <w:tcW w:w="236" w:type="dxa"/>
            <w:noWrap/>
            <w:hideMark/>
          </w:tcPr>
          <w:p w14:paraId="031FF44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-6.3288309</w:t>
            </w:r>
          </w:p>
        </w:tc>
        <w:tc>
          <w:tcPr>
            <w:tcW w:w="236" w:type="dxa"/>
            <w:noWrap/>
            <w:hideMark/>
          </w:tcPr>
          <w:p w14:paraId="7BEC1C6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0.00122822</w:t>
            </w:r>
          </w:p>
        </w:tc>
      </w:tr>
      <w:tr w:rsidR="008B378D" w:rsidRPr="008B378D" w14:paraId="57714E05" w14:textId="77777777" w:rsidTr="008B378D">
        <w:trPr>
          <w:trHeight w:val="20"/>
        </w:trPr>
        <w:tc>
          <w:tcPr>
            <w:tcW w:w="236" w:type="dxa"/>
            <w:noWrap/>
            <w:hideMark/>
          </w:tcPr>
          <w:p w14:paraId="3DBF161F"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66C082B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63B66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0.01066659</w:t>
            </w:r>
          </w:p>
        </w:tc>
        <w:tc>
          <w:tcPr>
            <w:tcW w:w="236" w:type="dxa"/>
            <w:noWrap/>
            <w:hideMark/>
          </w:tcPr>
          <w:p w14:paraId="4659FE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1.80320897</w:t>
            </w:r>
          </w:p>
        </w:tc>
        <w:tc>
          <w:tcPr>
            <w:tcW w:w="236" w:type="dxa"/>
            <w:noWrap/>
            <w:hideMark/>
          </w:tcPr>
          <w:p w14:paraId="05757C5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0.00261848</w:t>
            </w:r>
          </w:p>
        </w:tc>
        <w:tc>
          <w:tcPr>
            <w:tcW w:w="236" w:type="dxa"/>
            <w:noWrap/>
            <w:hideMark/>
          </w:tcPr>
          <w:p w14:paraId="072F169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-8.7184746</w:t>
            </w:r>
          </w:p>
        </w:tc>
        <w:tc>
          <w:tcPr>
            <w:tcW w:w="236" w:type="dxa"/>
            <w:noWrap/>
            <w:hideMark/>
          </w:tcPr>
          <w:p w14:paraId="3482F05B"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-8.7184746</w:t>
            </w:r>
          </w:p>
        </w:tc>
        <w:tc>
          <w:tcPr>
            <w:tcW w:w="236" w:type="dxa"/>
            <w:noWrap/>
            <w:hideMark/>
          </w:tcPr>
          <w:p w14:paraId="1E4BA7CE"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0.00072935</w:t>
            </w:r>
          </w:p>
        </w:tc>
      </w:tr>
      <w:tr w:rsidR="008B378D" w:rsidRPr="008B378D" w14:paraId="101E25AA" w14:textId="77777777" w:rsidTr="008B378D">
        <w:trPr>
          <w:trHeight w:val="20"/>
        </w:trPr>
        <w:tc>
          <w:tcPr>
            <w:tcW w:w="236" w:type="dxa"/>
            <w:noWrap/>
            <w:hideMark/>
          </w:tcPr>
          <w:p w14:paraId="30CAFAE5"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Rubieae</w:t>
            </w:r>
            <w:proofErr w:type="spellEnd"/>
          </w:p>
        </w:tc>
        <w:tc>
          <w:tcPr>
            <w:tcW w:w="236" w:type="dxa"/>
            <w:noWrap/>
            <w:hideMark/>
          </w:tcPr>
          <w:p w14:paraId="7607FE4D"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BB3CB6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0.01063675</w:t>
            </w:r>
          </w:p>
        </w:tc>
        <w:tc>
          <w:tcPr>
            <w:tcW w:w="236" w:type="dxa"/>
            <w:noWrap/>
            <w:hideMark/>
          </w:tcPr>
          <w:p w14:paraId="2B8E285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14.8097802</w:t>
            </w:r>
          </w:p>
        </w:tc>
        <w:tc>
          <w:tcPr>
            <w:tcW w:w="236" w:type="dxa"/>
            <w:noWrap/>
            <w:hideMark/>
          </w:tcPr>
          <w:p w14:paraId="07AFA01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0.01562851</w:t>
            </w:r>
          </w:p>
        </w:tc>
        <w:tc>
          <w:tcPr>
            <w:tcW w:w="236" w:type="dxa"/>
            <w:noWrap/>
            <w:hideMark/>
          </w:tcPr>
          <w:p w14:paraId="779CD16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-2.2668226</w:t>
            </w:r>
          </w:p>
        </w:tc>
        <w:tc>
          <w:tcPr>
            <w:tcW w:w="236" w:type="dxa"/>
            <w:noWrap/>
            <w:hideMark/>
          </w:tcPr>
          <w:p w14:paraId="5619D7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-2.2582081</w:t>
            </w:r>
          </w:p>
        </w:tc>
        <w:tc>
          <w:tcPr>
            <w:tcW w:w="236" w:type="dxa"/>
            <w:noWrap/>
            <w:hideMark/>
          </w:tcPr>
          <w:p w14:paraId="385AD8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0.00052696</w:t>
            </w:r>
          </w:p>
        </w:tc>
      </w:tr>
      <w:tr w:rsidR="008B378D" w:rsidRPr="008B378D" w14:paraId="2A4324F8" w14:textId="77777777" w:rsidTr="008B378D">
        <w:trPr>
          <w:trHeight w:val="20"/>
        </w:trPr>
        <w:tc>
          <w:tcPr>
            <w:tcW w:w="236" w:type="dxa"/>
            <w:noWrap/>
            <w:hideMark/>
          </w:tcPr>
          <w:p w14:paraId="6F97A92C"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Salvia</w:t>
            </w:r>
          </w:p>
        </w:tc>
        <w:tc>
          <w:tcPr>
            <w:tcW w:w="236" w:type="dxa"/>
            <w:noWrap/>
            <w:hideMark/>
          </w:tcPr>
          <w:p w14:paraId="2841E297"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029E7A0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0.01315338</w:t>
            </w:r>
          </w:p>
        </w:tc>
        <w:tc>
          <w:tcPr>
            <w:tcW w:w="236" w:type="dxa"/>
            <w:noWrap/>
            <w:hideMark/>
          </w:tcPr>
          <w:p w14:paraId="14BBF061"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0.08850728</w:t>
            </w:r>
          </w:p>
        </w:tc>
        <w:tc>
          <w:tcPr>
            <w:tcW w:w="236" w:type="dxa"/>
            <w:noWrap/>
            <w:hideMark/>
          </w:tcPr>
          <w:p w14:paraId="0901759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7.72E-05</w:t>
            </w:r>
          </w:p>
        </w:tc>
        <w:tc>
          <w:tcPr>
            <w:tcW w:w="236" w:type="dxa"/>
            <w:noWrap/>
            <w:hideMark/>
          </w:tcPr>
          <w:p w14:paraId="1807C1E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3.92992893</w:t>
            </w:r>
          </w:p>
        </w:tc>
        <w:tc>
          <w:tcPr>
            <w:tcW w:w="236" w:type="dxa"/>
            <w:noWrap/>
            <w:hideMark/>
          </w:tcPr>
          <w:p w14:paraId="7CA64AF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3.93018933</w:t>
            </w:r>
          </w:p>
        </w:tc>
        <w:tc>
          <w:tcPr>
            <w:tcW w:w="236" w:type="dxa"/>
            <w:noWrap/>
            <w:hideMark/>
          </w:tcPr>
          <w:p w14:paraId="1296478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0.00043193</w:t>
            </w:r>
          </w:p>
        </w:tc>
      </w:tr>
      <w:tr w:rsidR="008B378D" w:rsidRPr="008B378D" w14:paraId="76BDBBF7" w14:textId="77777777" w:rsidTr="008B378D">
        <w:trPr>
          <w:trHeight w:val="20"/>
        </w:trPr>
        <w:tc>
          <w:tcPr>
            <w:tcW w:w="236" w:type="dxa"/>
            <w:noWrap/>
            <w:hideMark/>
          </w:tcPr>
          <w:p w14:paraId="6CEDFB88"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Solanaceae</w:t>
            </w:r>
          </w:p>
        </w:tc>
        <w:tc>
          <w:tcPr>
            <w:tcW w:w="236" w:type="dxa"/>
            <w:noWrap/>
            <w:hideMark/>
          </w:tcPr>
          <w:p w14:paraId="00D78E84"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883060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0.01372745</w:t>
            </w:r>
          </w:p>
        </w:tc>
        <w:tc>
          <w:tcPr>
            <w:tcW w:w="236" w:type="dxa"/>
            <w:noWrap/>
            <w:hideMark/>
          </w:tcPr>
          <w:p w14:paraId="058B8E4C"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0.11593327</w:t>
            </w:r>
          </w:p>
        </w:tc>
        <w:tc>
          <w:tcPr>
            <w:tcW w:w="236" w:type="dxa"/>
            <w:noWrap/>
            <w:hideMark/>
          </w:tcPr>
          <w:p w14:paraId="55DE9E53"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0.00015632</w:t>
            </w:r>
          </w:p>
        </w:tc>
        <w:tc>
          <w:tcPr>
            <w:tcW w:w="236" w:type="dxa"/>
            <w:noWrap/>
            <w:hideMark/>
          </w:tcPr>
          <w:p w14:paraId="586CB024"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9.1404873</w:t>
            </w:r>
          </w:p>
        </w:tc>
        <w:tc>
          <w:tcPr>
            <w:tcW w:w="236" w:type="dxa"/>
            <w:noWrap/>
            <w:hideMark/>
          </w:tcPr>
          <w:p w14:paraId="5CAE34A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9.12695341</w:t>
            </w:r>
          </w:p>
        </w:tc>
        <w:tc>
          <w:tcPr>
            <w:tcW w:w="236" w:type="dxa"/>
            <w:noWrap/>
            <w:hideMark/>
          </w:tcPr>
          <w:p w14:paraId="22281516"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0.0006736</w:t>
            </w:r>
          </w:p>
        </w:tc>
      </w:tr>
      <w:tr w:rsidR="008B378D" w:rsidRPr="008B378D" w14:paraId="6A4EBEBE" w14:textId="77777777" w:rsidTr="008B378D">
        <w:trPr>
          <w:trHeight w:val="20"/>
        </w:trPr>
        <w:tc>
          <w:tcPr>
            <w:tcW w:w="236" w:type="dxa"/>
            <w:noWrap/>
            <w:hideMark/>
          </w:tcPr>
          <w:p w14:paraId="67E0DDCD"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A9F10B"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6A90F83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0.01355562</w:t>
            </w:r>
          </w:p>
        </w:tc>
        <w:tc>
          <w:tcPr>
            <w:tcW w:w="236" w:type="dxa"/>
            <w:noWrap/>
            <w:hideMark/>
          </w:tcPr>
          <w:p w14:paraId="568FC2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0.1393921</w:t>
            </w:r>
          </w:p>
        </w:tc>
        <w:tc>
          <w:tcPr>
            <w:tcW w:w="236" w:type="dxa"/>
            <w:noWrap/>
            <w:hideMark/>
          </w:tcPr>
          <w:p w14:paraId="6437DEF7"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0.00013589</w:t>
            </w:r>
          </w:p>
        </w:tc>
        <w:tc>
          <w:tcPr>
            <w:tcW w:w="236" w:type="dxa"/>
            <w:noWrap/>
            <w:hideMark/>
          </w:tcPr>
          <w:p w14:paraId="4E718405"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8.69078007</w:t>
            </w:r>
          </w:p>
        </w:tc>
        <w:tc>
          <w:tcPr>
            <w:tcW w:w="236" w:type="dxa"/>
            <w:noWrap/>
            <w:hideMark/>
          </w:tcPr>
          <w:p w14:paraId="73E288EF"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9.93863497</w:t>
            </w:r>
          </w:p>
        </w:tc>
        <w:tc>
          <w:tcPr>
            <w:tcW w:w="236" w:type="dxa"/>
            <w:noWrap/>
            <w:hideMark/>
          </w:tcPr>
          <w:p w14:paraId="54AC1FD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0.0004926</w:t>
            </w:r>
          </w:p>
        </w:tc>
      </w:tr>
      <w:tr w:rsidR="008B378D" w:rsidRPr="008B378D" w14:paraId="1F074E32" w14:textId="77777777" w:rsidTr="008B378D">
        <w:trPr>
          <w:trHeight w:val="20"/>
        </w:trPr>
        <w:tc>
          <w:tcPr>
            <w:tcW w:w="236" w:type="dxa"/>
            <w:noWrap/>
            <w:hideMark/>
          </w:tcPr>
          <w:p w14:paraId="69F862FA" w14:textId="77777777" w:rsidR="008B378D" w:rsidRPr="008B378D" w:rsidRDefault="008B378D" w:rsidP="008B378D">
            <w:pPr>
              <w:rPr>
                <w:rFonts w:ascii="Times New Roman" w:eastAsia="Times New Roman" w:hAnsi="Times New Roman" w:cs="Times New Roman"/>
                <w:color w:val="000000"/>
                <w:sz w:val="16"/>
                <w:szCs w:val="16"/>
                <w:lang w:val="en-CA"/>
              </w:rPr>
            </w:pPr>
            <w:proofErr w:type="spellStart"/>
            <w:r w:rsidRPr="008B378D">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78F9F67F" w14:textId="77777777" w:rsidR="008B378D" w:rsidRPr="008B378D" w:rsidRDefault="008B378D" w:rsidP="008B378D">
            <w:pPr>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perennial</w:t>
            </w:r>
          </w:p>
        </w:tc>
        <w:tc>
          <w:tcPr>
            <w:tcW w:w="236" w:type="dxa"/>
            <w:noWrap/>
            <w:hideMark/>
          </w:tcPr>
          <w:p w14:paraId="287252A2"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0.08701517</w:t>
            </w:r>
          </w:p>
        </w:tc>
        <w:tc>
          <w:tcPr>
            <w:tcW w:w="236" w:type="dxa"/>
            <w:noWrap/>
            <w:hideMark/>
          </w:tcPr>
          <w:p w14:paraId="44D8EB4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0.76067528</w:t>
            </w:r>
          </w:p>
        </w:tc>
        <w:tc>
          <w:tcPr>
            <w:tcW w:w="236" w:type="dxa"/>
            <w:noWrap/>
            <w:hideMark/>
          </w:tcPr>
          <w:p w14:paraId="50C758F0"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0.00021697</w:t>
            </w:r>
          </w:p>
        </w:tc>
        <w:tc>
          <w:tcPr>
            <w:tcW w:w="236" w:type="dxa"/>
            <w:noWrap/>
            <w:hideMark/>
          </w:tcPr>
          <w:p w14:paraId="0AABCDFA"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-3.8061756</w:t>
            </w:r>
          </w:p>
        </w:tc>
        <w:tc>
          <w:tcPr>
            <w:tcW w:w="236" w:type="dxa"/>
            <w:noWrap/>
            <w:hideMark/>
          </w:tcPr>
          <w:p w14:paraId="7C099AAD"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-3.7637158</w:t>
            </w:r>
          </w:p>
        </w:tc>
        <w:tc>
          <w:tcPr>
            <w:tcW w:w="236" w:type="dxa"/>
            <w:noWrap/>
            <w:hideMark/>
          </w:tcPr>
          <w:p w14:paraId="177FDB28" w14:textId="77777777" w:rsidR="008B378D" w:rsidRPr="008B378D" w:rsidRDefault="008B378D" w:rsidP="008B378D">
            <w:pPr>
              <w:jc w:val="right"/>
              <w:rPr>
                <w:rFonts w:ascii="Times New Roman" w:eastAsia="Times New Roman" w:hAnsi="Times New Roman" w:cs="Times New Roman"/>
                <w:color w:val="000000"/>
                <w:sz w:val="16"/>
                <w:szCs w:val="16"/>
                <w:lang w:val="en-CA"/>
              </w:rPr>
            </w:pPr>
            <w:r w:rsidRPr="008B378D">
              <w:rPr>
                <w:rFonts w:ascii="Times New Roman" w:eastAsia="Times New Roman" w:hAnsi="Times New Roman" w:cs="Times New Roman"/>
                <w:color w:val="000000"/>
                <w:sz w:val="16"/>
                <w:szCs w:val="16"/>
                <w:lang w:val="en-CA"/>
              </w:rPr>
              <w:t>0.00014794</w:t>
            </w:r>
          </w:p>
        </w:tc>
      </w:tr>
    </w:tbl>
    <w:p w14:paraId="79131E92" w14:textId="77777777" w:rsidR="00682E97" w:rsidRPr="002B0243" w:rsidRDefault="00682E97" w:rsidP="004C7D04">
      <w:pPr>
        <w:rPr>
          <w:rFonts w:ascii="Times New Roman" w:hAnsi="Times New Roman" w:cs="Times New Roman"/>
        </w:rPr>
      </w:pPr>
    </w:p>
    <w:p w14:paraId="6D88C969"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33A3C372" w14:textId="6EF47FC1"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S5.</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BIO12</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5B979B83" w14:textId="77777777" w:rsidTr="004A3F9A">
        <w:trPr>
          <w:trHeight w:val="20"/>
        </w:trPr>
        <w:tc>
          <w:tcPr>
            <w:tcW w:w="236" w:type="dxa"/>
            <w:noWrap/>
            <w:hideMark/>
          </w:tcPr>
          <w:p w14:paraId="5C2A2E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5943C5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17F4A2D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F17EEB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742DCFC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1C89C5D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6C777E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F4F2DA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743956FD" w14:textId="77777777" w:rsidTr="004A3F9A">
        <w:trPr>
          <w:trHeight w:val="20"/>
        </w:trPr>
        <w:tc>
          <w:tcPr>
            <w:tcW w:w="236" w:type="dxa"/>
            <w:noWrap/>
            <w:hideMark/>
          </w:tcPr>
          <w:p w14:paraId="6235D8B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46C8B6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D1EB4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0.04737243</w:t>
            </w:r>
          </w:p>
        </w:tc>
        <w:tc>
          <w:tcPr>
            <w:tcW w:w="236" w:type="dxa"/>
            <w:noWrap/>
            <w:hideMark/>
          </w:tcPr>
          <w:p w14:paraId="3DF9F6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0.20819149</w:t>
            </w:r>
          </w:p>
        </w:tc>
        <w:tc>
          <w:tcPr>
            <w:tcW w:w="236" w:type="dxa"/>
            <w:noWrap/>
            <w:hideMark/>
          </w:tcPr>
          <w:p w14:paraId="397183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0.04821967</w:t>
            </w:r>
          </w:p>
        </w:tc>
        <w:tc>
          <w:tcPr>
            <w:tcW w:w="236" w:type="dxa"/>
            <w:noWrap/>
            <w:hideMark/>
          </w:tcPr>
          <w:p w14:paraId="52E10F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515.233724</w:t>
            </w:r>
          </w:p>
        </w:tc>
        <w:tc>
          <w:tcPr>
            <w:tcW w:w="236" w:type="dxa"/>
            <w:noWrap/>
            <w:hideMark/>
          </w:tcPr>
          <w:p w14:paraId="1F2E8A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520.845008</w:t>
            </w:r>
          </w:p>
        </w:tc>
        <w:tc>
          <w:tcPr>
            <w:tcW w:w="236" w:type="dxa"/>
            <w:noWrap/>
            <w:hideMark/>
          </w:tcPr>
          <w:p w14:paraId="5783BE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0.11931237</w:t>
            </w:r>
          </w:p>
        </w:tc>
      </w:tr>
      <w:tr w:rsidR="004A3F9A" w:rsidRPr="004A3F9A" w14:paraId="71B9A59F" w14:textId="77777777" w:rsidTr="004A3F9A">
        <w:trPr>
          <w:trHeight w:val="20"/>
        </w:trPr>
        <w:tc>
          <w:tcPr>
            <w:tcW w:w="236" w:type="dxa"/>
            <w:noWrap/>
            <w:hideMark/>
          </w:tcPr>
          <w:p w14:paraId="56CB0B3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4679243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06EAAB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0.03270945</w:t>
            </w:r>
          </w:p>
        </w:tc>
        <w:tc>
          <w:tcPr>
            <w:tcW w:w="236" w:type="dxa"/>
            <w:noWrap/>
            <w:hideMark/>
          </w:tcPr>
          <w:p w14:paraId="209827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0.07240906</w:t>
            </w:r>
          </w:p>
        </w:tc>
        <w:tc>
          <w:tcPr>
            <w:tcW w:w="236" w:type="dxa"/>
            <w:noWrap/>
            <w:hideMark/>
          </w:tcPr>
          <w:p w14:paraId="083B4D2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0.05400553</w:t>
            </w:r>
          </w:p>
        </w:tc>
        <w:tc>
          <w:tcPr>
            <w:tcW w:w="236" w:type="dxa"/>
            <w:noWrap/>
            <w:hideMark/>
          </w:tcPr>
          <w:p w14:paraId="660B59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410.490149</w:t>
            </w:r>
          </w:p>
        </w:tc>
        <w:tc>
          <w:tcPr>
            <w:tcW w:w="236" w:type="dxa"/>
            <w:noWrap/>
            <w:hideMark/>
          </w:tcPr>
          <w:p w14:paraId="5C6F0A5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412.728464</w:t>
            </w:r>
          </w:p>
        </w:tc>
        <w:tc>
          <w:tcPr>
            <w:tcW w:w="236" w:type="dxa"/>
            <w:noWrap/>
            <w:hideMark/>
          </w:tcPr>
          <w:p w14:paraId="2AED6E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0.37246154</w:t>
            </w:r>
          </w:p>
        </w:tc>
      </w:tr>
      <w:tr w:rsidR="004A3F9A" w:rsidRPr="004A3F9A" w14:paraId="05A3F4FE" w14:textId="77777777" w:rsidTr="004A3F9A">
        <w:trPr>
          <w:trHeight w:val="20"/>
        </w:trPr>
        <w:tc>
          <w:tcPr>
            <w:tcW w:w="236" w:type="dxa"/>
            <w:noWrap/>
            <w:hideMark/>
          </w:tcPr>
          <w:p w14:paraId="7A13B91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61B1DDE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F9B13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0.01655018</w:t>
            </w:r>
          </w:p>
        </w:tc>
        <w:tc>
          <w:tcPr>
            <w:tcW w:w="236" w:type="dxa"/>
            <w:noWrap/>
            <w:hideMark/>
          </w:tcPr>
          <w:p w14:paraId="7B35D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0.10902763</w:t>
            </w:r>
          </w:p>
        </w:tc>
        <w:tc>
          <w:tcPr>
            <w:tcW w:w="236" w:type="dxa"/>
            <w:noWrap/>
            <w:hideMark/>
          </w:tcPr>
          <w:p w14:paraId="5B654B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0.07480959</w:t>
            </w:r>
          </w:p>
        </w:tc>
        <w:tc>
          <w:tcPr>
            <w:tcW w:w="236" w:type="dxa"/>
            <w:noWrap/>
            <w:hideMark/>
          </w:tcPr>
          <w:p w14:paraId="58008E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600.605142</w:t>
            </w:r>
          </w:p>
        </w:tc>
        <w:tc>
          <w:tcPr>
            <w:tcW w:w="236" w:type="dxa"/>
            <w:noWrap/>
            <w:hideMark/>
          </w:tcPr>
          <w:p w14:paraId="285856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615.642547</w:t>
            </w:r>
          </w:p>
        </w:tc>
        <w:tc>
          <w:tcPr>
            <w:tcW w:w="236" w:type="dxa"/>
            <w:noWrap/>
            <w:hideMark/>
          </w:tcPr>
          <w:p w14:paraId="5FEC41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0.34309049</w:t>
            </w:r>
          </w:p>
        </w:tc>
      </w:tr>
      <w:tr w:rsidR="004A3F9A" w:rsidRPr="004A3F9A" w14:paraId="33AFC0B4" w14:textId="77777777" w:rsidTr="004A3F9A">
        <w:trPr>
          <w:trHeight w:val="20"/>
        </w:trPr>
        <w:tc>
          <w:tcPr>
            <w:tcW w:w="236" w:type="dxa"/>
            <w:noWrap/>
            <w:hideMark/>
          </w:tcPr>
          <w:p w14:paraId="7DFA604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094B8F5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C765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10.5059625</w:t>
            </w:r>
          </w:p>
        </w:tc>
        <w:tc>
          <w:tcPr>
            <w:tcW w:w="236" w:type="dxa"/>
            <w:noWrap/>
            <w:hideMark/>
          </w:tcPr>
          <w:p w14:paraId="2695AD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10.0883102</w:t>
            </w:r>
          </w:p>
        </w:tc>
        <w:tc>
          <w:tcPr>
            <w:tcW w:w="236" w:type="dxa"/>
            <w:noWrap/>
            <w:hideMark/>
          </w:tcPr>
          <w:p w14:paraId="5739F5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5.37488864</w:t>
            </w:r>
          </w:p>
        </w:tc>
        <w:tc>
          <w:tcPr>
            <w:tcW w:w="236" w:type="dxa"/>
            <w:noWrap/>
            <w:hideMark/>
          </w:tcPr>
          <w:p w14:paraId="65857F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607.404663</w:t>
            </w:r>
          </w:p>
        </w:tc>
        <w:tc>
          <w:tcPr>
            <w:tcW w:w="236" w:type="dxa"/>
            <w:noWrap/>
            <w:hideMark/>
          </w:tcPr>
          <w:p w14:paraId="4D79C9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608.118428</w:t>
            </w:r>
          </w:p>
        </w:tc>
        <w:tc>
          <w:tcPr>
            <w:tcW w:w="236" w:type="dxa"/>
            <w:noWrap/>
            <w:hideMark/>
          </w:tcPr>
          <w:p w14:paraId="542BE9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0.30136072</w:t>
            </w:r>
          </w:p>
        </w:tc>
      </w:tr>
      <w:tr w:rsidR="004A3F9A" w:rsidRPr="004A3F9A" w14:paraId="5DF1B7CA" w14:textId="77777777" w:rsidTr="004A3F9A">
        <w:trPr>
          <w:trHeight w:val="20"/>
        </w:trPr>
        <w:tc>
          <w:tcPr>
            <w:tcW w:w="236" w:type="dxa"/>
            <w:noWrap/>
            <w:hideMark/>
          </w:tcPr>
          <w:p w14:paraId="788077B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37E1F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88DE7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0.01408315</w:t>
            </w:r>
          </w:p>
        </w:tc>
        <w:tc>
          <w:tcPr>
            <w:tcW w:w="236" w:type="dxa"/>
            <w:noWrap/>
            <w:hideMark/>
          </w:tcPr>
          <w:p w14:paraId="06F3194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0.06439439</w:t>
            </w:r>
          </w:p>
        </w:tc>
        <w:tc>
          <w:tcPr>
            <w:tcW w:w="236" w:type="dxa"/>
            <w:noWrap/>
            <w:hideMark/>
          </w:tcPr>
          <w:p w14:paraId="371DC8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0.02217034</w:t>
            </w:r>
          </w:p>
        </w:tc>
        <w:tc>
          <w:tcPr>
            <w:tcW w:w="236" w:type="dxa"/>
            <w:noWrap/>
            <w:hideMark/>
          </w:tcPr>
          <w:p w14:paraId="0C9666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970.496073</w:t>
            </w:r>
          </w:p>
        </w:tc>
        <w:tc>
          <w:tcPr>
            <w:tcW w:w="236" w:type="dxa"/>
            <w:noWrap/>
            <w:hideMark/>
          </w:tcPr>
          <w:p w14:paraId="00D607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1060.84788</w:t>
            </w:r>
          </w:p>
        </w:tc>
        <w:tc>
          <w:tcPr>
            <w:tcW w:w="236" w:type="dxa"/>
            <w:noWrap/>
            <w:hideMark/>
          </w:tcPr>
          <w:p w14:paraId="2DF9A9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0.17567393</w:t>
            </w:r>
          </w:p>
        </w:tc>
      </w:tr>
      <w:tr w:rsidR="004A3F9A" w:rsidRPr="004A3F9A" w14:paraId="70EF2789" w14:textId="77777777" w:rsidTr="004A3F9A">
        <w:trPr>
          <w:trHeight w:val="20"/>
        </w:trPr>
        <w:tc>
          <w:tcPr>
            <w:tcW w:w="236" w:type="dxa"/>
            <w:noWrap/>
            <w:hideMark/>
          </w:tcPr>
          <w:p w14:paraId="1D24969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FB1E4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69F18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0.0589668</w:t>
            </w:r>
          </w:p>
        </w:tc>
        <w:tc>
          <w:tcPr>
            <w:tcW w:w="236" w:type="dxa"/>
            <w:noWrap/>
            <w:hideMark/>
          </w:tcPr>
          <w:p w14:paraId="2089C9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1.76016765</w:t>
            </w:r>
          </w:p>
        </w:tc>
        <w:tc>
          <w:tcPr>
            <w:tcW w:w="236" w:type="dxa"/>
            <w:noWrap/>
            <w:hideMark/>
          </w:tcPr>
          <w:p w14:paraId="611080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1.31409528</w:t>
            </w:r>
          </w:p>
        </w:tc>
        <w:tc>
          <w:tcPr>
            <w:tcW w:w="236" w:type="dxa"/>
            <w:noWrap/>
            <w:hideMark/>
          </w:tcPr>
          <w:p w14:paraId="512F56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492.717113</w:t>
            </w:r>
          </w:p>
        </w:tc>
        <w:tc>
          <w:tcPr>
            <w:tcW w:w="236" w:type="dxa"/>
            <w:noWrap/>
            <w:hideMark/>
          </w:tcPr>
          <w:p w14:paraId="201621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492.584541</w:t>
            </w:r>
          </w:p>
        </w:tc>
        <w:tc>
          <w:tcPr>
            <w:tcW w:w="236" w:type="dxa"/>
            <w:noWrap/>
            <w:hideMark/>
          </w:tcPr>
          <w:p w14:paraId="0C1A88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0.37679678</w:t>
            </w:r>
          </w:p>
        </w:tc>
      </w:tr>
      <w:tr w:rsidR="004A3F9A" w:rsidRPr="004A3F9A" w14:paraId="71ACBFD6" w14:textId="77777777" w:rsidTr="004A3F9A">
        <w:trPr>
          <w:trHeight w:val="20"/>
        </w:trPr>
        <w:tc>
          <w:tcPr>
            <w:tcW w:w="236" w:type="dxa"/>
            <w:noWrap/>
            <w:hideMark/>
          </w:tcPr>
          <w:p w14:paraId="21CCB05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449630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0D56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0.03248418</w:t>
            </w:r>
          </w:p>
        </w:tc>
        <w:tc>
          <w:tcPr>
            <w:tcW w:w="236" w:type="dxa"/>
            <w:noWrap/>
            <w:hideMark/>
          </w:tcPr>
          <w:p w14:paraId="26CB4B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0.53738209</w:t>
            </w:r>
          </w:p>
        </w:tc>
        <w:tc>
          <w:tcPr>
            <w:tcW w:w="236" w:type="dxa"/>
            <w:noWrap/>
            <w:hideMark/>
          </w:tcPr>
          <w:p w14:paraId="601729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0.21357371</w:t>
            </w:r>
          </w:p>
        </w:tc>
        <w:tc>
          <w:tcPr>
            <w:tcW w:w="236" w:type="dxa"/>
            <w:noWrap/>
            <w:hideMark/>
          </w:tcPr>
          <w:p w14:paraId="738F5B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862.892542</w:t>
            </w:r>
          </w:p>
        </w:tc>
        <w:tc>
          <w:tcPr>
            <w:tcW w:w="236" w:type="dxa"/>
            <w:noWrap/>
            <w:hideMark/>
          </w:tcPr>
          <w:p w14:paraId="5DC18D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860.464327</w:t>
            </w:r>
          </w:p>
        </w:tc>
        <w:tc>
          <w:tcPr>
            <w:tcW w:w="236" w:type="dxa"/>
            <w:noWrap/>
            <w:hideMark/>
          </w:tcPr>
          <w:p w14:paraId="65510E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0.19984715</w:t>
            </w:r>
          </w:p>
        </w:tc>
      </w:tr>
      <w:tr w:rsidR="004A3F9A" w:rsidRPr="004A3F9A" w14:paraId="5F9FC094" w14:textId="77777777" w:rsidTr="004A3F9A">
        <w:trPr>
          <w:trHeight w:val="20"/>
        </w:trPr>
        <w:tc>
          <w:tcPr>
            <w:tcW w:w="236" w:type="dxa"/>
            <w:noWrap/>
            <w:hideMark/>
          </w:tcPr>
          <w:p w14:paraId="0B486F6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74E6833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A454C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0.07146612</w:t>
            </w:r>
          </w:p>
        </w:tc>
        <w:tc>
          <w:tcPr>
            <w:tcW w:w="236" w:type="dxa"/>
            <w:noWrap/>
            <w:hideMark/>
          </w:tcPr>
          <w:p w14:paraId="5FA1CF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0.08485246</w:t>
            </w:r>
          </w:p>
        </w:tc>
        <w:tc>
          <w:tcPr>
            <w:tcW w:w="236" w:type="dxa"/>
            <w:noWrap/>
            <w:hideMark/>
          </w:tcPr>
          <w:p w14:paraId="5D97352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0.02860879</w:t>
            </w:r>
          </w:p>
        </w:tc>
        <w:tc>
          <w:tcPr>
            <w:tcW w:w="236" w:type="dxa"/>
            <w:noWrap/>
            <w:hideMark/>
          </w:tcPr>
          <w:p w14:paraId="0CDF71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556.030133</w:t>
            </w:r>
          </w:p>
        </w:tc>
        <w:tc>
          <w:tcPr>
            <w:tcW w:w="236" w:type="dxa"/>
            <w:noWrap/>
            <w:hideMark/>
          </w:tcPr>
          <w:p w14:paraId="730BCB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555.226047</w:t>
            </w:r>
          </w:p>
        </w:tc>
        <w:tc>
          <w:tcPr>
            <w:tcW w:w="236" w:type="dxa"/>
            <w:noWrap/>
            <w:hideMark/>
          </w:tcPr>
          <w:p w14:paraId="268537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0.17498418</w:t>
            </w:r>
          </w:p>
        </w:tc>
      </w:tr>
      <w:tr w:rsidR="004A3F9A" w:rsidRPr="004A3F9A" w14:paraId="72B9BA54" w14:textId="77777777" w:rsidTr="004A3F9A">
        <w:trPr>
          <w:trHeight w:val="20"/>
        </w:trPr>
        <w:tc>
          <w:tcPr>
            <w:tcW w:w="236" w:type="dxa"/>
            <w:noWrap/>
            <w:hideMark/>
          </w:tcPr>
          <w:p w14:paraId="0EABC95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6F57740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90A38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0.10051921</w:t>
            </w:r>
          </w:p>
        </w:tc>
        <w:tc>
          <w:tcPr>
            <w:tcW w:w="236" w:type="dxa"/>
            <w:noWrap/>
            <w:hideMark/>
          </w:tcPr>
          <w:p w14:paraId="68156E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0.0897381</w:t>
            </w:r>
          </w:p>
        </w:tc>
        <w:tc>
          <w:tcPr>
            <w:tcW w:w="236" w:type="dxa"/>
            <w:noWrap/>
            <w:hideMark/>
          </w:tcPr>
          <w:p w14:paraId="1934FA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0.08183852</w:t>
            </w:r>
          </w:p>
        </w:tc>
        <w:tc>
          <w:tcPr>
            <w:tcW w:w="236" w:type="dxa"/>
            <w:noWrap/>
            <w:hideMark/>
          </w:tcPr>
          <w:p w14:paraId="208396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318.204754</w:t>
            </w:r>
          </w:p>
        </w:tc>
        <w:tc>
          <w:tcPr>
            <w:tcW w:w="236" w:type="dxa"/>
            <w:noWrap/>
            <w:hideMark/>
          </w:tcPr>
          <w:p w14:paraId="732BB9E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316.975313</w:t>
            </w:r>
          </w:p>
        </w:tc>
        <w:tc>
          <w:tcPr>
            <w:tcW w:w="236" w:type="dxa"/>
            <w:noWrap/>
            <w:hideMark/>
          </w:tcPr>
          <w:p w14:paraId="6F88EB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0.67019208</w:t>
            </w:r>
          </w:p>
        </w:tc>
      </w:tr>
      <w:tr w:rsidR="004A3F9A" w:rsidRPr="004A3F9A" w14:paraId="4C38D916" w14:textId="77777777" w:rsidTr="004A3F9A">
        <w:trPr>
          <w:trHeight w:val="20"/>
        </w:trPr>
        <w:tc>
          <w:tcPr>
            <w:tcW w:w="236" w:type="dxa"/>
            <w:noWrap/>
            <w:hideMark/>
          </w:tcPr>
          <w:p w14:paraId="5A2E12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347E936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6E926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0.09882294</w:t>
            </w:r>
          </w:p>
        </w:tc>
        <w:tc>
          <w:tcPr>
            <w:tcW w:w="236" w:type="dxa"/>
            <w:noWrap/>
            <w:hideMark/>
          </w:tcPr>
          <w:p w14:paraId="696434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0.04823854</w:t>
            </w:r>
          </w:p>
        </w:tc>
        <w:tc>
          <w:tcPr>
            <w:tcW w:w="236" w:type="dxa"/>
            <w:noWrap/>
            <w:hideMark/>
          </w:tcPr>
          <w:p w14:paraId="443582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0.00645252</w:t>
            </w:r>
          </w:p>
        </w:tc>
        <w:tc>
          <w:tcPr>
            <w:tcW w:w="236" w:type="dxa"/>
            <w:noWrap/>
            <w:hideMark/>
          </w:tcPr>
          <w:p w14:paraId="53DC16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1288.22694</w:t>
            </w:r>
          </w:p>
        </w:tc>
        <w:tc>
          <w:tcPr>
            <w:tcW w:w="236" w:type="dxa"/>
            <w:noWrap/>
            <w:hideMark/>
          </w:tcPr>
          <w:p w14:paraId="3D5E00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1285.88771</w:t>
            </w:r>
          </w:p>
        </w:tc>
        <w:tc>
          <w:tcPr>
            <w:tcW w:w="236" w:type="dxa"/>
            <w:noWrap/>
            <w:hideMark/>
          </w:tcPr>
          <w:p w14:paraId="5A4CB7E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0.10203044</w:t>
            </w:r>
          </w:p>
        </w:tc>
      </w:tr>
      <w:tr w:rsidR="004A3F9A" w:rsidRPr="004A3F9A" w14:paraId="64B65AD0" w14:textId="77777777" w:rsidTr="004A3F9A">
        <w:trPr>
          <w:trHeight w:val="20"/>
        </w:trPr>
        <w:tc>
          <w:tcPr>
            <w:tcW w:w="236" w:type="dxa"/>
            <w:noWrap/>
            <w:hideMark/>
          </w:tcPr>
          <w:p w14:paraId="3BED009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E3CE51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12D98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0.0657443</w:t>
            </w:r>
          </w:p>
        </w:tc>
        <w:tc>
          <w:tcPr>
            <w:tcW w:w="236" w:type="dxa"/>
            <w:noWrap/>
            <w:hideMark/>
          </w:tcPr>
          <w:p w14:paraId="5D47A9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0.07057981</w:t>
            </w:r>
          </w:p>
        </w:tc>
        <w:tc>
          <w:tcPr>
            <w:tcW w:w="236" w:type="dxa"/>
            <w:noWrap/>
            <w:hideMark/>
          </w:tcPr>
          <w:p w14:paraId="213991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0.19837714</w:t>
            </w:r>
          </w:p>
        </w:tc>
        <w:tc>
          <w:tcPr>
            <w:tcW w:w="236" w:type="dxa"/>
            <w:noWrap/>
            <w:hideMark/>
          </w:tcPr>
          <w:p w14:paraId="387CB7F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1259.94596</w:t>
            </w:r>
          </w:p>
        </w:tc>
        <w:tc>
          <w:tcPr>
            <w:tcW w:w="236" w:type="dxa"/>
            <w:noWrap/>
            <w:hideMark/>
          </w:tcPr>
          <w:p w14:paraId="23AB62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1263.75014</w:t>
            </w:r>
          </w:p>
        </w:tc>
        <w:tc>
          <w:tcPr>
            <w:tcW w:w="236" w:type="dxa"/>
            <w:noWrap/>
            <w:hideMark/>
          </w:tcPr>
          <w:p w14:paraId="00FF7E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0.96853921</w:t>
            </w:r>
          </w:p>
        </w:tc>
      </w:tr>
      <w:tr w:rsidR="004A3F9A" w:rsidRPr="004A3F9A" w14:paraId="5CDEAA93" w14:textId="77777777" w:rsidTr="004A3F9A">
        <w:trPr>
          <w:trHeight w:val="20"/>
        </w:trPr>
        <w:tc>
          <w:tcPr>
            <w:tcW w:w="236" w:type="dxa"/>
            <w:noWrap/>
            <w:hideMark/>
          </w:tcPr>
          <w:p w14:paraId="42C6C74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5ED82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62214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0.18059134</w:t>
            </w:r>
          </w:p>
        </w:tc>
        <w:tc>
          <w:tcPr>
            <w:tcW w:w="236" w:type="dxa"/>
            <w:noWrap/>
            <w:hideMark/>
          </w:tcPr>
          <w:p w14:paraId="0483FC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0.33982324</w:t>
            </w:r>
          </w:p>
        </w:tc>
        <w:tc>
          <w:tcPr>
            <w:tcW w:w="236" w:type="dxa"/>
            <w:noWrap/>
            <w:hideMark/>
          </w:tcPr>
          <w:p w14:paraId="5688C4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0.1062191</w:t>
            </w:r>
          </w:p>
        </w:tc>
        <w:tc>
          <w:tcPr>
            <w:tcW w:w="236" w:type="dxa"/>
            <w:noWrap/>
            <w:hideMark/>
          </w:tcPr>
          <w:p w14:paraId="57D582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441.109953</w:t>
            </w:r>
          </w:p>
        </w:tc>
        <w:tc>
          <w:tcPr>
            <w:tcW w:w="236" w:type="dxa"/>
            <w:noWrap/>
            <w:hideMark/>
          </w:tcPr>
          <w:p w14:paraId="350EBE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459.592067</w:t>
            </w:r>
          </w:p>
        </w:tc>
        <w:tc>
          <w:tcPr>
            <w:tcW w:w="236" w:type="dxa"/>
            <w:noWrap/>
            <w:hideMark/>
          </w:tcPr>
          <w:p w14:paraId="11B80D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0.15821803</w:t>
            </w:r>
          </w:p>
        </w:tc>
      </w:tr>
      <w:tr w:rsidR="004A3F9A" w:rsidRPr="004A3F9A" w14:paraId="333C5C47" w14:textId="77777777" w:rsidTr="004A3F9A">
        <w:trPr>
          <w:trHeight w:val="20"/>
        </w:trPr>
        <w:tc>
          <w:tcPr>
            <w:tcW w:w="236" w:type="dxa"/>
            <w:noWrap/>
            <w:hideMark/>
          </w:tcPr>
          <w:p w14:paraId="6542B5D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6331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2413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0.04122487</w:t>
            </w:r>
          </w:p>
        </w:tc>
        <w:tc>
          <w:tcPr>
            <w:tcW w:w="236" w:type="dxa"/>
            <w:noWrap/>
            <w:hideMark/>
          </w:tcPr>
          <w:p w14:paraId="060A8E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0.10512365</w:t>
            </w:r>
          </w:p>
        </w:tc>
        <w:tc>
          <w:tcPr>
            <w:tcW w:w="236" w:type="dxa"/>
            <w:noWrap/>
            <w:hideMark/>
          </w:tcPr>
          <w:p w14:paraId="5DFA29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0.02499272</w:t>
            </w:r>
          </w:p>
        </w:tc>
        <w:tc>
          <w:tcPr>
            <w:tcW w:w="236" w:type="dxa"/>
            <w:noWrap/>
            <w:hideMark/>
          </w:tcPr>
          <w:p w14:paraId="61236E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226.192034</w:t>
            </w:r>
          </w:p>
        </w:tc>
        <w:tc>
          <w:tcPr>
            <w:tcW w:w="236" w:type="dxa"/>
            <w:noWrap/>
            <w:hideMark/>
          </w:tcPr>
          <w:p w14:paraId="27477F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226.189226</w:t>
            </w:r>
          </w:p>
        </w:tc>
        <w:tc>
          <w:tcPr>
            <w:tcW w:w="236" w:type="dxa"/>
            <w:noWrap/>
            <w:hideMark/>
          </w:tcPr>
          <w:p w14:paraId="7CF738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0.1351553</w:t>
            </w:r>
          </w:p>
        </w:tc>
      </w:tr>
      <w:tr w:rsidR="004A3F9A" w:rsidRPr="004A3F9A" w14:paraId="62B7CA53" w14:textId="77777777" w:rsidTr="004A3F9A">
        <w:trPr>
          <w:trHeight w:val="20"/>
        </w:trPr>
        <w:tc>
          <w:tcPr>
            <w:tcW w:w="236" w:type="dxa"/>
            <w:noWrap/>
            <w:hideMark/>
          </w:tcPr>
          <w:p w14:paraId="2DACEFE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5E7D32A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0D55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0.05066802</w:t>
            </w:r>
          </w:p>
        </w:tc>
        <w:tc>
          <w:tcPr>
            <w:tcW w:w="236" w:type="dxa"/>
            <w:noWrap/>
            <w:hideMark/>
          </w:tcPr>
          <w:p w14:paraId="0EA4AC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0.05628234</w:t>
            </w:r>
          </w:p>
        </w:tc>
        <w:tc>
          <w:tcPr>
            <w:tcW w:w="236" w:type="dxa"/>
            <w:noWrap/>
            <w:hideMark/>
          </w:tcPr>
          <w:p w14:paraId="5E85E4F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0.18044721</w:t>
            </w:r>
          </w:p>
        </w:tc>
        <w:tc>
          <w:tcPr>
            <w:tcW w:w="236" w:type="dxa"/>
            <w:noWrap/>
            <w:hideMark/>
          </w:tcPr>
          <w:p w14:paraId="51AD2C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634.539604</w:t>
            </w:r>
          </w:p>
        </w:tc>
        <w:tc>
          <w:tcPr>
            <w:tcW w:w="236" w:type="dxa"/>
            <w:noWrap/>
            <w:hideMark/>
          </w:tcPr>
          <w:p w14:paraId="7B8286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652.647046</w:t>
            </w:r>
          </w:p>
        </w:tc>
        <w:tc>
          <w:tcPr>
            <w:tcW w:w="236" w:type="dxa"/>
            <w:noWrap/>
            <w:hideMark/>
          </w:tcPr>
          <w:p w14:paraId="595D133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1.30019166</w:t>
            </w:r>
          </w:p>
        </w:tc>
      </w:tr>
      <w:tr w:rsidR="004A3F9A" w:rsidRPr="004A3F9A" w14:paraId="4B38CC6E" w14:textId="77777777" w:rsidTr="004A3F9A">
        <w:trPr>
          <w:trHeight w:val="20"/>
        </w:trPr>
        <w:tc>
          <w:tcPr>
            <w:tcW w:w="236" w:type="dxa"/>
            <w:noWrap/>
            <w:hideMark/>
          </w:tcPr>
          <w:p w14:paraId="3FD9B0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D5D18C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78D2C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0.00933779</w:t>
            </w:r>
          </w:p>
        </w:tc>
        <w:tc>
          <w:tcPr>
            <w:tcW w:w="236" w:type="dxa"/>
            <w:noWrap/>
            <w:hideMark/>
          </w:tcPr>
          <w:p w14:paraId="1DEDC4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0.00586886</w:t>
            </w:r>
          </w:p>
        </w:tc>
        <w:tc>
          <w:tcPr>
            <w:tcW w:w="236" w:type="dxa"/>
            <w:noWrap/>
            <w:hideMark/>
          </w:tcPr>
          <w:p w14:paraId="4591EB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0.00540275</w:t>
            </w:r>
          </w:p>
        </w:tc>
        <w:tc>
          <w:tcPr>
            <w:tcW w:w="236" w:type="dxa"/>
            <w:noWrap/>
            <w:hideMark/>
          </w:tcPr>
          <w:p w14:paraId="09FD2E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2401.60746</w:t>
            </w:r>
          </w:p>
        </w:tc>
        <w:tc>
          <w:tcPr>
            <w:tcW w:w="236" w:type="dxa"/>
            <w:noWrap/>
            <w:hideMark/>
          </w:tcPr>
          <w:p w14:paraId="50E47D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1754.24081</w:t>
            </w:r>
          </w:p>
        </w:tc>
        <w:tc>
          <w:tcPr>
            <w:tcW w:w="236" w:type="dxa"/>
            <w:noWrap/>
            <w:hideMark/>
          </w:tcPr>
          <w:p w14:paraId="68BA39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0.31425156</w:t>
            </w:r>
          </w:p>
        </w:tc>
      </w:tr>
      <w:tr w:rsidR="004A3F9A" w:rsidRPr="004A3F9A" w14:paraId="670B1194" w14:textId="77777777" w:rsidTr="004A3F9A">
        <w:trPr>
          <w:trHeight w:val="20"/>
        </w:trPr>
        <w:tc>
          <w:tcPr>
            <w:tcW w:w="236" w:type="dxa"/>
            <w:noWrap/>
            <w:hideMark/>
          </w:tcPr>
          <w:p w14:paraId="5D0771A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19FD76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C176C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0.02251709</w:t>
            </w:r>
          </w:p>
        </w:tc>
        <w:tc>
          <w:tcPr>
            <w:tcW w:w="236" w:type="dxa"/>
            <w:noWrap/>
            <w:hideMark/>
          </w:tcPr>
          <w:p w14:paraId="5998FC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0.01408937</w:t>
            </w:r>
          </w:p>
        </w:tc>
        <w:tc>
          <w:tcPr>
            <w:tcW w:w="236" w:type="dxa"/>
            <w:noWrap/>
            <w:hideMark/>
          </w:tcPr>
          <w:p w14:paraId="5D100E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0.01068491</w:t>
            </w:r>
          </w:p>
        </w:tc>
        <w:tc>
          <w:tcPr>
            <w:tcW w:w="236" w:type="dxa"/>
            <w:noWrap/>
            <w:hideMark/>
          </w:tcPr>
          <w:p w14:paraId="4C1702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722.609891</w:t>
            </w:r>
          </w:p>
        </w:tc>
        <w:tc>
          <w:tcPr>
            <w:tcW w:w="236" w:type="dxa"/>
            <w:noWrap/>
            <w:hideMark/>
          </w:tcPr>
          <w:p w14:paraId="29B6E8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989.06991</w:t>
            </w:r>
          </w:p>
        </w:tc>
        <w:tc>
          <w:tcPr>
            <w:tcW w:w="236" w:type="dxa"/>
            <w:noWrap/>
            <w:hideMark/>
          </w:tcPr>
          <w:p w14:paraId="68F3AB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0.33630006</w:t>
            </w:r>
          </w:p>
        </w:tc>
      </w:tr>
      <w:tr w:rsidR="004A3F9A" w:rsidRPr="004A3F9A" w14:paraId="6971093F" w14:textId="77777777" w:rsidTr="004A3F9A">
        <w:trPr>
          <w:trHeight w:val="20"/>
        </w:trPr>
        <w:tc>
          <w:tcPr>
            <w:tcW w:w="236" w:type="dxa"/>
            <w:noWrap/>
            <w:hideMark/>
          </w:tcPr>
          <w:p w14:paraId="2EAE446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E8374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42090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0.03311223</w:t>
            </w:r>
          </w:p>
        </w:tc>
        <w:tc>
          <w:tcPr>
            <w:tcW w:w="236" w:type="dxa"/>
            <w:noWrap/>
            <w:hideMark/>
          </w:tcPr>
          <w:p w14:paraId="305475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0.19296797</w:t>
            </w:r>
          </w:p>
        </w:tc>
        <w:tc>
          <w:tcPr>
            <w:tcW w:w="236" w:type="dxa"/>
            <w:noWrap/>
            <w:hideMark/>
          </w:tcPr>
          <w:p w14:paraId="332921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0.08350208</w:t>
            </w:r>
          </w:p>
        </w:tc>
        <w:tc>
          <w:tcPr>
            <w:tcW w:w="236" w:type="dxa"/>
            <w:noWrap/>
            <w:hideMark/>
          </w:tcPr>
          <w:p w14:paraId="4BE7A1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243.426276</w:t>
            </w:r>
          </w:p>
        </w:tc>
        <w:tc>
          <w:tcPr>
            <w:tcW w:w="236" w:type="dxa"/>
            <w:noWrap/>
            <w:hideMark/>
          </w:tcPr>
          <w:p w14:paraId="10357B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243.520266</w:t>
            </w:r>
          </w:p>
        </w:tc>
        <w:tc>
          <w:tcPr>
            <w:tcW w:w="236" w:type="dxa"/>
            <w:noWrap/>
            <w:hideMark/>
          </w:tcPr>
          <w:p w14:paraId="6EE1D9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0.24173503</w:t>
            </w:r>
          </w:p>
        </w:tc>
      </w:tr>
      <w:tr w:rsidR="004A3F9A" w:rsidRPr="004A3F9A" w14:paraId="7BFD22A6" w14:textId="77777777" w:rsidTr="004A3F9A">
        <w:trPr>
          <w:trHeight w:val="20"/>
        </w:trPr>
        <w:tc>
          <w:tcPr>
            <w:tcW w:w="236" w:type="dxa"/>
            <w:noWrap/>
            <w:hideMark/>
          </w:tcPr>
          <w:p w14:paraId="307C94D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36661B7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637D8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0.08401337</w:t>
            </w:r>
          </w:p>
        </w:tc>
        <w:tc>
          <w:tcPr>
            <w:tcW w:w="236" w:type="dxa"/>
            <w:noWrap/>
            <w:hideMark/>
          </w:tcPr>
          <w:p w14:paraId="2778A8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3.0114711</w:t>
            </w:r>
          </w:p>
        </w:tc>
        <w:tc>
          <w:tcPr>
            <w:tcW w:w="236" w:type="dxa"/>
            <w:noWrap/>
            <w:hideMark/>
          </w:tcPr>
          <w:p w14:paraId="5AD2B0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0.6776461</w:t>
            </w:r>
          </w:p>
        </w:tc>
        <w:tc>
          <w:tcPr>
            <w:tcW w:w="236" w:type="dxa"/>
            <w:noWrap/>
            <w:hideMark/>
          </w:tcPr>
          <w:p w14:paraId="5FCF61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1216.79566</w:t>
            </w:r>
          </w:p>
        </w:tc>
        <w:tc>
          <w:tcPr>
            <w:tcW w:w="236" w:type="dxa"/>
            <w:noWrap/>
            <w:hideMark/>
          </w:tcPr>
          <w:p w14:paraId="31E93B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1216.86001</w:t>
            </w:r>
          </w:p>
        </w:tc>
        <w:tc>
          <w:tcPr>
            <w:tcW w:w="236" w:type="dxa"/>
            <w:noWrap/>
            <w:hideMark/>
          </w:tcPr>
          <w:p w14:paraId="5BAC4C6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0.11949485</w:t>
            </w:r>
          </w:p>
        </w:tc>
      </w:tr>
      <w:tr w:rsidR="004A3F9A" w:rsidRPr="004A3F9A" w14:paraId="34AD3D97" w14:textId="77777777" w:rsidTr="004A3F9A">
        <w:trPr>
          <w:trHeight w:val="20"/>
        </w:trPr>
        <w:tc>
          <w:tcPr>
            <w:tcW w:w="236" w:type="dxa"/>
            <w:noWrap/>
            <w:hideMark/>
          </w:tcPr>
          <w:p w14:paraId="392742D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323B70B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D5F20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0.2466082</w:t>
            </w:r>
          </w:p>
        </w:tc>
        <w:tc>
          <w:tcPr>
            <w:tcW w:w="236" w:type="dxa"/>
            <w:noWrap/>
            <w:hideMark/>
          </w:tcPr>
          <w:p w14:paraId="35708A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14.5832526</w:t>
            </w:r>
          </w:p>
        </w:tc>
        <w:tc>
          <w:tcPr>
            <w:tcW w:w="236" w:type="dxa"/>
            <w:noWrap/>
            <w:hideMark/>
          </w:tcPr>
          <w:p w14:paraId="397B63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6.02475324</w:t>
            </w:r>
          </w:p>
        </w:tc>
        <w:tc>
          <w:tcPr>
            <w:tcW w:w="236" w:type="dxa"/>
            <w:noWrap/>
            <w:hideMark/>
          </w:tcPr>
          <w:p w14:paraId="4D9948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393.737997</w:t>
            </w:r>
          </w:p>
        </w:tc>
        <w:tc>
          <w:tcPr>
            <w:tcW w:w="236" w:type="dxa"/>
            <w:noWrap/>
            <w:hideMark/>
          </w:tcPr>
          <w:p w14:paraId="0C8735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393.860982</w:t>
            </w:r>
          </w:p>
        </w:tc>
        <w:tc>
          <w:tcPr>
            <w:tcW w:w="236" w:type="dxa"/>
            <w:noWrap/>
            <w:hideMark/>
          </w:tcPr>
          <w:p w14:paraId="3A2B92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0.20732368</w:t>
            </w:r>
          </w:p>
        </w:tc>
      </w:tr>
      <w:tr w:rsidR="004A3F9A" w:rsidRPr="004A3F9A" w14:paraId="5D340E83" w14:textId="77777777" w:rsidTr="004A3F9A">
        <w:trPr>
          <w:trHeight w:val="20"/>
        </w:trPr>
        <w:tc>
          <w:tcPr>
            <w:tcW w:w="236" w:type="dxa"/>
            <w:noWrap/>
            <w:hideMark/>
          </w:tcPr>
          <w:p w14:paraId="75208A8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C6EE0C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4B282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0.0297662</w:t>
            </w:r>
          </w:p>
        </w:tc>
        <w:tc>
          <w:tcPr>
            <w:tcW w:w="236" w:type="dxa"/>
            <w:noWrap/>
            <w:hideMark/>
          </w:tcPr>
          <w:p w14:paraId="0F45F9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0.06025797</w:t>
            </w:r>
          </w:p>
        </w:tc>
        <w:tc>
          <w:tcPr>
            <w:tcW w:w="236" w:type="dxa"/>
            <w:noWrap/>
            <w:hideMark/>
          </w:tcPr>
          <w:p w14:paraId="0A8B98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0.05970691</w:t>
            </w:r>
          </w:p>
        </w:tc>
        <w:tc>
          <w:tcPr>
            <w:tcW w:w="236" w:type="dxa"/>
            <w:noWrap/>
            <w:hideMark/>
          </w:tcPr>
          <w:p w14:paraId="286D72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562.62679</w:t>
            </w:r>
          </w:p>
        </w:tc>
        <w:tc>
          <w:tcPr>
            <w:tcW w:w="236" w:type="dxa"/>
            <w:noWrap/>
            <w:hideMark/>
          </w:tcPr>
          <w:p w14:paraId="09CF6F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625.787037</w:t>
            </w:r>
          </w:p>
        </w:tc>
        <w:tc>
          <w:tcPr>
            <w:tcW w:w="236" w:type="dxa"/>
            <w:noWrap/>
            <w:hideMark/>
          </w:tcPr>
          <w:p w14:paraId="75FBF0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0.40368399</w:t>
            </w:r>
          </w:p>
        </w:tc>
      </w:tr>
      <w:tr w:rsidR="004A3F9A" w:rsidRPr="004A3F9A" w14:paraId="2B206035" w14:textId="77777777" w:rsidTr="004A3F9A">
        <w:trPr>
          <w:trHeight w:val="20"/>
        </w:trPr>
        <w:tc>
          <w:tcPr>
            <w:tcW w:w="236" w:type="dxa"/>
            <w:noWrap/>
            <w:hideMark/>
          </w:tcPr>
          <w:p w14:paraId="311DAD0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A82CB0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6B42A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0.02842698</w:t>
            </w:r>
          </w:p>
        </w:tc>
        <w:tc>
          <w:tcPr>
            <w:tcW w:w="236" w:type="dxa"/>
            <w:noWrap/>
            <w:hideMark/>
          </w:tcPr>
          <w:p w14:paraId="28BC4D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0.11347005</w:t>
            </w:r>
          </w:p>
        </w:tc>
        <w:tc>
          <w:tcPr>
            <w:tcW w:w="236" w:type="dxa"/>
            <w:noWrap/>
            <w:hideMark/>
          </w:tcPr>
          <w:p w14:paraId="5AF0E3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0.0110182</w:t>
            </w:r>
          </w:p>
        </w:tc>
        <w:tc>
          <w:tcPr>
            <w:tcW w:w="236" w:type="dxa"/>
            <w:noWrap/>
            <w:hideMark/>
          </w:tcPr>
          <w:p w14:paraId="664C8D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969.797239</w:t>
            </w:r>
          </w:p>
        </w:tc>
        <w:tc>
          <w:tcPr>
            <w:tcW w:w="236" w:type="dxa"/>
            <w:noWrap/>
            <w:hideMark/>
          </w:tcPr>
          <w:p w14:paraId="21D9D4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966.581562</w:t>
            </w:r>
          </w:p>
        </w:tc>
        <w:tc>
          <w:tcPr>
            <w:tcW w:w="236" w:type="dxa"/>
            <w:noWrap/>
            <w:hideMark/>
          </w:tcPr>
          <w:p w14:paraId="3CC6A1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0.09253496</w:t>
            </w:r>
          </w:p>
        </w:tc>
      </w:tr>
      <w:tr w:rsidR="004A3F9A" w:rsidRPr="004A3F9A" w14:paraId="101CF886" w14:textId="77777777" w:rsidTr="004A3F9A">
        <w:trPr>
          <w:trHeight w:val="20"/>
        </w:trPr>
        <w:tc>
          <w:tcPr>
            <w:tcW w:w="236" w:type="dxa"/>
            <w:noWrap/>
            <w:hideMark/>
          </w:tcPr>
          <w:p w14:paraId="1417965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7EF4D3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27207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0.39683951</w:t>
            </w:r>
          </w:p>
        </w:tc>
        <w:tc>
          <w:tcPr>
            <w:tcW w:w="236" w:type="dxa"/>
            <w:noWrap/>
            <w:hideMark/>
          </w:tcPr>
          <w:p w14:paraId="4B838A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0.02167004</w:t>
            </w:r>
          </w:p>
        </w:tc>
        <w:tc>
          <w:tcPr>
            <w:tcW w:w="236" w:type="dxa"/>
            <w:noWrap/>
            <w:hideMark/>
          </w:tcPr>
          <w:p w14:paraId="10749C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0.09018649</w:t>
            </w:r>
          </w:p>
        </w:tc>
        <w:tc>
          <w:tcPr>
            <w:tcW w:w="236" w:type="dxa"/>
            <w:noWrap/>
            <w:hideMark/>
          </w:tcPr>
          <w:p w14:paraId="649495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954.557296</w:t>
            </w:r>
          </w:p>
        </w:tc>
        <w:tc>
          <w:tcPr>
            <w:tcW w:w="236" w:type="dxa"/>
            <w:noWrap/>
            <w:hideMark/>
          </w:tcPr>
          <w:p w14:paraId="332A52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952.29553</w:t>
            </w:r>
          </w:p>
        </w:tc>
        <w:tc>
          <w:tcPr>
            <w:tcW w:w="236" w:type="dxa"/>
            <w:noWrap/>
            <w:hideMark/>
          </w:tcPr>
          <w:p w14:paraId="79B78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1.42189999</w:t>
            </w:r>
          </w:p>
        </w:tc>
      </w:tr>
      <w:tr w:rsidR="004A3F9A" w:rsidRPr="004A3F9A" w14:paraId="48F0BA2C" w14:textId="77777777" w:rsidTr="004A3F9A">
        <w:trPr>
          <w:trHeight w:val="20"/>
        </w:trPr>
        <w:tc>
          <w:tcPr>
            <w:tcW w:w="236" w:type="dxa"/>
            <w:noWrap/>
            <w:hideMark/>
          </w:tcPr>
          <w:p w14:paraId="4276DFD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576B0B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5666CB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0.04945723</w:t>
            </w:r>
          </w:p>
        </w:tc>
        <w:tc>
          <w:tcPr>
            <w:tcW w:w="236" w:type="dxa"/>
            <w:noWrap/>
            <w:hideMark/>
          </w:tcPr>
          <w:p w14:paraId="15659B9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0.07389371</w:t>
            </w:r>
          </w:p>
        </w:tc>
        <w:tc>
          <w:tcPr>
            <w:tcW w:w="236" w:type="dxa"/>
            <w:noWrap/>
            <w:hideMark/>
          </w:tcPr>
          <w:p w14:paraId="760E09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0.04647261</w:t>
            </w:r>
          </w:p>
        </w:tc>
        <w:tc>
          <w:tcPr>
            <w:tcW w:w="236" w:type="dxa"/>
            <w:noWrap/>
            <w:hideMark/>
          </w:tcPr>
          <w:p w14:paraId="139DCE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730.129648</w:t>
            </w:r>
          </w:p>
        </w:tc>
        <w:tc>
          <w:tcPr>
            <w:tcW w:w="236" w:type="dxa"/>
            <w:noWrap/>
            <w:hideMark/>
          </w:tcPr>
          <w:p w14:paraId="28046B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706.770783</w:t>
            </w:r>
          </w:p>
        </w:tc>
        <w:tc>
          <w:tcPr>
            <w:tcW w:w="236" w:type="dxa"/>
            <w:noWrap/>
            <w:hideMark/>
          </w:tcPr>
          <w:p w14:paraId="4CA3F4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0.33064432</w:t>
            </w:r>
          </w:p>
        </w:tc>
      </w:tr>
      <w:tr w:rsidR="004A3F9A" w:rsidRPr="004A3F9A" w14:paraId="5F242900" w14:textId="77777777" w:rsidTr="004A3F9A">
        <w:trPr>
          <w:trHeight w:val="20"/>
        </w:trPr>
        <w:tc>
          <w:tcPr>
            <w:tcW w:w="236" w:type="dxa"/>
            <w:noWrap/>
            <w:hideMark/>
          </w:tcPr>
          <w:p w14:paraId="5622F6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65F7DF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86FF1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0.02474128</w:t>
            </w:r>
          </w:p>
        </w:tc>
        <w:tc>
          <w:tcPr>
            <w:tcW w:w="236" w:type="dxa"/>
            <w:noWrap/>
            <w:hideMark/>
          </w:tcPr>
          <w:p w14:paraId="2997533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0.48334241</w:t>
            </w:r>
          </w:p>
        </w:tc>
        <w:tc>
          <w:tcPr>
            <w:tcW w:w="236" w:type="dxa"/>
            <w:noWrap/>
            <w:hideMark/>
          </w:tcPr>
          <w:p w14:paraId="2D6119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0.247008</w:t>
            </w:r>
          </w:p>
        </w:tc>
        <w:tc>
          <w:tcPr>
            <w:tcW w:w="236" w:type="dxa"/>
            <w:noWrap/>
            <w:hideMark/>
          </w:tcPr>
          <w:p w14:paraId="0117B6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1035.40849</w:t>
            </w:r>
          </w:p>
        </w:tc>
        <w:tc>
          <w:tcPr>
            <w:tcW w:w="236" w:type="dxa"/>
            <w:noWrap/>
            <w:hideMark/>
          </w:tcPr>
          <w:p w14:paraId="05C97C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1049.03123</w:t>
            </w:r>
          </w:p>
        </w:tc>
        <w:tc>
          <w:tcPr>
            <w:tcW w:w="236" w:type="dxa"/>
            <w:noWrap/>
            <w:hideMark/>
          </w:tcPr>
          <w:p w14:paraId="1DC6652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0.25616232</w:t>
            </w:r>
          </w:p>
        </w:tc>
      </w:tr>
      <w:tr w:rsidR="004A3F9A" w:rsidRPr="004A3F9A" w14:paraId="74CFB184" w14:textId="77777777" w:rsidTr="004A3F9A">
        <w:trPr>
          <w:trHeight w:val="20"/>
        </w:trPr>
        <w:tc>
          <w:tcPr>
            <w:tcW w:w="236" w:type="dxa"/>
            <w:noWrap/>
            <w:hideMark/>
          </w:tcPr>
          <w:p w14:paraId="0945C1A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5422DAF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83711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0.01148871</w:t>
            </w:r>
          </w:p>
        </w:tc>
        <w:tc>
          <w:tcPr>
            <w:tcW w:w="236" w:type="dxa"/>
            <w:noWrap/>
            <w:hideMark/>
          </w:tcPr>
          <w:p w14:paraId="53A7E2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0.01947166</w:t>
            </w:r>
          </w:p>
        </w:tc>
        <w:tc>
          <w:tcPr>
            <w:tcW w:w="236" w:type="dxa"/>
            <w:noWrap/>
            <w:hideMark/>
          </w:tcPr>
          <w:p w14:paraId="6AA351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0.02355574</w:t>
            </w:r>
          </w:p>
        </w:tc>
        <w:tc>
          <w:tcPr>
            <w:tcW w:w="236" w:type="dxa"/>
            <w:noWrap/>
            <w:hideMark/>
          </w:tcPr>
          <w:p w14:paraId="1680BE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39.6677214</w:t>
            </w:r>
          </w:p>
        </w:tc>
        <w:tc>
          <w:tcPr>
            <w:tcW w:w="236" w:type="dxa"/>
            <w:noWrap/>
            <w:hideMark/>
          </w:tcPr>
          <w:p w14:paraId="6421A2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143.598729</w:t>
            </w:r>
          </w:p>
        </w:tc>
        <w:tc>
          <w:tcPr>
            <w:tcW w:w="236" w:type="dxa"/>
            <w:noWrap/>
            <w:hideMark/>
          </w:tcPr>
          <w:p w14:paraId="796362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0.53311352</w:t>
            </w:r>
          </w:p>
        </w:tc>
      </w:tr>
      <w:tr w:rsidR="004A3F9A" w:rsidRPr="004A3F9A" w14:paraId="38BFB4AC" w14:textId="77777777" w:rsidTr="004A3F9A">
        <w:trPr>
          <w:trHeight w:val="20"/>
        </w:trPr>
        <w:tc>
          <w:tcPr>
            <w:tcW w:w="236" w:type="dxa"/>
            <w:noWrap/>
            <w:hideMark/>
          </w:tcPr>
          <w:p w14:paraId="5EDA127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F02F5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A1AD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0.02238177</w:t>
            </w:r>
          </w:p>
        </w:tc>
        <w:tc>
          <w:tcPr>
            <w:tcW w:w="236" w:type="dxa"/>
            <w:noWrap/>
            <w:hideMark/>
          </w:tcPr>
          <w:p w14:paraId="587A08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8.59686616</w:t>
            </w:r>
          </w:p>
        </w:tc>
        <w:tc>
          <w:tcPr>
            <w:tcW w:w="236" w:type="dxa"/>
            <w:noWrap/>
            <w:hideMark/>
          </w:tcPr>
          <w:p w14:paraId="5C9673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2.64449224</w:t>
            </w:r>
          </w:p>
        </w:tc>
        <w:tc>
          <w:tcPr>
            <w:tcW w:w="236" w:type="dxa"/>
            <w:noWrap/>
            <w:hideMark/>
          </w:tcPr>
          <w:p w14:paraId="12C72D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583.224332</w:t>
            </w:r>
          </w:p>
        </w:tc>
        <w:tc>
          <w:tcPr>
            <w:tcW w:w="236" w:type="dxa"/>
            <w:noWrap/>
            <w:hideMark/>
          </w:tcPr>
          <w:p w14:paraId="7E2B76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583.224332</w:t>
            </w:r>
          </w:p>
        </w:tc>
        <w:tc>
          <w:tcPr>
            <w:tcW w:w="236" w:type="dxa"/>
            <w:noWrap/>
            <w:hideMark/>
          </w:tcPr>
          <w:p w14:paraId="647D5F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0.15427025</w:t>
            </w:r>
          </w:p>
        </w:tc>
      </w:tr>
      <w:tr w:rsidR="004A3F9A" w:rsidRPr="004A3F9A" w14:paraId="632AEAAB" w14:textId="77777777" w:rsidTr="004A3F9A">
        <w:trPr>
          <w:trHeight w:val="20"/>
        </w:trPr>
        <w:tc>
          <w:tcPr>
            <w:tcW w:w="236" w:type="dxa"/>
            <w:noWrap/>
            <w:hideMark/>
          </w:tcPr>
          <w:p w14:paraId="2D82EE1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3FC3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5205F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0.03370578</w:t>
            </w:r>
          </w:p>
        </w:tc>
        <w:tc>
          <w:tcPr>
            <w:tcW w:w="236" w:type="dxa"/>
            <w:noWrap/>
            <w:hideMark/>
          </w:tcPr>
          <w:p w14:paraId="35FD1D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0.20251442</w:t>
            </w:r>
          </w:p>
        </w:tc>
        <w:tc>
          <w:tcPr>
            <w:tcW w:w="236" w:type="dxa"/>
            <w:noWrap/>
            <w:hideMark/>
          </w:tcPr>
          <w:p w14:paraId="4A4E5E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0.00363834</w:t>
            </w:r>
          </w:p>
        </w:tc>
        <w:tc>
          <w:tcPr>
            <w:tcW w:w="236" w:type="dxa"/>
            <w:noWrap/>
            <w:hideMark/>
          </w:tcPr>
          <w:p w14:paraId="3B9A4AA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424.745044</w:t>
            </w:r>
          </w:p>
        </w:tc>
        <w:tc>
          <w:tcPr>
            <w:tcW w:w="236" w:type="dxa"/>
            <w:noWrap/>
            <w:hideMark/>
          </w:tcPr>
          <w:p w14:paraId="292DF6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473.130039</w:t>
            </w:r>
          </w:p>
        </w:tc>
        <w:tc>
          <w:tcPr>
            <w:tcW w:w="236" w:type="dxa"/>
            <w:noWrap/>
            <w:hideMark/>
          </w:tcPr>
          <w:p w14:paraId="635587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0.04871923</w:t>
            </w:r>
          </w:p>
        </w:tc>
      </w:tr>
      <w:tr w:rsidR="004A3F9A" w:rsidRPr="004A3F9A" w14:paraId="0CE69747" w14:textId="77777777" w:rsidTr="004A3F9A">
        <w:trPr>
          <w:trHeight w:val="20"/>
        </w:trPr>
        <w:tc>
          <w:tcPr>
            <w:tcW w:w="236" w:type="dxa"/>
            <w:noWrap/>
            <w:hideMark/>
          </w:tcPr>
          <w:p w14:paraId="007980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5030970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31FD5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0.04086928</w:t>
            </w:r>
          </w:p>
        </w:tc>
        <w:tc>
          <w:tcPr>
            <w:tcW w:w="236" w:type="dxa"/>
            <w:noWrap/>
            <w:hideMark/>
          </w:tcPr>
          <w:p w14:paraId="273FCD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0.5448742</w:t>
            </w:r>
          </w:p>
        </w:tc>
        <w:tc>
          <w:tcPr>
            <w:tcW w:w="236" w:type="dxa"/>
            <w:noWrap/>
            <w:hideMark/>
          </w:tcPr>
          <w:p w14:paraId="55C7B6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0.01326983</w:t>
            </w:r>
          </w:p>
        </w:tc>
        <w:tc>
          <w:tcPr>
            <w:tcW w:w="236" w:type="dxa"/>
            <w:noWrap/>
            <w:hideMark/>
          </w:tcPr>
          <w:p w14:paraId="69BAA5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577.69731</w:t>
            </w:r>
          </w:p>
        </w:tc>
        <w:tc>
          <w:tcPr>
            <w:tcW w:w="236" w:type="dxa"/>
            <w:noWrap/>
            <w:hideMark/>
          </w:tcPr>
          <w:p w14:paraId="3878E4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611.146904</w:t>
            </w:r>
          </w:p>
        </w:tc>
        <w:tc>
          <w:tcPr>
            <w:tcW w:w="236" w:type="dxa"/>
            <w:noWrap/>
            <w:hideMark/>
          </w:tcPr>
          <w:p w14:paraId="10E3C4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0.03277425</w:t>
            </w:r>
          </w:p>
        </w:tc>
      </w:tr>
      <w:tr w:rsidR="004A3F9A" w:rsidRPr="004A3F9A" w14:paraId="44E09F97" w14:textId="77777777" w:rsidTr="004A3F9A">
        <w:trPr>
          <w:trHeight w:val="20"/>
        </w:trPr>
        <w:tc>
          <w:tcPr>
            <w:tcW w:w="236" w:type="dxa"/>
            <w:noWrap/>
            <w:hideMark/>
          </w:tcPr>
          <w:p w14:paraId="054628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6F79847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3DB4B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0.02865751</w:t>
            </w:r>
          </w:p>
        </w:tc>
        <w:tc>
          <w:tcPr>
            <w:tcW w:w="236" w:type="dxa"/>
            <w:noWrap/>
            <w:hideMark/>
          </w:tcPr>
          <w:p w14:paraId="2EDA33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0.05890604</w:t>
            </w:r>
          </w:p>
        </w:tc>
        <w:tc>
          <w:tcPr>
            <w:tcW w:w="236" w:type="dxa"/>
            <w:noWrap/>
            <w:hideMark/>
          </w:tcPr>
          <w:p w14:paraId="03E9DA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1.66478395</w:t>
            </w:r>
          </w:p>
        </w:tc>
        <w:tc>
          <w:tcPr>
            <w:tcW w:w="236" w:type="dxa"/>
            <w:noWrap/>
            <w:hideMark/>
          </w:tcPr>
          <w:p w14:paraId="3D6F5C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532.772536</w:t>
            </w:r>
          </w:p>
        </w:tc>
        <w:tc>
          <w:tcPr>
            <w:tcW w:w="236" w:type="dxa"/>
            <w:noWrap/>
            <w:hideMark/>
          </w:tcPr>
          <w:p w14:paraId="74442B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567.133825</w:t>
            </w:r>
          </w:p>
        </w:tc>
        <w:tc>
          <w:tcPr>
            <w:tcW w:w="236" w:type="dxa"/>
            <w:noWrap/>
            <w:hideMark/>
          </w:tcPr>
          <w:p w14:paraId="76520D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5.73621352</w:t>
            </w:r>
          </w:p>
        </w:tc>
      </w:tr>
      <w:tr w:rsidR="004A3F9A" w:rsidRPr="004A3F9A" w14:paraId="5153D549" w14:textId="77777777" w:rsidTr="004A3F9A">
        <w:trPr>
          <w:trHeight w:val="20"/>
        </w:trPr>
        <w:tc>
          <w:tcPr>
            <w:tcW w:w="236" w:type="dxa"/>
            <w:noWrap/>
            <w:hideMark/>
          </w:tcPr>
          <w:p w14:paraId="78574B2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47EC100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630DC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0.03071688</w:t>
            </w:r>
          </w:p>
        </w:tc>
        <w:tc>
          <w:tcPr>
            <w:tcW w:w="236" w:type="dxa"/>
            <w:noWrap/>
            <w:hideMark/>
          </w:tcPr>
          <w:p w14:paraId="5B78A4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0.11665591</w:t>
            </w:r>
          </w:p>
        </w:tc>
        <w:tc>
          <w:tcPr>
            <w:tcW w:w="236" w:type="dxa"/>
            <w:noWrap/>
            <w:hideMark/>
          </w:tcPr>
          <w:p w14:paraId="3E448D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0.19142686</w:t>
            </w:r>
          </w:p>
        </w:tc>
        <w:tc>
          <w:tcPr>
            <w:tcW w:w="236" w:type="dxa"/>
            <w:noWrap/>
            <w:hideMark/>
          </w:tcPr>
          <w:p w14:paraId="66EA76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511.278857</w:t>
            </w:r>
          </w:p>
        </w:tc>
        <w:tc>
          <w:tcPr>
            <w:tcW w:w="236" w:type="dxa"/>
            <w:noWrap/>
            <w:hideMark/>
          </w:tcPr>
          <w:p w14:paraId="4BCB79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665.148487</w:t>
            </w:r>
          </w:p>
        </w:tc>
        <w:tc>
          <w:tcPr>
            <w:tcW w:w="236" w:type="dxa"/>
            <w:noWrap/>
            <w:hideMark/>
          </w:tcPr>
          <w:p w14:paraId="57F446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0.81962612</w:t>
            </w:r>
          </w:p>
        </w:tc>
      </w:tr>
      <w:tr w:rsidR="004A3F9A" w:rsidRPr="004A3F9A" w14:paraId="3B84FCC5" w14:textId="77777777" w:rsidTr="004A3F9A">
        <w:trPr>
          <w:trHeight w:val="20"/>
        </w:trPr>
        <w:tc>
          <w:tcPr>
            <w:tcW w:w="236" w:type="dxa"/>
            <w:noWrap/>
            <w:hideMark/>
          </w:tcPr>
          <w:p w14:paraId="182A44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7FEF8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F159A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0.03606006</w:t>
            </w:r>
          </w:p>
        </w:tc>
        <w:tc>
          <w:tcPr>
            <w:tcW w:w="236" w:type="dxa"/>
            <w:noWrap/>
            <w:hideMark/>
          </w:tcPr>
          <w:p w14:paraId="0AC707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0.05363067</w:t>
            </w:r>
          </w:p>
        </w:tc>
        <w:tc>
          <w:tcPr>
            <w:tcW w:w="236" w:type="dxa"/>
            <w:noWrap/>
            <w:hideMark/>
          </w:tcPr>
          <w:p w14:paraId="106881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0.02618234</w:t>
            </w:r>
          </w:p>
        </w:tc>
        <w:tc>
          <w:tcPr>
            <w:tcW w:w="236" w:type="dxa"/>
            <w:noWrap/>
            <w:hideMark/>
          </w:tcPr>
          <w:p w14:paraId="1431A5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1238.42687</w:t>
            </w:r>
          </w:p>
        </w:tc>
        <w:tc>
          <w:tcPr>
            <w:tcW w:w="236" w:type="dxa"/>
            <w:noWrap/>
            <w:hideMark/>
          </w:tcPr>
          <w:p w14:paraId="4FA2F7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1218.88448</w:t>
            </w:r>
          </w:p>
        </w:tc>
        <w:tc>
          <w:tcPr>
            <w:tcW w:w="236" w:type="dxa"/>
            <w:noWrap/>
            <w:hideMark/>
          </w:tcPr>
          <w:p w14:paraId="39EC5B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0.24925646</w:t>
            </w:r>
          </w:p>
        </w:tc>
      </w:tr>
      <w:tr w:rsidR="004A3F9A" w:rsidRPr="004A3F9A" w14:paraId="4B74579C" w14:textId="77777777" w:rsidTr="004A3F9A">
        <w:trPr>
          <w:trHeight w:val="20"/>
        </w:trPr>
        <w:tc>
          <w:tcPr>
            <w:tcW w:w="236" w:type="dxa"/>
            <w:noWrap/>
            <w:hideMark/>
          </w:tcPr>
          <w:p w14:paraId="77E1E90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0B4CA9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2CCED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0.03025708</w:t>
            </w:r>
          </w:p>
        </w:tc>
        <w:tc>
          <w:tcPr>
            <w:tcW w:w="236" w:type="dxa"/>
            <w:noWrap/>
            <w:hideMark/>
          </w:tcPr>
          <w:p w14:paraId="2AB3CDE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0.28845223</w:t>
            </w:r>
          </w:p>
        </w:tc>
        <w:tc>
          <w:tcPr>
            <w:tcW w:w="236" w:type="dxa"/>
            <w:noWrap/>
            <w:hideMark/>
          </w:tcPr>
          <w:p w14:paraId="4EEE3E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0.29293827</w:t>
            </w:r>
          </w:p>
        </w:tc>
        <w:tc>
          <w:tcPr>
            <w:tcW w:w="236" w:type="dxa"/>
            <w:noWrap/>
            <w:hideMark/>
          </w:tcPr>
          <w:p w14:paraId="24E38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656.824222</w:t>
            </w:r>
          </w:p>
        </w:tc>
        <w:tc>
          <w:tcPr>
            <w:tcW w:w="236" w:type="dxa"/>
            <w:noWrap/>
            <w:hideMark/>
          </w:tcPr>
          <w:p w14:paraId="47D92F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541.813074</w:t>
            </w:r>
          </w:p>
        </w:tc>
        <w:tc>
          <w:tcPr>
            <w:tcW w:w="236" w:type="dxa"/>
            <w:noWrap/>
            <w:hideMark/>
          </w:tcPr>
          <w:p w14:paraId="71F47D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0.52192279</w:t>
            </w:r>
          </w:p>
        </w:tc>
      </w:tr>
      <w:tr w:rsidR="004A3F9A" w:rsidRPr="004A3F9A" w14:paraId="2927838A" w14:textId="77777777" w:rsidTr="004A3F9A">
        <w:trPr>
          <w:trHeight w:val="20"/>
        </w:trPr>
        <w:tc>
          <w:tcPr>
            <w:tcW w:w="236" w:type="dxa"/>
            <w:noWrap/>
            <w:hideMark/>
          </w:tcPr>
          <w:p w14:paraId="4951D12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62D21B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7FEA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0.02317844</w:t>
            </w:r>
          </w:p>
        </w:tc>
        <w:tc>
          <w:tcPr>
            <w:tcW w:w="236" w:type="dxa"/>
            <w:noWrap/>
            <w:hideMark/>
          </w:tcPr>
          <w:p w14:paraId="134393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0.20819149</w:t>
            </w:r>
          </w:p>
        </w:tc>
        <w:tc>
          <w:tcPr>
            <w:tcW w:w="236" w:type="dxa"/>
            <w:noWrap/>
            <w:hideMark/>
          </w:tcPr>
          <w:p w14:paraId="227A88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0.03804949</w:t>
            </w:r>
          </w:p>
        </w:tc>
        <w:tc>
          <w:tcPr>
            <w:tcW w:w="236" w:type="dxa"/>
            <w:noWrap/>
            <w:hideMark/>
          </w:tcPr>
          <w:p w14:paraId="51C9AA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579.780784</w:t>
            </w:r>
          </w:p>
        </w:tc>
        <w:tc>
          <w:tcPr>
            <w:tcW w:w="236" w:type="dxa"/>
            <w:noWrap/>
            <w:hideMark/>
          </w:tcPr>
          <w:p w14:paraId="40A6C9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570.514228</w:t>
            </w:r>
          </w:p>
        </w:tc>
        <w:tc>
          <w:tcPr>
            <w:tcW w:w="236" w:type="dxa"/>
            <w:noWrap/>
            <w:hideMark/>
          </w:tcPr>
          <w:p w14:paraId="597CF0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0.0983292</w:t>
            </w:r>
          </w:p>
        </w:tc>
      </w:tr>
      <w:tr w:rsidR="004A3F9A" w:rsidRPr="004A3F9A" w14:paraId="1255A596" w14:textId="77777777" w:rsidTr="004A3F9A">
        <w:trPr>
          <w:trHeight w:val="20"/>
        </w:trPr>
        <w:tc>
          <w:tcPr>
            <w:tcW w:w="236" w:type="dxa"/>
            <w:noWrap/>
            <w:hideMark/>
          </w:tcPr>
          <w:p w14:paraId="6BEE0A1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6050C3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AB24B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0.01227838</w:t>
            </w:r>
          </w:p>
        </w:tc>
        <w:tc>
          <w:tcPr>
            <w:tcW w:w="236" w:type="dxa"/>
            <w:noWrap/>
            <w:hideMark/>
          </w:tcPr>
          <w:p w14:paraId="1518D5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0.07240906</w:t>
            </w:r>
          </w:p>
        </w:tc>
        <w:tc>
          <w:tcPr>
            <w:tcW w:w="236" w:type="dxa"/>
            <w:noWrap/>
            <w:hideMark/>
          </w:tcPr>
          <w:p w14:paraId="74CD78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0.0632659</w:t>
            </w:r>
          </w:p>
        </w:tc>
        <w:tc>
          <w:tcPr>
            <w:tcW w:w="236" w:type="dxa"/>
            <w:noWrap/>
            <w:hideMark/>
          </w:tcPr>
          <w:p w14:paraId="09A4E2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505.82864</w:t>
            </w:r>
          </w:p>
        </w:tc>
        <w:tc>
          <w:tcPr>
            <w:tcW w:w="236" w:type="dxa"/>
            <w:noWrap/>
            <w:hideMark/>
          </w:tcPr>
          <w:p w14:paraId="159ECA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458.96603</w:t>
            </w:r>
          </w:p>
        </w:tc>
        <w:tc>
          <w:tcPr>
            <w:tcW w:w="236" w:type="dxa"/>
            <w:noWrap/>
            <w:hideMark/>
          </w:tcPr>
          <w:p w14:paraId="07D85C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0.41929557</w:t>
            </w:r>
          </w:p>
        </w:tc>
      </w:tr>
      <w:tr w:rsidR="004A3F9A" w:rsidRPr="004A3F9A" w14:paraId="190F5B49" w14:textId="77777777" w:rsidTr="004A3F9A">
        <w:trPr>
          <w:trHeight w:val="20"/>
        </w:trPr>
        <w:tc>
          <w:tcPr>
            <w:tcW w:w="236" w:type="dxa"/>
            <w:noWrap/>
            <w:hideMark/>
          </w:tcPr>
          <w:p w14:paraId="7ABE208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6AF33F0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0C6A56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0.01301137</w:t>
            </w:r>
          </w:p>
        </w:tc>
        <w:tc>
          <w:tcPr>
            <w:tcW w:w="236" w:type="dxa"/>
            <w:noWrap/>
            <w:hideMark/>
          </w:tcPr>
          <w:p w14:paraId="2FC30AA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0.10902763</w:t>
            </w:r>
          </w:p>
        </w:tc>
        <w:tc>
          <w:tcPr>
            <w:tcW w:w="236" w:type="dxa"/>
            <w:noWrap/>
            <w:hideMark/>
          </w:tcPr>
          <w:p w14:paraId="687C53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0.07482765</w:t>
            </w:r>
          </w:p>
        </w:tc>
        <w:tc>
          <w:tcPr>
            <w:tcW w:w="236" w:type="dxa"/>
            <w:noWrap/>
            <w:hideMark/>
          </w:tcPr>
          <w:p w14:paraId="04A2F7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634.694502</w:t>
            </w:r>
          </w:p>
        </w:tc>
        <w:tc>
          <w:tcPr>
            <w:tcW w:w="236" w:type="dxa"/>
            <w:noWrap/>
            <w:hideMark/>
          </w:tcPr>
          <w:p w14:paraId="7B0679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634.445528</w:t>
            </w:r>
          </w:p>
        </w:tc>
        <w:tc>
          <w:tcPr>
            <w:tcW w:w="236" w:type="dxa"/>
            <w:noWrap/>
            <w:hideMark/>
          </w:tcPr>
          <w:p w14:paraId="426789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0.34315586</w:t>
            </w:r>
          </w:p>
        </w:tc>
      </w:tr>
      <w:tr w:rsidR="004A3F9A" w:rsidRPr="004A3F9A" w14:paraId="54FB53C7" w14:textId="77777777" w:rsidTr="004A3F9A">
        <w:trPr>
          <w:trHeight w:val="20"/>
        </w:trPr>
        <w:tc>
          <w:tcPr>
            <w:tcW w:w="236" w:type="dxa"/>
            <w:noWrap/>
            <w:hideMark/>
          </w:tcPr>
          <w:p w14:paraId="7D2DC6B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2CB0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D7423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1.48285992</w:t>
            </w:r>
          </w:p>
        </w:tc>
        <w:tc>
          <w:tcPr>
            <w:tcW w:w="236" w:type="dxa"/>
            <w:noWrap/>
            <w:hideMark/>
          </w:tcPr>
          <w:p w14:paraId="5B7F37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10.0883102</w:t>
            </w:r>
          </w:p>
        </w:tc>
        <w:tc>
          <w:tcPr>
            <w:tcW w:w="236" w:type="dxa"/>
            <w:noWrap/>
            <w:hideMark/>
          </w:tcPr>
          <w:p w14:paraId="3A8BB5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5.4521792</w:t>
            </w:r>
          </w:p>
        </w:tc>
        <w:tc>
          <w:tcPr>
            <w:tcW w:w="236" w:type="dxa"/>
            <w:noWrap/>
            <w:hideMark/>
          </w:tcPr>
          <w:p w14:paraId="1CCAFB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613.045861</w:t>
            </w:r>
          </w:p>
        </w:tc>
        <w:tc>
          <w:tcPr>
            <w:tcW w:w="236" w:type="dxa"/>
            <w:noWrap/>
            <w:hideMark/>
          </w:tcPr>
          <w:p w14:paraId="3225F3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613.041922</w:t>
            </w:r>
          </w:p>
        </w:tc>
        <w:tc>
          <w:tcPr>
            <w:tcW w:w="236" w:type="dxa"/>
            <w:noWrap/>
            <w:hideMark/>
          </w:tcPr>
          <w:p w14:paraId="74ED770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0.27675403</w:t>
            </w:r>
          </w:p>
        </w:tc>
      </w:tr>
      <w:tr w:rsidR="004A3F9A" w:rsidRPr="004A3F9A" w14:paraId="6B744F13" w14:textId="77777777" w:rsidTr="004A3F9A">
        <w:trPr>
          <w:trHeight w:val="20"/>
        </w:trPr>
        <w:tc>
          <w:tcPr>
            <w:tcW w:w="236" w:type="dxa"/>
            <w:noWrap/>
            <w:hideMark/>
          </w:tcPr>
          <w:p w14:paraId="48C9E1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3D1F8B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93F3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0.01451376</w:t>
            </w:r>
          </w:p>
        </w:tc>
        <w:tc>
          <w:tcPr>
            <w:tcW w:w="236" w:type="dxa"/>
            <w:noWrap/>
            <w:hideMark/>
          </w:tcPr>
          <w:p w14:paraId="7821D1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0.06439439</w:t>
            </w:r>
          </w:p>
        </w:tc>
        <w:tc>
          <w:tcPr>
            <w:tcW w:w="236" w:type="dxa"/>
            <w:noWrap/>
            <w:hideMark/>
          </w:tcPr>
          <w:p w14:paraId="446A84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0.02015306</w:t>
            </w:r>
          </w:p>
        </w:tc>
        <w:tc>
          <w:tcPr>
            <w:tcW w:w="236" w:type="dxa"/>
            <w:noWrap/>
            <w:hideMark/>
          </w:tcPr>
          <w:p w14:paraId="457685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1871.70662</w:t>
            </w:r>
          </w:p>
        </w:tc>
        <w:tc>
          <w:tcPr>
            <w:tcW w:w="236" w:type="dxa"/>
            <w:noWrap/>
            <w:hideMark/>
          </w:tcPr>
          <w:p w14:paraId="6EFE43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1679.55734</w:t>
            </w:r>
          </w:p>
        </w:tc>
        <w:tc>
          <w:tcPr>
            <w:tcW w:w="236" w:type="dxa"/>
            <w:noWrap/>
            <w:hideMark/>
          </w:tcPr>
          <w:p w14:paraId="2B6F64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0.15954815</w:t>
            </w:r>
          </w:p>
        </w:tc>
      </w:tr>
      <w:tr w:rsidR="004A3F9A" w:rsidRPr="004A3F9A" w14:paraId="030CAD81" w14:textId="77777777" w:rsidTr="004A3F9A">
        <w:trPr>
          <w:trHeight w:val="20"/>
        </w:trPr>
        <w:tc>
          <w:tcPr>
            <w:tcW w:w="236" w:type="dxa"/>
            <w:noWrap/>
            <w:hideMark/>
          </w:tcPr>
          <w:p w14:paraId="680A7CE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56633B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CDB85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0.02160555</w:t>
            </w:r>
          </w:p>
        </w:tc>
        <w:tc>
          <w:tcPr>
            <w:tcW w:w="236" w:type="dxa"/>
            <w:noWrap/>
            <w:hideMark/>
          </w:tcPr>
          <w:p w14:paraId="3C9477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1.76016765</w:t>
            </w:r>
          </w:p>
        </w:tc>
        <w:tc>
          <w:tcPr>
            <w:tcW w:w="236" w:type="dxa"/>
            <w:noWrap/>
            <w:hideMark/>
          </w:tcPr>
          <w:p w14:paraId="26AA85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1.29222597</w:t>
            </w:r>
          </w:p>
        </w:tc>
        <w:tc>
          <w:tcPr>
            <w:tcW w:w="236" w:type="dxa"/>
            <w:noWrap/>
            <w:hideMark/>
          </w:tcPr>
          <w:p w14:paraId="76D623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416.796016</w:t>
            </w:r>
          </w:p>
        </w:tc>
        <w:tc>
          <w:tcPr>
            <w:tcW w:w="236" w:type="dxa"/>
            <w:noWrap/>
            <w:hideMark/>
          </w:tcPr>
          <w:p w14:paraId="102251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420.584472</w:t>
            </w:r>
          </w:p>
        </w:tc>
        <w:tc>
          <w:tcPr>
            <w:tcW w:w="236" w:type="dxa"/>
            <w:noWrap/>
            <w:hideMark/>
          </w:tcPr>
          <w:p w14:paraId="0FA9E0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0.36448539</w:t>
            </w:r>
          </w:p>
        </w:tc>
      </w:tr>
      <w:tr w:rsidR="004A3F9A" w:rsidRPr="004A3F9A" w14:paraId="331A6858" w14:textId="77777777" w:rsidTr="004A3F9A">
        <w:trPr>
          <w:trHeight w:val="20"/>
        </w:trPr>
        <w:tc>
          <w:tcPr>
            <w:tcW w:w="236" w:type="dxa"/>
            <w:noWrap/>
            <w:hideMark/>
          </w:tcPr>
          <w:p w14:paraId="1868CE7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C538E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4238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0.03955619</w:t>
            </w:r>
          </w:p>
        </w:tc>
        <w:tc>
          <w:tcPr>
            <w:tcW w:w="236" w:type="dxa"/>
            <w:noWrap/>
            <w:hideMark/>
          </w:tcPr>
          <w:p w14:paraId="534E1F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0.53738209</w:t>
            </w:r>
          </w:p>
        </w:tc>
        <w:tc>
          <w:tcPr>
            <w:tcW w:w="236" w:type="dxa"/>
            <w:noWrap/>
            <w:hideMark/>
          </w:tcPr>
          <w:p w14:paraId="771B43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0.28257672</w:t>
            </w:r>
          </w:p>
        </w:tc>
        <w:tc>
          <w:tcPr>
            <w:tcW w:w="236" w:type="dxa"/>
            <w:noWrap/>
            <w:hideMark/>
          </w:tcPr>
          <w:p w14:paraId="6BECC8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852.276083</w:t>
            </w:r>
          </w:p>
        </w:tc>
        <w:tc>
          <w:tcPr>
            <w:tcW w:w="236" w:type="dxa"/>
            <w:noWrap/>
            <w:hideMark/>
          </w:tcPr>
          <w:p w14:paraId="75CFD9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852.355688</w:t>
            </w:r>
          </w:p>
        </w:tc>
        <w:tc>
          <w:tcPr>
            <w:tcW w:w="236" w:type="dxa"/>
            <w:noWrap/>
            <w:hideMark/>
          </w:tcPr>
          <w:p w14:paraId="41CB6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0.26755142</w:t>
            </w:r>
          </w:p>
        </w:tc>
      </w:tr>
      <w:tr w:rsidR="004A3F9A" w:rsidRPr="004A3F9A" w14:paraId="026FFC23" w14:textId="77777777" w:rsidTr="004A3F9A">
        <w:trPr>
          <w:trHeight w:val="20"/>
        </w:trPr>
        <w:tc>
          <w:tcPr>
            <w:tcW w:w="236" w:type="dxa"/>
            <w:noWrap/>
            <w:hideMark/>
          </w:tcPr>
          <w:p w14:paraId="1721B5B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0344D45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293FE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0.01769078</w:t>
            </w:r>
          </w:p>
        </w:tc>
        <w:tc>
          <w:tcPr>
            <w:tcW w:w="236" w:type="dxa"/>
            <w:noWrap/>
            <w:hideMark/>
          </w:tcPr>
          <w:p w14:paraId="029390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0.08485246</w:t>
            </w:r>
          </w:p>
        </w:tc>
        <w:tc>
          <w:tcPr>
            <w:tcW w:w="236" w:type="dxa"/>
            <w:noWrap/>
            <w:hideMark/>
          </w:tcPr>
          <w:p w14:paraId="721F7D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0.05928923</w:t>
            </w:r>
          </w:p>
        </w:tc>
        <w:tc>
          <w:tcPr>
            <w:tcW w:w="236" w:type="dxa"/>
            <w:noWrap/>
            <w:hideMark/>
          </w:tcPr>
          <w:p w14:paraId="3D177E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556.051389</w:t>
            </w:r>
          </w:p>
        </w:tc>
        <w:tc>
          <w:tcPr>
            <w:tcW w:w="236" w:type="dxa"/>
            <w:noWrap/>
            <w:hideMark/>
          </w:tcPr>
          <w:p w14:paraId="494AE8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555.551978</w:t>
            </w:r>
          </w:p>
        </w:tc>
        <w:tc>
          <w:tcPr>
            <w:tcW w:w="236" w:type="dxa"/>
            <w:noWrap/>
            <w:hideMark/>
          </w:tcPr>
          <w:p w14:paraId="59C5558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0.2925052</w:t>
            </w:r>
          </w:p>
        </w:tc>
      </w:tr>
      <w:tr w:rsidR="004A3F9A" w:rsidRPr="004A3F9A" w14:paraId="74B4421E" w14:textId="77777777" w:rsidTr="004A3F9A">
        <w:trPr>
          <w:trHeight w:val="20"/>
        </w:trPr>
        <w:tc>
          <w:tcPr>
            <w:tcW w:w="236" w:type="dxa"/>
            <w:noWrap/>
            <w:hideMark/>
          </w:tcPr>
          <w:p w14:paraId="1D286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32C92EA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0F35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0.03118811</w:t>
            </w:r>
          </w:p>
        </w:tc>
        <w:tc>
          <w:tcPr>
            <w:tcW w:w="236" w:type="dxa"/>
            <w:noWrap/>
            <w:hideMark/>
          </w:tcPr>
          <w:p w14:paraId="418BF1F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0.0897381</w:t>
            </w:r>
          </w:p>
        </w:tc>
        <w:tc>
          <w:tcPr>
            <w:tcW w:w="236" w:type="dxa"/>
            <w:noWrap/>
            <w:hideMark/>
          </w:tcPr>
          <w:p w14:paraId="30CF48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0.10409495</w:t>
            </w:r>
          </w:p>
        </w:tc>
        <w:tc>
          <w:tcPr>
            <w:tcW w:w="236" w:type="dxa"/>
            <w:noWrap/>
            <w:hideMark/>
          </w:tcPr>
          <w:p w14:paraId="1B17B5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316.056617</w:t>
            </w:r>
          </w:p>
        </w:tc>
        <w:tc>
          <w:tcPr>
            <w:tcW w:w="236" w:type="dxa"/>
            <w:noWrap/>
            <w:hideMark/>
          </w:tcPr>
          <w:p w14:paraId="77AA5F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316.120842</w:t>
            </w:r>
          </w:p>
        </w:tc>
        <w:tc>
          <w:tcPr>
            <w:tcW w:w="236" w:type="dxa"/>
            <w:noWrap/>
            <w:hideMark/>
          </w:tcPr>
          <w:p w14:paraId="5E2CB8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0.7323502</w:t>
            </w:r>
          </w:p>
        </w:tc>
      </w:tr>
      <w:tr w:rsidR="004A3F9A" w:rsidRPr="004A3F9A" w14:paraId="0F597CAB" w14:textId="77777777" w:rsidTr="004A3F9A">
        <w:trPr>
          <w:trHeight w:val="20"/>
        </w:trPr>
        <w:tc>
          <w:tcPr>
            <w:tcW w:w="236" w:type="dxa"/>
            <w:noWrap/>
            <w:hideMark/>
          </w:tcPr>
          <w:p w14:paraId="4259713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C59D9D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E0725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0.01088525</w:t>
            </w:r>
          </w:p>
        </w:tc>
        <w:tc>
          <w:tcPr>
            <w:tcW w:w="236" w:type="dxa"/>
            <w:noWrap/>
            <w:hideMark/>
          </w:tcPr>
          <w:p w14:paraId="1336D7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0.04823854</w:t>
            </w:r>
          </w:p>
        </w:tc>
        <w:tc>
          <w:tcPr>
            <w:tcW w:w="236" w:type="dxa"/>
            <w:noWrap/>
            <w:hideMark/>
          </w:tcPr>
          <w:p w14:paraId="39FFAD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0.00972918</w:t>
            </w:r>
          </w:p>
        </w:tc>
        <w:tc>
          <w:tcPr>
            <w:tcW w:w="236" w:type="dxa"/>
            <w:noWrap/>
            <w:hideMark/>
          </w:tcPr>
          <w:p w14:paraId="20A93B6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1284.65185</w:t>
            </w:r>
          </w:p>
        </w:tc>
        <w:tc>
          <w:tcPr>
            <w:tcW w:w="236" w:type="dxa"/>
            <w:noWrap/>
            <w:hideMark/>
          </w:tcPr>
          <w:p w14:paraId="175951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1284.67505</w:t>
            </w:r>
          </w:p>
        </w:tc>
        <w:tc>
          <w:tcPr>
            <w:tcW w:w="236" w:type="dxa"/>
            <w:noWrap/>
            <w:hideMark/>
          </w:tcPr>
          <w:p w14:paraId="58A364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0.11594419</w:t>
            </w:r>
          </w:p>
        </w:tc>
      </w:tr>
      <w:tr w:rsidR="004A3F9A" w:rsidRPr="004A3F9A" w14:paraId="200EA62D" w14:textId="77777777" w:rsidTr="004A3F9A">
        <w:trPr>
          <w:trHeight w:val="20"/>
        </w:trPr>
        <w:tc>
          <w:tcPr>
            <w:tcW w:w="236" w:type="dxa"/>
            <w:noWrap/>
            <w:hideMark/>
          </w:tcPr>
          <w:p w14:paraId="771054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488115A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2885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0.00382829</w:t>
            </w:r>
          </w:p>
        </w:tc>
        <w:tc>
          <w:tcPr>
            <w:tcW w:w="236" w:type="dxa"/>
            <w:noWrap/>
            <w:hideMark/>
          </w:tcPr>
          <w:p w14:paraId="7C92A3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0.07057981</w:t>
            </w:r>
          </w:p>
        </w:tc>
        <w:tc>
          <w:tcPr>
            <w:tcW w:w="236" w:type="dxa"/>
            <w:noWrap/>
            <w:hideMark/>
          </w:tcPr>
          <w:p w14:paraId="208AB8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0.03191024</w:t>
            </w:r>
          </w:p>
        </w:tc>
        <w:tc>
          <w:tcPr>
            <w:tcW w:w="236" w:type="dxa"/>
            <w:noWrap/>
            <w:hideMark/>
          </w:tcPr>
          <w:p w14:paraId="04CB9D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1267.62649</w:t>
            </w:r>
          </w:p>
        </w:tc>
        <w:tc>
          <w:tcPr>
            <w:tcW w:w="236" w:type="dxa"/>
            <w:noWrap/>
            <w:hideMark/>
          </w:tcPr>
          <w:p w14:paraId="126FF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1267.47535</w:t>
            </w:r>
          </w:p>
        </w:tc>
        <w:tc>
          <w:tcPr>
            <w:tcW w:w="236" w:type="dxa"/>
            <w:noWrap/>
            <w:hideMark/>
          </w:tcPr>
          <w:p w14:paraId="6C5F5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0.30310253</w:t>
            </w:r>
          </w:p>
        </w:tc>
      </w:tr>
      <w:tr w:rsidR="004A3F9A" w:rsidRPr="004A3F9A" w14:paraId="16EB72A1" w14:textId="77777777" w:rsidTr="004A3F9A">
        <w:trPr>
          <w:trHeight w:val="20"/>
        </w:trPr>
        <w:tc>
          <w:tcPr>
            <w:tcW w:w="236" w:type="dxa"/>
            <w:noWrap/>
            <w:hideMark/>
          </w:tcPr>
          <w:p w14:paraId="6D09E29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2F46975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227DD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0.02581131</w:t>
            </w:r>
          </w:p>
        </w:tc>
        <w:tc>
          <w:tcPr>
            <w:tcW w:w="236" w:type="dxa"/>
            <w:noWrap/>
            <w:hideMark/>
          </w:tcPr>
          <w:p w14:paraId="0E7AF0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0.33982324</w:t>
            </w:r>
          </w:p>
        </w:tc>
        <w:tc>
          <w:tcPr>
            <w:tcW w:w="236" w:type="dxa"/>
            <w:noWrap/>
            <w:hideMark/>
          </w:tcPr>
          <w:p w14:paraId="1D6AFD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0.10191942</w:t>
            </w:r>
          </w:p>
        </w:tc>
        <w:tc>
          <w:tcPr>
            <w:tcW w:w="236" w:type="dxa"/>
            <w:noWrap/>
            <w:hideMark/>
          </w:tcPr>
          <w:p w14:paraId="2C9D64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490.226032</w:t>
            </w:r>
          </w:p>
        </w:tc>
        <w:tc>
          <w:tcPr>
            <w:tcW w:w="236" w:type="dxa"/>
            <w:noWrap/>
            <w:hideMark/>
          </w:tcPr>
          <w:p w14:paraId="2D1F2A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489.919729</w:t>
            </w:r>
          </w:p>
        </w:tc>
        <w:tc>
          <w:tcPr>
            <w:tcW w:w="236" w:type="dxa"/>
            <w:noWrap/>
            <w:hideMark/>
          </w:tcPr>
          <w:p w14:paraId="1FA4F8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0.15299116</w:t>
            </w:r>
          </w:p>
        </w:tc>
      </w:tr>
      <w:tr w:rsidR="004A3F9A" w:rsidRPr="004A3F9A" w14:paraId="0D816C90" w14:textId="77777777" w:rsidTr="004A3F9A">
        <w:trPr>
          <w:trHeight w:val="20"/>
        </w:trPr>
        <w:tc>
          <w:tcPr>
            <w:tcW w:w="236" w:type="dxa"/>
            <w:noWrap/>
            <w:hideMark/>
          </w:tcPr>
          <w:p w14:paraId="61993D2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ECB5FD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2802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0.04698327</w:t>
            </w:r>
          </w:p>
        </w:tc>
        <w:tc>
          <w:tcPr>
            <w:tcW w:w="236" w:type="dxa"/>
            <w:noWrap/>
            <w:hideMark/>
          </w:tcPr>
          <w:p w14:paraId="78E1F7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0.10512365</w:t>
            </w:r>
          </w:p>
        </w:tc>
        <w:tc>
          <w:tcPr>
            <w:tcW w:w="236" w:type="dxa"/>
            <w:noWrap/>
            <w:hideMark/>
          </w:tcPr>
          <w:p w14:paraId="0FD505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0.18484741</w:t>
            </w:r>
          </w:p>
        </w:tc>
        <w:tc>
          <w:tcPr>
            <w:tcW w:w="236" w:type="dxa"/>
            <w:noWrap/>
            <w:hideMark/>
          </w:tcPr>
          <w:p w14:paraId="7A3BB6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220.197295</w:t>
            </w:r>
          </w:p>
        </w:tc>
        <w:tc>
          <w:tcPr>
            <w:tcW w:w="236" w:type="dxa"/>
            <w:noWrap/>
            <w:hideMark/>
          </w:tcPr>
          <w:p w14:paraId="5FDACD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226.330659</w:t>
            </w:r>
          </w:p>
        </w:tc>
        <w:tc>
          <w:tcPr>
            <w:tcW w:w="236" w:type="dxa"/>
            <w:noWrap/>
            <w:hideMark/>
          </w:tcPr>
          <w:p w14:paraId="6807C7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0.71344613</w:t>
            </w:r>
          </w:p>
        </w:tc>
      </w:tr>
      <w:tr w:rsidR="004A3F9A" w:rsidRPr="004A3F9A" w14:paraId="129A5355" w14:textId="77777777" w:rsidTr="004A3F9A">
        <w:trPr>
          <w:trHeight w:val="20"/>
        </w:trPr>
        <w:tc>
          <w:tcPr>
            <w:tcW w:w="236" w:type="dxa"/>
            <w:noWrap/>
            <w:hideMark/>
          </w:tcPr>
          <w:p w14:paraId="392E8F5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A3D5A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EB7DBA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0.01704625</w:t>
            </w:r>
          </w:p>
        </w:tc>
        <w:tc>
          <w:tcPr>
            <w:tcW w:w="236" w:type="dxa"/>
            <w:noWrap/>
            <w:hideMark/>
          </w:tcPr>
          <w:p w14:paraId="5E71DDC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0.05628234</w:t>
            </w:r>
          </w:p>
        </w:tc>
        <w:tc>
          <w:tcPr>
            <w:tcW w:w="236" w:type="dxa"/>
            <w:noWrap/>
            <w:hideMark/>
          </w:tcPr>
          <w:p w14:paraId="5155BB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0.05717853</w:t>
            </w:r>
          </w:p>
        </w:tc>
        <w:tc>
          <w:tcPr>
            <w:tcW w:w="236" w:type="dxa"/>
            <w:noWrap/>
            <w:hideMark/>
          </w:tcPr>
          <w:p w14:paraId="61048E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673.317734</w:t>
            </w:r>
          </w:p>
        </w:tc>
        <w:tc>
          <w:tcPr>
            <w:tcW w:w="236" w:type="dxa"/>
            <w:noWrap/>
            <w:hideMark/>
          </w:tcPr>
          <w:p w14:paraId="06DF9E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670.450098</w:t>
            </w:r>
          </w:p>
        </w:tc>
        <w:tc>
          <w:tcPr>
            <w:tcW w:w="236" w:type="dxa"/>
            <w:noWrap/>
            <w:hideMark/>
          </w:tcPr>
          <w:p w14:paraId="4BDA59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0.58206823</w:t>
            </w:r>
          </w:p>
        </w:tc>
      </w:tr>
      <w:tr w:rsidR="004A3F9A" w:rsidRPr="004A3F9A" w14:paraId="6BAA94B1" w14:textId="77777777" w:rsidTr="004A3F9A">
        <w:trPr>
          <w:trHeight w:val="20"/>
        </w:trPr>
        <w:tc>
          <w:tcPr>
            <w:tcW w:w="236" w:type="dxa"/>
            <w:noWrap/>
            <w:hideMark/>
          </w:tcPr>
          <w:p w14:paraId="457B9F8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2A3A1A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A7CA8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0.00225536</w:t>
            </w:r>
          </w:p>
        </w:tc>
        <w:tc>
          <w:tcPr>
            <w:tcW w:w="236" w:type="dxa"/>
            <w:noWrap/>
            <w:hideMark/>
          </w:tcPr>
          <w:p w14:paraId="2B556E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0.00586886</w:t>
            </w:r>
          </w:p>
        </w:tc>
        <w:tc>
          <w:tcPr>
            <w:tcW w:w="236" w:type="dxa"/>
            <w:noWrap/>
            <w:hideMark/>
          </w:tcPr>
          <w:p w14:paraId="077C30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0.00597045</w:t>
            </w:r>
          </w:p>
        </w:tc>
        <w:tc>
          <w:tcPr>
            <w:tcW w:w="236" w:type="dxa"/>
            <w:noWrap/>
            <w:hideMark/>
          </w:tcPr>
          <w:p w14:paraId="425265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1704.92509</w:t>
            </w:r>
          </w:p>
        </w:tc>
        <w:tc>
          <w:tcPr>
            <w:tcW w:w="236" w:type="dxa"/>
            <w:noWrap/>
            <w:hideMark/>
          </w:tcPr>
          <w:p w14:paraId="6DFB90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1693.48979</w:t>
            </w:r>
          </w:p>
        </w:tc>
        <w:tc>
          <w:tcPr>
            <w:tcW w:w="236" w:type="dxa"/>
            <w:noWrap/>
            <w:hideMark/>
          </w:tcPr>
          <w:p w14:paraId="66F54D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0.32379055</w:t>
            </w:r>
          </w:p>
        </w:tc>
      </w:tr>
      <w:tr w:rsidR="004A3F9A" w:rsidRPr="004A3F9A" w14:paraId="1D7291D1" w14:textId="77777777" w:rsidTr="004A3F9A">
        <w:trPr>
          <w:trHeight w:val="20"/>
        </w:trPr>
        <w:tc>
          <w:tcPr>
            <w:tcW w:w="236" w:type="dxa"/>
            <w:noWrap/>
            <w:hideMark/>
          </w:tcPr>
          <w:p w14:paraId="0A1733C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372B0FB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A06F4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0.0033909</w:t>
            </w:r>
          </w:p>
        </w:tc>
        <w:tc>
          <w:tcPr>
            <w:tcW w:w="236" w:type="dxa"/>
            <w:noWrap/>
            <w:hideMark/>
          </w:tcPr>
          <w:p w14:paraId="47D68A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0.01408937</w:t>
            </w:r>
          </w:p>
        </w:tc>
        <w:tc>
          <w:tcPr>
            <w:tcW w:w="236" w:type="dxa"/>
            <w:noWrap/>
            <w:hideMark/>
          </w:tcPr>
          <w:p w14:paraId="0C93203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0.01036084</w:t>
            </w:r>
          </w:p>
        </w:tc>
        <w:tc>
          <w:tcPr>
            <w:tcW w:w="236" w:type="dxa"/>
            <w:noWrap/>
            <w:hideMark/>
          </w:tcPr>
          <w:p w14:paraId="034779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1366.88548</w:t>
            </w:r>
          </w:p>
        </w:tc>
        <w:tc>
          <w:tcPr>
            <w:tcW w:w="236" w:type="dxa"/>
            <w:noWrap/>
            <w:hideMark/>
          </w:tcPr>
          <w:p w14:paraId="6817B0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1323.32213</w:t>
            </w:r>
          </w:p>
        </w:tc>
        <w:tc>
          <w:tcPr>
            <w:tcW w:w="236" w:type="dxa"/>
            <w:noWrap/>
            <w:hideMark/>
          </w:tcPr>
          <w:p w14:paraId="6FC96D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0.32981363</w:t>
            </w:r>
          </w:p>
        </w:tc>
      </w:tr>
      <w:tr w:rsidR="004A3F9A" w:rsidRPr="004A3F9A" w14:paraId="33E7E55B" w14:textId="77777777" w:rsidTr="004A3F9A">
        <w:trPr>
          <w:trHeight w:val="20"/>
        </w:trPr>
        <w:tc>
          <w:tcPr>
            <w:tcW w:w="236" w:type="dxa"/>
            <w:noWrap/>
            <w:hideMark/>
          </w:tcPr>
          <w:p w14:paraId="4F50C1F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82ED0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6F5B4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0.02190553</w:t>
            </w:r>
          </w:p>
        </w:tc>
        <w:tc>
          <w:tcPr>
            <w:tcW w:w="236" w:type="dxa"/>
            <w:noWrap/>
            <w:hideMark/>
          </w:tcPr>
          <w:p w14:paraId="7B0759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0.19296797</w:t>
            </w:r>
          </w:p>
        </w:tc>
        <w:tc>
          <w:tcPr>
            <w:tcW w:w="236" w:type="dxa"/>
            <w:noWrap/>
            <w:hideMark/>
          </w:tcPr>
          <w:p w14:paraId="640C62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0.06775391</w:t>
            </w:r>
          </w:p>
        </w:tc>
        <w:tc>
          <w:tcPr>
            <w:tcW w:w="236" w:type="dxa"/>
            <w:noWrap/>
            <w:hideMark/>
          </w:tcPr>
          <w:p w14:paraId="4A2D1E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467.928166</w:t>
            </w:r>
          </w:p>
        </w:tc>
        <w:tc>
          <w:tcPr>
            <w:tcW w:w="236" w:type="dxa"/>
            <w:noWrap/>
            <w:hideMark/>
          </w:tcPr>
          <w:p w14:paraId="400A24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385.223352</w:t>
            </w:r>
          </w:p>
        </w:tc>
        <w:tc>
          <w:tcPr>
            <w:tcW w:w="236" w:type="dxa"/>
            <w:noWrap/>
            <w:hideMark/>
          </w:tcPr>
          <w:p w14:paraId="601F82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0.21372747</w:t>
            </w:r>
          </w:p>
        </w:tc>
      </w:tr>
      <w:tr w:rsidR="004A3F9A" w:rsidRPr="004A3F9A" w14:paraId="0BE0ECED" w14:textId="77777777" w:rsidTr="004A3F9A">
        <w:trPr>
          <w:trHeight w:val="20"/>
        </w:trPr>
        <w:tc>
          <w:tcPr>
            <w:tcW w:w="236" w:type="dxa"/>
            <w:noWrap/>
            <w:hideMark/>
          </w:tcPr>
          <w:p w14:paraId="6256933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2E5AD04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CF4A3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0.01755665</w:t>
            </w:r>
          </w:p>
        </w:tc>
        <w:tc>
          <w:tcPr>
            <w:tcW w:w="236" w:type="dxa"/>
            <w:noWrap/>
            <w:hideMark/>
          </w:tcPr>
          <w:p w14:paraId="002CC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3.0114711</w:t>
            </w:r>
          </w:p>
        </w:tc>
        <w:tc>
          <w:tcPr>
            <w:tcW w:w="236" w:type="dxa"/>
            <w:noWrap/>
            <w:hideMark/>
          </w:tcPr>
          <w:p w14:paraId="512452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0.23064585</w:t>
            </w:r>
          </w:p>
        </w:tc>
        <w:tc>
          <w:tcPr>
            <w:tcW w:w="236" w:type="dxa"/>
            <w:noWrap/>
            <w:hideMark/>
          </w:tcPr>
          <w:p w14:paraId="796ED03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1380.56798</w:t>
            </w:r>
          </w:p>
        </w:tc>
        <w:tc>
          <w:tcPr>
            <w:tcW w:w="236" w:type="dxa"/>
            <w:noWrap/>
            <w:hideMark/>
          </w:tcPr>
          <w:p w14:paraId="2B37BB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1380.5384</w:t>
            </w:r>
          </w:p>
        </w:tc>
        <w:tc>
          <w:tcPr>
            <w:tcW w:w="236" w:type="dxa"/>
            <w:noWrap/>
            <w:hideMark/>
          </w:tcPr>
          <w:p w14:paraId="1411D9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0.03965665</w:t>
            </w:r>
          </w:p>
        </w:tc>
      </w:tr>
      <w:tr w:rsidR="004A3F9A" w:rsidRPr="004A3F9A" w14:paraId="296A4B3A" w14:textId="77777777" w:rsidTr="004A3F9A">
        <w:trPr>
          <w:trHeight w:val="20"/>
        </w:trPr>
        <w:tc>
          <w:tcPr>
            <w:tcW w:w="236" w:type="dxa"/>
            <w:noWrap/>
            <w:hideMark/>
          </w:tcPr>
          <w:p w14:paraId="4EEE058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1C58010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72C98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0.22744216</w:t>
            </w:r>
          </w:p>
        </w:tc>
        <w:tc>
          <w:tcPr>
            <w:tcW w:w="236" w:type="dxa"/>
            <w:noWrap/>
            <w:hideMark/>
          </w:tcPr>
          <w:p w14:paraId="04D206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14.5832526</w:t>
            </w:r>
          </w:p>
        </w:tc>
        <w:tc>
          <w:tcPr>
            <w:tcW w:w="236" w:type="dxa"/>
            <w:noWrap/>
            <w:hideMark/>
          </w:tcPr>
          <w:p w14:paraId="084237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6.02021216</w:t>
            </w:r>
          </w:p>
        </w:tc>
        <w:tc>
          <w:tcPr>
            <w:tcW w:w="236" w:type="dxa"/>
            <w:noWrap/>
            <w:hideMark/>
          </w:tcPr>
          <w:p w14:paraId="6F4F21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398.185235</w:t>
            </w:r>
          </w:p>
        </w:tc>
        <w:tc>
          <w:tcPr>
            <w:tcW w:w="236" w:type="dxa"/>
            <w:noWrap/>
            <w:hideMark/>
          </w:tcPr>
          <w:p w14:paraId="49CA66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398.029268</w:t>
            </w:r>
          </w:p>
        </w:tc>
        <w:tc>
          <w:tcPr>
            <w:tcW w:w="236" w:type="dxa"/>
            <w:noWrap/>
            <w:hideMark/>
          </w:tcPr>
          <w:p w14:paraId="74D1A3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0.20592134</w:t>
            </w:r>
          </w:p>
        </w:tc>
      </w:tr>
      <w:tr w:rsidR="004A3F9A" w:rsidRPr="004A3F9A" w14:paraId="2377ED45" w14:textId="77777777" w:rsidTr="004A3F9A">
        <w:trPr>
          <w:trHeight w:val="20"/>
        </w:trPr>
        <w:tc>
          <w:tcPr>
            <w:tcW w:w="236" w:type="dxa"/>
            <w:noWrap/>
            <w:hideMark/>
          </w:tcPr>
          <w:p w14:paraId="6DD4A77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12287CC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648D4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0.08012825</w:t>
            </w:r>
          </w:p>
        </w:tc>
        <w:tc>
          <w:tcPr>
            <w:tcW w:w="236" w:type="dxa"/>
            <w:noWrap/>
            <w:hideMark/>
          </w:tcPr>
          <w:p w14:paraId="2303D7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0.06025797</w:t>
            </w:r>
          </w:p>
        </w:tc>
        <w:tc>
          <w:tcPr>
            <w:tcW w:w="236" w:type="dxa"/>
            <w:noWrap/>
            <w:hideMark/>
          </w:tcPr>
          <w:p w14:paraId="6573BA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0.09324341</w:t>
            </w:r>
          </w:p>
        </w:tc>
        <w:tc>
          <w:tcPr>
            <w:tcW w:w="236" w:type="dxa"/>
            <w:noWrap/>
            <w:hideMark/>
          </w:tcPr>
          <w:p w14:paraId="23D865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4292.69077</w:t>
            </w:r>
          </w:p>
        </w:tc>
        <w:tc>
          <w:tcPr>
            <w:tcW w:w="236" w:type="dxa"/>
            <w:noWrap/>
            <w:hideMark/>
          </w:tcPr>
          <w:p w14:paraId="3FAD7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1012.19252</w:t>
            </w:r>
          </w:p>
        </w:tc>
        <w:tc>
          <w:tcPr>
            <w:tcW w:w="236" w:type="dxa"/>
            <w:noWrap/>
            <w:hideMark/>
          </w:tcPr>
          <w:p w14:paraId="7CD571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0.52254639</w:t>
            </w:r>
          </w:p>
        </w:tc>
      </w:tr>
      <w:tr w:rsidR="004A3F9A" w:rsidRPr="004A3F9A" w14:paraId="6207652C" w14:textId="77777777" w:rsidTr="004A3F9A">
        <w:trPr>
          <w:trHeight w:val="20"/>
        </w:trPr>
        <w:tc>
          <w:tcPr>
            <w:tcW w:w="236" w:type="dxa"/>
            <w:noWrap/>
            <w:hideMark/>
          </w:tcPr>
          <w:p w14:paraId="4AD632A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63030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F78A1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0.02461495</w:t>
            </w:r>
          </w:p>
        </w:tc>
        <w:tc>
          <w:tcPr>
            <w:tcW w:w="236" w:type="dxa"/>
            <w:noWrap/>
            <w:hideMark/>
          </w:tcPr>
          <w:p w14:paraId="01E8CE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0.11347005</w:t>
            </w:r>
          </w:p>
        </w:tc>
        <w:tc>
          <w:tcPr>
            <w:tcW w:w="236" w:type="dxa"/>
            <w:noWrap/>
            <w:hideMark/>
          </w:tcPr>
          <w:p w14:paraId="5B3E30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0.03375462</w:t>
            </w:r>
          </w:p>
        </w:tc>
        <w:tc>
          <w:tcPr>
            <w:tcW w:w="236" w:type="dxa"/>
            <w:noWrap/>
            <w:hideMark/>
          </w:tcPr>
          <w:p w14:paraId="7BE57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963.492792</w:t>
            </w:r>
          </w:p>
        </w:tc>
        <w:tc>
          <w:tcPr>
            <w:tcW w:w="236" w:type="dxa"/>
            <w:noWrap/>
            <w:hideMark/>
          </w:tcPr>
          <w:p w14:paraId="2DC0FA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963.560334</w:t>
            </w:r>
          </w:p>
        </w:tc>
        <w:tc>
          <w:tcPr>
            <w:tcW w:w="236" w:type="dxa"/>
            <w:noWrap/>
            <w:hideMark/>
          </w:tcPr>
          <w:p w14:paraId="5F6287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0.16066922</w:t>
            </w:r>
          </w:p>
        </w:tc>
      </w:tr>
      <w:tr w:rsidR="004A3F9A" w:rsidRPr="004A3F9A" w14:paraId="042FDE94" w14:textId="77777777" w:rsidTr="004A3F9A">
        <w:trPr>
          <w:trHeight w:val="20"/>
        </w:trPr>
        <w:tc>
          <w:tcPr>
            <w:tcW w:w="236" w:type="dxa"/>
            <w:noWrap/>
            <w:hideMark/>
          </w:tcPr>
          <w:p w14:paraId="50C143A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14CD1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14D7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0.19986618</w:t>
            </w:r>
          </w:p>
        </w:tc>
        <w:tc>
          <w:tcPr>
            <w:tcW w:w="236" w:type="dxa"/>
            <w:noWrap/>
            <w:hideMark/>
          </w:tcPr>
          <w:p w14:paraId="09A1FA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0.02167004</w:t>
            </w:r>
          </w:p>
        </w:tc>
        <w:tc>
          <w:tcPr>
            <w:tcW w:w="236" w:type="dxa"/>
            <w:noWrap/>
            <w:hideMark/>
          </w:tcPr>
          <w:p w14:paraId="26151D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0.13556119</w:t>
            </w:r>
          </w:p>
        </w:tc>
        <w:tc>
          <w:tcPr>
            <w:tcW w:w="236" w:type="dxa"/>
            <w:noWrap/>
            <w:hideMark/>
          </w:tcPr>
          <w:p w14:paraId="131C9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956.241676</w:t>
            </w:r>
          </w:p>
        </w:tc>
        <w:tc>
          <w:tcPr>
            <w:tcW w:w="236" w:type="dxa"/>
            <w:noWrap/>
            <w:hideMark/>
          </w:tcPr>
          <w:p w14:paraId="4C1AA2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955.842784</w:t>
            </w:r>
          </w:p>
        </w:tc>
        <w:tc>
          <w:tcPr>
            <w:tcW w:w="236" w:type="dxa"/>
            <w:noWrap/>
            <w:hideMark/>
          </w:tcPr>
          <w:p w14:paraId="34D902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1.52437791</w:t>
            </w:r>
          </w:p>
        </w:tc>
      </w:tr>
      <w:tr w:rsidR="004A3F9A" w:rsidRPr="004A3F9A" w14:paraId="42F0C71E" w14:textId="77777777" w:rsidTr="004A3F9A">
        <w:trPr>
          <w:trHeight w:val="20"/>
        </w:trPr>
        <w:tc>
          <w:tcPr>
            <w:tcW w:w="236" w:type="dxa"/>
            <w:noWrap/>
            <w:hideMark/>
          </w:tcPr>
          <w:p w14:paraId="3B7A75E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40B251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A99F5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0.04446025</w:t>
            </w:r>
          </w:p>
        </w:tc>
        <w:tc>
          <w:tcPr>
            <w:tcW w:w="236" w:type="dxa"/>
            <w:noWrap/>
            <w:hideMark/>
          </w:tcPr>
          <w:p w14:paraId="1F77F0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0.07389371</w:t>
            </w:r>
          </w:p>
        </w:tc>
        <w:tc>
          <w:tcPr>
            <w:tcW w:w="236" w:type="dxa"/>
            <w:noWrap/>
            <w:hideMark/>
          </w:tcPr>
          <w:p w14:paraId="5764541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0.0555584</w:t>
            </w:r>
          </w:p>
        </w:tc>
        <w:tc>
          <w:tcPr>
            <w:tcW w:w="236" w:type="dxa"/>
            <w:noWrap/>
            <w:hideMark/>
          </w:tcPr>
          <w:p w14:paraId="3EFA5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606.228458</w:t>
            </w:r>
          </w:p>
        </w:tc>
        <w:tc>
          <w:tcPr>
            <w:tcW w:w="236" w:type="dxa"/>
            <w:noWrap/>
            <w:hideMark/>
          </w:tcPr>
          <w:p w14:paraId="242939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642.711882</w:t>
            </w:r>
          </w:p>
        </w:tc>
        <w:tc>
          <w:tcPr>
            <w:tcW w:w="236" w:type="dxa"/>
            <w:noWrap/>
            <w:hideMark/>
          </w:tcPr>
          <w:p w14:paraId="5C945E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0.38035432</w:t>
            </w:r>
          </w:p>
        </w:tc>
      </w:tr>
      <w:tr w:rsidR="004A3F9A" w:rsidRPr="004A3F9A" w14:paraId="6EE5BFA4" w14:textId="77777777" w:rsidTr="004A3F9A">
        <w:trPr>
          <w:trHeight w:val="20"/>
        </w:trPr>
        <w:tc>
          <w:tcPr>
            <w:tcW w:w="236" w:type="dxa"/>
            <w:noWrap/>
            <w:hideMark/>
          </w:tcPr>
          <w:p w14:paraId="2A13AC2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4FBF4C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8F3F9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0.04163422</w:t>
            </w:r>
          </w:p>
        </w:tc>
        <w:tc>
          <w:tcPr>
            <w:tcW w:w="236" w:type="dxa"/>
            <w:noWrap/>
            <w:hideMark/>
          </w:tcPr>
          <w:p w14:paraId="42A52D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0.48334241</w:t>
            </w:r>
          </w:p>
        </w:tc>
        <w:tc>
          <w:tcPr>
            <w:tcW w:w="236" w:type="dxa"/>
            <w:noWrap/>
            <w:hideMark/>
          </w:tcPr>
          <w:p w14:paraId="55BC40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0.24577139</w:t>
            </w:r>
          </w:p>
        </w:tc>
        <w:tc>
          <w:tcPr>
            <w:tcW w:w="236" w:type="dxa"/>
            <w:noWrap/>
            <w:hideMark/>
          </w:tcPr>
          <w:p w14:paraId="31FC9C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1093.43089</w:t>
            </w:r>
          </w:p>
        </w:tc>
        <w:tc>
          <w:tcPr>
            <w:tcW w:w="236" w:type="dxa"/>
            <w:noWrap/>
            <w:hideMark/>
          </w:tcPr>
          <w:p w14:paraId="430CA7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1092.4182</w:t>
            </w:r>
          </w:p>
        </w:tc>
        <w:tc>
          <w:tcPr>
            <w:tcW w:w="236" w:type="dxa"/>
            <w:noWrap/>
            <w:hideMark/>
          </w:tcPr>
          <w:p w14:paraId="576F96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0.25484125</w:t>
            </w:r>
          </w:p>
        </w:tc>
      </w:tr>
      <w:tr w:rsidR="004A3F9A" w:rsidRPr="004A3F9A" w14:paraId="6410F89A" w14:textId="77777777" w:rsidTr="004A3F9A">
        <w:trPr>
          <w:trHeight w:val="20"/>
        </w:trPr>
        <w:tc>
          <w:tcPr>
            <w:tcW w:w="236" w:type="dxa"/>
            <w:noWrap/>
            <w:hideMark/>
          </w:tcPr>
          <w:p w14:paraId="7EF5F53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CCCCB3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79C08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0.01023562</w:t>
            </w:r>
          </w:p>
        </w:tc>
        <w:tc>
          <w:tcPr>
            <w:tcW w:w="236" w:type="dxa"/>
            <w:noWrap/>
            <w:hideMark/>
          </w:tcPr>
          <w:p w14:paraId="57EC6C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0.01947166</w:t>
            </w:r>
          </w:p>
        </w:tc>
        <w:tc>
          <w:tcPr>
            <w:tcW w:w="236" w:type="dxa"/>
            <w:noWrap/>
            <w:hideMark/>
          </w:tcPr>
          <w:p w14:paraId="241A9F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0.0247927</w:t>
            </w:r>
          </w:p>
        </w:tc>
        <w:tc>
          <w:tcPr>
            <w:tcW w:w="236" w:type="dxa"/>
            <w:noWrap/>
            <w:hideMark/>
          </w:tcPr>
          <w:p w14:paraId="2C66CE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1015.12253</w:t>
            </w:r>
          </w:p>
        </w:tc>
        <w:tc>
          <w:tcPr>
            <w:tcW w:w="236" w:type="dxa"/>
            <w:noWrap/>
            <w:hideMark/>
          </w:tcPr>
          <w:p w14:paraId="7EFC3B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356.753845</w:t>
            </w:r>
          </w:p>
        </w:tc>
        <w:tc>
          <w:tcPr>
            <w:tcW w:w="236" w:type="dxa"/>
            <w:noWrap/>
            <w:hideMark/>
          </w:tcPr>
          <w:p w14:paraId="2D8BB7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0.54782084</w:t>
            </w:r>
          </w:p>
        </w:tc>
      </w:tr>
      <w:tr w:rsidR="004A3F9A" w:rsidRPr="004A3F9A" w14:paraId="779BBF0C" w14:textId="77777777" w:rsidTr="004A3F9A">
        <w:trPr>
          <w:trHeight w:val="20"/>
        </w:trPr>
        <w:tc>
          <w:tcPr>
            <w:tcW w:w="236" w:type="dxa"/>
            <w:noWrap/>
            <w:hideMark/>
          </w:tcPr>
          <w:p w14:paraId="7A1E069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CF0604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CAA09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0.02824956</w:t>
            </w:r>
          </w:p>
        </w:tc>
        <w:tc>
          <w:tcPr>
            <w:tcW w:w="236" w:type="dxa"/>
            <w:noWrap/>
            <w:hideMark/>
          </w:tcPr>
          <w:p w14:paraId="023DB2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8.59686616</w:t>
            </w:r>
          </w:p>
        </w:tc>
        <w:tc>
          <w:tcPr>
            <w:tcW w:w="236" w:type="dxa"/>
            <w:noWrap/>
            <w:hideMark/>
          </w:tcPr>
          <w:p w14:paraId="13FD71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5.69766657</w:t>
            </w:r>
          </w:p>
        </w:tc>
        <w:tc>
          <w:tcPr>
            <w:tcW w:w="236" w:type="dxa"/>
            <w:noWrap/>
            <w:hideMark/>
          </w:tcPr>
          <w:p w14:paraId="7CFC862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583.224333</w:t>
            </w:r>
          </w:p>
        </w:tc>
        <w:tc>
          <w:tcPr>
            <w:tcW w:w="236" w:type="dxa"/>
            <w:noWrap/>
            <w:hideMark/>
          </w:tcPr>
          <w:p w14:paraId="7EB369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583.224333</w:t>
            </w:r>
          </w:p>
        </w:tc>
        <w:tc>
          <w:tcPr>
            <w:tcW w:w="236" w:type="dxa"/>
            <w:noWrap/>
            <w:hideMark/>
          </w:tcPr>
          <w:p w14:paraId="43D5AE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0.33126481</w:t>
            </w:r>
          </w:p>
        </w:tc>
      </w:tr>
      <w:tr w:rsidR="004A3F9A" w:rsidRPr="004A3F9A" w14:paraId="71DB6996" w14:textId="77777777" w:rsidTr="004A3F9A">
        <w:trPr>
          <w:trHeight w:val="20"/>
        </w:trPr>
        <w:tc>
          <w:tcPr>
            <w:tcW w:w="236" w:type="dxa"/>
            <w:noWrap/>
            <w:hideMark/>
          </w:tcPr>
          <w:p w14:paraId="2CFD2E2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7DFDB7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F259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0.00759099</w:t>
            </w:r>
          </w:p>
        </w:tc>
        <w:tc>
          <w:tcPr>
            <w:tcW w:w="236" w:type="dxa"/>
            <w:noWrap/>
            <w:hideMark/>
          </w:tcPr>
          <w:p w14:paraId="394DB5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0.20251442</w:t>
            </w:r>
          </w:p>
        </w:tc>
        <w:tc>
          <w:tcPr>
            <w:tcW w:w="236" w:type="dxa"/>
            <w:noWrap/>
            <w:hideMark/>
          </w:tcPr>
          <w:p w14:paraId="753B17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0.11394444</w:t>
            </w:r>
          </w:p>
        </w:tc>
        <w:tc>
          <w:tcPr>
            <w:tcW w:w="236" w:type="dxa"/>
            <w:noWrap/>
            <w:hideMark/>
          </w:tcPr>
          <w:p w14:paraId="76F7C6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740.85253</w:t>
            </w:r>
          </w:p>
        </w:tc>
        <w:tc>
          <w:tcPr>
            <w:tcW w:w="236" w:type="dxa"/>
            <w:noWrap/>
            <w:hideMark/>
          </w:tcPr>
          <w:p w14:paraId="1A776A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727.995877</w:t>
            </w:r>
          </w:p>
        </w:tc>
        <w:tc>
          <w:tcPr>
            <w:tcW w:w="236" w:type="dxa"/>
            <w:noWrap/>
            <w:hideMark/>
          </w:tcPr>
          <w:p w14:paraId="723B8E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0.27999627</w:t>
            </w:r>
          </w:p>
        </w:tc>
      </w:tr>
      <w:tr w:rsidR="004A3F9A" w:rsidRPr="004A3F9A" w14:paraId="6C53BA3C" w14:textId="77777777" w:rsidTr="004A3F9A">
        <w:trPr>
          <w:trHeight w:val="20"/>
        </w:trPr>
        <w:tc>
          <w:tcPr>
            <w:tcW w:w="236" w:type="dxa"/>
            <w:noWrap/>
            <w:hideMark/>
          </w:tcPr>
          <w:p w14:paraId="096E9B3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7344C92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0E668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0.04769792</w:t>
            </w:r>
          </w:p>
        </w:tc>
        <w:tc>
          <w:tcPr>
            <w:tcW w:w="236" w:type="dxa"/>
            <w:noWrap/>
            <w:hideMark/>
          </w:tcPr>
          <w:p w14:paraId="123307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0.5448742</w:t>
            </w:r>
          </w:p>
        </w:tc>
        <w:tc>
          <w:tcPr>
            <w:tcW w:w="236" w:type="dxa"/>
            <w:noWrap/>
            <w:hideMark/>
          </w:tcPr>
          <w:p w14:paraId="4AC4E2D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0.17420824</w:t>
            </w:r>
          </w:p>
        </w:tc>
        <w:tc>
          <w:tcPr>
            <w:tcW w:w="236" w:type="dxa"/>
            <w:noWrap/>
            <w:hideMark/>
          </w:tcPr>
          <w:p w14:paraId="7E3E818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746.603781</w:t>
            </w:r>
          </w:p>
        </w:tc>
        <w:tc>
          <w:tcPr>
            <w:tcW w:w="236" w:type="dxa"/>
            <w:noWrap/>
            <w:hideMark/>
          </w:tcPr>
          <w:p w14:paraId="3EFD1A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743.041502</w:t>
            </w:r>
          </w:p>
        </w:tc>
        <w:tc>
          <w:tcPr>
            <w:tcW w:w="236" w:type="dxa"/>
            <w:noWrap/>
            <w:hideMark/>
          </w:tcPr>
          <w:p w14:paraId="0EF51C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0.15812164</w:t>
            </w:r>
          </w:p>
        </w:tc>
      </w:tr>
      <w:tr w:rsidR="004A3F9A" w:rsidRPr="004A3F9A" w14:paraId="742B8DA3" w14:textId="77777777" w:rsidTr="004A3F9A">
        <w:trPr>
          <w:trHeight w:val="20"/>
        </w:trPr>
        <w:tc>
          <w:tcPr>
            <w:tcW w:w="236" w:type="dxa"/>
            <w:noWrap/>
            <w:hideMark/>
          </w:tcPr>
          <w:p w14:paraId="631C78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563B0AD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21CF3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0.01275457</w:t>
            </w:r>
          </w:p>
        </w:tc>
        <w:tc>
          <w:tcPr>
            <w:tcW w:w="236" w:type="dxa"/>
            <w:noWrap/>
            <w:hideMark/>
          </w:tcPr>
          <w:p w14:paraId="1BB6D5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0.05890604</w:t>
            </w:r>
          </w:p>
        </w:tc>
        <w:tc>
          <w:tcPr>
            <w:tcW w:w="236" w:type="dxa"/>
            <w:noWrap/>
            <w:hideMark/>
          </w:tcPr>
          <w:p w14:paraId="5016A7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0.05316311</w:t>
            </w:r>
          </w:p>
        </w:tc>
        <w:tc>
          <w:tcPr>
            <w:tcW w:w="236" w:type="dxa"/>
            <w:noWrap/>
            <w:hideMark/>
          </w:tcPr>
          <w:p w14:paraId="102700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575.924195</w:t>
            </w:r>
          </w:p>
        </w:tc>
        <w:tc>
          <w:tcPr>
            <w:tcW w:w="236" w:type="dxa"/>
            <w:noWrap/>
            <w:hideMark/>
          </w:tcPr>
          <w:p w14:paraId="433CAA0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575.922976</w:t>
            </w:r>
          </w:p>
        </w:tc>
        <w:tc>
          <w:tcPr>
            <w:tcW w:w="236" w:type="dxa"/>
            <w:noWrap/>
            <w:hideMark/>
          </w:tcPr>
          <w:p w14:paraId="0953F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0.83698316</w:t>
            </w:r>
          </w:p>
        </w:tc>
      </w:tr>
      <w:tr w:rsidR="004A3F9A" w:rsidRPr="004A3F9A" w14:paraId="4FC86FD3" w14:textId="77777777" w:rsidTr="004A3F9A">
        <w:trPr>
          <w:trHeight w:val="20"/>
        </w:trPr>
        <w:tc>
          <w:tcPr>
            <w:tcW w:w="236" w:type="dxa"/>
            <w:noWrap/>
            <w:hideMark/>
          </w:tcPr>
          <w:p w14:paraId="45E58B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121D977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44759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0.01689401</w:t>
            </w:r>
          </w:p>
        </w:tc>
        <w:tc>
          <w:tcPr>
            <w:tcW w:w="236" w:type="dxa"/>
            <w:noWrap/>
            <w:hideMark/>
          </w:tcPr>
          <w:p w14:paraId="103B14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0.11665591</w:t>
            </w:r>
          </w:p>
        </w:tc>
        <w:tc>
          <w:tcPr>
            <w:tcW w:w="236" w:type="dxa"/>
            <w:noWrap/>
            <w:hideMark/>
          </w:tcPr>
          <w:p w14:paraId="4581FD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0.19105004</w:t>
            </w:r>
          </w:p>
        </w:tc>
        <w:tc>
          <w:tcPr>
            <w:tcW w:w="236" w:type="dxa"/>
            <w:noWrap/>
            <w:hideMark/>
          </w:tcPr>
          <w:p w14:paraId="26EDD5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729.618851</w:t>
            </w:r>
          </w:p>
        </w:tc>
        <w:tc>
          <w:tcPr>
            <w:tcW w:w="236" w:type="dxa"/>
            <w:noWrap/>
            <w:hideMark/>
          </w:tcPr>
          <w:p w14:paraId="0D1CC3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752.517491</w:t>
            </w:r>
          </w:p>
        </w:tc>
        <w:tc>
          <w:tcPr>
            <w:tcW w:w="236" w:type="dxa"/>
            <w:noWrap/>
            <w:hideMark/>
          </w:tcPr>
          <w:p w14:paraId="238C132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0.81823637</w:t>
            </w:r>
          </w:p>
        </w:tc>
      </w:tr>
      <w:tr w:rsidR="004A3F9A" w:rsidRPr="004A3F9A" w14:paraId="0FD7E065" w14:textId="77777777" w:rsidTr="004A3F9A">
        <w:trPr>
          <w:trHeight w:val="20"/>
        </w:trPr>
        <w:tc>
          <w:tcPr>
            <w:tcW w:w="236" w:type="dxa"/>
            <w:noWrap/>
            <w:hideMark/>
          </w:tcPr>
          <w:p w14:paraId="5776E09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06940D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8E8FD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0.01306143</w:t>
            </w:r>
          </w:p>
        </w:tc>
        <w:tc>
          <w:tcPr>
            <w:tcW w:w="236" w:type="dxa"/>
            <w:noWrap/>
            <w:hideMark/>
          </w:tcPr>
          <w:p w14:paraId="1D63FE3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0.05363067</w:t>
            </w:r>
          </w:p>
        </w:tc>
        <w:tc>
          <w:tcPr>
            <w:tcW w:w="236" w:type="dxa"/>
            <w:noWrap/>
            <w:hideMark/>
          </w:tcPr>
          <w:p w14:paraId="201D60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0.04043872</w:t>
            </w:r>
          </w:p>
        </w:tc>
        <w:tc>
          <w:tcPr>
            <w:tcW w:w="236" w:type="dxa"/>
            <w:noWrap/>
            <w:hideMark/>
          </w:tcPr>
          <w:p w14:paraId="221654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1000.56226</w:t>
            </w:r>
          </w:p>
        </w:tc>
        <w:tc>
          <w:tcPr>
            <w:tcW w:w="236" w:type="dxa"/>
            <w:noWrap/>
            <w:hideMark/>
          </w:tcPr>
          <w:p w14:paraId="4DA1C6E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1097.78395</w:t>
            </w:r>
          </w:p>
        </w:tc>
        <w:tc>
          <w:tcPr>
            <w:tcW w:w="236" w:type="dxa"/>
            <w:noWrap/>
            <w:hideMark/>
          </w:tcPr>
          <w:p w14:paraId="5257DD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0.3387305</w:t>
            </w:r>
          </w:p>
        </w:tc>
      </w:tr>
      <w:tr w:rsidR="004A3F9A" w:rsidRPr="004A3F9A" w14:paraId="5F77BC28" w14:textId="77777777" w:rsidTr="004A3F9A">
        <w:trPr>
          <w:trHeight w:val="20"/>
        </w:trPr>
        <w:tc>
          <w:tcPr>
            <w:tcW w:w="236" w:type="dxa"/>
            <w:noWrap/>
            <w:hideMark/>
          </w:tcPr>
          <w:p w14:paraId="67C8451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0EE79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D623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0.08492402</w:t>
            </w:r>
          </w:p>
        </w:tc>
        <w:tc>
          <w:tcPr>
            <w:tcW w:w="236" w:type="dxa"/>
            <w:noWrap/>
            <w:hideMark/>
          </w:tcPr>
          <w:p w14:paraId="012B3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0.28845223</w:t>
            </w:r>
          </w:p>
        </w:tc>
        <w:tc>
          <w:tcPr>
            <w:tcW w:w="236" w:type="dxa"/>
            <w:noWrap/>
            <w:hideMark/>
          </w:tcPr>
          <w:p w14:paraId="727B3F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0.27379223</w:t>
            </w:r>
          </w:p>
        </w:tc>
        <w:tc>
          <w:tcPr>
            <w:tcW w:w="236" w:type="dxa"/>
            <w:noWrap/>
            <w:hideMark/>
          </w:tcPr>
          <w:p w14:paraId="7D35B1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339.642254</w:t>
            </w:r>
          </w:p>
        </w:tc>
        <w:tc>
          <w:tcPr>
            <w:tcW w:w="236" w:type="dxa"/>
            <w:noWrap/>
            <w:hideMark/>
          </w:tcPr>
          <w:p w14:paraId="0FDBAC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343.354377</w:t>
            </w:r>
          </w:p>
        </w:tc>
        <w:tc>
          <w:tcPr>
            <w:tcW w:w="236" w:type="dxa"/>
            <w:noWrap/>
            <w:hideMark/>
          </w:tcPr>
          <w:p w14:paraId="7980DB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0.48334722</w:t>
            </w:r>
          </w:p>
        </w:tc>
      </w:tr>
    </w:tbl>
    <w:p w14:paraId="2F3EE07F" w14:textId="77777777" w:rsidR="00682E97" w:rsidRPr="002B0243" w:rsidRDefault="00682E97" w:rsidP="004C7D04">
      <w:pPr>
        <w:rPr>
          <w:rFonts w:ascii="Times New Roman" w:hAnsi="Times New Roman" w:cs="Times New Roman"/>
        </w:rPr>
      </w:pPr>
    </w:p>
    <w:p w14:paraId="1A373697"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5335F926" w14:textId="34D60C8B"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S6.</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BIO14</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5C7E66F0" w14:textId="77777777" w:rsidTr="004A3F9A">
        <w:trPr>
          <w:trHeight w:val="20"/>
        </w:trPr>
        <w:tc>
          <w:tcPr>
            <w:tcW w:w="236" w:type="dxa"/>
            <w:noWrap/>
            <w:hideMark/>
          </w:tcPr>
          <w:p w14:paraId="01782A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7A15996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29AAE36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BE3BE4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0B06FF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67A74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42C29C4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EF1C77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725F7EBF" w14:textId="77777777" w:rsidTr="004A3F9A">
        <w:trPr>
          <w:trHeight w:val="20"/>
        </w:trPr>
        <w:tc>
          <w:tcPr>
            <w:tcW w:w="236" w:type="dxa"/>
            <w:noWrap/>
            <w:hideMark/>
          </w:tcPr>
          <w:p w14:paraId="783FFA4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4972322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CFA64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0.04579259</w:t>
            </w:r>
          </w:p>
        </w:tc>
        <w:tc>
          <w:tcPr>
            <w:tcW w:w="236" w:type="dxa"/>
            <w:noWrap/>
            <w:hideMark/>
          </w:tcPr>
          <w:p w14:paraId="6CF6D8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0.47798098</w:t>
            </w:r>
          </w:p>
        </w:tc>
        <w:tc>
          <w:tcPr>
            <w:tcW w:w="236" w:type="dxa"/>
            <w:noWrap/>
            <w:hideMark/>
          </w:tcPr>
          <w:p w14:paraId="54D442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0.48552629</w:t>
            </w:r>
          </w:p>
        </w:tc>
        <w:tc>
          <w:tcPr>
            <w:tcW w:w="236" w:type="dxa"/>
            <w:noWrap/>
            <w:hideMark/>
          </w:tcPr>
          <w:p w14:paraId="6E0854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9.9509342</w:t>
            </w:r>
          </w:p>
        </w:tc>
        <w:tc>
          <w:tcPr>
            <w:tcW w:w="236" w:type="dxa"/>
            <w:noWrap/>
            <w:hideMark/>
          </w:tcPr>
          <w:p w14:paraId="50AE46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10.0914011</w:t>
            </w:r>
          </w:p>
        </w:tc>
        <w:tc>
          <w:tcPr>
            <w:tcW w:w="236" w:type="dxa"/>
            <w:noWrap/>
            <w:hideMark/>
          </w:tcPr>
          <w:p w14:paraId="48DD71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0.51430865</w:t>
            </w:r>
          </w:p>
        </w:tc>
      </w:tr>
      <w:tr w:rsidR="004A3F9A" w:rsidRPr="004A3F9A" w14:paraId="7B7D004D" w14:textId="77777777" w:rsidTr="004A3F9A">
        <w:trPr>
          <w:trHeight w:val="20"/>
        </w:trPr>
        <w:tc>
          <w:tcPr>
            <w:tcW w:w="236" w:type="dxa"/>
            <w:noWrap/>
            <w:hideMark/>
          </w:tcPr>
          <w:p w14:paraId="548E515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72D4068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B0AFC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0.03415206</w:t>
            </w:r>
          </w:p>
        </w:tc>
        <w:tc>
          <w:tcPr>
            <w:tcW w:w="236" w:type="dxa"/>
            <w:noWrap/>
            <w:hideMark/>
          </w:tcPr>
          <w:p w14:paraId="7F9202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0.24270092</w:t>
            </w:r>
          </w:p>
        </w:tc>
        <w:tc>
          <w:tcPr>
            <w:tcW w:w="236" w:type="dxa"/>
            <w:noWrap/>
            <w:hideMark/>
          </w:tcPr>
          <w:p w14:paraId="1F7E2A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0.51299472</w:t>
            </w:r>
          </w:p>
        </w:tc>
        <w:tc>
          <w:tcPr>
            <w:tcW w:w="236" w:type="dxa"/>
            <w:noWrap/>
            <w:hideMark/>
          </w:tcPr>
          <w:p w14:paraId="46332C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6.59550892</w:t>
            </w:r>
          </w:p>
        </w:tc>
        <w:tc>
          <w:tcPr>
            <w:tcW w:w="236" w:type="dxa"/>
            <w:noWrap/>
            <w:hideMark/>
          </w:tcPr>
          <w:p w14:paraId="3441FC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6.60005843</w:t>
            </w:r>
          </w:p>
        </w:tc>
        <w:tc>
          <w:tcPr>
            <w:tcW w:w="236" w:type="dxa"/>
            <w:noWrap/>
            <w:hideMark/>
          </w:tcPr>
          <w:p w14:paraId="62914E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1.05972644</w:t>
            </w:r>
          </w:p>
        </w:tc>
      </w:tr>
      <w:tr w:rsidR="004A3F9A" w:rsidRPr="004A3F9A" w14:paraId="18DE5171" w14:textId="77777777" w:rsidTr="004A3F9A">
        <w:trPr>
          <w:trHeight w:val="20"/>
        </w:trPr>
        <w:tc>
          <w:tcPr>
            <w:tcW w:w="236" w:type="dxa"/>
            <w:noWrap/>
            <w:hideMark/>
          </w:tcPr>
          <w:p w14:paraId="0581839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54A1BD7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BEEBC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0.01662286</w:t>
            </w:r>
          </w:p>
        </w:tc>
        <w:tc>
          <w:tcPr>
            <w:tcW w:w="236" w:type="dxa"/>
            <w:noWrap/>
            <w:hideMark/>
          </w:tcPr>
          <w:p w14:paraId="70C9EE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0.13450909</w:t>
            </w:r>
          </w:p>
        </w:tc>
        <w:tc>
          <w:tcPr>
            <w:tcW w:w="236" w:type="dxa"/>
            <w:noWrap/>
            <w:hideMark/>
          </w:tcPr>
          <w:p w14:paraId="0DD080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0.33430538</w:t>
            </w:r>
          </w:p>
        </w:tc>
        <w:tc>
          <w:tcPr>
            <w:tcW w:w="236" w:type="dxa"/>
            <w:noWrap/>
            <w:hideMark/>
          </w:tcPr>
          <w:p w14:paraId="12D1C4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10.7888516</w:t>
            </w:r>
          </w:p>
        </w:tc>
        <w:tc>
          <w:tcPr>
            <w:tcW w:w="236" w:type="dxa"/>
            <w:noWrap/>
            <w:hideMark/>
          </w:tcPr>
          <w:p w14:paraId="14634B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10.5621439</w:t>
            </w:r>
          </w:p>
        </w:tc>
        <w:tc>
          <w:tcPr>
            <w:tcW w:w="236" w:type="dxa"/>
            <w:noWrap/>
            <w:hideMark/>
          </w:tcPr>
          <w:p w14:paraId="4065B50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1.242724</w:t>
            </w:r>
          </w:p>
        </w:tc>
      </w:tr>
      <w:tr w:rsidR="004A3F9A" w:rsidRPr="004A3F9A" w14:paraId="31875D24" w14:textId="77777777" w:rsidTr="004A3F9A">
        <w:trPr>
          <w:trHeight w:val="20"/>
        </w:trPr>
        <w:tc>
          <w:tcPr>
            <w:tcW w:w="236" w:type="dxa"/>
            <w:noWrap/>
            <w:hideMark/>
          </w:tcPr>
          <w:p w14:paraId="23E7209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74DAE23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C25B7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1.75095961</w:t>
            </w:r>
          </w:p>
        </w:tc>
        <w:tc>
          <w:tcPr>
            <w:tcW w:w="236" w:type="dxa"/>
            <w:noWrap/>
            <w:hideMark/>
          </w:tcPr>
          <w:p w14:paraId="1E0E6F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7.13680715</w:t>
            </w:r>
          </w:p>
        </w:tc>
        <w:tc>
          <w:tcPr>
            <w:tcW w:w="236" w:type="dxa"/>
            <w:noWrap/>
            <w:hideMark/>
          </w:tcPr>
          <w:p w14:paraId="2AD9FC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12.3092249</w:t>
            </w:r>
          </w:p>
        </w:tc>
        <w:tc>
          <w:tcPr>
            <w:tcW w:w="236" w:type="dxa"/>
            <w:noWrap/>
            <w:hideMark/>
          </w:tcPr>
          <w:p w14:paraId="07C879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13.303918</w:t>
            </w:r>
          </w:p>
        </w:tc>
        <w:tc>
          <w:tcPr>
            <w:tcW w:w="236" w:type="dxa"/>
            <w:noWrap/>
            <w:hideMark/>
          </w:tcPr>
          <w:p w14:paraId="30EBAF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13.4428904</w:t>
            </w:r>
          </w:p>
        </w:tc>
        <w:tc>
          <w:tcPr>
            <w:tcW w:w="236" w:type="dxa"/>
            <w:noWrap/>
            <w:hideMark/>
          </w:tcPr>
          <w:p w14:paraId="5CC5F6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0.86253332</w:t>
            </w:r>
          </w:p>
        </w:tc>
      </w:tr>
      <w:tr w:rsidR="004A3F9A" w:rsidRPr="004A3F9A" w14:paraId="1B56108C" w14:textId="77777777" w:rsidTr="004A3F9A">
        <w:trPr>
          <w:trHeight w:val="20"/>
        </w:trPr>
        <w:tc>
          <w:tcPr>
            <w:tcW w:w="236" w:type="dxa"/>
            <w:noWrap/>
            <w:hideMark/>
          </w:tcPr>
          <w:p w14:paraId="310CEE2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5818C08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89EF8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0.01397567</w:t>
            </w:r>
          </w:p>
        </w:tc>
        <w:tc>
          <w:tcPr>
            <w:tcW w:w="236" w:type="dxa"/>
            <w:noWrap/>
            <w:hideMark/>
          </w:tcPr>
          <w:p w14:paraId="15C335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0.10438049</w:t>
            </w:r>
          </w:p>
        </w:tc>
        <w:tc>
          <w:tcPr>
            <w:tcW w:w="236" w:type="dxa"/>
            <w:noWrap/>
            <w:hideMark/>
          </w:tcPr>
          <w:p w14:paraId="7CE5EB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0.18847685</w:t>
            </w:r>
          </w:p>
        </w:tc>
        <w:tc>
          <w:tcPr>
            <w:tcW w:w="236" w:type="dxa"/>
            <w:noWrap/>
            <w:hideMark/>
          </w:tcPr>
          <w:p w14:paraId="1B8CF5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13.2250231</w:t>
            </w:r>
          </w:p>
        </w:tc>
        <w:tc>
          <w:tcPr>
            <w:tcW w:w="236" w:type="dxa"/>
            <w:noWrap/>
            <w:hideMark/>
          </w:tcPr>
          <w:p w14:paraId="09BC89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14.024651</w:t>
            </w:r>
          </w:p>
        </w:tc>
        <w:tc>
          <w:tcPr>
            <w:tcW w:w="236" w:type="dxa"/>
            <w:noWrap/>
            <w:hideMark/>
          </w:tcPr>
          <w:p w14:paraId="20E8BA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0.91156299</w:t>
            </w:r>
          </w:p>
        </w:tc>
      </w:tr>
      <w:tr w:rsidR="004A3F9A" w:rsidRPr="004A3F9A" w14:paraId="4294B330" w14:textId="77777777" w:rsidTr="004A3F9A">
        <w:trPr>
          <w:trHeight w:val="20"/>
        </w:trPr>
        <w:tc>
          <w:tcPr>
            <w:tcW w:w="236" w:type="dxa"/>
            <w:noWrap/>
            <w:hideMark/>
          </w:tcPr>
          <w:p w14:paraId="4FC5974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49AF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7EBF9F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0.05477588</w:t>
            </w:r>
          </w:p>
        </w:tc>
        <w:tc>
          <w:tcPr>
            <w:tcW w:w="236" w:type="dxa"/>
            <w:noWrap/>
            <w:hideMark/>
          </w:tcPr>
          <w:p w14:paraId="22E236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0.33993062</w:t>
            </w:r>
          </w:p>
        </w:tc>
        <w:tc>
          <w:tcPr>
            <w:tcW w:w="236" w:type="dxa"/>
            <w:noWrap/>
            <w:hideMark/>
          </w:tcPr>
          <w:p w14:paraId="5B5D32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0.6134576</w:t>
            </w:r>
          </w:p>
        </w:tc>
        <w:tc>
          <w:tcPr>
            <w:tcW w:w="236" w:type="dxa"/>
            <w:noWrap/>
            <w:hideMark/>
          </w:tcPr>
          <w:p w14:paraId="21721A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8.48687684</w:t>
            </w:r>
          </w:p>
        </w:tc>
        <w:tc>
          <w:tcPr>
            <w:tcW w:w="236" w:type="dxa"/>
            <w:noWrap/>
            <w:hideMark/>
          </w:tcPr>
          <w:p w14:paraId="316E32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8.47316861</w:t>
            </w:r>
          </w:p>
        </w:tc>
        <w:tc>
          <w:tcPr>
            <w:tcW w:w="236" w:type="dxa"/>
            <w:noWrap/>
            <w:hideMark/>
          </w:tcPr>
          <w:p w14:paraId="6B8403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0.9020602</w:t>
            </w:r>
          </w:p>
        </w:tc>
      </w:tr>
      <w:tr w:rsidR="004A3F9A" w:rsidRPr="004A3F9A" w14:paraId="71C4ABF8" w14:textId="77777777" w:rsidTr="004A3F9A">
        <w:trPr>
          <w:trHeight w:val="20"/>
        </w:trPr>
        <w:tc>
          <w:tcPr>
            <w:tcW w:w="236" w:type="dxa"/>
            <w:noWrap/>
            <w:hideMark/>
          </w:tcPr>
          <w:p w14:paraId="5DAB0E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66A852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F831E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0.032016</w:t>
            </w:r>
          </w:p>
        </w:tc>
        <w:tc>
          <w:tcPr>
            <w:tcW w:w="236" w:type="dxa"/>
            <w:noWrap/>
            <w:hideMark/>
          </w:tcPr>
          <w:p w14:paraId="243346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5.10328054</w:t>
            </w:r>
          </w:p>
        </w:tc>
        <w:tc>
          <w:tcPr>
            <w:tcW w:w="236" w:type="dxa"/>
            <w:noWrap/>
            <w:hideMark/>
          </w:tcPr>
          <w:p w14:paraId="5E13C7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7.85332442</w:t>
            </w:r>
          </w:p>
        </w:tc>
        <w:tc>
          <w:tcPr>
            <w:tcW w:w="236" w:type="dxa"/>
            <w:noWrap/>
            <w:hideMark/>
          </w:tcPr>
          <w:p w14:paraId="37D684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27.2031202</w:t>
            </w:r>
          </w:p>
        </w:tc>
        <w:tc>
          <w:tcPr>
            <w:tcW w:w="236" w:type="dxa"/>
            <w:noWrap/>
            <w:hideMark/>
          </w:tcPr>
          <w:p w14:paraId="3BB37A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27.1629205</w:t>
            </w:r>
          </w:p>
        </w:tc>
        <w:tc>
          <w:tcPr>
            <w:tcW w:w="236" w:type="dxa"/>
            <w:noWrap/>
            <w:hideMark/>
          </w:tcPr>
          <w:p w14:paraId="6F6ADD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0.77100091</w:t>
            </w:r>
          </w:p>
        </w:tc>
      </w:tr>
      <w:tr w:rsidR="004A3F9A" w:rsidRPr="004A3F9A" w14:paraId="5BE9B589" w14:textId="77777777" w:rsidTr="004A3F9A">
        <w:trPr>
          <w:trHeight w:val="20"/>
        </w:trPr>
        <w:tc>
          <w:tcPr>
            <w:tcW w:w="236" w:type="dxa"/>
            <w:noWrap/>
            <w:hideMark/>
          </w:tcPr>
          <w:p w14:paraId="2106448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087EC2A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1FD9C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0.06311925</w:t>
            </w:r>
          </w:p>
        </w:tc>
        <w:tc>
          <w:tcPr>
            <w:tcW w:w="236" w:type="dxa"/>
            <w:noWrap/>
            <w:hideMark/>
          </w:tcPr>
          <w:p w14:paraId="796666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0.11819022</w:t>
            </w:r>
          </w:p>
        </w:tc>
        <w:tc>
          <w:tcPr>
            <w:tcW w:w="236" w:type="dxa"/>
            <w:noWrap/>
            <w:hideMark/>
          </w:tcPr>
          <w:p w14:paraId="688A32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0.25717259</w:t>
            </w:r>
          </w:p>
        </w:tc>
        <w:tc>
          <w:tcPr>
            <w:tcW w:w="236" w:type="dxa"/>
            <w:noWrap/>
            <w:hideMark/>
          </w:tcPr>
          <w:p w14:paraId="18B9D4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7.93199866</w:t>
            </w:r>
          </w:p>
        </w:tc>
        <w:tc>
          <w:tcPr>
            <w:tcW w:w="236" w:type="dxa"/>
            <w:noWrap/>
            <w:hideMark/>
          </w:tcPr>
          <w:p w14:paraId="2C2581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8.18382079</w:t>
            </w:r>
          </w:p>
        </w:tc>
        <w:tc>
          <w:tcPr>
            <w:tcW w:w="236" w:type="dxa"/>
            <w:noWrap/>
            <w:hideMark/>
          </w:tcPr>
          <w:p w14:paraId="35F390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1.08767445</w:t>
            </w:r>
          </w:p>
        </w:tc>
      </w:tr>
      <w:tr w:rsidR="004A3F9A" w:rsidRPr="004A3F9A" w14:paraId="09915915" w14:textId="77777777" w:rsidTr="004A3F9A">
        <w:trPr>
          <w:trHeight w:val="20"/>
        </w:trPr>
        <w:tc>
          <w:tcPr>
            <w:tcW w:w="236" w:type="dxa"/>
            <w:noWrap/>
            <w:hideMark/>
          </w:tcPr>
          <w:p w14:paraId="2FE623C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2AF88A4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BDD83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0.26964558</w:t>
            </w:r>
          </w:p>
        </w:tc>
        <w:tc>
          <w:tcPr>
            <w:tcW w:w="236" w:type="dxa"/>
            <w:noWrap/>
            <w:hideMark/>
          </w:tcPr>
          <w:p w14:paraId="1C0ECB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0.15524033</w:t>
            </w:r>
          </w:p>
        </w:tc>
        <w:tc>
          <w:tcPr>
            <w:tcW w:w="236" w:type="dxa"/>
            <w:noWrap/>
            <w:hideMark/>
          </w:tcPr>
          <w:p w14:paraId="7EB0C9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0.18166066</w:t>
            </w:r>
          </w:p>
        </w:tc>
        <w:tc>
          <w:tcPr>
            <w:tcW w:w="236" w:type="dxa"/>
            <w:noWrap/>
            <w:hideMark/>
          </w:tcPr>
          <w:p w14:paraId="5F40BDE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9.40973286</w:t>
            </w:r>
          </w:p>
        </w:tc>
        <w:tc>
          <w:tcPr>
            <w:tcW w:w="236" w:type="dxa"/>
            <w:noWrap/>
            <w:hideMark/>
          </w:tcPr>
          <w:p w14:paraId="51C32C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8.97862281</w:t>
            </w:r>
          </w:p>
        </w:tc>
        <w:tc>
          <w:tcPr>
            <w:tcW w:w="236" w:type="dxa"/>
            <w:noWrap/>
            <w:hideMark/>
          </w:tcPr>
          <w:p w14:paraId="477FB6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0.83748149</w:t>
            </w:r>
          </w:p>
        </w:tc>
      </w:tr>
      <w:tr w:rsidR="004A3F9A" w:rsidRPr="004A3F9A" w14:paraId="79E93166" w14:textId="77777777" w:rsidTr="004A3F9A">
        <w:trPr>
          <w:trHeight w:val="20"/>
        </w:trPr>
        <w:tc>
          <w:tcPr>
            <w:tcW w:w="236" w:type="dxa"/>
            <w:noWrap/>
            <w:hideMark/>
          </w:tcPr>
          <w:p w14:paraId="281342D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5F8CFA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54342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0.08640687</w:t>
            </w:r>
          </w:p>
        </w:tc>
        <w:tc>
          <w:tcPr>
            <w:tcW w:w="236" w:type="dxa"/>
            <w:noWrap/>
            <w:hideMark/>
          </w:tcPr>
          <w:p w14:paraId="706602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0.06312635</w:t>
            </w:r>
          </w:p>
        </w:tc>
        <w:tc>
          <w:tcPr>
            <w:tcW w:w="236" w:type="dxa"/>
            <w:noWrap/>
            <w:hideMark/>
          </w:tcPr>
          <w:p w14:paraId="1472D8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0.09218532</w:t>
            </w:r>
          </w:p>
        </w:tc>
        <w:tc>
          <w:tcPr>
            <w:tcW w:w="236" w:type="dxa"/>
            <w:noWrap/>
            <w:hideMark/>
          </w:tcPr>
          <w:p w14:paraId="14F9DD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15.4731671</w:t>
            </w:r>
          </w:p>
        </w:tc>
        <w:tc>
          <w:tcPr>
            <w:tcW w:w="236" w:type="dxa"/>
            <w:noWrap/>
            <w:hideMark/>
          </w:tcPr>
          <w:p w14:paraId="50A363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15.5129028</w:t>
            </w:r>
          </w:p>
        </w:tc>
        <w:tc>
          <w:tcPr>
            <w:tcW w:w="236" w:type="dxa"/>
            <w:noWrap/>
            <w:hideMark/>
          </w:tcPr>
          <w:p w14:paraId="273366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0.80729012</w:t>
            </w:r>
          </w:p>
        </w:tc>
      </w:tr>
      <w:tr w:rsidR="004A3F9A" w:rsidRPr="004A3F9A" w14:paraId="138EBC03" w14:textId="77777777" w:rsidTr="004A3F9A">
        <w:trPr>
          <w:trHeight w:val="20"/>
        </w:trPr>
        <w:tc>
          <w:tcPr>
            <w:tcW w:w="236" w:type="dxa"/>
            <w:noWrap/>
            <w:hideMark/>
          </w:tcPr>
          <w:p w14:paraId="02191F8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18DC23B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051EB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0.14998827</w:t>
            </w:r>
          </w:p>
        </w:tc>
        <w:tc>
          <w:tcPr>
            <w:tcW w:w="236" w:type="dxa"/>
            <w:noWrap/>
            <w:hideMark/>
          </w:tcPr>
          <w:p w14:paraId="71B194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0.14082145</w:t>
            </w:r>
          </w:p>
        </w:tc>
        <w:tc>
          <w:tcPr>
            <w:tcW w:w="236" w:type="dxa"/>
            <w:noWrap/>
            <w:hideMark/>
          </w:tcPr>
          <w:p w14:paraId="44AB22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0.28026217</w:t>
            </w:r>
          </w:p>
        </w:tc>
        <w:tc>
          <w:tcPr>
            <w:tcW w:w="236" w:type="dxa"/>
            <w:noWrap/>
            <w:hideMark/>
          </w:tcPr>
          <w:p w14:paraId="746444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22.3380453</w:t>
            </w:r>
          </w:p>
        </w:tc>
        <w:tc>
          <w:tcPr>
            <w:tcW w:w="236" w:type="dxa"/>
            <w:noWrap/>
            <w:hideMark/>
          </w:tcPr>
          <w:p w14:paraId="45A038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21.3961722</w:t>
            </w:r>
          </w:p>
        </w:tc>
        <w:tc>
          <w:tcPr>
            <w:tcW w:w="236" w:type="dxa"/>
            <w:noWrap/>
            <w:hideMark/>
          </w:tcPr>
          <w:p w14:paraId="2EB291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0.99944581</w:t>
            </w:r>
          </w:p>
        </w:tc>
      </w:tr>
      <w:tr w:rsidR="004A3F9A" w:rsidRPr="004A3F9A" w14:paraId="5C891957" w14:textId="77777777" w:rsidTr="004A3F9A">
        <w:trPr>
          <w:trHeight w:val="20"/>
        </w:trPr>
        <w:tc>
          <w:tcPr>
            <w:tcW w:w="236" w:type="dxa"/>
            <w:noWrap/>
            <w:hideMark/>
          </w:tcPr>
          <w:p w14:paraId="65CF6E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61C43DD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08590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0.17207479</w:t>
            </w:r>
          </w:p>
        </w:tc>
        <w:tc>
          <w:tcPr>
            <w:tcW w:w="236" w:type="dxa"/>
            <w:noWrap/>
            <w:hideMark/>
          </w:tcPr>
          <w:p w14:paraId="5EF494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0.73359004</w:t>
            </w:r>
          </w:p>
        </w:tc>
        <w:tc>
          <w:tcPr>
            <w:tcW w:w="236" w:type="dxa"/>
            <w:noWrap/>
            <w:hideMark/>
          </w:tcPr>
          <w:p w14:paraId="67F86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1.34351187</w:t>
            </w:r>
          </w:p>
        </w:tc>
        <w:tc>
          <w:tcPr>
            <w:tcW w:w="236" w:type="dxa"/>
            <w:noWrap/>
            <w:hideMark/>
          </w:tcPr>
          <w:p w14:paraId="3EEE58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9.79397017</w:t>
            </w:r>
          </w:p>
        </w:tc>
        <w:tc>
          <w:tcPr>
            <w:tcW w:w="236" w:type="dxa"/>
            <w:noWrap/>
            <w:hideMark/>
          </w:tcPr>
          <w:p w14:paraId="58CC7F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9.73528345</w:t>
            </w:r>
          </w:p>
        </w:tc>
        <w:tc>
          <w:tcPr>
            <w:tcW w:w="236" w:type="dxa"/>
            <w:noWrap/>
            <w:hideMark/>
          </w:tcPr>
          <w:p w14:paraId="384224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0.91958202</w:t>
            </w:r>
          </w:p>
        </w:tc>
      </w:tr>
      <w:tr w:rsidR="004A3F9A" w:rsidRPr="004A3F9A" w14:paraId="47335B03" w14:textId="77777777" w:rsidTr="004A3F9A">
        <w:trPr>
          <w:trHeight w:val="20"/>
        </w:trPr>
        <w:tc>
          <w:tcPr>
            <w:tcW w:w="236" w:type="dxa"/>
            <w:noWrap/>
            <w:hideMark/>
          </w:tcPr>
          <w:p w14:paraId="129E09E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53EEC0F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96D2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0.04217904</w:t>
            </w:r>
          </w:p>
        </w:tc>
        <w:tc>
          <w:tcPr>
            <w:tcW w:w="236" w:type="dxa"/>
            <w:noWrap/>
            <w:hideMark/>
          </w:tcPr>
          <w:p w14:paraId="3BC725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0.09874811</w:t>
            </w:r>
          </w:p>
        </w:tc>
        <w:tc>
          <w:tcPr>
            <w:tcW w:w="236" w:type="dxa"/>
            <w:noWrap/>
            <w:hideMark/>
          </w:tcPr>
          <w:p w14:paraId="61E606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0.11277588</w:t>
            </w:r>
          </w:p>
        </w:tc>
        <w:tc>
          <w:tcPr>
            <w:tcW w:w="236" w:type="dxa"/>
            <w:noWrap/>
            <w:hideMark/>
          </w:tcPr>
          <w:p w14:paraId="509D93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3.36190769</w:t>
            </w:r>
          </w:p>
        </w:tc>
        <w:tc>
          <w:tcPr>
            <w:tcW w:w="236" w:type="dxa"/>
            <w:noWrap/>
            <w:hideMark/>
          </w:tcPr>
          <w:p w14:paraId="4839C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3.3638688</w:t>
            </w:r>
          </w:p>
        </w:tc>
        <w:tc>
          <w:tcPr>
            <w:tcW w:w="236" w:type="dxa"/>
            <w:noWrap/>
            <w:hideMark/>
          </w:tcPr>
          <w:p w14:paraId="6CD51F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0.55111196</w:t>
            </w:r>
          </w:p>
        </w:tc>
      </w:tr>
      <w:tr w:rsidR="004A3F9A" w:rsidRPr="004A3F9A" w14:paraId="0310315B" w14:textId="77777777" w:rsidTr="004A3F9A">
        <w:trPr>
          <w:trHeight w:val="20"/>
        </w:trPr>
        <w:tc>
          <w:tcPr>
            <w:tcW w:w="236" w:type="dxa"/>
            <w:noWrap/>
            <w:hideMark/>
          </w:tcPr>
          <w:p w14:paraId="18376F1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1AE6A0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B2654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0.04172981</w:t>
            </w:r>
          </w:p>
        </w:tc>
        <w:tc>
          <w:tcPr>
            <w:tcW w:w="236" w:type="dxa"/>
            <w:noWrap/>
            <w:hideMark/>
          </w:tcPr>
          <w:p w14:paraId="488E2B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0.0772997</w:t>
            </w:r>
          </w:p>
        </w:tc>
        <w:tc>
          <w:tcPr>
            <w:tcW w:w="236" w:type="dxa"/>
            <w:noWrap/>
            <w:hideMark/>
          </w:tcPr>
          <w:p w14:paraId="111A7C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0.15664278</w:t>
            </w:r>
          </w:p>
        </w:tc>
        <w:tc>
          <w:tcPr>
            <w:tcW w:w="236" w:type="dxa"/>
            <w:noWrap/>
            <w:hideMark/>
          </w:tcPr>
          <w:p w14:paraId="4025C0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4.5435306</w:t>
            </w:r>
          </w:p>
        </w:tc>
        <w:tc>
          <w:tcPr>
            <w:tcW w:w="236" w:type="dxa"/>
            <w:noWrap/>
            <w:hideMark/>
          </w:tcPr>
          <w:p w14:paraId="03528A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6.11844567</w:t>
            </w:r>
          </w:p>
        </w:tc>
        <w:tc>
          <w:tcPr>
            <w:tcW w:w="236" w:type="dxa"/>
            <w:noWrap/>
            <w:hideMark/>
          </w:tcPr>
          <w:p w14:paraId="108616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1.01302429</w:t>
            </w:r>
          </w:p>
        </w:tc>
      </w:tr>
      <w:tr w:rsidR="004A3F9A" w:rsidRPr="004A3F9A" w14:paraId="070F55C0" w14:textId="77777777" w:rsidTr="004A3F9A">
        <w:trPr>
          <w:trHeight w:val="20"/>
        </w:trPr>
        <w:tc>
          <w:tcPr>
            <w:tcW w:w="236" w:type="dxa"/>
            <w:noWrap/>
            <w:hideMark/>
          </w:tcPr>
          <w:p w14:paraId="1F42189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5B6635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10D4B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0.00439606</w:t>
            </w:r>
          </w:p>
        </w:tc>
        <w:tc>
          <w:tcPr>
            <w:tcW w:w="236" w:type="dxa"/>
            <w:noWrap/>
            <w:hideMark/>
          </w:tcPr>
          <w:p w14:paraId="7612AF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0.02525216</w:t>
            </w:r>
          </w:p>
        </w:tc>
        <w:tc>
          <w:tcPr>
            <w:tcW w:w="236" w:type="dxa"/>
            <w:noWrap/>
            <w:hideMark/>
          </w:tcPr>
          <w:p w14:paraId="45F599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0.05538558</w:t>
            </w:r>
          </w:p>
        </w:tc>
        <w:tc>
          <w:tcPr>
            <w:tcW w:w="236" w:type="dxa"/>
            <w:noWrap/>
            <w:hideMark/>
          </w:tcPr>
          <w:p w14:paraId="79FF88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30.4554998</w:t>
            </w:r>
          </w:p>
        </w:tc>
        <w:tc>
          <w:tcPr>
            <w:tcW w:w="236" w:type="dxa"/>
            <w:noWrap/>
            <w:hideMark/>
          </w:tcPr>
          <w:p w14:paraId="5B1C2C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31.247659</w:t>
            </w:r>
          </w:p>
        </w:tc>
        <w:tc>
          <w:tcPr>
            <w:tcW w:w="236" w:type="dxa"/>
            <w:noWrap/>
            <w:hideMark/>
          </w:tcPr>
          <w:p w14:paraId="62E1AF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1.07526829</w:t>
            </w:r>
          </w:p>
        </w:tc>
      </w:tr>
      <w:tr w:rsidR="004A3F9A" w:rsidRPr="004A3F9A" w14:paraId="0609A6CA" w14:textId="77777777" w:rsidTr="004A3F9A">
        <w:trPr>
          <w:trHeight w:val="20"/>
        </w:trPr>
        <w:tc>
          <w:tcPr>
            <w:tcW w:w="236" w:type="dxa"/>
            <w:noWrap/>
            <w:hideMark/>
          </w:tcPr>
          <w:p w14:paraId="7259576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879F9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A6B7E9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0.017218</w:t>
            </w:r>
          </w:p>
        </w:tc>
        <w:tc>
          <w:tcPr>
            <w:tcW w:w="236" w:type="dxa"/>
            <w:noWrap/>
            <w:hideMark/>
          </w:tcPr>
          <w:p w14:paraId="78E367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0.05160354</w:t>
            </w:r>
          </w:p>
        </w:tc>
        <w:tc>
          <w:tcPr>
            <w:tcW w:w="236" w:type="dxa"/>
            <w:noWrap/>
            <w:hideMark/>
          </w:tcPr>
          <w:p w14:paraId="46F4560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0.11907702</w:t>
            </w:r>
          </w:p>
        </w:tc>
        <w:tc>
          <w:tcPr>
            <w:tcW w:w="236" w:type="dxa"/>
            <w:noWrap/>
            <w:hideMark/>
          </w:tcPr>
          <w:p w14:paraId="269526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5.83801168</w:t>
            </w:r>
          </w:p>
        </w:tc>
        <w:tc>
          <w:tcPr>
            <w:tcW w:w="236" w:type="dxa"/>
            <w:noWrap/>
            <w:hideMark/>
          </w:tcPr>
          <w:p w14:paraId="42EC51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7.07659271</w:t>
            </w:r>
          </w:p>
        </w:tc>
        <w:tc>
          <w:tcPr>
            <w:tcW w:w="236" w:type="dxa"/>
            <w:noWrap/>
            <w:hideMark/>
          </w:tcPr>
          <w:p w14:paraId="7F0F38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1.15756398</w:t>
            </w:r>
          </w:p>
        </w:tc>
      </w:tr>
      <w:tr w:rsidR="004A3F9A" w:rsidRPr="004A3F9A" w14:paraId="6C42BAC6" w14:textId="77777777" w:rsidTr="004A3F9A">
        <w:trPr>
          <w:trHeight w:val="20"/>
        </w:trPr>
        <w:tc>
          <w:tcPr>
            <w:tcW w:w="236" w:type="dxa"/>
            <w:noWrap/>
            <w:hideMark/>
          </w:tcPr>
          <w:p w14:paraId="3B5050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32B27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9858D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0.03554063</w:t>
            </w:r>
          </w:p>
        </w:tc>
        <w:tc>
          <w:tcPr>
            <w:tcW w:w="236" w:type="dxa"/>
            <w:noWrap/>
            <w:hideMark/>
          </w:tcPr>
          <w:p w14:paraId="139697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0.03527601</w:t>
            </w:r>
          </w:p>
        </w:tc>
        <w:tc>
          <w:tcPr>
            <w:tcW w:w="236" w:type="dxa"/>
            <w:noWrap/>
            <w:hideMark/>
          </w:tcPr>
          <w:p w14:paraId="134C5B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0.045307</w:t>
            </w:r>
          </w:p>
        </w:tc>
        <w:tc>
          <w:tcPr>
            <w:tcW w:w="236" w:type="dxa"/>
            <w:noWrap/>
            <w:hideMark/>
          </w:tcPr>
          <w:p w14:paraId="736092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7.56826034</w:t>
            </w:r>
          </w:p>
        </w:tc>
        <w:tc>
          <w:tcPr>
            <w:tcW w:w="236" w:type="dxa"/>
            <w:noWrap/>
            <w:hideMark/>
          </w:tcPr>
          <w:p w14:paraId="5AE8C7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7.56826037</w:t>
            </w:r>
          </w:p>
        </w:tc>
        <w:tc>
          <w:tcPr>
            <w:tcW w:w="236" w:type="dxa"/>
            <w:noWrap/>
            <w:hideMark/>
          </w:tcPr>
          <w:p w14:paraId="2F3A5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0.38233642</w:t>
            </w:r>
          </w:p>
        </w:tc>
      </w:tr>
      <w:tr w:rsidR="004A3F9A" w:rsidRPr="004A3F9A" w14:paraId="7204E5CC" w14:textId="77777777" w:rsidTr="004A3F9A">
        <w:trPr>
          <w:trHeight w:val="20"/>
        </w:trPr>
        <w:tc>
          <w:tcPr>
            <w:tcW w:w="236" w:type="dxa"/>
            <w:noWrap/>
            <w:hideMark/>
          </w:tcPr>
          <w:p w14:paraId="570434D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576C002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54E04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0.09900478</w:t>
            </w:r>
          </w:p>
        </w:tc>
        <w:tc>
          <w:tcPr>
            <w:tcW w:w="236" w:type="dxa"/>
            <w:noWrap/>
            <w:hideMark/>
          </w:tcPr>
          <w:p w14:paraId="7D2293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0.63522607</w:t>
            </w:r>
          </w:p>
        </w:tc>
        <w:tc>
          <w:tcPr>
            <w:tcW w:w="236" w:type="dxa"/>
            <w:noWrap/>
            <w:hideMark/>
          </w:tcPr>
          <w:p w14:paraId="326EB4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0.71258968</w:t>
            </w:r>
          </w:p>
        </w:tc>
        <w:tc>
          <w:tcPr>
            <w:tcW w:w="236" w:type="dxa"/>
            <w:noWrap/>
            <w:hideMark/>
          </w:tcPr>
          <w:p w14:paraId="5C1EE1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27.9872035</w:t>
            </w:r>
          </w:p>
        </w:tc>
        <w:tc>
          <w:tcPr>
            <w:tcW w:w="236" w:type="dxa"/>
            <w:noWrap/>
            <w:hideMark/>
          </w:tcPr>
          <w:p w14:paraId="27BBE9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28.2061366</w:t>
            </w:r>
          </w:p>
        </w:tc>
        <w:tc>
          <w:tcPr>
            <w:tcW w:w="236" w:type="dxa"/>
            <w:noWrap/>
            <w:hideMark/>
          </w:tcPr>
          <w:p w14:paraId="6EF2C1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0.57292021</w:t>
            </w:r>
          </w:p>
        </w:tc>
      </w:tr>
      <w:tr w:rsidR="004A3F9A" w:rsidRPr="004A3F9A" w14:paraId="1D0F500F" w14:textId="77777777" w:rsidTr="004A3F9A">
        <w:trPr>
          <w:trHeight w:val="20"/>
        </w:trPr>
        <w:tc>
          <w:tcPr>
            <w:tcW w:w="236" w:type="dxa"/>
            <w:noWrap/>
            <w:hideMark/>
          </w:tcPr>
          <w:p w14:paraId="40F0B62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6D87BC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5A09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0.27649931</w:t>
            </w:r>
          </w:p>
        </w:tc>
        <w:tc>
          <w:tcPr>
            <w:tcW w:w="236" w:type="dxa"/>
            <w:noWrap/>
            <w:hideMark/>
          </w:tcPr>
          <w:p w14:paraId="1836D2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1.71090885</w:t>
            </w:r>
          </w:p>
        </w:tc>
        <w:tc>
          <w:tcPr>
            <w:tcW w:w="236" w:type="dxa"/>
            <w:noWrap/>
            <w:hideMark/>
          </w:tcPr>
          <w:p w14:paraId="0A36F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3.07276909</w:t>
            </w:r>
          </w:p>
        </w:tc>
        <w:tc>
          <w:tcPr>
            <w:tcW w:w="236" w:type="dxa"/>
            <w:noWrap/>
            <w:hideMark/>
          </w:tcPr>
          <w:p w14:paraId="78EF31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8.29814105</w:t>
            </w:r>
          </w:p>
        </w:tc>
        <w:tc>
          <w:tcPr>
            <w:tcW w:w="236" w:type="dxa"/>
            <w:noWrap/>
            <w:hideMark/>
          </w:tcPr>
          <w:p w14:paraId="0B51E3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8.31073899</w:t>
            </w:r>
          </w:p>
        </w:tc>
        <w:tc>
          <w:tcPr>
            <w:tcW w:w="236" w:type="dxa"/>
            <w:noWrap/>
            <w:hideMark/>
          </w:tcPr>
          <w:p w14:paraId="5F856F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0.90678868</w:t>
            </w:r>
          </w:p>
        </w:tc>
      </w:tr>
      <w:tr w:rsidR="004A3F9A" w:rsidRPr="004A3F9A" w14:paraId="1211C452" w14:textId="77777777" w:rsidTr="004A3F9A">
        <w:trPr>
          <w:trHeight w:val="20"/>
        </w:trPr>
        <w:tc>
          <w:tcPr>
            <w:tcW w:w="236" w:type="dxa"/>
            <w:noWrap/>
            <w:hideMark/>
          </w:tcPr>
          <w:p w14:paraId="6F7F05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6F64BE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1CA3A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0.02734713</w:t>
            </w:r>
          </w:p>
        </w:tc>
        <w:tc>
          <w:tcPr>
            <w:tcW w:w="236" w:type="dxa"/>
            <w:noWrap/>
            <w:hideMark/>
          </w:tcPr>
          <w:p w14:paraId="2639D86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0.00204536</w:t>
            </w:r>
          </w:p>
        </w:tc>
        <w:tc>
          <w:tcPr>
            <w:tcW w:w="236" w:type="dxa"/>
            <w:noWrap/>
            <w:hideMark/>
          </w:tcPr>
          <w:p w14:paraId="142F2A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0.12015314</w:t>
            </w:r>
          </w:p>
        </w:tc>
        <w:tc>
          <w:tcPr>
            <w:tcW w:w="236" w:type="dxa"/>
            <w:noWrap/>
            <w:hideMark/>
          </w:tcPr>
          <w:p w14:paraId="706FF7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8.78293089</w:t>
            </w:r>
          </w:p>
        </w:tc>
        <w:tc>
          <w:tcPr>
            <w:tcW w:w="236" w:type="dxa"/>
            <w:noWrap/>
            <w:hideMark/>
          </w:tcPr>
          <w:p w14:paraId="1276B6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8.86029821</w:t>
            </w:r>
          </w:p>
        </w:tc>
        <w:tc>
          <w:tcPr>
            <w:tcW w:w="236" w:type="dxa"/>
            <w:noWrap/>
            <w:hideMark/>
          </w:tcPr>
          <w:p w14:paraId="6F39A8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1.65303628</w:t>
            </w:r>
          </w:p>
        </w:tc>
      </w:tr>
      <w:tr w:rsidR="004A3F9A" w:rsidRPr="004A3F9A" w14:paraId="40B08900" w14:textId="77777777" w:rsidTr="004A3F9A">
        <w:trPr>
          <w:trHeight w:val="20"/>
        </w:trPr>
        <w:tc>
          <w:tcPr>
            <w:tcW w:w="236" w:type="dxa"/>
            <w:noWrap/>
            <w:hideMark/>
          </w:tcPr>
          <w:p w14:paraId="4EA530F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544FE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789C7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0.04871493</w:t>
            </w:r>
          </w:p>
        </w:tc>
        <w:tc>
          <w:tcPr>
            <w:tcW w:w="236" w:type="dxa"/>
            <w:noWrap/>
            <w:hideMark/>
          </w:tcPr>
          <w:p w14:paraId="2BBF11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0.37000828</w:t>
            </w:r>
          </w:p>
        </w:tc>
        <w:tc>
          <w:tcPr>
            <w:tcW w:w="236" w:type="dxa"/>
            <w:noWrap/>
            <w:hideMark/>
          </w:tcPr>
          <w:p w14:paraId="5C0085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0.35028624</w:t>
            </w:r>
          </w:p>
        </w:tc>
        <w:tc>
          <w:tcPr>
            <w:tcW w:w="236" w:type="dxa"/>
            <w:noWrap/>
            <w:hideMark/>
          </w:tcPr>
          <w:p w14:paraId="1B177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12.2859542</w:t>
            </w:r>
          </w:p>
        </w:tc>
        <w:tc>
          <w:tcPr>
            <w:tcW w:w="236" w:type="dxa"/>
            <w:noWrap/>
            <w:hideMark/>
          </w:tcPr>
          <w:p w14:paraId="6DFD1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13.9443554</w:t>
            </w:r>
          </w:p>
        </w:tc>
        <w:tc>
          <w:tcPr>
            <w:tcW w:w="236" w:type="dxa"/>
            <w:noWrap/>
            <w:hideMark/>
          </w:tcPr>
          <w:p w14:paraId="217280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0.47584819</w:t>
            </w:r>
          </w:p>
        </w:tc>
      </w:tr>
      <w:tr w:rsidR="004A3F9A" w:rsidRPr="004A3F9A" w14:paraId="7D15010A" w14:textId="77777777" w:rsidTr="004A3F9A">
        <w:trPr>
          <w:trHeight w:val="20"/>
        </w:trPr>
        <w:tc>
          <w:tcPr>
            <w:tcW w:w="236" w:type="dxa"/>
            <w:noWrap/>
            <w:hideMark/>
          </w:tcPr>
          <w:p w14:paraId="4F8490F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BBAA7B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C078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0.06849037</w:t>
            </w:r>
          </w:p>
        </w:tc>
        <w:tc>
          <w:tcPr>
            <w:tcW w:w="236" w:type="dxa"/>
            <w:noWrap/>
            <w:hideMark/>
          </w:tcPr>
          <w:p w14:paraId="1CEB58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2.62375144</w:t>
            </w:r>
          </w:p>
        </w:tc>
        <w:tc>
          <w:tcPr>
            <w:tcW w:w="236" w:type="dxa"/>
            <w:noWrap/>
            <w:hideMark/>
          </w:tcPr>
          <w:p w14:paraId="0BA6D9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5.16135105</w:t>
            </w:r>
          </w:p>
        </w:tc>
        <w:tc>
          <w:tcPr>
            <w:tcW w:w="236" w:type="dxa"/>
            <w:noWrap/>
            <w:hideMark/>
          </w:tcPr>
          <w:p w14:paraId="1B048C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6.73775487</w:t>
            </w:r>
          </w:p>
        </w:tc>
        <w:tc>
          <w:tcPr>
            <w:tcW w:w="236" w:type="dxa"/>
            <w:noWrap/>
            <w:hideMark/>
          </w:tcPr>
          <w:p w14:paraId="18895E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6.8316547</w:t>
            </w:r>
          </w:p>
        </w:tc>
        <w:tc>
          <w:tcPr>
            <w:tcW w:w="236" w:type="dxa"/>
            <w:noWrap/>
            <w:hideMark/>
          </w:tcPr>
          <w:p w14:paraId="69019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0.98358232</w:t>
            </w:r>
          </w:p>
        </w:tc>
      </w:tr>
      <w:tr w:rsidR="004A3F9A" w:rsidRPr="004A3F9A" w14:paraId="54FFC105" w14:textId="77777777" w:rsidTr="004A3F9A">
        <w:trPr>
          <w:trHeight w:val="20"/>
        </w:trPr>
        <w:tc>
          <w:tcPr>
            <w:tcW w:w="236" w:type="dxa"/>
            <w:noWrap/>
            <w:hideMark/>
          </w:tcPr>
          <w:p w14:paraId="29D5C7B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095B33F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AE529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0.04351292</w:t>
            </w:r>
          </w:p>
        </w:tc>
        <w:tc>
          <w:tcPr>
            <w:tcW w:w="236" w:type="dxa"/>
            <w:noWrap/>
            <w:hideMark/>
          </w:tcPr>
          <w:p w14:paraId="1479CC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5.90084035</w:t>
            </w:r>
          </w:p>
        </w:tc>
        <w:tc>
          <w:tcPr>
            <w:tcW w:w="236" w:type="dxa"/>
            <w:noWrap/>
            <w:hideMark/>
          </w:tcPr>
          <w:p w14:paraId="1FA6C5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12.11917</w:t>
            </w:r>
          </w:p>
        </w:tc>
        <w:tc>
          <w:tcPr>
            <w:tcW w:w="236" w:type="dxa"/>
            <w:noWrap/>
            <w:hideMark/>
          </w:tcPr>
          <w:p w14:paraId="5BF5B2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13.3759506</w:t>
            </w:r>
          </w:p>
        </w:tc>
        <w:tc>
          <w:tcPr>
            <w:tcW w:w="236" w:type="dxa"/>
            <w:noWrap/>
            <w:hideMark/>
          </w:tcPr>
          <w:p w14:paraId="7BDC10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13.3745486</w:t>
            </w:r>
          </w:p>
        </w:tc>
        <w:tc>
          <w:tcPr>
            <w:tcW w:w="236" w:type="dxa"/>
            <w:noWrap/>
            <w:hideMark/>
          </w:tcPr>
          <w:p w14:paraId="447198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1.0299938</w:t>
            </w:r>
          </w:p>
        </w:tc>
      </w:tr>
      <w:tr w:rsidR="004A3F9A" w:rsidRPr="004A3F9A" w14:paraId="5C139939" w14:textId="77777777" w:rsidTr="004A3F9A">
        <w:trPr>
          <w:trHeight w:val="20"/>
        </w:trPr>
        <w:tc>
          <w:tcPr>
            <w:tcW w:w="236" w:type="dxa"/>
            <w:noWrap/>
            <w:hideMark/>
          </w:tcPr>
          <w:p w14:paraId="729CC0C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29C2B4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C33D6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0.02188394</w:t>
            </w:r>
          </w:p>
        </w:tc>
        <w:tc>
          <w:tcPr>
            <w:tcW w:w="236" w:type="dxa"/>
            <w:noWrap/>
            <w:hideMark/>
          </w:tcPr>
          <w:p w14:paraId="2BA9382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9.91761498</w:t>
            </w:r>
          </w:p>
        </w:tc>
        <w:tc>
          <w:tcPr>
            <w:tcW w:w="236" w:type="dxa"/>
            <w:noWrap/>
            <w:hideMark/>
          </w:tcPr>
          <w:p w14:paraId="15DB19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11707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12.7132505</w:t>
            </w:r>
          </w:p>
        </w:tc>
        <w:tc>
          <w:tcPr>
            <w:tcW w:w="236" w:type="dxa"/>
            <w:noWrap/>
            <w:hideMark/>
          </w:tcPr>
          <w:p w14:paraId="23D487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12.714649</w:t>
            </w:r>
          </w:p>
        </w:tc>
        <w:tc>
          <w:tcPr>
            <w:tcW w:w="236" w:type="dxa"/>
            <w:noWrap/>
            <w:hideMark/>
          </w:tcPr>
          <w:p w14:paraId="2B57A2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0.75623093</w:t>
            </w:r>
          </w:p>
        </w:tc>
      </w:tr>
      <w:tr w:rsidR="004A3F9A" w:rsidRPr="004A3F9A" w14:paraId="3E0AD929" w14:textId="77777777" w:rsidTr="004A3F9A">
        <w:trPr>
          <w:trHeight w:val="20"/>
        </w:trPr>
        <w:tc>
          <w:tcPr>
            <w:tcW w:w="236" w:type="dxa"/>
            <w:noWrap/>
            <w:hideMark/>
          </w:tcPr>
          <w:p w14:paraId="76EA021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A5EF2C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794FF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0.01190267</w:t>
            </w:r>
          </w:p>
        </w:tc>
        <w:tc>
          <w:tcPr>
            <w:tcW w:w="236" w:type="dxa"/>
            <w:noWrap/>
            <w:hideMark/>
          </w:tcPr>
          <w:p w14:paraId="2A14327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0.08065316</w:t>
            </w:r>
          </w:p>
        </w:tc>
        <w:tc>
          <w:tcPr>
            <w:tcW w:w="236" w:type="dxa"/>
            <w:noWrap/>
            <w:hideMark/>
          </w:tcPr>
          <w:p w14:paraId="63E046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0.10943205</w:t>
            </w:r>
          </w:p>
        </w:tc>
        <w:tc>
          <w:tcPr>
            <w:tcW w:w="236" w:type="dxa"/>
            <w:noWrap/>
            <w:hideMark/>
          </w:tcPr>
          <w:p w14:paraId="2DF256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4.04979968</w:t>
            </w:r>
          </w:p>
        </w:tc>
        <w:tc>
          <w:tcPr>
            <w:tcW w:w="236" w:type="dxa"/>
            <w:noWrap/>
            <w:hideMark/>
          </w:tcPr>
          <w:p w14:paraId="44F48C4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4.29508993</w:t>
            </w:r>
          </w:p>
        </w:tc>
        <w:tc>
          <w:tcPr>
            <w:tcW w:w="236" w:type="dxa"/>
            <w:noWrap/>
            <w:hideMark/>
          </w:tcPr>
          <w:p w14:paraId="74B77B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0.68488172</w:t>
            </w:r>
          </w:p>
        </w:tc>
      </w:tr>
      <w:tr w:rsidR="004A3F9A" w:rsidRPr="004A3F9A" w14:paraId="6417E6D7" w14:textId="77777777" w:rsidTr="004A3F9A">
        <w:trPr>
          <w:trHeight w:val="20"/>
        </w:trPr>
        <w:tc>
          <w:tcPr>
            <w:tcW w:w="236" w:type="dxa"/>
            <w:noWrap/>
            <w:hideMark/>
          </w:tcPr>
          <w:p w14:paraId="4139E21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4A48C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7A102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0.02183113</w:t>
            </w:r>
          </w:p>
        </w:tc>
        <w:tc>
          <w:tcPr>
            <w:tcW w:w="236" w:type="dxa"/>
            <w:noWrap/>
            <w:hideMark/>
          </w:tcPr>
          <w:p w14:paraId="16E965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7.97966766</w:t>
            </w:r>
          </w:p>
        </w:tc>
        <w:tc>
          <w:tcPr>
            <w:tcW w:w="236" w:type="dxa"/>
            <w:noWrap/>
            <w:hideMark/>
          </w:tcPr>
          <w:p w14:paraId="12DC56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29DD38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9.5025711</w:t>
            </w:r>
          </w:p>
        </w:tc>
        <w:tc>
          <w:tcPr>
            <w:tcW w:w="236" w:type="dxa"/>
            <w:noWrap/>
            <w:hideMark/>
          </w:tcPr>
          <w:p w14:paraId="26BD93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9.57202901</w:t>
            </w:r>
          </w:p>
        </w:tc>
        <w:tc>
          <w:tcPr>
            <w:tcW w:w="236" w:type="dxa"/>
            <w:noWrap/>
            <w:hideMark/>
          </w:tcPr>
          <w:p w14:paraId="51C7411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0.93988877</w:t>
            </w:r>
          </w:p>
        </w:tc>
      </w:tr>
      <w:tr w:rsidR="004A3F9A" w:rsidRPr="004A3F9A" w14:paraId="6CF9DADF" w14:textId="77777777" w:rsidTr="004A3F9A">
        <w:trPr>
          <w:trHeight w:val="20"/>
        </w:trPr>
        <w:tc>
          <w:tcPr>
            <w:tcW w:w="236" w:type="dxa"/>
            <w:noWrap/>
            <w:hideMark/>
          </w:tcPr>
          <w:p w14:paraId="03FFB2C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379582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1369E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0.03226997</w:t>
            </w:r>
          </w:p>
        </w:tc>
        <w:tc>
          <w:tcPr>
            <w:tcW w:w="236" w:type="dxa"/>
            <w:noWrap/>
            <w:hideMark/>
          </w:tcPr>
          <w:p w14:paraId="07690E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0.18388311</w:t>
            </w:r>
          </w:p>
        </w:tc>
        <w:tc>
          <w:tcPr>
            <w:tcW w:w="236" w:type="dxa"/>
            <w:noWrap/>
            <w:hideMark/>
          </w:tcPr>
          <w:p w14:paraId="64536A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0.45658066</w:t>
            </w:r>
          </w:p>
        </w:tc>
        <w:tc>
          <w:tcPr>
            <w:tcW w:w="236" w:type="dxa"/>
            <w:noWrap/>
            <w:hideMark/>
          </w:tcPr>
          <w:p w14:paraId="6F385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9.69604876</w:t>
            </w:r>
          </w:p>
        </w:tc>
        <w:tc>
          <w:tcPr>
            <w:tcW w:w="236" w:type="dxa"/>
            <w:noWrap/>
            <w:hideMark/>
          </w:tcPr>
          <w:p w14:paraId="5FD0ADA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9.71603307</w:t>
            </w:r>
          </w:p>
        </w:tc>
        <w:tc>
          <w:tcPr>
            <w:tcW w:w="236" w:type="dxa"/>
            <w:noWrap/>
            <w:hideMark/>
          </w:tcPr>
          <w:p w14:paraId="63A285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1.24200741</w:t>
            </w:r>
          </w:p>
        </w:tc>
      </w:tr>
      <w:tr w:rsidR="004A3F9A" w:rsidRPr="004A3F9A" w14:paraId="34B83FEE" w14:textId="77777777" w:rsidTr="004A3F9A">
        <w:trPr>
          <w:trHeight w:val="20"/>
        </w:trPr>
        <w:tc>
          <w:tcPr>
            <w:tcW w:w="236" w:type="dxa"/>
            <w:noWrap/>
            <w:hideMark/>
          </w:tcPr>
          <w:p w14:paraId="484E992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0A56DFB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1D121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0.05232785</w:t>
            </w:r>
          </w:p>
        </w:tc>
        <w:tc>
          <w:tcPr>
            <w:tcW w:w="236" w:type="dxa"/>
            <w:noWrap/>
            <w:hideMark/>
          </w:tcPr>
          <w:p w14:paraId="0F0BC4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1.17350003</w:t>
            </w:r>
          </w:p>
        </w:tc>
        <w:tc>
          <w:tcPr>
            <w:tcW w:w="236" w:type="dxa"/>
            <w:noWrap/>
            <w:hideMark/>
          </w:tcPr>
          <w:p w14:paraId="5182AB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2.31212842</w:t>
            </w:r>
          </w:p>
        </w:tc>
        <w:tc>
          <w:tcPr>
            <w:tcW w:w="236" w:type="dxa"/>
            <w:noWrap/>
            <w:hideMark/>
          </w:tcPr>
          <w:p w14:paraId="1D089F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7.79785992</w:t>
            </w:r>
          </w:p>
        </w:tc>
        <w:tc>
          <w:tcPr>
            <w:tcW w:w="236" w:type="dxa"/>
            <w:noWrap/>
            <w:hideMark/>
          </w:tcPr>
          <w:p w14:paraId="6ED5CD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8.49551689</w:t>
            </w:r>
          </w:p>
        </w:tc>
        <w:tc>
          <w:tcPr>
            <w:tcW w:w="236" w:type="dxa"/>
            <w:noWrap/>
            <w:hideMark/>
          </w:tcPr>
          <w:p w14:paraId="1B2D52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0.97091258</w:t>
            </w:r>
          </w:p>
        </w:tc>
      </w:tr>
      <w:tr w:rsidR="004A3F9A" w:rsidRPr="004A3F9A" w14:paraId="627E1DBC" w14:textId="77777777" w:rsidTr="004A3F9A">
        <w:trPr>
          <w:trHeight w:val="20"/>
        </w:trPr>
        <w:tc>
          <w:tcPr>
            <w:tcW w:w="236" w:type="dxa"/>
            <w:noWrap/>
            <w:hideMark/>
          </w:tcPr>
          <w:p w14:paraId="1B79648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1B126B6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CB03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0.04507623</w:t>
            </w:r>
          </w:p>
        </w:tc>
        <w:tc>
          <w:tcPr>
            <w:tcW w:w="236" w:type="dxa"/>
            <w:noWrap/>
            <w:hideMark/>
          </w:tcPr>
          <w:p w14:paraId="7EAFD0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0.04112045</w:t>
            </w:r>
          </w:p>
        </w:tc>
        <w:tc>
          <w:tcPr>
            <w:tcW w:w="236" w:type="dxa"/>
            <w:noWrap/>
            <w:hideMark/>
          </w:tcPr>
          <w:p w14:paraId="39E27E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0.12576575</w:t>
            </w:r>
          </w:p>
        </w:tc>
        <w:tc>
          <w:tcPr>
            <w:tcW w:w="236" w:type="dxa"/>
            <w:noWrap/>
            <w:hideMark/>
          </w:tcPr>
          <w:p w14:paraId="412B77E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8.17490282</w:t>
            </w:r>
          </w:p>
        </w:tc>
        <w:tc>
          <w:tcPr>
            <w:tcW w:w="236" w:type="dxa"/>
            <w:noWrap/>
            <w:hideMark/>
          </w:tcPr>
          <w:p w14:paraId="3BA3A8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8.11720532</w:t>
            </w:r>
          </w:p>
        </w:tc>
        <w:tc>
          <w:tcPr>
            <w:tcW w:w="236" w:type="dxa"/>
            <w:noWrap/>
            <w:hideMark/>
          </w:tcPr>
          <w:p w14:paraId="108F3F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1.42247451</w:t>
            </w:r>
          </w:p>
        </w:tc>
      </w:tr>
      <w:tr w:rsidR="004A3F9A" w:rsidRPr="004A3F9A" w14:paraId="61037031" w14:textId="77777777" w:rsidTr="004A3F9A">
        <w:trPr>
          <w:trHeight w:val="20"/>
        </w:trPr>
        <w:tc>
          <w:tcPr>
            <w:tcW w:w="236" w:type="dxa"/>
            <w:noWrap/>
            <w:hideMark/>
          </w:tcPr>
          <w:p w14:paraId="1B479E6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259569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FEA28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0.01689352</w:t>
            </w:r>
          </w:p>
        </w:tc>
        <w:tc>
          <w:tcPr>
            <w:tcW w:w="236" w:type="dxa"/>
            <w:noWrap/>
            <w:hideMark/>
          </w:tcPr>
          <w:p w14:paraId="050F48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0.17648081</w:t>
            </w:r>
          </w:p>
        </w:tc>
        <w:tc>
          <w:tcPr>
            <w:tcW w:w="236" w:type="dxa"/>
            <w:noWrap/>
            <w:hideMark/>
          </w:tcPr>
          <w:p w14:paraId="3662DE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0.42858963</w:t>
            </w:r>
          </w:p>
        </w:tc>
        <w:tc>
          <w:tcPr>
            <w:tcW w:w="236" w:type="dxa"/>
            <w:noWrap/>
            <w:hideMark/>
          </w:tcPr>
          <w:p w14:paraId="0A007D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6.80269218</w:t>
            </w:r>
          </w:p>
        </w:tc>
        <w:tc>
          <w:tcPr>
            <w:tcW w:w="236" w:type="dxa"/>
            <w:noWrap/>
            <w:hideMark/>
          </w:tcPr>
          <w:p w14:paraId="4FD4922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9.15145633</w:t>
            </w:r>
          </w:p>
        </w:tc>
        <w:tc>
          <w:tcPr>
            <w:tcW w:w="236" w:type="dxa"/>
            <w:noWrap/>
            <w:hideMark/>
          </w:tcPr>
          <w:p w14:paraId="28F884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1.18876228</w:t>
            </w:r>
          </w:p>
        </w:tc>
      </w:tr>
      <w:tr w:rsidR="004A3F9A" w:rsidRPr="004A3F9A" w14:paraId="4CD70B19" w14:textId="77777777" w:rsidTr="004A3F9A">
        <w:trPr>
          <w:trHeight w:val="20"/>
        </w:trPr>
        <w:tc>
          <w:tcPr>
            <w:tcW w:w="236" w:type="dxa"/>
            <w:noWrap/>
            <w:hideMark/>
          </w:tcPr>
          <w:p w14:paraId="5BF3F1B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8E267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065B9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0.03242268</w:t>
            </w:r>
          </w:p>
        </w:tc>
        <w:tc>
          <w:tcPr>
            <w:tcW w:w="236" w:type="dxa"/>
            <w:noWrap/>
            <w:hideMark/>
          </w:tcPr>
          <w:p w14:paraId="197C1F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0.01405353</w:t>
            </w:r>
          </w:p>
        </w:tc>
        <w:tc>
          <w:tcPr>
            <w:tcW w:w="236" w:type="dxa"/>
            <w:noWrap/>
            <w:hideMark/>
          </w:tcPr>
          <w:p w14:paraId="49CD61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0.07047834</w:t>
            </w:r>
          </w:p>
        </w:tc>
        <w:tc>
          <w:tcPr>
            <w:tcW w:w="236" w:type="dxa"/>
            <w:noWrap/>
            <w:hideMark/>
          </w:tcPr>
          <w:p w14:paraId="67327A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7.15587134</w:t>
            </w:r>
          </w:p>
        </w:tc>
        <w:tc>
          <w:tcPr>
            <w:tcW w:w="236" w:type="dxa"/>
            <w:noWrap/>
            <w:hideMark/>
          </w:tcPr>
          <w:p w14:paraId="169AB2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10.2375225</w:t>
            </w:r>
          </w:p>
        </w:tc>
        <w:tc>
          <w:tcPr>
            <w:tcW w:w="236" w:type="dxa"/>
            <w:noWrap/>
            <w:hideMark/>
          </w:tcPr>
          <w:p w14:paraId="47BD86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1.84542428</w:t>
            </w:r>
          </w:p>
        </w:tc>
      </w:tr>
      <w:tr w:rsidR="004A3F9A" w:rsidRPr="004A3F9A" w14:paraId="42AEE914" w14:textId="77777777" w:rsidTr="004A3F9A">
        <w:trPr>
          <w:trHeight w:val="20"/>
        </w:trPr>
        <w:tc>
          <w:tcPr>
            <w:tcW w:w="236" w:type="dxa"/>
            <w:noWrap/>
            <w:hideMark/>
          </w:tcPr>
          <w:p w14:paraId="70D19BF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45943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F7C67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0.03439999</w:t>
            </w:r>
          </w:p>
        </w:tc>
        <w:tc>
          <w:tcPr>
            <w:tcW w:w="236" w:type="dxa"/>
            <w:noWrap/>
            <w:hideMark/>
          </w:tcPr>
          <w:p w14:paraId="42927E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0.0160098</w:t>
            </w:r>
          </w:p>
        </w:tc>
        <w:tc>
          <w:tcPr>
            <w:tcW w:w="236" w:type="dxa"/>
            <w:noWrap/>
            <w:hideMark/>
          </w:tcPr>
          <w:p w14:paraId="08FEB8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0.35180244</w:t>
            </w:r>
          </w:p>
        </w:tc>
        <w:tc>
          <w:tcPr>
            <w:tcW w:w="236" w:type="dxa"/>
            <w:noWrap/>
            <w:hideMark/>
          </w:tcPr>
          <w:p w14:paraId="2EF10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5.30243797</w:t>
            </w:r>
          </w:p>
        </w:tc>
        <w:tc>
          <w:tcPr>
            <w:tcW w:w="236" w:type="dxa"/>
            <w:noWrap/>
            <w:hideMark/>
          </w:tcPr>
          <w:p w14:paraId="6FB726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5.05586878</w:t>
            </w:r>
          </w:p>
        </w:tc>
        <w:tc>
          <w:tcPr>
            <w:tcW w:w="236" w:type="dxa"/>
            <w:noWrap/>
            <w:hideMark/>
          </w:tcPr>
          <w:p w14:paraId="6051F1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2.05078883</w:t>
            </w:r>
          </w:p>
        </w:tc>
      </w:tr>
      <w:tr w:rsidR="004A3F9A" w:rsidRPr="004A3F9A" w14:paraId="2B0AFD08" w14:textId="77777777" w:rsidTr="004A3F9A">
        <w:trPr>
          <w:trHeight w:val="20"/>
        </w:trPr>
        <w:tc>
          <w:tcPr>
            <w:tcW w:w="236" w:type="dxa"/>
            <w:noWrap/>
            <w:hideMark/>
          </w:tcPr>
          <w:p w14:paraId="4B30845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1F5138C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9FAD4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0.02561623</w:t>
            </w:r>
          </w:p>
        </w:tc>
        <w:tc>
          <w:tcPr>
            <w:tcW w:w="236" w:type="dxa"/>
            <w:noWrap/>
            <w:hideMark/>
          </w:tcPr>
          <w:p w14:paraId="76A3CA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0.47798098</w:t>
            </w:r>
          </w:p>
        </w:tc>
        <w:tc>
          <w:tcPr>
            <w:tcW w:w="236" w:type="dxa"/>
            <w:noWrap/>
            <w:hideMark/>
          </w:tcPr>
          <w:p w14:paraId="04ADF3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0.49790275</w:t>
            </w:r>
          </w:p>
        </w:tc>
        <w:tc>
          <w:tcPr>
            <w:tcW w:w="236" w:type="dxa"/>
            <w:noWrap/>
            <w:hideMark/>
          </w:tcPr>
          <w:p w14:paraId="205E39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12.4415605</w:t>
            </w:r>
          </w:p>
        </w:tc>
        <w:tc>
          <w:tcPr>
            <w:tcW w:w="236" w:type="dxa"/>
            <w:noWrap/>
            <w:hideMark/>
          </w:tcPr>
          <w:p w14:paraId="59CC55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12.3116039</w:t>
            </w:r>
          </w:p>
        </w:tc>
        <w:tc>
          <w:tcPr>
            <w:tcW w:w="236" w:type="dxa"/>
            <w:noWrap/>
            <w:hideMark/>
          </w:tcPr>
          <w:p w14:paraId="0EF6BF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0.52624369</w:t>
            </w:r>
          </w:p>
        </w:tc>
      </w:tr>
      <w:tr w:rsidR="004A3F9A" w:rsidRPr="004A3F9A" w14:paraId="304EC15D" w14:textId="77777777" w:rsidTr="004A3F9A">
        <w:trPr>
          <w:trHeight w:val="20"/>
        </w:trPr>
        <w:tc>
          <w:tcPr>
            <w:tcW w:w="236" w:type="dxa"/>
            <w:noWrap/>
            <w:hideMark/>
          </w:tcPr>
          <w:p w14:paraId="5F99EA0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EB5063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1BCFB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0.01193103</w:t>
            </w:r>
          </w:p>
        </w:tc>
        <w:tc>
          <w:tcPr>
            <w:tcW w:w="236" w:type="dxa"/>
            <w:noWrap/>
            <w:hideMark/>
          </w:tcPr>
          <w:p w14:paraId="7A1860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0.24270092</w:t>
            </w:r>
          </w:p>
        </w:tc>
        <w:tc>
          <w:tcPr>
            <w:tcW w:w="236" w:type="dxa"/>
            <w:noWrap/>
            <w:hideMark/>
          </w:tcPr>
          <w:p w14:paraId="14428B1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0.5156674</w:t>
            </w:r>
          </w:p>
        </w:tc>
        <w:tc>
          <w:tcPr>
            <w:tcW w:w="236" w:type="dxa"/>
            <w:noWrap/>
            <w:hideMark/>
          </w:tcPr>
          <w:p w14:paraId="57DDF5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6.98042699</w:t>
            </w:r>
          </w:p>
        </w:tc>
        <w:tc>
          <w:tcPr>
            <w:tcW w:w="236" w:type="dxa"/>
            <w:noWrap/>
            <w:hideMark/>
          </w:tcPr>
          <w:p w14:paraId="791FFF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6.88094423</w:t>
            </w:r>
          </w:p>
        </w:tc>
        <w:tc>
          <w:tcPr>
            <w:tcW w:w="236" w:type="dxa"/>
            <w:noWrap/>
            <w:hideMark/>
          </w:tcPr>
          <w:p w14:paraId="5BA050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1.06624138</w:t>
            </w:r>
          </w:p>
        </w:tc>
      </w:tr>
      <w:tr w:rsidR="004A3F9A" w:rsidRPr="004A3F9A" w14:paraId="795C0186" w14:textId="77777777" w:rsidTr="004A3F9A">
        <w:trPr>
          <w:trHeight w:val="20"/>
        </w:trPr>
        <w:tc>
          <w:tcPr>
            <w:tcW w:w="236" w:type="dxa"/>
            <w:noWrap/>
            <w:hideMark/>
          </w:tcPr>
          <w:p w14:paraId="585CD80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7CD7D30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EC717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0.01356522</w:t>
            </w:r>
          </w:p>
        </w:tc>
        <w:tc>
          <w:tcPr>
            <w:tcW w:w="236" w:type="dxa"/>
            <w:noWrap/>
            <w:hideMark/>
          </w:tcPr>
          <w:p w14:paraId="36E9A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0.13450909</w:t>
            </w:r>
          </w:p>
        </w:tc>
        <w:tc>
          <w:tcPr>
            <w:tcW w:w="236" w:type="dxa"/>
            <w:noWrap/>
            <w:hideMark/>
          </w:tcPr>
          <w:p w14:paraId="3C78AA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0.33430401</w:t>
            </w:r>
          </w:p>
        </w:tc>
        <w:tc>
          <w:tcPr>
            <w:tcW w:w="236" w:type="dxa"/>
            <w:noWrap/>
            <w:hideMark/>
          </w:tcPr>
          <w:p w14:paraId="7C25B4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10.2279576</w:t>
            </w:r>
          </w:p>
        </w:tc>
        <w:tc>
          <w:tcPr>
            <w:tcW w:w="236" w:type="dxa"/>
            <w:noWrap/>
            <w:hideMark/>
          </w:tcPr>
          <w:p w14:paraId="4D783A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10.2320775</w:t>
            </w:r>
          </w:p>
        </w:tc>
        <w:tc>
          <w:tcPr>
            <w:tcW w:w="236" w:type="dxa"/>
            <w:noWrap/>
            <w:hideMark/>
          </w:tcPr>
          <w:p w14:paraId="1857BF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1.24271999</w:t>
            </w:r>
          </w:p>
        </w:tc>
      </w:tr>
      <w:tr w:rsidR="004A3F9A" w:rsidRPr="004A3F9A" w14:paraId="3C7BC005" w14:textId="77777777" w:rsidTr="004A3F9A">
        <w:trPr>
          <w:trHeight w:val="20"/>
        </w:trPr>
        <w:tc>
          <w:tcPr>
            <w:tcW w:w="236" w:type="dxa"/>
            <w:noWrap/>
            <w:hideMark/>
          </w:tcPr>
          <w:p w14:paraId="59B35D3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510B60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C8387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0.27782878</w:t>
            </w:r>
          </w:p>
        </w:tc>
        <w:tc>
          <w:tcPr>
            <w:tcW w:w="236" w:type="dxa"/>
            <w:noWrap/>
            <w:hideMark/>
          </w:tcPr>
          <w:p w14:paraId="1CECF6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7.13680715</w:t>
            </w:r>
          </w:p>
        </w:tc>
        <w:tc>
          <w:tcPr>
            <w:tcW w:w="236" w:type="dxa"/>
            <w:noWrap/>
            <w:hideMark/>
          </w:tcPr>
          <w:p w14:paraId="49CA54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12.3001201</w:t>
            </w:r>
          </w:p>
        </w:tc>
        <w:tc>
          <w:tcPr>
            <w:tcW w:w="236" w:type="dxa"/>
            <w:noWrap/>
            <w:hideMark/>
          </w:tcPr>
          <w:p w14:paraId="721B10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14.2696304</w:t>
            </w:r>
          </w:p>
        </w:tc>
        <w:tc>
          <w:tcPr>
            <w:tcW w:w="236" w:type="dxa"/>
            <w:noWrap/>
            <w:hideMark/>
          </w:tcPr>
          <w:p w14:paraId="1351DF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14.2675431</w:t>
            </w:r>
          </w:p>
        </w:tc>
        <w:tc>
          <w:tcPr>
            <w:tcW w:w="236" w:type="dxa"/>
            <w:noWrap/>
            <w:hideMark/>
          </w:tcPr>
          <w:p w14:paraId="46FB94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0.86222939</w:t>
            </w:r>
          </w:p>
        </w:tc>
      </w:tr>
      <w:tr w:rsidR="004A3F9A" w:rsidRPr="004A3F9A" w14:paraId="1EC380DD" w14:textId="77777777" w:rsidTr="004A3F9A">
        <w:trPr>
          <w:trHeight w:val="20"/>
        </w:trPr>
        <w:tc>
          <w:tcPr>
            <w:tcW w:w="236" w:type="dxa"/>
            <w:noWrap/>
            <w:hideMark/>
          </w:tcPr>
          <w:p w14:paraId="7282666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F9EFDB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1784B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0.01531837</w:t>
            </w:r>
          </w:p>
        </w:tc>
        <w:tc>
          <w:tcPr>
            <w:tcW w:w="236" w:type="dxa"/>
            <w:noWrap/>
            <w:hideMark/>
          </w:tcPr>
          <w:p w14:paraId="5EE97E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0.10438049</w:t>
            </w:r>
          </w:p>
        </w:tc>
        <w:tc>
          <w:tcPr>
            <w:tcW w:w="236" w:type="dxa"/>
            <w:noWrap/>
            <w:hideMark/>
          </w:tcPr>
          <w:p w14:paraId="3EA11D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0.18619607</w:t>
            </w:r>
          </w:p>
        </w:tc>
        <w:tc>
          <w:tcPr>
            <w:tcW w:w="236" w:type="dxa"/>
            <w:noWrap/>
            <w:hideMark/>
          </w:tcPr>
          <w:p w14:paraId="45F8C3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27.860556</w:t>
            </w:r>
          </w:p>
        </w:tc>
        <w:tc>
          <w:tcPr>
            <w:tcW w:w="236" w:type="dxa"/>
            <w:noWrap/>
            <w:hideMark/>
          </w:tcPr>
          <w:p w14:paraId="7375E3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25.2679439</w:t>
            </w:r>
          </w:p>
        </w:tc>
        <w:tc>
          <w:tcPr>
            <w:tcW w:w="236" w:type="dxa"/>
            <w:noWrap/>
            <w:hideMark/>
          </w:tcPr>
          <w:p w14:paraId="0CB535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0.89776156</w:t>
            </w:r>
          </w:p>
        </w:tc>
      </w:tr>
      <w:tr w:rsidR="004A3F9A" w:rsidRPr="004A3F9A" w14:paraId="53BA7020" w14:textId="77777777" w:rsidTr="004A3F9A">
        <w:trPr>
          <w:trHeight w:val="20"/>
        </w:trPr>
        <w:tc>
          <w:tcPr>
            <w:tcW w:w="236" w:type="dxa"/>
            <w:noWrap/>
            <w:hideMark/>
          </w:tcPr>
          <w:p w14:paraId="4D33644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79A77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BE9E0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0.02769703</w:t>
            </w:r>
          </w:p>
        </w:tc>
        <w:tc>
          <w:tcPr>
            <w:tcW w:w="236" w:type="dxa"/>
            <w:noWrap/>
            <w:hideMark/>
          </w:tcPr>
          <w:p w14:paraId="26688E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0.33993062</w:t>
            </w:r>
          </w:p>
        </w:tc>
        <w:tc>
          <w:tcPr>
            <w:tcW w:w="236" w:type="dxa"/>
            <w:noWrap/>
            <w:hideMark/>
          </w:tcPr>
          <w:p w14:paraId="142F50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0.61357049</w:t>
            </w:r>
          </w:p>
        </w:tc>
        <w:tc>
          <w:tcPr>
            <w:tcW w:w="236" w:type="dxa"/>
            <w:noWrap/>
            <w:hideMark/>
          </w:tcPr>
          <w:p w14:paraId="761E68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6.66054602</w:t>
            </w:r>
          </w:p>
        </w:tc>
        <w:tc>
          <w:tcPr>
            <w:tcW w:w="236" w:type="dxa"/>
            <w:noWrap/>
            <w:hideMark/>
          </w:tcPr>
          <w:p w14:paraId="0798DA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6.97911116</w:t>
            </w:r>
          </w:p>
        </w:tc>
        <w:tc>
          <w:tcPr>
            <w:tcW w:w="236" w:type="dxa"/>
            <w:noWrap/>
            <w:hideMark/>
          </w:tcPr>
          <w:p w14:paraId="0E00E7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0.9024216</w:t>
            </w:r>
          </w:p>
        </w:tc>
      </w:tr>
      <w:tr w:rsidR="004A3F9A" w:rsidRPr="004A3F9A" w14:paraId="2923909E" w14:textId="77777777" w:rsidTr="004A3F9A">
        <w:trPr>
          <w:trHeight w:val="20"/>
        </w:trPr>
        <w:tc>
          <w:tcPr>
            <w:tcW w:w="236" w:type="dxa"/>
            <w:noWrap/>
            <w:hideMark/>
          </w:tcPr>
          <w:p w14:paraId="326C525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09ECD5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73822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0.03783889</w:t>
            </w:r>
          </w:p>
        </w:tc>
        <w:tc>
          <w:tcPr>
            <w:tcW w:w="236" w:type="dxa"/>
            <w:noWrap/>
            <w:hideMark/>
          </w:tcPr>
          <w:p w14:paraId="6F9FB6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5.10328054</w:t>
            </w:r>
          </w:p>
        </w:tc>
        <w:tc>
          <w:tcPr>
            <w:tcW w:w="236" w:type="dxa"/>
            <w:noWrap/>
            <w:hideMark/>
          </w:tcPr>
          <w:p w14:paraId="5D25AB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7.85333359</w:t>
            </w:r>
          </w:p>
        </w:tc>
        <w:tc>
          <w:tcPr>
            <w:tcW w:w="236" w:type="dxa"/>
            <w:noWrap/>
            <w:hideMark/>
          </w:tcPr>
          <w:p w14:paraId="093D4A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26.174041</w:t>
            </w:r>
          </w:p>
        </w:tc>
        <w:tc>
          <w:tcPr>
            <w:tcW w:w="236" w:type="dxa"/>
            <w:noWrap/>
            <w:hideMark/>
          </w:tcPr>
          <w:p w14:paraId="0F5E93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26.1743258</w:t>
            </w:r>
          </w:p>
        </w:tc>
        <w:tc>
          <w:tcPr>
            <w:tcW w:w="236" w:type="dxa"/>
            <w:noWrap/>
            <w:hideMark/>
          </w:tcPr>
          <w:p w14:paraId="3A494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0.77104292</w:t>
            </w:r>
          </w:p>
        </w:tc>
      </w:tr>
      <w:tr w:rsidR="004A3F9A" w:rsidRPr="004A3F9A" w14:paraId="1D3479A9" w14:textId="77777777" w:rsidTr="004A3F9A">
        <w:trPr>
          <w:trHeight w:val="20"/>
        </w:trPr>
        <w:tc>
          <w:tcPr>
            <w:tcW w:w="236" w:type="dxa"/>
            <w:noWrap/>
            <w:hideMark/>
          </w:tcPr>
          <w:p w14:paraId="546FD73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61A110D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B0F94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0.03938396</w:t>
            </w:r>
          </w:p>
        </w:tc>
        <w:tc>
          <w:tcPr>
            <w:tcW w:w="236" w:type="dxa"/>
            <w:noWrap/>
            <w:hideMark/>
          </w:tcPr>
          <w:p w14:paraId="1FCB17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0.11819022</w:t>
            </w:r>
          </w:p>
        </w:tc>
        <w:tc>
          <w:tcPr>
            <w:tcW w:w="236" w:type="dxa"/>
            <w:noWrap/>
            <w:hideMark/>
          </w:tcPr>
          <w:p w14:paraId="4D5C92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0.25722806</w:t>
            </w:r>
          </w:p>
        </w:tc>
        <w:tc>
          <w:tcPr>
            <w:tcW w:w="236" w:type="dxa"/>
            <w:noWrap/>
            <w:hideMark/>
          </w:tcPr>
          <w:p w14:paraId="736D04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8.61387148</w:t>
            </w:r>
          </w:p>
        </w:tc>
        <w:tc>
          <w:tcPr>
            <w:tcW w:w="236" w:type="dxa"/>
            <w:noWrap/>
            <w:hideMark/>
          </w:tcPr>
          <w:p w14:paraId="38519D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8.55311593</w:t>
            </w:r>
          </w:p>
        </w:tc>
        <w:tc>
          <w:tcPr>
            <w:tcW w:w="236" w:type="dxa"/>
            <w:noWrap/>
            <w:hideMark/>
          </w:tcPr>
          <w:p w14:paraId="2E08A8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1.08786262</w:t>
            </w:r>
          </w:p>
        </w:tc>
      </w:tr>
      <w:tr w:rsidR="004A3F9A" w:rsidRPr="004A3F9A" w14:paraId="4282C73B" w14:textId="77777777" w:rsidTr="004A3F9A">
        <w:trPr>
          <w:trHeight w:val="20"/>
        </w:trPr>
        <w:tc>
          <w:tcPr>
            <w:tcW w:w="236" w:type="dxa"/>
            <w:noWrap/>
            <w:hideMark/>
          </w:tcPr>
          <w:p w14:paraId="012C0F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1255CA1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0357D8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0.04409831</w:t>
            </w:r>
          </w:p>
        </w:tc>
        <w:tc>
          <w:tcPr>
            <w:tcW w:w="236" w:type="dxa"/>
            <w:noWrap/>
            <w:hideMark/>
          </w:tcPr>
          <w:p w14:paraId="1F1DDF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0.15524033</w:t>
            </w:r>
          </w:p>
        </w:tc>
        <w:tc>
          <w:tcPr>
            <w:tcW w:w="236" w:type="dxa"/>
            <w:noWrap/>
            <w:hideMark/>
          </w:tcPr>
          <w:p w14:paraId="5807A0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0.1951037</w:t>
            </w:r>
          </w:p>
        </w:tc>
        <w:tc>
          <w:tcPr>
            <w:tcW w:w="236" w:type="dxa"/>
            <w:noWrap/>
            <w:hideMark/>
          </w:tcPr>
          <w:p w14:paraId="37B266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8.51454294</w:t>
            </w:r>
          </w:p>
        </w:tc>
        <w:tc>
          <w:tcPr>
            <w:tcW w:w="236" w:type="dxa"/>
            <w:noWrap/>
            <w:hideMark/>
          </w:tcPr>
          <w:p w14:paraId="521BF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8.5419729</w:t>
            </w:r>
          </w:p>
        </w:tc>
        <w:tc>
          <w:tcPr>
            <w:tcW w:w="236" w:type="dxa"/>
            <w:noWrap/>
            <w:hideMark/>
          </w:tcPr>
          <w:p w14:paraId="15F065E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0.86292059</w:t>
            </w:r>
          </w:p>
        </w:tc>
      </w:tr>
      <w:tr w:rsidR="004A3F9A" w:rsidRPr="004A3F9A" w14:paraId="349FBCE6" w14:textId="77777777" w:rsidTr="004A3F9A">
        <w:trPr>
          <w:trHeight w:val="20"/>
        </w:trPr>
        <w:tc>
          <w:tcPr>
            <w:tcW w:w="236" w:type="dxa"/>
            <w:noWrap/>
            <w:hideMark/>
          </w:tcPr>
          <w:p w14:paraId="2E21FAA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68989DF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1F0343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0.01085283</w:t>
            </w:r>
          </w:p>
        </w:tc>
        <w:tc>
          <w:tcPr>
            <w:tcW w:w="236" w:type="dxa"/>
            <w:noWrap/>
            <w:hideMark/>
          </w:tcPr>
          <w:p w14:paraId="3710F4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0.06312635</w:t>
            </w:r>
          </w:p>
        </w:tc>
        <w:tc>
          <w:tcPr>
            <w:tcW w:w="236" w:type="dxa"/>
            <w:noWrap/>
            <w:hideMark/>
          </w:tcPr>
          <w:p w14:paraId="2080EB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0.09696641</w:t>
            </w:r>
          </w:p>
        </w:tc>
        <w:tc>
          <w:tcPr>
            <w:tcW w:w="236" w:type="dxa"/>
            <w:noWrap/>
            <w:hideMark/>
          </w:tcPr>
          <w:p w14:paraId="0CE029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15.5104573</w:t>
            </w:r>
          </w:p>
        </w:tc>
        <w:tc>
          <w:tcPr>
            <w:tcW w:w="236" w:type="dxa"/>
            <w:noWrap/>
            <w:hideMark/>
          </w:tcPr>
          <w:p w14:paraId="0EB307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15.5105721</w:t>
            </w:r>
          </w:p>
        </w:tc>
        <w:tc>
          <w:tcPr>
            <w:tcW w:w="236" w:type="dxa"/>
            <w:noWrap/>
            <w:hideMark/>
          </w:tcPr>
          <w:p w14:paraId="053A9C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0.86454123</w:t>
            </w:r>
          </w:p>
        </w:tc>
      </w:tr>
      <w:tr w:rsidR="004A3F9A" w:rsidRPr="004A3F9A" w14:paraId="377FBC0F" w14:textId="77777777" w:rsidTr="004A3F9A">
        <w:trPr>
          <w:trHeight w:val="20"/>
        </w:trPr>
        <w:tc>
          <w:tcPr>
            <w:tcW w:w="236" w:type="dxa"/>
            <w:noWrap/>
            <w:hideMark/>
          </w:tcPr>
          <w:p w14:paraId="6F1E806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0308F6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1FA9E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0.03595118</w:t>
            </w:r>
          </w:p>
        </w:tc>
        <w:tc>
          <w:tcPr>
            <w:tcW w:w="236" w:type="dxa"/>
            <w:noWrap/>
            <w:hideMark/>
          </w:tcPr>
          <w:p w14:paraId="66A1D7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0.14082145</w:t>
            </w:r>
          </w:p>
        </w:tc>
        <w:tc>
          <w:tcPr>
            <w:tcW w:w="236" w:type="dxa"/>
            <w:noWrap/>
            <w:hideMark/>
          </w:tcPr>
          <w:p w14:paraId="69E755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0.2747635</w:t>
            </w:r>
          </w:p>
        </w:tc>
        <w:tc>
          <w:tcPr>
            <w:tcW w:w="236" w:type="dxa"/>
            <w:noWrap/>
            <w:hideMark/>
          </w:tcPr>
          <w:p w14:paraId="6ACCEA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20.5121542</w:t>
            </w:r>
          </w:p>
        </w:tc>
        <w:tc>
          <w:tcPr>
            <w:tcW w:w="236" w:type="dxa"/>
            <w:noWrap/>
            <w:hideMark/>
          </w:tcPr>
          <w:p w14:paraId="523D3D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20.5238386</w:t>
            </w:r>
          </w:p>
        </w:tc>
        <w:tc>
          <w:tcPr>
            <w:tcW w:w="236" w:type="dxa"/>
            <w:noWrap/>
            <w:hideMark/>
          </w:tcPr>
          <w:p w14:paraId="127542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0.97835386</w:t>
            </w:r>
          </w:p>
        </w:tc>
      </w:tr>
      <w:tr w:rsidR="004A3F9A" w:rsidRPr="004A3F9A" w14:paraId="411C7DFD" w14:textId="77777777" w:rsidTr="004A3F9A">
        <w:trPr>
          <w:trHeight w:val="20"/>
        </w:trPr>
        <w:tc>
          <w:tcPr>
            <w:tcW w:w="236" w:type="dxa"/>
            <w:noWrap/>
            <w:hideMark/>
          </w:tcPr>
          <w:p w14:paraId="3A5E4FD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4F2A7E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C45693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0.02732867</w:t>
            </w:r>
          </w:p>
        </w:tc>
        <w:tc>
          <w:tcPr>
            <w:tcW w:w="236" w:type="dxa"/>
            <w:noWrap/>
            <w:hideMark/>
          </w:tcPr>
          <w:p w14:paraId="7DE36C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0.73359004</w:t>
            </w:r>
          </w:p>
        </w:tc>
        <w:tc>
          <w:tcPr>
            <w:tcW w:w="236" w:type="dxa"/>
            <w:noWrap/>
            <w:hideMark/>
          </w:tcPr>
          <w:p w14:paraId="18B52A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1.34366493</w:t>
            </w:r>
          </w:p>
        </w:tc>
        <w:tc>
          <w:tcPr>
            <w:tcW w:w="236" w:type="dxa"/>
            <w:noWrap/>
            <w:hideMark/>
          </w:tcPr>
          <w:p w14:paraId="792F535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9.5409786</w:t>
            </w:r>
          </w:p>
        </w:tc>
        <w:tc>
          <w:tcPr>
            <w:tcW w:w="236" w:type="dxa"/>
            <w:noWrap/>
            <w:hideMark/>
          </w:tcPr>
          <w:p w14:paraId="279D40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9.54214389</w:t>
            </w:r>
          </w:p>
        </w:tc>
        <w:tc>
          <w:tcPr>
            <w:tcW w:w="236" w:type="dxa"/>
            <w:noWrap/>
            <w:hideMark/>
          </w:tcPr>
          <w:p w14:paraId="56B38C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0.91991508</w:t>
            </w:r>
          </w:p>
        </w:tc>
      </w:tr>
      <w:tr w:rsidR="004A3F9A" w:rsidRPr="004A3F9A" w14:paraId="2086EF38" w14:textId="77777777" w:rsidTr="004A3F9A">
        <w:trPr>
          <w:trHeight w:val="20"/>
        </w:trPr>
        <w:tc>
          <w:tcPr>
            <w:tcW w:w="236" w:type="dxa"/>
            <w:noWrap/>
            <w:hideMark/>
          </w:tcPr>
          <w:p w14:paraId="7D1A213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E78E75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F4FBC7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0.05597158</w:t>
            </w:r>
          </w:p>
        </w:tc>
        <w:tc>
          <w:tcPr>
            <w:tcW w:w="236" w:type="dxa"/>
            <w:noWrap/>
            <w:hideMark/>
          </w:tcPr>
          <w:p w14:paraId="20FDDC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0.09874811</w:t>
            </w:r>
          </w:p>
        </w:tc>
        <w:tc>
          <w:tcPr>
            <w:tcW w:w="236" w:type="dxa"/>
            <w:noWrap/>
            <w:hideMark/>
          </w:tcPr>
          <w:p w14:paraId="45F568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0.11686561</w:t>
            </w:r>
          </w:p>
        </w:tc>
        <w:tc>
          <w:tcPr>
            <w:tcW w:w="236" w:type="dxa"/>
            <w:noWrap/>
            <w:hideMark/>
          </w:tcPr>
          <w:p w14:paraId="72B68D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3.39611739</w:t>
            </w:r>
          </w:p>
        </w:tc>
        <w:tc>
          <w:tcPr>
            <w:tcW w:w="236" w:type="dxa"/>
            <w:noWrap/>
            <w:hideMark/>
          </w:tcPr>
          <w:p w14:paraId="604E1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3.38736917</w:t>
            </w:r>
          </w:p>
        </w:tc>
        <w:tc>
          <w:tcPr>
            <w:tcW w:w="236" w:type="dxa"/>
            <w:noWrap/>
            <w:hideMark/>
          </w:tcPr>
          <w:p w14:paraId="3017EA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0.56852722</w:t>
            </w:r>
          </w:p>
        </w:tc>
      </w:tr>
      <w:tr w:rsidR="004A3F9A" w:rsidRPr="004A3F9A" w14:paraId="3CD777D3" w14:textId="77777777" w:rsidTr="004A3F9A">
        <w:trPr>
          <w:trHeight w:val="20"/>
        </w:trPr>
        <w:tc>
          <w:tcPr>
            <w:tcW w:w="236" w:type="dxa"/>
            <w:noWrap/>
            <w:hideMark/>
          </w:tcPr>
          <w:p w14:paraId="7393ED5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D06079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B5D06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0.01216178</w:t>
            </w:r>
          </w:p>
        </w:tc>
        <w:tc>
          <w:tcPr>
            <w:tcW w:w="236" w:type="dxa"/>
            <w:noWrap/>
            <w:hideMark/>
          </w:tcPr>
          <w:p w14:paraId="7ABD88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0.0772997</w:t>
            </w:r>
          </w:p>
        </w:tc>
        <w:tc>
          <w:tcPr>
            <w:tcW w:w="236" w:type="dxa"/>
            <w:noWrap/>
            <w:hideMark/>
          </w:tcPr>
          <w:p w14:paraId="542E1C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0.15654563</w:t>
            </w:r>
          </w:p>
        </w:tc>
        <w:tc>
          <w:tcPr>
            <w:tcW w:w="236" w:type="dxa"/>
            <w:noWrap/>
            <w:hideMark/>
          </w:tcPr>
          <w:p w14:paraId="080F74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9.20691145</w:t>
            </w:r>
          </w:p>
        </w:tc>
        <w:tc>
          <w:tcPr>
            <w:tcW w:w="236" w:type="dxa"/>
            <w:noWrap/>
            <w:hideMark/>
          </w:tcPr>
          <w:p w14:paraId="53EDFB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8.79779358</w:t>
            </w:r>
          </w:p>
        </w:tc>
        <w:tc>
          <w:tcPr>
            <w:tcW w:w="236" w:type="dxa"/>
            <w:noWrap/>
            <w:hideMark/>
          </w:tcPr>
          <w:p w14:paraId="6BE49F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1.01253657</w:t>
            </w:r>
          </w:p>
        </w:tc>
      </w:tr>
      <w:tr w:rsidR="004A3F9A" w:rsidRPr="004A3F9A" w14:paraId="42FBC98E" w14:textId="77777777" w:rsidTr="004A3F9A">
        <w:trPr>
          <w:trHeight w:val="20"/>
        </w:trPr>
        <w:tc>
          <w:tcPr>
            <w:tcW w:w="236" w:type="dxa"/>
            <w:noWrap/>
            <w:hideMark/>
          </w:tcPr>
          <w:p w14:paraId="311CACE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421C5D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EAF1A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0.00249704</w:t>
            </w:r>
          </w:p>
        </w:tc>
        <w:tc>
          <w:tcPr>
            <w:tcW w:w="236" w:type="dxa"/>
            <w:noWrap/>
            <w:hideMark/>
          </w:tcPr>
          <w:p w14:paraId="6E959B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0.02525216</w:t>
            </w:r>
          </w:p>
        </w:tc>
        <w:tc>
          <w:tcPr>
            <w:tcW w:w="236" w:type="dxa"/>
            <w:noWrap/>
            <w:hideMark/>
          </w:tcPr>
          <w:p w14:paraId="7C7082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0.05382633</w:t>
            </w:r>
          </w:p>
        </w:tc>
        <w:tc>
          <w:tcPr>
            <w:tcW w:w="236" w:type="dxa"/>
            <w:noWrap/>
            <w:hideMark/>
          </w:tcPr>
          <w:p w14:paraId="033BA8F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31.5242881</w:t>
            </w:r>
          </w:p>
        </w:tc>
        <w:tc>
          <w:tcPr>
            <w:tcW w:w="236" w:type="dxa"/>
            <w:noWrap/>
            <w:hideMark/>
          </w:tcPr>
          <w:p w14:paraId="22CDC1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31.5495104</w:t>
            </w:r>
          </w:p>
        </w:tc>
        <w:tc>
          <w:tcPr>
            <w:tcW w:w="236" w:type="dxa"/>
            <w:noWrap/>
            <w:hideMark/>
          </w:tcPr>
          <w:p w14:paraId="4A94A1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1.0542478</w:t>
            </w:r>
          </w:p>
        </w:tc>
      </w:tr>
      <w:tr w:rsidR="004A3F9A" w:rsidRPr="004A3F9A" w14:paraId="5973FD4A" w14:textId="77777777" w:rsidTr="004A3F9A">
        <w:trPr>
          <w:trHeight w:val="20"/>
        </w:trPr>
        <w:tc>
          <w:tcPr>
            <w:tcW w:w="236" w:type="dxa"/>
            <w:noWrap/>
            <w:hideMark/>
          </w:tcPr>
          <w:p w14:paraId="50701F3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786B01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C2C7B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0.00173364</w:t>
            </w:r>
          </w:p>
        </w:tc>
        <w:tc>
          <w:tcPr>
            <w:tcW w:w="236" w:type="dxa"/>
            <w:noWrap/>
            <w:hideMark/>
          </w:tcPr>
          <w:p w14:paraId="119C10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0.05160354</w:t>
            </w:r>
          </w:p>
        </w:tc>
        <w:tc>
          <w:tcPr>
            <w:tcW w:w="236" w:type="dxa"/>
            <w:noWrap/>
            <w:hideMark/>
          </w:tcPr>
          <w:p w14:paraId="2B2BA52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0.10964436</w:t>
            </w:r>
          </w:p>
        </w:tc>
        <w:tc>
          <w:tcPr>
            <w:tcW w:w="236" w:type="dxa"/>
            <w:noWrap/>
            <w:hideMark/>
          </w:tcPr>
          <w:p w14:paraId="446AE6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20.5083508</w:t>
            </w:r>
          </w:p>
        </w:tc>
        <w:tc>
          <w:tcPr>
            <w:tcW w:w="236" w:type="dxa"/>
            <w:noWrap/>
            <w:hideMark/>
          </w:tcPr>
          <w:p w14:paraId="54249A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19.0210843</w:t>
            </w:r>
          </w:p>
        </w:tc>
        <w:tc>
          <w:tcPr>
            <w:tcW w:w="236" w:type="dxa"/>
            <w:noWrap/>
            <w:hideMark/>
          </w:tcPr>
          <w:p w14:paraId="1B3EF6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1.07327493</w:t>
            </w:r>
          </w:p>
        </w:tc>
      </w:tr>
      <w:tr w:rsidR="004A3F9A" w:rsidRPr="004A3F9A" w14:paraId="7AC53A85" w14:textId="77777777" w:rsidTr="004A3F9A">
        <w:trPr>
          <w:trHeight w:val="20"/>
        </w:trPr>
        <w:tc>
          <w:tcPr>
            <w:tcW w:w="236" w:type="dxa"/>
            <w:noWrap/>
            <w:hideMark/>
          </w:tcPr>
          <w:p w14:paraId="51C8E26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2A2D0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B340F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0.02304538</w:t>
            </w:r>
          </w:p>
        </w:tc>
        <w:tc>
          <w:tcPr>
            <w:tcW w:w="236" w:type="dxa"/>
            <w:noWrap/>
            <w:hideMark/>
          </w:tcPr>
          <w:p w14:paraId="77415BB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0.03527601</w:t>
            </w:r>
          </w:p>
        </w:tc>
        <w:tc>
          <w:tcPr>
            <w:tcW w:w="236" w:type="dxa"/>
            <w:noWrap/>
            <w:hideMark/>
          </w:tcPr>
          <w:p w14:paraId="216914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0.03994513</w:t>
            </w:r>
          </w:p>
        </w:tc>
        <w:tc>
          <w:tcPr>
            <w:tcW w:w="236" w:type="dxa"/>
            <w:noWrap/>
            <w:hideMark/>
          </w:tcPr>
          <w:p w14:paraId="5745B27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17.5842476</w:t>
            </w:r>
          </w:p>
        </w:tc>
        <w:tc>
          <w:tcPr>
            <w:tcW w:w="236" w:type="dxa"/>
            <w:noWrap/>
            <w:hideMark/>
          </w:tcPr>
          <w:p w14:paraId="27DD8D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9.9381081</w:t>
            </w:r>
          </w:p>
        </w:tc>
        <w:tc>
          <w:tcPr>
            <w:tcW w:w="236" w:type="dxa"/>
            <w:noWrap/>
            <w:hideMark/>
          </w:tcPr>
          <w:p w14:paraId="797AE5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0.37277583</w:t>
            </w:r>
          </w:p>
        </w:tc>
      </w:tr>
      <w:tr w:rsidR="004A3F9A" w:rsidRPr="004A3F9A" w14:paraId="0217ED53" w14:textId="77777777" w:rsidTr="004A3F9A">
        <w:trPr>
          <w:trHeight w:val="20"/>
        </w:trPr>
        <w:tc>
          <w:tcPr>
            <w:tcW w:w="236" w:type="dxa"/>
            <w:noWrap/>
            <w:hideMark/>
          </w:tcPr>
          <w:p w14:paraId="7B62FA8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1F31CA6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2EEEF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0.01491198</w:t>
            </w:r>
          </w:p>
        </w:tc>
        <w:tc>
          <w:tcPr>
            <w:tcW w:w="236" w:type="dxa"/>
            <w:noWrap/>
            <w:hideMark/>
          </w:tcPr>
          <w:p w14:paraId="27935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0.63522607</w:t>
            </w:r>
          </w:p>
        </w:tc>
        <w:tc>
          <w:tcPr>
            <w:tcW w:w="236" w:type="dxa"/>
            <w:noWrap/>
            <w:hideMark/>
          </w:tcPr>
          <w:p w14:paraId="5BCCAA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0.07844782</w:t>
            </w:r>
          </w:p>
        </w:tc>
        <w:tc>
          <w:tcPr>
            <w:tcW w:w="236" w:type="dxa"/>
            <w:noWrap/>
            <w:hideMark/>
          </w:tcPr>
          <w:p w14:paraId="55C35B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59.463865</w:t>
            </w:r>
          </w:p>
        </w:tc>
        <w:tc>
          <w:tcPr>
            <w:tcW w:w="236" w:type="dxa"/>
            <w:noWrap/>
            <w:hideMark/>
          </w:tcPr>
          <w:p w14:paraId="428E332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57.103958</w:t>
            </w:r>
          </w:p>
        </w:tc>
        <w:tc>
          <w:tcPr>
            <w:tcW w:w="236" w:type="dxa"/>
            <w:noWrap/>
            <w:hideMark/>
          </w:tcPr>
          <w:p w14:paraId="644D3C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0.06760869</w:t>
            </w:r>
          </w:p>
        </w:tc>
      </w:tr>
      <w:tr w:rsidR="004A3F9A" w:rsidRPr="004A3F9A" w14:paraId="643E694E" w14:textId="77777777" w:rsidTr="004A3F9A">
        <w:trPr>
          <w:trHeight w:val="20"/>
        </w:trPr>
        <w:tc>
          <w:tcPr>
            <w:tcW w:w="236" w:type="dxa"/>
            <w:noWrap/>
            <w:hideMark/>
          </w:tcPr>
          <w:p w14:paraId="6AF83A4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E1A22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E1748A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0.21766085</w:t>
            </w:r>
          </w:p>
        </w:tc>
        <w:tc>
          <w:tcPr>
            <w:tcW w:w="236" w:type="dxa"/>
            <w:noWrap/>
            <w:hideMark/>
          </w:tcPr>
          <w:p w14:paraId="7E4BF4C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1.71090885</w:t>
            </w:r>
          </w:p>
        </w:tc>
        <w:tc>
          <w:tcPr>
            <w:tcW w:w="236" w:type="dxa"/>
            <w:noWrap/>
            <w:hideMark/>
          </w:tcPr>
          <w:p w14:paraId="42F97D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2.67169604</w:t>
            </w:r>
          </w:p>
        </w:tc>
        <w:tc>
          <w:tcPr>
            <w:tcW w:w="236" w:type="dxa"/>
            <w:noWrap/>
            <w:hideMark/>
          </w:tcPr>
          <w:p w14:paraId="784266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8.43403409</w:t>
            </w:r>
          </w:p>
        </w:tc>
        <w:tc>
          <w:tcPr>
            <w:tcW w:w="236" w:type="dxa"/>
            <w:noWrap/>
            <w:hideMark/>
          </w:tcPr>
          <w:p w14:paraId="265AA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8.41705845</w:t>
            </w:r>
          </w:p>
        </w:tc>
        <w:tc>
          <w:tcPr>
            <w:tcW w:w="236" w:type="dxa"/>
            <w:noWrap/>
            <w:hideMark/>
          </w:tcPr>
          <w:p w14:paraId="7E858B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0.78448221</w:t>
            </w:r>
          </w:p>
        </w:tc>
      </w:tr>
      <w:tr w:rsidR="004A3F9A" w:rsidRPr="004A3F9A" w14:paraId="28D61933" w14:textId="77777777" w:rsidTr="004A3F9A">
        <w:trPr>
          <w:trHeight w:val="20"/>
        </w:trPr>
        <w:tc>
          <w:tcPr>
            <w:tcW w:w="236" w:type="dxa"/>
            <w:noWrap/>
            <w:hideMark/>
          </w:tcPr>
          <w:p w14:paraId="495ACF3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3BCD6BA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2A859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0.06808381</w:t>
            </w:r>
          </w:p>
        </w:tc>
        <w:tc>
          <w:tcPr>
            <w:tcW w:w="236" w:type="dxa"/>
            <w:noWrap/>
            <w:hideMark/>
          </w:tcPr>
          <w:p w14:paraId="1F7AE6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0.00204536</w:t>
            </w:r>
          </w:p>
        </w:tc>
        <w:tc>
          <w:tcPr>
            <w:tcW w:w="236" w:type="dxa"/>
            <w:noWrap/>
            <w:hideMark/>
          </w:tcPr>
          <w:p w14:paraId="48E07F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0.40852831</w:t>
            </w:r>
          </w:p>
        </w:tc>
        <w:tc>
          <w:tcPr>
            <w:tcW w:w="236" w:type="dxa"/>
            <w:noWrap/>
            <w:hideMark/>
          </w:tcPr>
          <w:p w14:paraId="678309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11.4604872</w:t>
            </w:r>
          </w:p>
        </w:tc>
        <w:tc>
          <w:tcPr>
            <w:tcW w:w="236" w:type="dxa"/>
            <w:noWrap/>
            <w:hideMark/>
          </w:tcPr>
          <w:p w14:paraId="2914F5C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9.12873959</w:t>
            </w:r>
          </w:p>
        </w:tc>
        <w:tc>
          <w:tcPr>
            <w:tcW w:w="236" w:type="dxa"/>
            <w:noWrap/>
            <w:hideMark/>
          </w:tcPr>
          <w:p w14:paraId="24248A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2.80868967</w:t>
            </w:r>
          </w:p>
        </w:tc>
      </w:tr>
      <w:tr w:rsidR="004A3F9A" w:rsidRPr="004A3F9A" w14:paraId="6410D2B1" w14:textId="77777777" w:rsidTr="004A3F9A">
        <w:trPr>
          <w:trHeight w:val="20"/>
        </w:trPr>
        <w:tc>
          <w:tcPr>
            <w:tcW w:w="236" w:type="dxa"/>
            <w:noWrap/>
            <w:hideMark/>
          </w:tcPr>
          <w:p w14:paraId="3891712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EADA9E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75C9FA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0.02524198</w:t>
            </w:r>
          </w:p>
        </w:tc>
        <w:tc>
          <w:tcPr>
            <w:tcW w:w="236" w:type="dxa"/>
            <w:noWrap/>
            <w:hideMark/>
          </w:tcPr>
          <w:p w14:paraId="27655F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0.37000828</w:t>
            </w:r>
          </w:p>
        </w:tc>
        <w:tc>
          <w:tcPr>
            <w:tcW w:w="236" w:type="dxa"/>
            <w:noWrap/>
            <w:hideMark/>
          </w:tcPr>
          <w:p w14:paraId="7717F8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0.35031334</w:t>
            </w:r>
          </w:p>
        </w:tc>
        <w:tc>
          <w:tcPr>
            <w:tcW w:w="236" w:type="dxa"/>
            <w:noWrap/>
            <w:hideMark/>
          </w:tcPr>
          <w:p w14:paraId="6DB0FA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21.3256514</w:t>
            </w:r>
          </w:p>
        </w:tc>
        <w:tc>
          <w:tcPr>
            <w:tcW w:w="236" w:type="dxa"/>
            <w:noWrap/>
            <w:hideMark/>
          </w:tcPr>
          <w:p w14:paraId="3991C5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21.1974096</w:t>
            </w:r>
          </w:p>
        </w:tc>
        <w:tc>
          <w:tcPr>
            <w:tcW w:w="236" w:type="dxa"/>
            <w:noWrap/>
            <w:hideMark/>
          </w:tcPr>
          <w:p w14:paraId="286274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0.47590472</w:t>
            </w:r>
          </w:p>
        </w:tc>
      </w:tr>
      <w:tr w:rsidR="004A3F9A" w:rsidRPr="004A3F9A" w14:paraId="48D9EBA4" w14:textId="77777777" w:rsidTr="004A3F9A">
        <w:trPr>
          <w:trHeight w:val="20"/>
        </w:trPr>
        <w:tc>
          <w:tcPr>
            <w:tcW w:w="236" w:type="dxa"/>
            <w:noWrap/>
            <w:hideMark/>
          </w:tcPr>
          <w:p w14:paraId="746FCE6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4E3A2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19EA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0.00193533</w:t>
            </w:r>
          </w:p>
        </w:tc>
        <w:tc>
          <w:tcPr>
            <w:tcW w:w="236" w:type="dxa"/>
            <w:noWrap/>
            <w:hideMark/>
          </w:tcPr>
          <w:p w14:paraId="014110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2.62375144</w:t>
            </w:r>
          </w:p>
        </w:tc>
        <w:tc>
          <w:tcPr>
            <w:tcW w:w="236" w:type="dxa"/>
            <w:noWrap/>
            <w:hideMark/>
          </w:tcPr>
          <w:p w14:paraId="3816C2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5.16135105</w:t>
            </w:r>
          </w:p>
        </w:tc>
        <w:tc>
          <w:tcPr>
            <w:tcW w:w="236" w:type="dxa"/>
            <w:noWrap/>
            <w:hideMark/>
          </w:tcPr>
          <w:p w14:paraId="5C3DEE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24.7771196</w:t>
            </w:r>
          </w:p>
        </w:tc>
        <w:tc>
          <w:tcPr>
            <w:tcW w:w="236" w:type="dxa"/>
            <w:noWrap/>
            <w:hideMark/>
          </w:tcPr>
          <w:p w14:paraId="4EF855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24.7621258</w:t>
            </w:r>
          </w:p>
        </w:tc>
        <w:tc>
          <w:tcPr>
            <w:tcW w:w="236" w:type="dxa"/>
            <w:noWrap/>
            <w:hideMark/>
          </w:tcPr>
          <w:p w14:paraId="27FDA6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0.98358232</w:t>
            </w:r>
          </w:p>
        </w:tc>
      </w:tr>
      <w:tr w:rsidR="004A3F9A" w:rsidRPr="004A3F9A" w14:paraId="6641CAC4" w14:textId="77777777" w:rsidTr="004A3F9A">
        <w:trPr>
          <w:trHeight w:val="20"/>
        </w:trPr>
        <w:tc>
          <w:tcPr>
            <w:tcW w:w="236" w:type="dxa"/>
            <w:noWrap/>
            <w:hideMark/>
          </w:tcPr>
          <w:p w14:paraId="6B31D54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71CF274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322DA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0.04431145</w:t>
            </w:r>
          </w:p>
        </w:tc>
        <w:tc>
          <w:tcPr>
            <w:tcW w:w="236" w:type="dxa"/>
            <w:noWrap/>
            <w:hideMark/>
          </w:tcPr>
          <w:p w14:paraId="5B37C9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5.90084035</w:t>
            </w:r>
          </w:p>
        </w:tc>
        <w:tc>
          <w:tcPr>
            <w:tcW w:w="236" w:type="dxa"/>
            <w:noWrap/>
            <w:hideMark/>
          </w:tcPr>
          <w:p w14:paraId="064164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12.126715</w:t>
            </w:r>
          </w:p>
        </w:tc>
        <w:tc>
          <w:tcPr>
            <w:tcW w:w="236" w:type="dxa"/>
            <w:noWrap/>
            <w:hideMark/>
          </w:tcPr>
          <w:p w14:paraId="15B808E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13.3227365</w:t>
            </w:r>
          </w:p>
        </w:tc>
        <w:tc>
          <w:tcPr>
            <w:tcW w:w="236" w:type="dxa"/>
            <w:noWrap/>
            <w:hideMark/>
          </w:tcPr>
          <w:p w14:paraId="503AD1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13.322738</w:t>
            </w:r>
          </w:p>
        </w:tc>
        <w:tc>
          <w:tcPr>
            <w:tcW w:w="236" w:type="dxa"/>
            <w:noWrap/>
            <w:hideMark/>
          </w:tcPr>
          <w:p w14:paraId="7B7583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1.03114656</w:t>
            </w:r>
          </w:p>
        </w:tc>
      </w:tr>
      <w:tr w:rsidR="004A3F9A" w:rsidRPr="004A3F9A" w14:paraId="322A74E2" w14:textId="77777777" w:rsidTr="004A3F9A">
        <w:trPr>
          <w:trHeight w:val="20"/>
        </w:trPr>
        <w:tc>
          <w:tcPr>
            <w:tcW w:w="236" w:type="dxa"/>
            <w:noWrap/>
            <w:hideMark/>
          </w:tcPr>
          <w:p w14:paraId="050CAD5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262271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A8354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0.03429727</w:t>
            </w:r>
          </w:p>
        </w:tc>
        <w:tc>
          <w:tcPr>
            <w:tcW w:w="236" w:type="dxa"/>
            <w:noWrap/>
            <w:hideMark/>
          </w:tcPr>
          <w:p w14:paraId="3B5A4C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9.91761498</w:t>
            </w:r>
          </w:p>
        </w:tc>
        <w:tc>
          <w:tcPr>
            <w:tcW w:w="236" w:type="dxa"/>
            <w:noWrap/>
            <w:hideMark/>
          </w:tcPr>
          <w:p w14:paraId="122D95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79D557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16.5899866</w:t>
            </w:r>
          </w:p>
        </w:tc>
        <w:tc>
          <w:tcPr>
            <w:tcW w:w="236" w:type="dxa"/>
            <w:noWrap/>
            <w:hideMark/>
          </w:tcPr>
          <w:p w14:paraId="088542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16.5904226</w:t>
            </w:r>
          </w:p>
        </w:tc>
        <w:tc>
          <w:tcPr>
            <w:tcW w:w="236" w:type="dxa"/>
            <w:noWrap/>
            <w:hideMark/>
          </w:tcPr>
          <w:p w14:paraId="7B421B9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0.75623093</w:t>
            </w:r>
          </w:p>
        </w:tc>
      </w:tr>
      <w:tr w:rsidR="004A3F9A" w:rsidRPr="004A3F9A" w14:paraId="118756E8" w14:textId="77777777" w:rsidTr="004A3F9A">
        <w:trPr>
          <w:trHeight w:val="20"/>
        </w:trPr>
        <w:tc>
          <w:tcPr>
            <w:tcW w:w="236" w:type="dxa"/>
            <w:noWrap/>
            <w:hideMark/>
          </w:tcPr>
          <w:p w14:paraId="21D2DEF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1BF790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993B5B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0.01170706</w:t>
            </w:r>
          </w:p>
        </w:tc>
        <w:tc>
          <w:tcPr>
            <w:tcW w:w="236" w:type="dxa"/>
            <w:noWrap/>
            <w:hideMark/>
          </w:tcPr>
          <w:p w14:paraId="52AF57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0.08065316</w:t>
            </w:r>
          </w:p>
        </w:tc>
        <w:tc>
          <w:tcPr>
            <w:tcW w:w="236" w:type="dxa"/>
            <w:noWrap/>
            <w:hideMark/>
          </w:tcPr>
          <w:p w14:paraId="2BB97C3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0.14545828</w:t>
            </w:r>
          </w:p>
        </w:tc>
        <w:tc>
          <w:tcPr>
            <w:tcW w:w="236" w:type="dxa"/>
            <w:noWrap/>
            <w:hideMark/>
          </w:tcPr>
          <w:p w14:paraId="05DF03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14.8172803</w:t>
            </w:r>
          </w:p>
        </w:tc>
        <w:tc>
          <w:tcPr>
            <w:tcW w:w="236" w:type="dxa"/>
            <w:noWrap/>
            <w:hideMark/>
          </w:tcPr>
          <w:p w14:paraId="579158F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10.4108599</w:t>
            </w:r>
          </w:p>
        </w:tc>
        <w:tc>
          <w:tcPr>
            <w:tcW w:w="236" w:type="dxa"/>
            <w:noWrap/>
            <w:hideMark/>
          </w:tcPr>
          <w:p w14:paraId="7E0E9C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0.87436157</w:t>
            </w:r>
          </w:p>
        </w:tc>
      </w:tr>
      <w:tr w:rsidR="004A3F9A" w:rsidRPr="004A3F9A" w14:paraId="77A7B3CE" w14:textId="77777777" w:rsidTr="004A3F9A">
        <w:trPr>
          <w:trHeight w:val="20"/>
        </w:trPr>
        <w:tc>
          <w:tcPr>
            <w:tcW w:w="236" w:type="dxa"/>
            <w:noWrap/>
            <w:hideMark/>
          </w:tcPr>
          <w:p w14:paraId="101DC47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61060BC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FFF8E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0.03047146</w:t>
            </w:r>
          </w:p>
        </w:tc>
        <w:tc>
          <w:tcPr>
            <w:tcW w:w="236" w:type="dxa"/>
            <w:noWrap/>
            <w:hideMark/>
          </w:tcPr>
          <w:p w14:paraId="4A14C0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7.97966766</w:t>
            </w:r>
          </w:p>
        </w:tc>
        <w:tc>
          <w:tcPr>
            <w:tcW w:w="236" w:type="dxa"/>
            <w:noWrap/>
            <w:hideMark/>
          </w:tcPr>
          <w:p w14:paraId="191BA4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w:t>
            </w:r>
          </w:p>
        </w:tc>
        <w:tc>
          <w:tcPr>
            <w:tcW w:w="236" w:type="dxa"/>
            <w:noWrap/>
            <w:hideMark/>
          </w:tcPr>
          <w:p w14:paraId="547EEB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17.0460389</w:t>
            </w:r>
          </w:p>
        </w:tc>
        <w:tc>
          <w:tcPr>
            <w:tcW w:w="236" w:type="dxa"/>
            <w:noWrap/>
            <w:hideMark/>
          </w:tcPr>
          <w:p w14:paraId="2414867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17.0333096</w:t>
            </w:r>
          </w:p>
        </w:tc>
        <w:tc>
          <w:tcPr>
            <w:tcW w:w="236" w:type="dxa"/>
            <w:noWrap/>
            <w:hideMark/>
          </w:tcPr>
          <w:p w14:paraId="427759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0.93988877</w:t>
            </w:r>
          </w:p>
        </w:tc>
      </w:tr>
      <w:tr w:rsidR="004A3F9A" w:rsidRPr="004A3F9A" w14:paraId="5CDB9AA5" w14:textId="77777777" w:rsidTr="004A3F9A">
        <w:trPr>
          <w:trHeight w:val="20"/>
        </w:trPr>
        <w:tc>
          <w:tcPr>
            <w:tcW w:w="236" w:type="dxa"/>
            <w:noWrap/>
            <w:hideMark/>
          </w:tcPr>
          <w:p w14:paraId="77A9D1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8DA22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37460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0.01208718</w:t>
            </w:r>
          </w:p>
        </w:tc>
        <w:tc>
          <w:tcPr>
            <w:tcW w:w="236" w:type="dxa"/>
            <w:noWrap/>
            <w:hideMark/>
          </w:tcPr>
          <w:p w14:paraId="52A2B6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0.18388311</w:t>
            </w:r>
          </w:p>
        </w:tc>
        <w:tc>
          <w:tcPr>
            <w:tcW w:w="236" w:type="dxa"/>
            <w:noWrap/>
            <w:hideMark/>
          </w:tcPr>
          <w:p w14:paraId="4730819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0.45738327</w:t>
            </w:r>
          </w:p>
        </w:tc>
        <w:tc>
          <w:tcPr>
            <w:tcW w:w="236" w:type="dxa"/>
            <w:noWrap/>
            <w:hideMark/>
          </w:tcPr>
          <w:p w14:paraId="2AE7A9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9.741042</w:t>
            </w:r>
          </w:p>
        </w:tc>
        <w:tc>
          <w:tcPr>
            <w:tcW w:w="236" w:type="dxa"/>
            <w:noWrap/>
            <w:hideMark/>
          </w:tcPr>
          <w:p w14:paraId="145DE6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9.74052118</w:t>
            </w:r>
          </w:p>
        </w:tc>
        <w:tc>
          <w:tcPr>
            <w:tcW w:w="236" w:type="dxa"/>
            <w:noWrap/>
            <w:hideMark/>
          </w:tcPr>
          <w:p w14:paraId="714E1D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1.24384541</w:t>
            </w:r>
          </w:p>
        </w:tc>
      </w:tr>
      <w:tr w:rsidR="004A3F9A" w:rsidRPr="004A3F9A" w14:paraId="70BC23F3" w14:textId="77777777" w:rsidTr="004A3F9A">
        <w:trPr>
          <w:trHeight w:val="20"/>
        </w:trPr>
        <w:tc>
          <w:tcPr>
            <w:tcW w:w="236" w:type="dxa"/>
            <w:noWrap/>
            <w:hideMark/>
          </w:tcPr>
          <w:p w14:paraId="6FC8882D"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7B1D17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60F7B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0.04250172</w:t>
            </w:r>
          </w:p>
        </w:tc>
        <w:tc>
          <w:tcPr>
            <w:tcW w:w="236" w:type="dxa"/>
            <w:noWrap/>
            <w:hideMark/>
          </w:tcPr>
          <w:p w14:paraId="3B03DE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1.17350003</w:t>
            </w:r>
          </w:p>
        </w:tc>
        <w:tc>
          <w:tcPr>
            <w:tcW w:w="236" w:type="dxa"/>
            <w:noWrap/>
            <w:hideMark/>
          </w:tcPr>
          <w:p w14:paraId="1E879E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2.36764626</w:t>
            </w:r>
          </w:p>
        </w:tc>
        <w:tc>
          <w:tcPr>
            <w:tcW w:w="236" w:type="dxa"/>
            <w:noWrap/>
            <w:hideMark/>
          </w:tcPr>
          <w:p w14:paraId="53D616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16.1437052</w:t>
            </w:r>
          </w:p>
        </w:tc>
        <w:tc>
          <w:tcPr>
            <w:tcW w:w="236" w:type="dxa"/>
            <w:noWrap/>
            <w:hideMark/>
          </w:tcPr>
          <w:p w14:paraId="57289C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15.9928824</w:t>
            </w:r>
          </w:p>
        </w:tc>
        <w:tc>
          <w:tcPr>
            <w:tcW w:w="236" w:type="dxa"/>
            <w:noWrap/>
            <w:hideMark/>
          </w:tcPr>
          <w:p w14:paraId="4C0ED9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1.01511516</w:t>
            </w:r>
          </w:p>
        </w:tc>
      </w:tr>
      <w:tr w:rsidR="004A3F9A" w:rsidRPr="004A3F9A" w14:paraId="6980298C" w14:textId="77777777" w:rsidTr="004A3F9A">
        <w:trPr>
          <w:trHeight w:val="20"/>
        </w:trPr>
        <w:tc>
          <w:tcPr>
            <w:tcW w:w="236" w:type="dxa"/>
            <w:noWrap/>
            <w:hideMark/>
          </w:tcPr>
          <w:p w14:paraId="7CBC108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55D39A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1E10A1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0.01256396</w:t>
            </w:r>
          </w:p>
        </w:tc>
        <w:tc>
          <w:tcPr>
            <w:tcW w:w="236" w:type="dxa"/>
            <w:noWrap/>
            <w:hideMark/>
          </w:tcPr>
          <w:p w14:paraId="214D76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0.04112045</w:t>
            </w:r>
          </w:p>
        </w:tc>
        <w:tc>
          <w:tcPr>
            <w:tcW w:w="236" w:type="dxa"/>
            <w:noWrap/>
            <w:hideMark/>
          </w:tcPr>
          <w:p w14:paraId="33D8B9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0.12576802</w:t>
            </w:r>
          </w:p>
        </w:tc>
        <w:tc>
          <w:tcPr>
            <w:tcW w:w="236" w:type="dxa"/>
            <w:noWrap/>
            <w:hideMark/>
          </w:tcPr>
          <w:p w14:paraId="1C5D5E9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8.08740665</w:t>
            </w:r>
          </w:p>
        </w:tc>
        <w:tc>
          <w:tcPr>
            <w:tcW w:w="236" w:type="dxa"/>
            <w:noWrap/>
            <w:hideMark/>
          </w:tcPr>
          <w:p w14:paraId="4502B4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8.09385121</w:t>
            </w:r>
          </w:p>
        </w:tc>
        <w:tc>
          <w:tcPr>
            <w:tcW w:w="236" w:type="dxa"/>
            <w:noWrap/>
            <w:hideMark/>
          </w:tcPr>
          <w:p w14:paraId="13D83BF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1.42252247</w:t>
            </w:r>
          </w:p>
        </w:tc>
      </w:tr>
      <w:tr w:rsidR="004A3F9A" w:rsidRPr="004A3F9A" w14:paraId="21CFE1A1" w14:textId="77777777" w:rsidTr="004A3F9A">
        <w:trPr>
          <w:trHeight w:val="20"/>
        </w:trPr>
        <w:tc>
          <w:tcPr>
            <w:tcW w:w="236" w:type="dxa"/>
            <w:noWrap/>
            <w:hideMark/>
          </w:tcPr>
          <w:p w14:paraId="74C6C50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0880E62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0AF6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0.01383322</w:t>
            </w:r>
          </w:p>
        </w:tc>
        <w:tc>
          <w:tcPr>
            <w:tcW w:w="236" w:type="dxa"/>
            <w:noWrap/>
            <w:hideMark/>
          </w:tcPr>
          <w:p w14:paraId="43B1E29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0.17648081</w:t>
            </w:r>
          </w:p>
        </w:tc>
        <w:tc>
          <w:tcPr>
            <w:tcW w:w="236" w:type="dxa"/>
            <w:noWrap/>
            <w:hideMark/>
          </w:tcPr>
          <w:p w14:paraId="1A4E61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0.36442223</w:t>
            </w:r>
          </w:p>
        </w:tc>
        <w:tc>
          <w:tcPr>
            <w:tcW w:w="236" w:type="dxa"/>
            <w:noWrap/>
            <w:hideMark/>
          </w:tcPr>
          <w:p w14:paraId="4BFD1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18.2393939</w:t>
            </w:r>
          </w:p>
        </w:tc>
        <w:tc>
          <w:tcPr>
            <w:tcW w:w="236" w:type="dxa"/>
            <w:noWrap/>
            <w:hideMark/>
          </w:tcPr>
          <w:p w14:paraId="47F9C9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18.0283888</w:t>
            </w:r>
          </w:p>
        </w:tc>
        <w:tc>
          <w:tcPr>
            <w:tcW w:w="236" w:type="dxa"/>
            <w:noWrap/>
            <w:hideMark/>
          </w:tcPr>
          <w:p w14:paraId="54B0E86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1.03435575</w:t>
            </w:r>
          </w:p>
        </w:tc>
      </w:tr>
      <w:tr w:rsidR="004A3F9A" w:rsidRPr="004A3F9A" w14:paraId="1A9AD7F3" w14:textId="77777777" w:rsidTr="004A3F9A">
        <w:trPr>
          <w:trHeight w:val="20"/>
        </w:trPr>
        <w:tc>
          <w:tcPr>
            <w:tcW w:w="236" w:type="dxa"/>
            <w:noWrap/>
            <w:hideMark/>
          </w:tcPr>
          <w:p w14:paraId="3F0F91C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5358C3F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F63469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0.01776849</w:t>
            </w:r>
          </w:p>
        </w:tc>
        <w:tc>
          <w:tcPr>
            <w:tcW w:w="236" w:type="dxa"/>
            <w:noWrap/>
            <w:hideMark/>
          </w:tcPr>
          <w:p w14:paraId="6E987A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0.01405353</w:t>
            </w:r>
          </w:p>
        </w:tc>
        <w:tc>
          <w:tcPr>
            <w:tcW w:w="236" w:type="dxa"/>
            <w:noWrap/>
            <w:hideMark/>
          </w:tcPr>
          <w:p w14:paraId="6AA64A6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0.07153936</w:t>
            </w:r>
          </w:p>
        </w:tc>
        <w:tc>
          <w:tcPr>
            <w:tcW w:w="236" w:type="dxa"/>
            <w:noWrap/>
            <w:hideMark/>
          </w:tcPr>
          <w:p w14:paraId="08816D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11.3450197</w:t>
            </w:r>
          </w:p>
        </w:tc>
        <w:tc>
          <w:tcPr>
            <w:tcW w:w="236" w:type="dxa"/>
            <w:noWrap/>
            <w:hideMark/>
          </w:tcPr>
          <w:p w14:paraId="685DE1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11.2982585</w:t>
            </w:r>
          </w:p>
        </w:tc>
        <w:tc>
          <w:tcPr>
            <w:tcW w:w="236" w:type="dxa"/>
            <w:noWrap/>
            <w:hideMark/>
          </w:tcPr>
          <w:p w14:paraId="74AC8C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1.86078232</w:t>
            </w:r>
          </w:p>
        </w:tc>
      </w:tr>
      <w:tr w:rsidR="004A3F9A" w:rsidRPr="004A3F9A" w14:paraId="537779E0" w14:textId="77777777" w:rsidTr="004A3F9A">
        <w:trPr>
          <w:trHeight w:val="20"/>
        </w:trPr>
        <w:tc>
          <w:tcPr>
            <w:tcW w:w="236" w:type="dxa"/>
            <w:noWrap/>
            <w:hideMark/>
          </w:tcPr>
          <w:p w14:paraId="415B3D4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64498E0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4DA6A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0.08706407</w:t>
            </w:r>
          </w:p>
        </w:tc>
        <w:tc>
          <w:tcPr>
            <w:tcW w:w="236" w:type="dxa"/>
            <w:noWrap/>
            <w:hideMark/>
          </w:tcPr>
          <w:p w14:paraId="7A41E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0.0160098</w:t>
            </w:r>
          </w:p>
        </w:tc>
        <w:tc>
          <w:tcPr>
            <w:tcW w:w="236" w:type="dxa"/>
            <w:noWrap/>
            <w:hideMark/>
          </w:tcPr>
          <w:p w14:paraId="4DF5C56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0.03774245</w:t>
            </w:r>
          </w:p>
        </w:tc>
        <w:tc>
          <w:tcPr>
            <w:tcW w:w="236" w:type="dxa"/>
            <w:noWrap/>
            <w:hideMark/>
          </w:tcPr>
          <w:p w14:paraId="68A2EA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5.0502574</w:t>
            </w:r>
          </w:p>
        </w:tc>
        <w:tc>
          <w:tcPr>
            <w:tcW w:w="236" w:type="dxa"/>
            <w:noWrap/>
            <w:hideMark/>
          </w:tcPr>
          <w:p w14:paraId="4CFD4C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5.05519723</w:t>
            </w:r>
          </w:p>
        </w:tc>
        <w:tc>
          <w:tcPr>
            <w:tcW w:w="236" w:type="dxa"/>
            <w:noWrap/>
            <w:hideMark/>
          </w:tcPr>
          <w:p w14:paraId="2C6255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0.60973126</w:t>
            </w:r>
          </w:p>
        </w:tc>
      </w:tr>
    </w:tbl>
    <w:p w14:paraId="5103CE12" w14:textId="77777777" w:rsidR="00682E97" w:rsidRPr="002B0243" w:rsidRDefault="00682E97" w:rsidP="004C7D04">
      <w:pPr>
        <w:rPr>
          <w:rFonts w:ascii="Times New Roman" w:hAnsi="Times New Roman" w:cs="Times New Roman"/>
        </w:rPr>
      </w:pPr>
    </w:p>
    <w:p w14:paraId="1A056C7F"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5D200373" w14:textId="12AC0D09" w:rsidR="00682E97" w:rsidRPr="002B0243" w:rsidRDefault="00682E97" w:rsidP="004C7D04">
      <w:pPr>
        <w:rPr>
          <w:rFonts w:ascii="Times New Roman" w:hAnsi="Times New Roman" w:cs="Times New Roman"/>
        </w:rPr>
      </w:pPr>
      <w:r w:rsidRPr="002B0243">
        <w:rPr>
          <w:rFonts w:ascii="Times New Roman" w:hAnsi="Times New Roman" w:cs="Times New Roman"/>
        </w:rPr>
        <w:lastRenderedPageBreak/>
        <w:t xml:space="preserve">Table S7.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BIO15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4A3F9A" w14:paraId="31987857" w14:textId="77777777" w:rsidTr="004A3F9A">
        <w:trPr>
          <w:trHeight w:val="20"/>
        </w:trPr>
        <w:tc>
          <w:tcPr>
            <w:tcW w:w="236" w:type="dxa"/>
            <w:noWrap/>
            <w:hideMark/>
          </w:tcPr>
          <w:p w14:paraId="0067E2C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Group.1</w:t>
            </w:r>
          </w:p>
        </w:tc>
        <w:tc>
          <w:tcPr>
            <w:tcW w:w="236" w:type="dxa"/>
            <w:noWrap/>
            <w:hideMark/>
          </w:tcPr>
          <w:p w14:paraId="2C74B2A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Group.2</w:t>
            </w:r>
          </w:p>
        </w:tc>
        <w:tc>
          <w:tcPr>
            <w:tcW w:w="236" w:type="dxa"/>
            <w:noWrap/>
            <w:hideMark/>
          </w:tcPr>
          <w:p w14:paraId="13F79FB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rates</w:t>
            </w:r>
          </w:p>
        </w:tc>
        <w:tc>
          <w:tcPr>
            <w:tcW w:w="236" w:type="dxa"/>
            <w:noWrap/>
            <w:hideMark/>
          </w:tcPr>
          <w:p w14:paraId="1DB81EC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alpha</w:t>
            </w:r>
          </w:p>
        </w:tc>
        <w:tc>
          <w:tcPr>
            <w:tcW w:w="236" w:type="dxa"/>
            <w:noWrap/>
            <w:hideMark/>
          </w:tcPr>
          <w:p w14:paraId="3B81A19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proofErr w:type="gramStart"/>
            <w:r w:rsidRPr="004A3F9A">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7720196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theta</w:t>
            </w:r>
          </w:p>
        </w:tc>
        <w:tc>
          <w:tcPr>
            <w:tcW w:w="236" w:type="dxa"/>
            <w:noWrap/>
            <w:hideMark/>
          </w:tcPr>
          <w:p w14:paraId="257A990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B4E301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expected_var</w:t>
            </w:r>
            <w:proofErr w:type="spellEnd"/>
          </w:p>
        </w:tc>
      </w:tr>
      <w:tr w:rsidR="004A3F9A" w:rsidRPr="004A3F9A" w14:paraId="45F51EA8" w14:textId="77777777" w:rsidTr="004A3F9A">
        <w:trPr>
          <w:trHeight w:val="20"/>
        </w:trPr>
        <w:tc>
          <w:tcPr>
            <w:tcW w:w="236" w:type="dxa"/>
            <w:noWrap/>
            <w:hideMark/>
          </w:tcPr>
          <w:p w14:paraId="414D774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53E49D5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7479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0.04378608</w:t>
            </w:r>
          </w:p>
        </w:tc>
        <w:tc>
          <w:tcPr>
            <w:tcW w:w="236" w:type="dxa"/>
            <w:noWrap/>
            <w:hideMark/>
          </w:tcPr>
          <w:p w14:paraId="036629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2.13850345</w:t>
            </w:r>
          </w:p>
        </w:tc>
        <w:tc>
          <w:tcPr>
            <w:tcW w:w="236" w:type="dxa"/>
            <w:noWrap/>
            <w:hideMark/>
          </w:tcPr>
          <w:p w14:paraId="0151D8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0.46763675</w:t>
            </w:r>
          </w:p>
        </w:tc>
        <w:tc>
          <w:tcPr>
            <w:tcW w:w="236" w:type="dxa"/>
            <w:noWrap/>
            <w:hideMark/>
          </w:tcPr>
          <w:p w14:paraId="3BDC52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44.6338786</w:t>
            </w:r>
          </w:p>
        </w:tc>
        <w:tc>
          <w:tcPr>
            <w:tcW w:w="236" w:type="dxa"/>
            <w:noWrap/>
            <w:hideMark/>
          </w:tcPr>
          <w:p w14:paraId="0E60AD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44.6038733</w:t>
            </w:r>
          </w:p>
        </w:tc>
        <w:tc>
          <w:tcPr>
            <w:tcW w:w="236" w:type="dxa"/>
            <w:noWrap/>
            <w:hideMark/>
          </w:tcPr>
          <w:p w14:paraId="2DF5B3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0.11262597</w:t>
            </w:r>
          </w:p>
        </w:tc>
      </w:tr>
      <w:tr w:rsidR="004A3F9A" w:rsidRPr="004A3F9A" w14:paraId="6DE869B5" w14:textId="77777777" w:rsidTr="004A3F9A">
        <w:trPr>
          <w:trHeight w:val="20"/>
        </w:trPr>
        <w:tc>
          <w:tcPr>
            <w:tcW w:w="236" w:type="dxa"/>
            <w:noWrap/>
            <w:hideMark/>
          </w:tcPr>
          <w:p w14:paraId="67A5D9F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0A899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F0CEE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0.03372723</w:t>
            </w:r>
          </w:p>
        </w:tc>
        <w:tc>
          <w:tcPr>
            <w:tcW w:w="236" w:type="dxa"/>
            <w:noWrap/>
            <w:hideMark/>
          </w:tcPr>
          <w:p w14:paraId="6E2720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0.22175491</w:t>
            </w:r>
          </w:p>
        </w:tc>
        <w:tc>
          <w:tcPr>
            <w:tcW w:w="236" w:type="dxa"/>
            <w:noWrap/>
            <w:hideMark/>
          </w:tcPr>
          <w:p w14:paraId="6E2468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0.07540967</w:t>
            </w:r>
          </w:p>
        </w:tc>
        <w:tc>
          <w:tcPr>
            <w:tcW w:w="236" w:type="dxa"/>
            <w:noWrap/>
            <w:hideMark/>
          </w:tcPr>
          <w:p w14:paraId="05D427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51.1135599</w:t>
            </w:r>
          </w:p>
        </w:tc>
        <w:tc>
          <w:tcPr>
            <w:tcW w:w="236" w:type="dxa"/>
            <w:noWrap/>
            <w:hideMark/>
          </w:tcPr>
          <w:p w14:paraId="36ED130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51.1235697</w:t>
            </w:r>
          </w:p>
        </w:tc>
        <w:tc>
          <w:tcPr>
            <w:tcW w:w="236" w:type="dxa"/>
            <w:noWrap/>
            <w:hideMark/>
          </w:tcPr>
          <w:p w14:paraId="40007D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0.16993306</w:t>
            </w:r>
          </w:p>
        </w:tc>
      </w:tr>
      <w:tr w:rsidR="004A3F9A" w:rsidRPr="004A3F9A" w14:paraId="0A14173E" w14:textId="77777777" w:rsidTr="004A3F9A">
        <w:trPr>
          <w:trHeight w:val="20"/>
        </w:trPr>
        <w:tc>
          <w:tcPr>
            <w:tcW w:w="236" w:type="dxa"/>
            <w:noWrap/>
            <w:hideMark/>
          </w:tcPr>
          <w:p w14:paraId="082C455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256C9C0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2AAA3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0.01412433</w:t>
            </w:r>
          </w:p>
        </w:tc>
        <w:tc>
          <w:tcPr>
            <w:tcW w:w="236" w:type="dxa"/>
            <w:noWrap/>
            <w:hideMark/>
          </w:tcPr>
          <w:p w14:paraId="77568D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0.11162976</w:t>
            </w:r>
          </w:p>
        </w:tc>
        <w:tc>
          <w:tcPr>
            <w:tcW w:w="236" w:type="dxa"/>
            <w:noWrap/>
            <w:hideMark/>
          </w:tcPr>
          <w:p w14:paraId="4E7B62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0.06055915</w:t>
            </w:r>
          </w:p>
        </w:tc>
        <w:tc>
          <w:tcPr>
            <w:tcW w:w="236" w:type="dxa"/>
            <w:noWrap/>
            <w:hideMark/>
          </w:tcPr>
          <w:p w14:paraId="6E8106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45.4198392</w:t>
            </w:r>
          </w:p>
        </w:tc>
        <w:tc>
          <w:tcPr>
            <w:tcW w:w="236" w:type="dxa"/>
            <w:noWrap/>
            <w:hideMark/>
          </w:tcPr>
          <w:p w14:paraId="66DD94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47.5607071</w:t>
            </w:r>
          </w:p>
        </w:tc>
        <w:tc>
          <w:tcPr>
            <w:tcW w:w="236" w:type="dxa"/>
            <w:noWrap/>
            <w:hideMark/>
          </w:tcPr>
          <w:p w14:paraId="5DA7D1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0.27139224</w:t>
            </w:r>
          </w:p>
        </w:tc>
      </w:tr>
      <w:tr w:rsidR="004A3F9A" w:rsidRPr="004A3F9A" w14:paraId="734098A5" w14:textId="77777777" w:rsidTr="004A3F9A">
        <w:trPr>
          <w:trHeight w:val="20"/>
        </w:trPr>
        <w:tc>
          <w:tcPr>
            <w:tcW w:w="236" w:type="dxa"/>
            <w:noWrap/>
            <w:hideMark/>
          </w:tcPr>
          <w:p w14:paraId="3FCC4A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1B517FC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09F2F1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0.65368158</w:t>
            </w:r>
          </w:p>
        </w:tc>
        <w:tc>
          <w:tcPr>
            <w:tcW w:w="236" w:type="dxa"/>
            <w:noWrap/>
            <w:hideMark/>
          </w:tcPr>
          <w:p w14:paraId="15DE31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8.94282157</w:t>
            </w:r>
          </w:p>
        </w:tc>
        <w:tc>
          <w:tcPr>
            <w:tcW w:w="236" w:type="dxa"/>
            <w:noWrap/>
            <w:hideMark/>
          </w:tcPr>
          <w:p w14:paraId="0814C2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3.42358735</w:t>
            </w:r>
          </w:p>
        </w:tc>
        <w:tc>
          <w:tcPr>
            <w:tcW w:w="236" w:type="dxa"/>
            <w:noWrap/>
            <w:hideMark/>
          </w:tcPr>
          <w:p w14:paraId="1F67A6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45.9269541</w:t>
            </w:r>
          </w:p>
        </w:tc>
        <w:tc>
          <w:tcPr>
            <w:tcW w:w="236" w:type="dxa"/>
            <w:noWrap/>
            <w:hideMark/>
          </w:tcPr>
          <w:p w14:paraId="665E1B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45.9181889</w:t>
            </w:r>
          </w:p>
        </w:tc>
        <w:tc>
          <w:tcPr>
            <w:tcW w:w="236" w:type="dxa"/>
            <w:noWrap/>
            <w:hideMark/>
          </w:tcPr>
          <w:p w14:paraId="43496F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0.19142823</w:t>
            </w:r>
          </w:p>
        </w:tc>
      </w:tr>
      <w:tr w:rsidR="004A3F9A" w:rsidRPr="004A3F9A" w14:paraId="3D7F9021" w14:textId="77777777" w:rsidTr="004A3F9A">
        <w:trPr>
          <w:trHeight w:val="20"/>
        </w:trPr>
        <w:tc>
          <w:tcPr>
            <w:tcW w:w="236" w:type="dxa"/>
            <w:noWrap/>
            <w:hideMark/>
          </w:tcPr>
          <w:p w14:paraId="102CD5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30558A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F2690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0.01491422</w:t>
            </w:r>
          </w:p>
        </w:tc>
        <w:tc>
          <w:tcPr>
            <w:tcW w:w="236" w:type="dxa"/>
            <w:noWrap/>
            <w:hideMark/>
          </w:tcPr>
          <w:p w14:paraId="258DE0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0.05322773</w:t>
            </w:r>
          </w:p>
        </w:tc>
        <w:tc>
          <w:tcPr>
            <w:tcW w:w="236" w:type="dxa"/>
            <w:noWrap/>
            <w:hideMark/>
          </w:tcPr>
          <w:p w14:paraId="4EF0AB9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0.01526969</w:t>
            </w:r>
          </w:p>
        </w:tc>
        <w:tc>
          <w:tcPr>
            <w:tcW w:w="236" w:type="dxa"/>
            <w:noWrap/>
            <w:hideMark/>
          </w:tcPr>
          <w:p w14:paraId="01F334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63.9284512</w:t>
            </w:r>
          </w:p>
        </w:tc>
        <w:tc>
          <w:tcPr>
            <w:tcW w:w="236" w:type="dxa"/>
            <w:noWrap/>
            <w:hideMark/>
          </w:tcPr>
          <w:p w14:paraId="6A2242B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63.2497237</w:t>
            </w:r>
          </w:p>
        </w:tc>
        <w:tc>
          <w:tcPr>
            <w:tcW w:w="236" w:type="dxa"/>
            <w:noWrap/>
            <w:hideMark/>
          </w:tcPr>
          <w:p w14:paraId="3F65BF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0.14428678</w:t>
            </w:r>
          </w:p>
        </w:tc>
      </w:tr>
      <w:tr w:rsidR="004A3F9A" w:rsidRPr="004A3F9A" w14:paraId="294E56EB" w14:textId="77777777" w:rsidTr="004A3F9A">
        <w:trPr>
          <w:trHeight w:val="20"/>
        </w:trPr>
        <w:tc>
          <w:tcPr>
            <w:tcW w:w="236" w:type="dxa"/>
            <w:noWrap/>
            <w:hideMark/>
          </w:tcPr>
          <w:p w14:paraId="61C916F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A828E1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D92076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0.05721943</w:t>
            </w:r>
          </w:p>
        </w:tc>
        <w:tc>
          <w:tcPr>
            <w:tcW w:w="236" w:type="dxa"/>
            <w:noWrap/>
            <w:hideMark/>
          </w:tcPr>
          <w:p w14:paraId="66340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1.24043227</w:t>
            </w:r>
          </w:p>
        </w:tc>
        <w:tc>
          <w:tcPr>
            <w:tcW w:w="236" w:type="dxa"/>
            <w:noWrap/>
            <w:hideMark/>
          </w:tcPr>
          <w:p w14:paraId="755FA3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0.67799626</w:t>
            </w:r>
          </w:p>
        </w:tc>
        <w:tc>
          <w:tcPr>
            <w:tcW w:w="236" w:type="dxa"/>
            <w:noWrap/>
            <w:hideMark/>
          </w:tcPr>
          <w:p w14:paraId="711E4B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45.5538977</w:t>
            </w:r>
          </w:p>
        </w:tc>
        <w:tc>
          <w:tcPr>
            <w:tcW w:w="236" w:type="dxa"/>
            <w:noWrap/>
            <w:hideMark/>
          </w:tcPr>
          <w:p w14:paraId="32389FF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45.5556989</w:t>
            </w:r>
          </w:p>
        </w:tc>
        <w:tc>
          <w:tcPr>
            <w:tcW w:w="236" w:type="dxa"/>
            <w:noWrap/>
            <w:hideMark/>
          </w:tcPr>
          <w:p w14:paraId="415D09D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0.27514224</w:t>
            </w:r>
          </w:p>
        </w:tc>
      </w:tr>
      <w:tr w:rsidR="004A3F9A" w:rsidRPr="004A3F9A" w14:paraId="2895345D" w14:textId="77777777" w:rsidTr="004A3F9A">
        <w:trPr>
          <w:trHeight w:val="20"/>
        </w:trPr>
        <w:tc>
          <w:tcPr>
            <w:tcW w:w="236" w:type="dxa"/>
            <w:noWrap/>
            <w:hideMark/>
          </w:tcPr>
          <w:p w14:paraId="3D692D7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03167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C82797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0.02936977</w:t>
            </w:r>
          </w:p>
        </w:tc>
        <w:tc>
          <w:tcPr>
            <w:tcW w:w="236" w:type="dxa"/>
            <w:noWrap/>
            <w:hideMark/>
          </w:tcPr>
          <w:p w14:paraId="547AFC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0.43801139</w:t>
            </w:r>
          </w:p>
        </w:tc>
        <w:tc>
          <w:tcPr>
            <w:tcW w:w="236" w:type="dxa"/>
            <w:noWrap/>
            <w:hideMark/>
          </w:tcPr>
          <w:p w14:paraId="0D321F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0.17261584</w:t>
            </w:r>
          </w:p>
        </w:tc>
        <w:tc>
          <w:tcPr>
            <w:tcW w:w="236" w:type="dxa"/>
            <w:noWrap/>
            <w:hideMark/>
          </w:tcPr>
          <w:p w14:paraId="56F856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35.9267652</w:t>
            </w:r>
          </w:p>
        </w:tc>
        <w:tc>
          <w:tcPr>
            <w:tcW w:w="236" w:type="dxa"/>
            <w:noWrap/>
            <w:hideMark/>
          </w:tcPr>
          <w:p w14:paraId="100BDF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36.0347586</w:t>
            </w:r>
          </w:p>
        </w:tc>
        <w:tc>
          <w:tcPr>
            <w:tcW w:w="236" w:type="dxa"/>
            <w:noWrap/>
            <w:hideMark/>
          </w:tcPr>
          <w:p w14:paraId="32775F7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0.20407219</w:t>
            </w:r>
          </w:p>
        </w:tc>
      </w:tr>
      <w:tr w:rsidR="004A3F9A" w:rsidRPr="004A3F9A" w14:paraId="41D5E2D6" w14:textId="77777777" w:rsidTr="004A3F9A">
        <w:trPr>
          <w:trHeight w:val="20"/>
        </w:trPr>
        <w:tc>
          <w:tcPr>
            <w:tcW w:w="236" w:type="dxa"/>
            <w:noWrap/>
            <w:hideMark/>
          </w:tcPr>
          <w:p w14:paraId="7F06A41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3CD2953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5B3777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0.05806122</w:t>
            </w:r>
          </w:p>
        </w:tc>
        <w:tc>
          <w:tcPr>
            <w:tcW w:w="236" w:type="dxa"/>
            <w:noWrap/>
            <w:hideMark/>
          </w:tcPr>
          <w:p w14:paraId="00FAB5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0.18148917</w:t>
            </w:r>
          </w:p>
        </w:tc>
        <w:tc>
          <w:tcPr>
            <w:tcW w:w="236" w:type="dxa"/>
            <w:noWrap/>
            <w:hideMark/>
          </w:tcPr>
          <w:p w14:paraId="2D1F00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0.04698407</w:t>
            </w:r>
          </w:p>
        </w:tc>
        <w:tc>
          <w:tcPr>
            <w:tcW w:w="236" w:type="dxa"/>
            <w:noWrap/>
            <w:hideMark/>
          </w:tcPr>
          <w:p w14:paraId="196310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48.1409986</w:t>
            </w:r>
          </w:p>
        </w:tc>
        <w:tc>
          <w:tcPr>
            <w:tcW w:w="236" w:type="dxa"/>
            <w:noWrap/>
            <w:hideMark/>
          </w:tcPr>
          <w:p w14:paraId="088E5F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48.4722471</w:t>
            </w:r>
          </w:p>
        </w:tc>
        <w:tc>
          <w:tcPr>
            <w:tcW w:w="236" w:type="dxa"/>
            <w:noWrap/>
            <w:hideMark/>
          </w:tcPr>
          <w:p w14:paraId="590221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0.12952768</w:t>
            </w:r>
          </w:p>
        </w:tc>
      </w:tr>
      <w:tr w:rsidR="004A3F9A" w:rsidRPr="004A3F9A" w14:paraId="10BE3501" w14:textId="77777777" w:rsidTr="004A3F9A">
        <w:trPr>
          <w:trHeight w:val="20"/>
        </w:trPr>
        <w:tc>
          <w:tcPr>
            <w:tcW w:w="236" w:type="dxa"/>
            <w:noWrap/>
            <w:hideMark/>
          </w:tcPr>
          <w:p w14:paraId="456BF55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59AF32D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13F2D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0.09189669</w:t>
            </w:r>
          </w:p>
        </w:tc>
        <w:tc>
          <w:tcPr>
            <w:tcW w:w="236" w:type="dxa"/>
            <w:noWrap/>
            <w:hideMark/>
          </w:tcPr>
          <w:p w14:paraId="5FC4C3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0.01040016</w:t>
            </w:r>
          </w:p>
        </w:tc>
        <w:tc>
          <w:tcPr>
            <w:tcW w:w="236" w:type="dxa"/>
            <w:noWrap/>
            <w:hideMark/>
          </w:tcPr>
          <w:p w14:paraId="1A8D41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0.0134917</w:t>
            </w:r>
          </w:p>
        </w:tc>
        <w:tc>
          <w:tcPr>
            <w:tcW w:w="236" w:type="dxa"/>
            <w:noWrap/>
            <w:hideMark/>
          </w:tcPr>
          <w:p w14:paraId="380DD54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54.8359681</w:t>
            </w:r>
          </w:p>
        </w:tc>
        <w:tc>
          <w:tcPr>
            <w:tcW w:w="236" w:type="dxa"/>
            <w:noWrap/>
            <w:hideMark/>
          </w:tcPr>
          <w:p w14:paraId="05BAC2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55.0637738</w:t>
            </w:r>
          </w:p>
        </w:tc>
        <w:tc>
          <w:tcPr>
            <w:tcW w:w="236" w:type="dxa"/>
            <w:noWrap/>
            <w:hideMark/>
          </w:tcPr>
          <w:p w14:paraId="68BC09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0.42128873</w:t>
            </w:r>
          </w:p>
        </w:tc>
      </w:tr>
      <w:tr w:rsidR="004A3F9A" w:rsidRPr="004A3F9A" w14:paraId="7FB6F2A2" w14:textId="77777777" w:rsidTr="004A3F9A">
        <w:trPr>
          <w:trHeight w:val="20"/>
        </w:trPr>
        <w:tc>
          <w:tcPr>
            <w:tcW w:w="236" w:type="dxa"/>
            <w:noWrap/>
            <w:hideMark/>
          </w:tcPr>
          <w:p w14:paraId="6C04334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2F919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3F233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0.09217477</w:t>
            </w:r>
          </w:p>
        </w:tc>
        <w:tc>
          <w:tcPr>
            <w:tcW w:w="236" w:type="dxa"/>
            <w:noWrap/>
            <w:hideMark/>
          </w:tcPr>
          <w:p w14:paraId="0D9CDB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0.00349425</w:t>
            </w:r>
          </w:p>
        </w:tc>
        <w:tc>
          <w:tcPr>
            <w:tcW w:w="236" w:type="dxa"/>
            <w:noWrap/>
            <w:hideMark/>
          </w:tcPr>
          <w:p w14:paraId="55AFDB6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0.00627452</w:t>
            </w:r>
          </w:p>
        </w:tc>
        <w:tc>
          <w:tcPr>
            <w:tcW w:w="236" w:type="dxa"/>
            <w:noWrap/>
            <w:hideMark/>
          </w:tcPr>
          <w:p w14:paraId="56804F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57.6550366</w:t>
            </w:r>
          </w:p>
        </w:tc>
        <w:tc>
          <w:tcPr>
            <w:tcW w:w="236" w:type="dxa"/>
            <w:noWrap/>
            <w:hideMark/>
          </w:tcPr>
          <w:p w14:paraId="137459C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48.2869124</w:t>
            </w:r>
          </w:p>
        </w:tc>
        <w:tc>
          <w:tcPr>
            <w:tcW w:w="236" w:type="dxa"/>
            <w:noWrap/>
            <w:hideMark/>
          </w:tcPr>
          <w:p w14:paraId="71A5C6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0.1696715</w:t>
            </w:r>
          </w:p>
        </w:tc>
      </w:tr>
      <w:tr w:rsidR="004A3F9A" w:rsidRPr="004A3F9A" w14:paraId="1ABDF0A3" w14:textId="77777777" w:rsidTr="004A3F9A">
        <w:trPr>
          <w:trHeight w:val="20"/>
        </w:trPr>
        <w:tc>
          <w:tcPr>
            <w:tcW w:w="236" w:type="dxa"/>
            <w:noWrap/>
            <w:hideMark/>
          </w:tcPr>
          <w:p w14:paraId="28873AF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66ED26C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2F4E0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0.02436305</w:t>
            </w:r>
          </w:p>
        </w:tc>
        <w:tc>
          <w:tcPr>
            <w:tcW w:w="236" w:type="dxa"/>
            <w:noWrap/>
            <w:hideMark/>
          </w:tcPr>
          <w:p w14:paraId="774DE58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0.15985228</w:t>
            </w:r>
          </w:p>
        </w:tc>
        <w:tc>
          <w:tcPr>
            <w:tcW w:w="236" w:type="dxa"/>
            <w:noWrap/>
            <w:hideMark/>
          </w:tcPr>
          <w:p w14:paraId="026B5A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0.06077946</w:t>
            </w:r>
          </w:p>
        </w:tc>
        <w:tc>
          <w:tcPr>
            <w:tcW w:w="236" w:type="dxa"/>
            <w:noWrap/>
            <w:hideMark/>
          </w:tcPr>
          <w:p w14:paraId="6B69FD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32.3514008</w:t>
            </w:r>
          </w:p>
        </w:tc>
        <w:tc>
          <w:tcPr>
            <w:tcW w:w="236" w:type="dxa"/>
            <w:noWrap/>
            <w:hideMark/>
          </w:tcPr>
          <w:p w14:paraId="5C4189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39.0265804</w:t>
            </w:r>
          </w:p>
        </w:tc>
        <w:tc>
          <w:tcPr>
            <w:tcW w:w="236" w:type="dxa"/>
            <w:noWrap/>
            <w:hideMark/>
          </w:tcPr>
          <w:p w14:paraId="595486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0.1832457</w:t>
            </w:r>
          </w:p>
        </w:tc>
      </w:tr>
      <w:tr w:rsidR="004A3F9A" w:rsidRPr="004A3F9A" w14:paraId="32D12C77" w14:textId="77777777" w:rsidTr="004A3F9A">
        <w:trPr>
          <w:trHeight w:val="20"/>
        </w:trPr>
        <w:tc>
          <w:tcPr>
            <w:tcW w:w="236" w:type="dxa"/>
            <w:noWrap/>
            <w:hideMark/>
          </w:tcPr>
          <w:p w14:paraId="03C5536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441CE35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34978E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0.18234183</w:t>
            </w:r>
          </w:p>
        </w:tc>
        <w:tc>
          <w:tcPr>
            <w:tcW w:w="236" w:type="dxa"/>
            <w:noWrap/>
            <w:hideMark/>
          </w:tcPr>
          <w:p w14:paraId="54B05E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2.02076521</w:t>
            </w:r>
          </w:p>
        </w:tc>
        <w:tc>
          <w:tcPr>
            <w:tcW w:w="236" w:type="dxa"/>
            <w:noWrap/>
            <w:hideMark/>
          </w:tcPr>
          <w:p w14:paraId="0D20AF7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0.82082664</w:t>
            </w:r>
          </w:p>
        </w:tc>
        <w:tc>
          <w:tcPr>
            <w:tcW w:w="236" w:type="dxa"/>
            <w:noWrap/>
            <w:hideMark/>
          </w:tcPr>
          <w:p w14:paraId="39F90D8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45.8866138</w:t>
            </w:r>
          </w:p>
        </w:tc>
        <w:tc>
          <w:tcPr>
            <w:tcW w:w="236" w:type="dxa"/>
            <w:noWrap/>
            <w:hideMark/>
          </w:tcPr>
          <w:p w14:paraId="2287BF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46.0451014</w:t>
            </w:r>
          </w:p>
        </w:tc>
        <w:tc>
          <w:tcPr>
            <w:tcW w:w="236" w:type="dxa"/>
            <w:noWrap/>
            <w:hideMark/>
          </w:tcPr>
          <w:p w14:paraId="4CBABC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0.18591706</w:t>
            </w:r>
          </w:p>
        </w:tc>
      </w:tr>
      <w:tr w:rsidR="004A3F9A" w:rsidRPr="004A3F9A" w14:paraId="4AE4C268" w14:textId="77777777" w:rsidTr="004A3F9A">
        <w:trPr>
          <w:trHeight w:val="20"/>
        </w:trPr>
        <w:tc>
          <w:tcPr>
            <w:tcW w:w="236" w:type="dxa"/>
            <w:noWrap/>
            <w:hideMark/>
          </w:tcPr>
          <w:p w14:paraId="1DA394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79EAA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2BFF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0.04168759</w:t>
            </w:r>
          </w:p>
        </w:tc>
        <w:tc>
          <w:tcPr>
            <w:tcW w:w="236" w:type="dxa"/>
            <w:noWrap/>
            <w:hideMark/>
          </w:tcPr>
          <w:p w14:paraId="31F0151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0.09995358</w:t>
            </w:r>
          </w:p>
        </w:tc>
        <w:tc>
          <w:tcPr>
            <w:tcW w:w="236" w:type="dxa"/>
            <w:noWrap/>
            <w:hideMark/>
          </w:tcPr>
          <w:p w14:paraId="62669E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0.06692274</w:t>
            </w:r>
          </w:p>
        </w:tc>
        <w:tc>
          <w:tcPr>
            <w:tcW w:w="236" w:type="dxa"/>
            <w:noWrap/>
            <w:hideMark/>
          </w:tcPr>
          <w:p w14:paraId="15E8D63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63.2240541</w:t>
            </w:r>
          </w:p>
        </w:tc>
        <w:tc>
          <w:tcPr>
            <w:tcW w:w="236" w:type="dxa"/>
            <w:noWrap/>
            <w:hideMark/>
          </w:tcPr>
          <w:p w14:paraId="206E6D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63.2284362</w:t>
            </w:r>
          </w:p>
        </w:tc>
        <w:tc>
          <w:tcPr>
            <w:tcW w:w="236" w:type="dxa"/>
            <w:noWrap/>
            <w:hideMark/>
          </w:tcPr>
          <w:p w14:paraId="477ABE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0.47444223</w:t>
            </w:r>
          </w:p>
        </w:tc>
      </w:tr>
      <w:tr w:rsidR="004A3F9A" w:rsidRPr="004A3F9A" w14:paraId="32DF2DDB" w14:textId="77777777" w:rsidTr="004A3F9A">
        <w:trPr>
          <w:trHeight w:val="20"/>
        </w:trPr>
        <w:tc>
          <w:tcPr>
            <w:tcW w:w="236" w:type="dxa"/>
            <w:noWrap/>
            <w:hideMark/>
          </w:tcPr>
          <w:p w14:paraId="4502EF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CA9805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DADA1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0.0491412</w:t>
            </w:r>
          </w:p>
        </w:tc>
        <w:tc>
          <w:tcPr>
            <w:tcW w:w="236" w:type="dxa"/>
            <w:noWrap/>
            <w:hideMark/>
          </w:tcPr>
          <w:p w14:paraId="790D738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0.09137134</w:t>
            </w:r>
          </w:p>
        </w:tc>
        <w:tc>
          <w:tcPr>
            <w:tcW w:w="236" w:type="dxa"/>
            <w:noWrap/>
            <w:hideMark/>
          </w:tcPr>
          <w:p w14:paraId="1415A1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0.00616466</w:t>
            </w:r>
          </w:p>
        </w:tc>
        <w:tc>
          <w:tcPr>
            <w:tcW w:w="236" w:type="dxa"/>
            <w:noWrap/>
            <w:hideMark/>
          </w:tcPr>
          <w:p w14:paraId="1CD963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69.6805507</w:t>
            </w:r>
          </w:p>
        </w:tc>
        <w:tc>
          <w:tcPr>
            <w:tcW w:w="236" w:type="dxa"/>
            <w:noWrap/>
            <w:hideMark/>
          </w:tcPr>
          <w:p w14:paraId="5ADD74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69.1502102</w:t>
            </w:r>
          </w:p>
        </w:tc>
        <w:tc>
          <w:tcPr>
            <w:tcW w:w="236" w:type="dxa"/>
            <w:noWrap/>
            <w:hideMark/>
          </w:tcPr>
          <w:p w14:paraId="7CD2825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0.05506522</w:t>
            </w:r>
          </w:p>
        </w:tc>
      </w:tr>
      <w:tr w:rsidR="004A3F9A" w:rsidRPr="004A3F9A" w14:paraId="17B5FCED" w14:textId="77777777" w:rsidTr="004A3F9A">
        <w:trPr>
          <w:trHeight w:val="20"/>
        </w:trPr>
        <w:tc>
          <w:tcPr>
            <w:tcW w:w="236" w:type="dxa"/>
            <w:noWrap/>
            <w:hideMark/>
          </w:tcPr>
          <w:p w14:paraId="36EEF3E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8102B2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F554F0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0.00358917</w:t>
            </w:r>
          </w:p>
        </w:tc>
        <w:tc>
          <w:tcPr>
            <w:tcW w:w="236" w:type="dxa"/>
            <w:noWrap/>
            <w:hideMark/>
          </w:tcPr>
          <w:p w14:paraId="36C514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0.04584437</w:t>
            </w:r>
          </w:p>
        </w:tc>
        <w:tc>
          <w:tcPr>
            <w:tcW w:w="236" w:type="dxa"/>
            <w:noWrap/>
            <w:hideMark/>
          </w:tcPr>
          <w:p w14:paraId="41C2DAC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0.01611679</w:t>
            </w:r>
          </w:p>
        </w:tc>
        <w:tc>
          <w:tcPr>
            <w:tcW w:w="236" w:type="dxa"/>
            <w:noWrap/>
            <w:hideMark/>
          </w:tcPr>
          <w:p w14:paraId="6B5070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54.6190547</w:t>
            </w:r>
          </w:p>
        </w:tc>
        <w:tc>
          <w:tcPr>
            <w:tcW w:w="236" w:type="dxa"/>
            <w:noWrap/>
            <w:hideMark/>
          </w:tcPr>
          <w:p w14:paraId="07E6343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54.5101167</w:t>
            </w:r>
          </w:p>
        </w:tc>
        <w:tc>
          <w:tcPr>
            <w:tcW w:w="236" w:type="dxa"/>
            <w:noWrap/>
            <w:hideMark/>
          </w:tcPr>
          <w:p w14:paraId="256E68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0.17579113</w:t>
            </w:r>
          </w:p>
        </w:tc>
      </w:tr>
      <w:tr w:rsidR="004A3F9A" w:rsidRPr="004A3F9A" w14:paraId="56AE2AFE" w14:textId="77777777" w:rsidTr="004A3F9A">
        <w:trPr>
          <w:trHeight w:val="20"/>
        </w:trPr>
        <w:tc>
          <w:tcPr>
            <w:tcW w:w="236" w:type="dxa"/>
            <w:noWrap/>
            <w:hideMark/>
          </w:tcPr>
          <w:p w14:paraId="3BB4BBC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F94BD8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8379D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0.01976282</w:t>
            </w:r>
          </w:p>
        </w:tc>
        <w:tc>
          <w:tcPr>
            <w:tcW w:w="236" w:type="dxa"/>
            <w:noWrap/>
            <w:hideMark/>
          </w:tcPr>
          <w:p w14:paraId="78A8506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0.06982646</w:t>
            </w:r>
          </w:p>
        </w:tc>
        <w:tc>
          <w:tcPr>
            <w:tcW w:w="236" w:type="dxa"/>
            <w:noWrap/>
            <w:hideMark/>
          </w:tcPr>
          <w:p w14:paraId="6C20A0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0.00766736</w:t>
            </w:r>
          </w:p>
        </w:tc>
        <w:tc>
          <w:tcPr>
            <w:tcW w:w="236" w:type="dxa"/>
            <w:noWrap/>
            <w:hideMark/>
          </w:tcPr>
          <w:p w14:paraId="3AB3C9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80.3547339</w:t>
            </w:r>
          </w:p>
        </w:tc>
        <w:tc>
          <w:tcPr>
            <w:tcW w:w="236" w:type="dxa"/>
            <w:noWrap/>
            <w:hideMark/>
          </w:tcPr>
          <w:p w14:paraId="1E55617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77.7308253</w:t>
            </w:r>
          </w:p>
        </w:tc>
        <w:tc>
          <w:tcPr>
            <w:tcW w:w="236" w:type="dxa"/>
            <w:noWrap/>
            <w:hideMark/>
          </w:tcPr>
          <w:p w14:paraId="4C899F3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0.05562106</w:t>
            </w:r>
          </w:p>
        </w:tc>
      </w:tr>
      <w:tr w:rsidR="004A3F9A" w:rsidRPr="004A3F9A" w14:paraId="60869242" w14:textId="77777777" w:rsidTr="004A3F9A">
        <w:trPr>
          <w:trHeight w:val="20"/>
        </w:trPr>
        <w:tc>
          <w:tcPr>
            <w:tcW w:w="236" w:type="dxa"/>
            <w:noWrap/>
            <w:hideMark/>
          </w:tcPr>
          <w:p w14:paraId="72B431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05DEFCC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5693CA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0.03680605</w:t>
            </w:r>
          </w:p>
        </w:tc>
        <w:tc>
          <w:tcPr>
            <w:tcW w:w="236" w:type="dxa"/>
            <w:noWrap/>
            <w:hideMark/>
          </w:tcPr>
          <w:p w14:paraId="7ED57ED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0.14277521</w:t>
            </w:r>
          </w:p>
        </w:tc>
        <w:tc>
          <w:tcPr>
            <w:tcW w:w="236" w:type="dxa"/>
            <w:noWrap/>
            <w:hideMark/>
          </w:tcPr>
          <w:p w14:paraId="5F6FD13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0.04783703</w:t>
            </w:r>
          </w:p>
        </w:tc>
        <w:tc>
          <w:tcPr>
            <w:tcW w:w="236" w:type="dxa"/>
            <w:noWrap/>
            <w:hideMark/>
          </w:tcPr>
          <w:p w14:paraId="5FB97C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45.2762252</w:t>
            </w:r>
          </w:p>
        </w:tc>
        <w:tc>
          <w:tcPr>
            <w:tcW w:w="236" w:type="dxa"/>
            <w:noWrap/>
            <w:hideMark/>
          </w:tcPr>
          <w:p w14:paraId="69E269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45.2757689</w:t>
            </w:r>
          </w:p>
        </w:tc>
        <w:tc>
          <w:tcPr>
            <w:tcW w:w="236" w:type="dxa"/>
            <w:noWrap/>
            <w:hideMark/>
          </w:tcPr>
          <w:p w14:paraId="2DF9BAF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0.30145577</w:t>
            </w:r>
          </w:p>
        </w:tc>
      </w:tr>
      <w:tr w:rsidR="004A3F9A" w:rsidRPr="004A3F9A" w14:paraId="7A9A9F48" w14:textId="77777777" w:rsidTr="004A3F9A">
        <w:trPr>
          <w:trHeight w:val="20"/>
        </w:trPr>
        <w:tc>
          <w:tcPr>
            <w:tcW w:w="236" w:type="dxa"/>
            <w:noWrap/>
            <w:hideMark/>
          </w:tcPr>
          <w:p w14:paraId="25A5E9D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690873E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45287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0.10033518</w:t>
            </w:r>
          </w:p>
        </w:tc>
        <w:tc>
          <w:tcPr>
            <w:tcW w:w="236" w:type="dxa"/>
            <w:noWrap/>
            <w:hideMark/>
          </w:tcPr>
          <w:p w14:paraId="6D1EA6B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0.21882122</w:t>
            </w:r>
          </w:p>
        </w:tc>
        <w:tc>
          <w:tcPr>
            <w:tcW w:w="236" w:type="dxa"/>
            <w:noWrap/>
            <w:hideMark/>
          </w:tcPr>
          <w:p w14:paraId="4BEF78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0.12442934</w:t>
            </w:r>
          </w:p>
        </w:tc>
        <w:tc>
          <w:tcPr>
            <w:tcW w:w="236" w:type="dxa"/>
            <w:noWrap/>
            <w:hideMark/>
          </w:tcPr>
          <w:p w14:paraId="3CFC15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27.6950926</w:t>
            </w:r>
          </w:p>
        </w:tc>
        <w:tc>
          <w:tcPr>
            <w:tcW w:w="236" w:type="dxa"/>
            <w:noWrap/>
            <w:hideMark/>
          </w:tcPr>
          <w:p w14:paraId="2DC201A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27.3387598</w:t>
            </w:r>
          </w:p>
        </w:tc>
        <w:tc>
          <w:tcPr>
            <w:tcW w:w="236" w:type="dxa"/>
            <w:noWrap/>
            <w:hideMark/>
          </w:tcPr>
          <w:p w14:paraId="06C6258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0.27752427</w:t>
            </w:r>
          </w:p>
        </w:tc>
      </w:tr>
      <w:tr w:rsidR="004A3F9A" w:rsidRPr="004A3F9A" w14:paraId="0493EC9A" w14:textId="77777777" w:rsidTr="004A3F9A">
        <w:trPr>
          <w:trHeight w:val="20"/>
        </w:trPr>
        <w:tc>
          <w:tcPr>
            <w:tcW w:w="236" w:type="dxa"/>
            <w:noWrap/>
            <w:hideMark/>
          </w:tcPr>
          <w:p w14:paraId="18DD74E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02DBBE5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3217D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0.24903137</w:t>
            </w:r>
          </w:p>
        </w:tc>
        <w:tc>
          <w:tcPr>
            <w:tcW w:w="236" w:type="dxa"/>
            <w:noWrap/>
            <w:hideMark/>
          </w:tcPr>
          <w:p w14:paraId="76DD262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2.29896517</w:t>
            </w:r>
          </w:p>
        </w:tc>
        <w:tc>
          <w:tcPr>
            <w:tcW w:w="236" w:type="dxa"/>
            <w:noWrap/>
            <w:hideMark/>
          </w:tcPr>
          <w:p w14:paraId="1D0EDF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1.06967053</w:t>
            </w:r>
          </w:p>
        </w:tc>
        <w:tc>
          <w:tcPr>
            <w:tcW w:w="236" w:type="dxa"/>
            <w:noWrap/>
            <w:hideMark/>
          </w:tcPr>
          <w:p w14:paraId="5EA97F6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47.7279663</w:t>
            </w:r>
          </w:p>
        </w:tc>
        <w:tc>
          <w:tcPr>
            <w:tcW w:w="236" w:type="dxa"/>
            <w:noWrap/>
            <w:hideMark/>
          </w:tcPr>
          <w:p w14:paraId="278A03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47.5693626</w:t>
            </w:r>
          </w:p>
        </w:tc>
        <w:tc>
          <w:tcPr>
            <w:tcW w:w="236" w:type="dxa"/>
            <w:noWrap/>
            <w:hideMark/>
          </w:tcPr>
          <w:p w14:paraId="74A54D5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0.23158558</w:t>
            </w:r>
          </w:p>
        </w:tc>
      </w:tr>
      <w:tr w:rsidR="004A3F9A" w:rsidRPr="004A3F9A" w14:paraId="2C06A0EC" w14:textId="77777777" w:rsidTr="004A3F9A">
        <w:trPr>
          <w:trHeight w:val="20"/>
        </w:trPr>
        <w:tc>
          <w:tcPr>
            <w:tcW w:w="236" w:type="dxa"/>
            <w:noWrap/>
            <w:hideMark/>
          </w:tcPr>
          <w:p w14:paraId="39E8913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2A17801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629A94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0.02967714</w:t>
            </w:r>
          </w:p>
        </w:tc>
        <w:tc>
          <w:tcPr>
            <w:tcW w:w="236" w:type="dxa"/>
            <w:noWrap/>
            <w:hideMark/>
          </w:tcPr>
          <w:p w14:paraId="5F41D20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0.04093387</w:t>
            </w:r>
          </w:p>
        </w:tc>
        <w:tc>
          <w:tcPr>
            <w:tcW w:w="236" w:type="dxa"/>
            <w:noWrap/>
            <w:hideMark/>
          </w:tcPr>
          <w:p w14:paraId="7B22D9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0.03023619</w:t>
            </w:r>
          </w:p>
        </w:tc>
        <w:tc>
          <w:tcPr>
            <w:tcW w:w="236" w:type="dxa"/>
            <w:noWrap/>
            <w:hideMark/>
          </w:tcPr>
          <w:p w14:paraId="030906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46.6765906</w:t>
            </w:r>
          </w:p>
        </w:tc>
        <w:tc>
          <w:tcPr>
            <w:tcW w:w="236" w:type="dxa"/>
            <w:noWrap/>
            <w:hideMark/>
          </w:tcPr>
          <w:p w14:paraId="0C55BA5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46.6737109</w:t>
            </w:r>
          </w:p>
        </w:tc>
        <w:tc>
          <w:tcPr>
            <w:tcW w:w="236" w:type="dxa"/>
            <w:noWrap/>
            <w:hideMark/>
          </w:tcPr>
          <w:p w14:paraId="4FDB52D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0.28734436</w:t>
            </w:r>
          </w:p>
        </w:tc>
      </w:tr>
      <w:tr w:rsidR="004A3F9A" w:rsidRPr="004A3F9A" w14:paraId="1D80FAAF" w14:textId="77777777" w:rsidTr="004A3F9A">
        <w:trPr>
          <w:trHeight w:val="20"/>
        </w:trPr>
        <w:tc>
          <w:tcPr>
            <w:tcW w:w="236" w:type="dxa"/>
            <w:noWrap/>
            <w:hideMark/>
          </w:tcPr>
          <w:p w14:paraId="1558549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8B1793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B854A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0.03009999</w:t>
            </w:r>
          </w:p>
        </w:tc>
        <w:tc>
          <w:tcPr>
            <w:tcW w:w="236" w:type="dxa"/>
            <w:noWrap/>
            <w:hideMark/>
          </w:tcPr>
          <w:p w14:paraId="538E416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0.12299691</w:t>
            </w:r>
          </w:p>
        </w:tc>
        <w:tc>
          <w:tcPr>
            <w:tcW w:w="236" w:type="dxa"/>
            <w:noWrap/>
            <w:hideMark/>
          </w:tcPr>
          <w:p w14:paraId="13712B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0.00949672</w:t>
            </w:r>
          </w:p>
        </w:tc>
        <w:tc>
          <w:tcPr>
            <w:tcW w:w="236" w:type="dxa"/>
            <w:noWrap/>
            <w:hideMark/>
          </w:tcPr>
          <w:p w14:paraId="77AAF1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61.7952608</w:t>
            </w:r>
          </w:p>
        </w:tc>
        <w:tc>
          <w:tcPr>
            <w:tcW w:w="236" w:type="dxa"/>
            <w:noWrap/>
            <w:hideMark/>
          </w:tcPr>
          <w:p w14:paraId="74084F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52.1695755</w:t>
            </w:r>
          </w:p>
        </w:tc>
        <w:tc>
          <w:tcPr>
            <w:tcW w:w="236" w:type="dxa"/>
            <w:noWrap/>
            <w:hideMark/>
          </w:tcPr>
          <w:p w14:paraId="7DE38C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0.09018851</w:t>
            </w:r>
          </w:p>
        </w:tc>
      </w:tr>
      <w:tr w:rsidR="004A3F9A" w:rsidRPr="004A3F9A" w14:paraId="47BFF225" w14:textId="77777777" w:rsidTr="004A3F9A">
        <w:trPr>
          <w:trHeight w:val="20"/>
        </w:trPr>
        <w:tc>
          <w:tcPr>
            <w:tcW w:w="236" w:type="dxa"/>
            <w:noWrap/>
            <w:hideMark/>
          </w:tcPr>
          <w:p w14:paraId="781DE051"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D336DF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90ECE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0.07922162</w:t>
            </w:r>
          </w:p>
        </w:tc>
        <w:tc>
          <w:tcPr>
            <w:tcW w:w="236" w:type="dxa"/>
            <w:noWrap/>
            <w:hideMark/>
          </w:tcPr>
          <w:p w14:paraId="381BF8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0.23355981</w:t>
            </w:r>
          </w:p>
        </w:tc>
        <w:tc>
          <w:tcPr>
            <w:tcW w:w="236" w:type="dxa"/>
            <w:noWrap/>
            <w:hideMark/>
          </w:tcPr>
          <w:p w14:paraId="241DDEE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0.14765297</w:t>
            </w:r>
          </w:p>
        </w:tc>
        <w:tc>
          <w:tcPr>
            <w:tcW w:w="236" w:type="dxa"/>
            <w:noWrap/>
            <w:hideMark/>
          </w:tcPr>
          <w:p w14:paraId="28FE0A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63.1929697</w:t>
            </w:r>
          </w:p>
        </w:tc>
        <w:tc>
          <w:tcPr>
            <w:tcW w:w="236" w:type="dxa"/>
            <w:noWrap/>
            <w:hideMark/>
          </w:tcPr>
          <w:p w14:paraId="34F533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63.1855445</w:t>
            </w:r>
          </w:p>
        </w:tc>
        <w:tc>
          <w:tcPr>
            <w:tcW w:w="236" w:type="dxa"/>
            <w:noWrap/>
            <w:hideMark/>
          </w:tcPr>
          <w:p w14:paraId="3DD24C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0.31580209</w:t>
            </w:r>
          </w:p>
        </w:tc>
      </w:tr>
      <w:tr w:rsidR="004A3F9A" w:rsidRPr="004A3F9A" w14:paraId="784A5CDF" w14:textId="77777777" w:rsidTr="004A3F9A">
        <w:trPr>
          <w:trHeight w:val="20"/>
        </w:trPr>
        <w:tc>
          <w:tcPr>
            <w:tcW w:w="236" w:type="dxa"/>
            <w:noWrap/>
            <w:hideMark/>
          </w:tcPr>
          <w:p w14:paraId="29B952F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45B0287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120E39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0.04711804</w:t>
            </w:r>
          </w:p>
        </w:tc>
        <w:tc>
          <w:tcPr>
            <w:tcW w:w="236" w:type="dxa"/>
            <w:noWrap/>
            <w:hideMark/>
          </w:tcPr>
          <w:p w14:paraId="46AF61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0.37223064</w:t>
            </w:r>
          </w:p>
        </w:tc>
        <w:tc>
          <w:tcPr>
            <w:tcW w:w="236" w:type="dxa"/>
            <w:noWrap/>
            <w:hideMark/>
          </w:tcPr>
          <w:p w14:paraId="514D398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0.19990937</w:t>
            </w:r>
          </w:p>
        </w:tc>
        <w:tc>
          <w:tcPr>
            <w:tcW w:w="236" w:type="dxa"/>
            <w:noWrap/>
            <w:hideMark/>
          </w:tcPr>
          <w:p w14:paraId="1AA609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46.5125465</w:t>
            </w:r>
          </w:p>
        </w:tc>
        <w:tc>
          <w:tcPr>
            <w:tcW w:w="236" w:type="dxa"/>
            <w:noWrap/>
            <w:hideMark/>
          </w:tcPr>
          <w:p w14:paraId="6EB70D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46.7670322</w:t>
            </w:r>
          </w:p>
        </w:tc>
        <w:tc>
          <w:tcPr>
            <w:tcW w:w="236" w:type="dxa"/>
            <w:noWrap/>
            <w:hideMark/>
          </w:tcPr>
          <w:p w14:paraId="7F9AFF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0.268549</w:t>
            </w:r>
          </w:p>
        </w:tc>
      </w:tr>
      <w:tr w:rsidR="004A3F9A" w:rsidRPr="004A3F9A" w14:paraId="258AAF9B" w14:textId="77777777" w:rsidTr="004A3F9A">
        <w:trPr>
          <w:trHeight w:val="20"/>
        </w:trPr>
        <w:tc>
          <w:tcPr>
            <w:tcW w:w="236" w:type="dxa"/>
            <w:noWrap/>
            <w:hideMark/>
          </w:tcPr>
          <w:p w14:paraId="57D9CE1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9C37A8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3B3F8B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0.02090337</w:t>
            </w:r>
          </w:p>
        </w:tc>
        <w:tc>
          <w:tcPr>
            <w:tcW w:w="236" w:type="dxa"/>
            <w:noWrap/>
            <w:hideMark/>
          </w:tcPr>
          <w:p w14:paraId="0FCE98D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9.51001499</w:t>
            </w:r>
          </w:p>
        </w:tc>
        <w:tc>
          <w:tcPr>
            <w:tcW w:w="236" w:type="dxa"/>
            <w:noWrap/>
            <w:hideMark/>
          </w:tcPr>
          <w:p w14:paraId="03C9D0C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3.00651428</w:t>
            </w:r>
          </w:p>
        </w:tc>
        <w:tc>
          <w:tcPr>
            <w:tcW w:w="236" w:type="dxa"/>
            <w:noWrap/>
            <w:hideMark/>
          </w:tcPr>
          <w:p w14:paraId="705B8B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65.7785569</w:t>
            </w:r>
          </w:p>
        </w:tc>
        <w:tc>
          <w:tcPr>
            <w:tcW w:w="236" w:type="dxa"/>
            <w:noWrap/>
            <w:hideMark/>
          </w:tcPr>
          <w:p w14:paraId="030B6CA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65.7257723</w:t>
            </w:r>
          </w:p>
        </w:tc>
        <w:tc>
          <w:tcPr>
            <w:tcW w:w="236" w:type="dxa"/>
            <w:noWrap/>
            <w:hideMark/>
          </w:tcPr>
          <w:p w14:paraId="6855257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0.15807046</w:t>
            </w:r>
          </w:p>
        </w:tc>
      </w:tr>
      <w:tr w:rsidR="004A3F9A" w:rsidRPr="004A3F9A" w14:paraId="0CA8332E" w14:textId="77777777" w:rsidTr="004A3F9A">
        <w:trPr>
          <w:trHeight w:val="20"/>
        </w:trPr>
        <w:tc>
          <w:tcPr>
            <w:tcW w:w="236" w:type="dxa"/>
            <w:noWrap/>
            <w:hideMark/>
          </w:tcPr>
          <w:p w14:paraId="547F9D5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EC39F6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71C7A80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0.01127168</w:t>
            </w:r>
          </w:p>
        </w:tc>
        <w:tc>
          <w:tcPr>
            <w:tcW w:w="236" w:type="dxa"/>
            <w:noWrap/>
            <w:hideMark/>
          </w:tcPr>
          <w:p w14:paraId="138624C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0.06905906</w:t>
            </w:r>
          </w:p>
        </w:tc>
        <w:tc>
          <w:tcPr>
            <w:tcW w:w="236" w:type="dxa"/>
            <w:noWrap/>
            <w:hideMark/>
          </w:tcPr>
          <w:p w14:paraId="1C3DD9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0.01742792</w:t>
            </w:r>
          </w:p>
        </w:tc>
        <w:tc>
          <w:tcPr>
            <w:tcW w:w="236" w:type="dxa"/>
            <w:noWrap/>
            <w:hideMark/>
          </w:tcPr>
          <w:p w14:paraId="0BCC3E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53.5377775</w:t>
            </w:r>
          </w:p>
        </w:tc>
        <w:tc>
          <w:tcPr>
            <w:tcW w:w="236" w:type="dxa"/>
            <w:noWrap/>
            <w:hideMark/>
          </w:tcPr>
          <w:p w14:paraId="357F50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53.5221929</w:t>
            </w:r>
          </w:p>
        </w:tc>
        <w:tc>
          <w:tcPr>
            <w:tcW w:w="236" w:type="dxa"/>
            <w:noWrap/>
            <w:hideMark/>
          </w:tcPr>
          <w:p w14:paraId="704470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0.1329685</w:t>
            </w:r>
          </w:p>
        </w:tc>
      </w:tr>
      <w:tr w:rsidR="004A3F9A" w:rsidRPr="004A3F9A" w14:paraId="7606A35F" w14:textId="77777777" w:rsidTr="004A3F9A">
        <w:trPr>
          <w:trHeight w:val="20"/>
        </w:trPr>
        <w:tc>
          <w:tcPr>
            <w:tcW w:w="236" w:type="dxa"/>
            <w:noWrap/>
            <w:hideMark/>
          </w:tcPr>
          <w:p w14:paraId="2BC022EF"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0508FFA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544281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0.02274741</w:t>
            </w:r>
          </w:p>
        </w:tc>
        <w:tc>
          <w:tcPr>
            <w:tcW w:w="236" w:type="dxa"/>
            <w:noWrap/>
            <w:hideMark/>
          </w:tcPr>
          <w:p w14:paraId="62C301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7.86548183</w:t>
            </w:r>
          </w:p>
        </w:tc>
        <w:tc>
          <w:tcPr>
            <w:tcW w:w="236" w:type="dxa"/>
            <w:noWrap/>
            <w:hideMark/>
          </w:tcPr>
          <w:p w14:paraId="6E2425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3.74703147</w:t>
            </w:r>
          </w:p>
        </w:tc>
        <w:tc>
          <w:tcPr>
            <w:tcW w:w="236" w:type="dxa"/>
            <w:noWrap/>
            <w:hideMark/>
          </w:tcPr>
          <w:p w14:paraId="7BB925C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46.5796933</w:t>
            </w:r>
          </w:p>
        </w:tc>
        <w:tc>
          <w:tcPr>
            <w:tcW w:w="236" w:type="dxa"/>
            <w:noWrap/>
            <w:hideMark/>
          </w:tcPr>
          <w:p w14:paraId="08EA9BA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46.4778832</w:t>
            </w:r>
          </w:p>
        </w:tc>
        <w:tc>
          <w:tcPr>
            <w:tcW w:w="236" w:type="dxa"/>
            <w:noWrap/>
            <w:hideMark/>
          </w:tcPr>
          <w:p w14:paraId="2B62529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0.23815354</w:t>
            </w:r>
          </w:p>
        </w:tc>
      </w:tr>
      <w:tr w:rsidR="004A3F9A" w:rsidRPr="004A3F9A" w14:paraId="6E34511B" w14:textId="77777777" w:rsidTr="004A3F9A">
        <w:trPr>
          <w:trHeight w:val="20"/>
        </w:trPr>
        <w:tc>
          <w:tcPr>
            <w:tcW w:w="236" w:type="dxa"/>
            <w:noWrap/>
            <w:hideMark/>
          </w:tcPr>
          <w:p w14:paraId="77B668C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BDE581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0BE6FE7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0.0227563</w:t>
            </w:r>
          </w:p>
        </w:tc>
        <w:tc>
          <w:tcPr>
            <w:tcW w:w="236" w:type="dxa"/>
            <w:noWrap/>
            <w:hideMark/>
          </w:tcPr>
          <w:p w14:paraId="37BD02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0.09761794</w:t>
            </w:r>
          </w:p>
        </w:tc>
        <w:tc>
          <w:tcPr>
            <w:tcW w:w="236" w:type="dxa"/>
            <w:noWrap/>
            <w:hideMark/>
          </w:tcPr>
          <w:p w14:paraId="690F4E5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0.02988087</w:t>
            </w:r>
          </w:p>
        </w:tc>
        <w:tc>
          <w:tcPr>
            <w:tcW w:w="236" w:type="dxa"/>
            <w:noWrap/>
            <w:hideMark/>
          </w:tcPr>
          <w:p w14:paraId="0B3C78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58.9528172</w:t>
            </w:r>
          </w:p>
        </w:tc>
        <w:tc>
          <w:tcPr>
            <w:tcW w:w="236" w:type="dxa"/>
            <w:noWrap/>
            <w:hideMark/>
          </w:tcPr>
          <w:p w14:paraId="29ED88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58.703151</w:t>
            </w:r>
          </w:p>
        </w:tc>
        <w:tc>
          <w:tcPr>
            <w:tcW w:w="236" w:type="dxa"/>
            <w:noWrap/>
            <w:hideMark/>
          </w:tcPr>
          <w:p w14:paraId="18A788B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0.20198982</w:t>
            </w:r>
          </w:p>
        </w:tc>
      </w:tr>
      <w:tr w:rsidR="004A3F9A" w:rsidRPr="004A3F9A" w14:paraId="1867DD27" w14:textId="77777777" w:rsidTr="004A3F9A">
        <w:trPr>
          <w:trHeight w:val="20"/>
        </w:trPr>
        <w:tc>
          <w:tcPr>
            <w:tcW w:w="236" w:type="dxa"/>
            <w:noWrap/>
            <w:hideMark/>
          </w:tcPr>
          <w:p w14:paraId="6818725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0CE7656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42AB6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0.07596755</w:t>
            </w:r>
          </w:p>
        </w:tc>
        <w:tc>
          <w:tcPr>
            <w:tcW w:w="236" w:type="dxa"/>
            <w:noWrap/>
            <w:hideMark/>
          </w:tcPr>
          <w:p w14:paraId="15AFE2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0.63042086</w:t>
            </w:r>
          </w:p>
        </w:tc>
        <w:tc>
          <w:tcPr>
            <w:tcW w:w="236" w:type="dxa"/>
            <w:noWrap/>
            <w:hideMark/>
          </w:tcPr>
          <w:p w14:paraId="178D0FB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0.22932493</w:t>
            </w:r>
          </w:p>
        </w:tc>
        <w:tc>
          <w:tcPr>
            <w:tcW w:w="236" w:type="dxa"/>
            <w:noWrap/>
            <w:hideMark/>
          </w:tcPr>
          <w:p w14:paraId="19A09C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49.2887668</w:t>
            </w:r>
          </w:p>
        </w:tc>
        <w:tc>
          <w:tcPr>
            <w:tcW w:w="236" w:type="dxa"/>
            <w:noWrap/>
            <w:hideMark/>
          </w:tcPr>
          <w:p w14:paraId="41AE01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48.8010052</w:t>
            </w:r>
          </w:p>
        </w:tc>
        <w:tc>
          <w:tcPr>
            <w:tcW w:w="236" w:type="dxa"/>
            <w:noWrap/>
            <w:hideMark/>
          </w:tcPr>
          <w:p w14:paraId="4B8069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0.17998085</w:t>
            </w:r>
          </w:p>
        </w:tc>
      </w:tr>
      <w:tr w:rsidR="004A3F9A" w:rsidRPr="004A3F9A" w14:paraId="5F06F5BA" w14:textId="77777777" w:rsidTr="004A3F9A">
        <w:trPr>
          <w:trHeight w:val="20"/>
        </w:trPr>
        <w:tc>
          <w:tcPr>
            <w:tcW w:w="236" w:type="dxa"/>
            <w:noWrap/>
            <w:hideMark/>
          </w:tcPr>
          <w:p w14:paraId="639BE86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6F306D7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FE486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0.02433589</w:t>
            </w:r>
          </w:p>
        </w:tc>
        <w:tc>
          <w:tcPr>
            <w:tcW w:w="236" w:type="dxa"/>
            <w:noWrap/>
            <w:hideMark/>
          </w:tcPr>
          <w:p w14:paraId="6D0B006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0.1049853</w:t>
            </w:r>
          </w:p>
        </w:tc>
        <w:tc>
          <w:tcPr>
            <w:tcW w:w="236" w:type="dxa"/>
            <w:noWrap/>
            <w:hideMark/>
          </w:tcPr>
          <w:p w14:paraId="5A1C45B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0.00563725</w:t>
            </w:r>
          </w:p>
        </w:tc>
        <w:tc>
          <w:tcPr>
            <w:tcW w:w="236" w:type="dxa"/>
            <w:noWrap/>
            <w:hideMark/>
          </w:tcPr>
          <w:p w14:paraId="09AA66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65.2748799</w:t>
            </w:r>
          </w:p>
        </w:tc>
        <w:tc>
          <w:tcPr>
            <w:tcW w:w="236" w:type="dxa"/>
            <w:noWrap/>
            <w:hideMark/>
          </w:tcPr>
          <w:p w14:paraId="693C555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64.351494</w:t>
            </w:r>
          </w:p>
        </w:tc>
        <w:tc>
          <w:tcPr>
            <w:tcW w:w="236" w:type="dxa"/>
            <w:noWrap/>
            <w:hideMark/>
          </w:tcPr>
          <w:p w14:paraId="4AA2B5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0.09464866</w:t>
            </w:r>
          </w:p>
        </w:tc>
      </w:tr>
      <w:tr w:rsidR="004A3F9A" w:rsidRPr="004A3F9A" w14:paraId="103C7455" w14:textId="77777777" w:rsidTr="004A3F9A">
        <w:trPr>
          <w:trHeight w:val="20"/>
        </w:trPr>
        <w:tc>
          <w:tcPr>
            <w:tcW w:w="236" w:type="dxa"/>
            <w:noWrap/>
            <w:hideMark/>
          </w:tcPr>
          <w:p w14:paraId="290DBEE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0F61980F"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2E133F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0.03319608</w:t>
            </w:r>
          </w:p>
        </w:tc>
        <w:tc>
          <w:tcPr>
            <w:tcW w:w="236" w:type="dxa"/>
            <w:noWrap/>
            <w:hideMark/>
          </w:tcPr>
          <w:p w14:paraId="3381B3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0.22093706</w:t>
            </w:r>
          </w:p>
        </w:tc>
        <w:tc>
          <w:tcPr>
            <w:tcW w:w="236" w:type="dxa"/>
            <w:noWrap/>
            <w:hideMark/>
          </w:tcPr>
          <w:p w14:paraId="11DC379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0.09399433</w:t>
            </w:r>
          </w:p>
        </w:tc>
        <w:tc>
          <w:tcPr>
            <w:tcW w:w="236" w:type="dxa"/>
            <w:noWrap/>
            <w:hideMark/>
          </w:tcPr>
          <w:p w14:paraId="484C529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61.1618086</w:t>
            </w:r>
          </w:p>
        </w:tc>
        <w:tc>
          <w:tcPr>
            <w:tcW w:w="236" w:type="dxa"/>
            <w:noWrap/>
            <w:hideMark/>
          </w:tcPr>
          <w:p w14:paraId="330995C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59.6182792</w:t>
            </w:r>
          </w:p>
        </w:tc>
        <w:tc>
          <w:tcPr>
            <w:tcW w:w="236" w:type="dxa"/>
            <w:noWrap/>
            <w:hideMark/>
          </w:tcPr>
          <w:p w14:paraId="11C366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0.21087085</w:t>
            </w:r>
          </w:p>
        </w:tc>
      </w:tr>
      <w:tr w:rsidR="004A3F9A" w:rsidRPr="004A3F9A" w14:paraId="1883829D" w14:textId="77777777" w:rsidTr="004A3F9A">
        <w:trPr>
          <w:trHeight w:val="20"/>
        </w:trPr>
        <w:tc>
          <w:tcPr>
            <w:tcW w:w="236" w:type="dxa"/>
            <w:noWrap/>
            <w:hideMark/>
          </w:tcPr>
          <w:p w14:paraId="7A479E7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9747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E960E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0.03715827</w:t>
            </w:r>
          </w:p>
        </w:tc>
        <w:tc>
          <w:tcPr>
            <w:tcW w:w="236" w:type="dxa"/>
            <w:noWrap/>
            <w:hideMark/>
          </w:tcPr>
          <w:p w14:paraId="6DBC64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0.06165751</w:t>
            </w:r>
          </w:p>
        </w:tc>
        <w:tc>
          <w:tcPr>
            <w:tcW w:w="236" w:type="dxa"/>
            <w:noWrap/>
            <w:hideMark/>
          </w:tcPr>
          <w:p w14:paraId="6F6D06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0.0224194</w:t>
            </w:r>
          </w:p>
        </w:tc>
        <w:tc>
          <w:tcPr>
            <w:tcW w:w="236" w:type="dxa"/>
            <w:noWrap/>
            <w:hideMark/>
          </w:tcPr>
          <w:p w14:paraId="44A6B9E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67.3608595</w:t>
            </w:r>
          </w:p>
        </w:tc>
        <w:tc>
          <w:tcPr>
            <w:tcW w:w="236" w:type="dxa"/>
            <w:noWrap/>
            <w:hideMark/>
          </w:tcPr>
          <w:p w14:paraId="4B36814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66.9352549</w:t>
            </w:r>
          </w:p>
        </w:tc>
        <w:tc>
          <w:tcPr>
            <w:tcW w:w="236" w:type="dxa"/>
            <w:noWrap/>
            <w:hideMark/>
          </w:tcPr>
          <w:p w14:paraId="050B2B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0.18361977</w:t>
            </w:r>
          </w:p>
        </w:tc>
      </w:tr>
      <w:tr w:rsidR="004A3F9A" w:rsidRPr="004A3F9A" w14:paraId="074ED561" w14:textId="77777777" w:rsidTr="004A3F9A">
        <w:trPr>
          <w:trHeight w:val="20"/>
        </w:trPr>
        <w:tc>
          <w:tcPr>
            <w:tcW w:w="236" w:type="dxa"/>
            <w:noWrap/>
            <w:hideMark/>
          </w:tcPr>
          <w:p w14:paraId="083675C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2C51751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annual</w:t>
            </w:r>
          </w:p>
        </w:tc>
        <w:tc>
          <w:tcPr>
            <w:tcW w:w="236" w:type="dxa"/>
            <w:noWrap/>
            <w:hideMark/>
          </w:tcPr>
          <w:p w14:paraId="4C04C6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0.02845831</w:t>
            </w:r>
          </w:p>
        </w:tc>
        <w:tc>
          <w:tcPr>
            <w:tcW w:w="236" w:type="dxa"/>
            <w:noWrap/>
            <w:hideMark/>
          </w:tcPr>
          <w:p w14:paraId="6E4E2D9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0.02554676</w:t>
            </w:r>
          </w:p>
        </w:tc>
        <w:tc>
          <w:tcPr>
            <w:tcW w:w="236" w:type="dxa"/>
            <w:noWrap/>
            <w:hideMark/>
          </w:tcPr>
          <w:p w14:paraId="48386FE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0.03513655</w:t>
            </w:r>
          </w:p>
        </w:tc>
        <w:tc>
          <w:tcPr>
            <w:tcW w:w="236" w:type="dxa"/>
            <w:noWrap/>
            <w:hideMark/>
          </w:tcPr>
          <w:p w14:paraId="382A77B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59.9337805</w:t>
            </w:r>
          </w:p>
        </w:tc>
        <w:tc>
          <w:tcPr>
            <w:tcW w:w="236" w:type="dxa"/>
            <w:noWrap/>
            <w:hideMark/>
          </w:tcPr>
          <w:p w14:paraId="503E9BA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59.1609533</w:t>
            </w:r>
          </w:p>
        </w:tc>
        <w:tc>
          <w:tcPr>
            <w:tcW w:w="236" w:type="dxa"/>
            <w:noWrap/>
            <w:hideMark/>
          </w:tcPr>
          <w:p w14:paraId="0CE6A4D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0.38825591</w:t>
            </w:r>
          </w:p>
        </w:tc>
      </w:tr>
      <w:tr w:rsidR="004A3F9A" w:rsidRPr="004A3F9A" w14:paraId="0D52613C" w14:textId="77777777" w:rsidTr="004A3F9A">
        <w:trPr>
          <w:trHeight w:val="20"/>
        </w:trPr>
        <w:tc>
          <w:tcPr>
            <w:tcW w:w="236" w:type="dxa"/>
            <w:noWrap/>
            <w:hideMark/>
          </w:tcPr>
          <w:p w14:paraId="765C94B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Alysseae</w:t>
            </w:r>
            <w:proofErr w:type="spellEnd"/>
          </w:p>
        </w:tc>
        <w:tc>
          <w:tcPr>
            <w:tcW w:w="236" w:type="dxa"/>
            <w:noWrap/>
            <w:hideMark/>
          </w:tcPr>
          <w:p w14:paraId="58C256A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283D9D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0.02355089</w:t>
            </w:r>
          </w:p>
        </w:tc>
        <w:tc>
          <w:tcPr>
            <w:tcW w:w="236" w:type="dxa"/>
            <w:noWrap/>
            <w:hideMark/>
          </w:tcPr>
          <w:p w14:paraId="07486F9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2.13850345</w:t>
            </w:r>
          </w:p>
        </w:tc>
        <w:tc>
          <w:tcPr>
            <w:tcW w:w="236" w:type="dxa"/>
            <w:noWrap/>
            <w:hideMark/>
          </w:tcPr>
          <w:p w14:paraId="00ED919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0.46343081</w:t>
            </w:r>
          </w:p>
        </w:tc>
        <w:tc>
          <w:tcPr>
            <w:tcW w:w="236" w:type="dxa"/>
            <w:noWrap/>
            <w:hideMark/>
          </w:tcPr>
          <w:p w14:paraId="34F79F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44.1298154</w:t>
            </w:r>
          </w:p>
        </w:tc>
        <w:tc>
          <w:tcPr>
            <w:tcW w:w="236" w:type="dxa"/>
            <w:noWrap/>
            <w:hideMark/>
          </w:tcPr>
          <w:p w14:paraId="1A9DBB5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44.1470453</w:t>
            </w:r>
          </w:p>
        </w:tc>
        <w:tc>
          <w:tcPr>
            <w:tcW w:w="236" w:type="dxa"/>
            <w:noWrap/>
            <w:hideMark/>
          </w:tcPr>
          <w:p w14:paraId="302818F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0.10804074</w:t>
            </w:r>
          </w:p>
        </w:tc>
      </w:tr>
      <w:tr w:rsidR="004A3F9A" w:rsidRPr="004A3F9A" w14:paraId="19998171" w14:textId="77777777" w:rsidTr="004A3F9A">
        <w:trPr>
          <w:trHeight w:val="20"/>
        </w:trPr>
        <w:tc>
          <w:tcPr>
            <w:tcW w:w="236" w:type="dxa"/>
            <w:noWrap/>
            <w:hideMark/>
          </w:tcPr>
          <w:p w14:paraId="2C68FE0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52E6D9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D4161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0.01247936</w:t>
            </w:r>
          </w:p>
        </w:tc>
        <w:tc>
          <w:tcPr>
            <w:tcW w:w="236" w:type="dxa"/>
            <w:noWrap/>
            <w:hideMark/>
          </w:tcPr>
          <w:p w14:paraId="505285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0.22175491</w:t>
            </w:r>
          </w:p>
        </w:tc>
        <w:tc>
          <w:tcPr>
            <w:tcW w:w="236" w:type="dxa"/>
            <w:noWrap/>
            <w:hideMark/>
          </w:tcPr>
          <w:p w14:paraId="08DCA71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0.08015895</w:t>
            </w:r>
          </w:p>
        </w:tc>
        <w:tc>
          <w:tcPr>
            <w:tcW w:w="236" w:type="dxa"/>
            <w:noWrap/>
            <w:hideMark/>
          </w:tcPr>
          <w:p w14:paraId="1402C2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51.8470419</w:t>
            </w:r>
          </w:p>
        </w:tc>
        <w:tc>
          <w:tcPr>
            <w:tcW w:w="236" w:type="dxa"/>
            <w:noWrap/>
            <w:hideMark/>
          </w:tcPr>
          <w:p w14:paraId="48F305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51.661791</w:t>
            </w:r>
          </w:p>
        </w:tc>
        <w:tc>
          <w:tcPr>
            <w:tcW w:w="236" w:type="dxa"/>
            <w:noWrap/>
            <w:hideMark/>
          </w:tcPr>
          <w:p w14:paraId="2E2697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0.18138313</w:t>
            </w:r>
          </w:p>
        </w:tc>
      </w:tr>
      <w:tr w:rsidR="004A3F9A" w:rsidRPr="004A3F9A" w14:paraId="719F6C8D" w14:textId="77777777" w:rsidTr="004A3F9A">
        <w:trPr>
          <w:trHeight w:val="20"/>
        </w:trPr>
        <w:tc>
          <w:tcPr>
            <w:tcW w:w="236" w:type="dxa"/>
            <w:noWrap/>
            <w:hideMark/>
          </w:tcPr>
          <w:p w14:paraId="31077EDA"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Apioideae</w:t>
            </w:r>
            <w:proofErr w:type="spellEnd"/>
          </w:p>
        </w:tc>
        <w:tc>
          <w:tcPr>
            <w:tcW w:w="236" w:type="dxa"/>
            <w:noWrap/>
            <w:hideMark/>
          </w:tcPr>
          <w:p w14:paraId="079A50E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61D9F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0.01350335</w:t>
            </w:r>
          </w:p>
        </w:tc>
        <w:tc>
          <w:tcPr>
            <w:tcW w:w="236" w:type="dxa"/>
            <w:noWrap/>
            <w:hideMark/>
          </w:tcPr>
          <w:p w14:paraId="798A5F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0.11162976</w:t>
            </w:r>
          </w:p>
        </w:tc>
        <w:tc>
          <w:tcPr>
            <w:tcW w:w="236" w:type="dxa"/>
            <w:noWrap/>
            <w:hideMark/>
          </w:tcPr>
          <w:p w14:paraId="4C7B2A9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0.06057906</w:t>
            </w:r>
          </w:p>
        </w:tc>
        <w:tc>
          <w:tcPr>
            <w:tcW w:w="236" w:type="dxa"/>
            <w:noWrap/>
            <w:hideMark/>
          </w:tcPr>
          <w:p w14:paraId="2C1DCE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50.3990329</w:t>
            </w:r>
          </w:p>
        </w:tc>
        <w:tc>
          <w:tcPr>
            <w:tcW w:w="236" w:type="dxa"/>
            <w:noWrap/>
            <w:hideMark/>
          </w:tcPr>
          <w:p w14:paraId="0E9A2A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50.3670744</w:t>
            </w:r>
          </w:p>
        </w:tc>
        <w:tc>
          <w:tcPr>
            <w:tcW w:w="236" w:type="dxa"/>
            <w:noWrap/>
            <w:hideMark/>
          </w:tcPr>
          <w:p w14:paraId="4B680BF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0.2714637</w:t>
            </w:r>
          </w:p>
        </w:tc>
      </w:tr>
      <w:tr w:rsidR="004A3F9A" w:rsidRPr="004A3F9A" w14:paraId="77C7705D" w14:textId="77777777" w:rsidTr="004A3F9A">
        <w:trPr>
          <w:trHeight w:val="20"/>
        </w:trPr>
        <w:tc>
          <w:tcPr>
            <w:tcW w:w="236" w:type="dxa"/>
            <w:noWrap/>
            <w:hideMark/>
          </w:tcPr>
          <w:p w14:paraId="0C14400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Arabideae</w:t>
            </w:r>
            <w:proofErr w:type="spellEnd"/>
          </w:p>
        </w:tc>
        <w:tc>
          <w:tcPr>
            <w:tcW w:w="236" w:type="dxa"/>
            <w:noWrap/>
            <w:hideMark/>
          </w:tcPr>
          <w:p w14:paraId="7FEA230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4F1B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0.14104669</w:t>
            </w:r>
          </w:p>
        </w:tc>
        <w:tc>
          <w:tcPr>
            <w:tcW w:w="236" w:type="dxa"/>
            <w:noWrap/>
            <w:hideMark/>
          </w:tcPr>
          <w:p w14:paraId="79D2D14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8.94282157</w:t>
            </w:r>
          </w:p>
        </w:tc>
        <w:tc>
          <w:tcPr>
            <w:tcW w:w="236" w:type="dxa"/>
            <w:noWrap/>
            <w:hideMark/>
          </w:tcPr>
          <w:p w14:paraId="27B3B6F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3.42358789</w:t>
            </w:r>
          </w:p>
        </w:tc>
        <w:tc>
          <w:tcPr>
            <w:tcW w:w="236" w:type="dxa"/>
            <w:noWrap/>
            <w:hideMark/>
          </w:tcPr>
          <w:p w14:paraId="347FB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45.8690971</w:t>
            </w:r>
          </w:p>
        </w:tc>
        <w:tc>
          <w:tcPr>
            <w:tcW w:w="236" w:type="dxa"/>
            <w:noWrap/>
            <w:hideMark/>
          </w:tcPr>
          <w:p w14:paraId="22981E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45.8688795</w:t>
            </w:r>
          </w:p>
        </w:tc>
        <w:tc>
          <w:tcPr>
            <w:tcW w:w="236" w:type="dxa"/>
            <w:noWrap/>
            <w:hideMark/>
          </w:tcPr>
          <w:p w14:paraId="40D2F32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0.19142835</w:t>
            </w:r>
          </w:p>
        </w:tc>
      </w:tr>
      <w:tr w:rsidR="004A3F9A" w:rsidRPr="004A3F9A" w14:paraId="2C6D507A" w14:textId="77777777" w:rsidTr="004A3F9A">
        <w:trPr>
          <w:trHeight w:val="20"/>
        </w:trPr>
        <w:tc>
          <w:tcPr>
            <w:tcW w:w="236" w:type="dxa"/>
            <w:noWrap/>
            <w:hideMark/>
          </w:tcPr>
          <w:p w14:paraId="392EA56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D8B755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A219B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0.01234129</w:t>
            </w:r>
          </w:p>
        </w:tc>
        <w:tc>
          <w:tcPr>
            <w:tcW w:w="236" w:type="dxa"/>
            <w:noWrap/>
            <w:hideMark/>
          </w:tcPr>
          <w:p w14:paraId="7657FC0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0.05322773</w:t>
            </w:r>
          </w:p>
        </w:tc>
        <w:tc>
          <w:tcPr>
            <w:tcW w:w="236" w:type="dxa"/>
            <w:noWrap/>
            <w:hideMark/>
          </w:tcPr>
          <w:p w14:paraId="286C9A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0.01631923</w:t>
            </w:r>
          </w:p>
        </w:tc>
        <w:tc>
          <w:tcPr>
            <w:tcW w:w="236" w:type="dxa"/>
            <w:noWrap/>
            <w:hideMark/>
          </w:tcPr>
          <w:p w14:paraId="696066C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57.2302199</w:t>
            </w:r>
          </w:p>
        </w:tc>
        <w:tc>
          <w:tcPr>
            <w:tcW w:w="236" w:type="dxa"/>
            <w:noWrap/>
            <w:hideMark/>
          </w:tcPr>
          <w:p w14:paraId="3254CFB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58.789703</w:t>
            </w:r>
          </w:p>
        </w:tc>
        <w:tc>
          <w:tcPr>
            <w:tcW w:w="236" w:type="dxa"/>
            <w:noWrap/>
            <w:hideMark/>
          </w:tcPr>
          <w:p w14:paraId="7AB27C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0.15279054</w:t>
            </w:r>
          </w:p>
        </w:tc>
      </w:tr>
      <w:tr w:rsidR="004A3F9A" w:rsidRPr="004A3F9A" w14:paraId="61F68CA6" w14:textId="77777777" w:rsidTr="004A3F9A">
        <w:trPr>
          <w:trHeight w:val="20"/>
        </w:trPr>
        <w:tc>
          <w:tcPr>
            <w:tcW w:w="236" w:type="dxa"/>
            <w:noWrap/>
            <w:hideMark/>
          </w:tcPr>
          <w:p w14:paraId="78B52DA9"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9A5A85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33762C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0.02125496</w:t>
            </w:r>
          </w:p>
        </w:tc>
        <w:tc>
          <w:tcPr>
            <w:tcW w:w="236" w:type="dxa"/>
            <w:noWrap/>
            <w:hideMark/>
          </w:tcPr>
          <w:p w14:paraId="3ED531F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1.24043227</w:t>
            </w:r>
          </w:p>
        </w:tc>
        <w:tc>
          <w:tcPr>
            <w:tcW w:w="236" w:type="dxa"/>
            <w:noWrap/>
            <w:hideMark/>
          </w:tcPr>
          <w:p w14:paraId="13EB1AD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0.54310231</w:t>
            </w:r>
          </w:p>
        </w:tc>
        <w:tc>
          <w:tcPr>
            <w:tcW w:w="236" w:type="dxa"/>
            <w:noWrap/>
            <w:hideMark/>
          </w:tcPr>
          <w:p w14:paraId="3D7072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46.0897561</w:t>
            </w:r>
          </w:p>
        </w:tc>
        <w:tc>
          <w:tcPr>
            <w:tcW w:w="236" w:type="dxa"/>
            <w:noWrap/>
            <w:hideMark/>
          </w:tcPr>
          <w:p w14:paraId="1DF7E3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46.0416265</w:t>
            </w:r>
          </w:p>
        </w:tc>
        <w:tc>
          <w:tcPr>
            <w:tcW w:w="236" w:type="dxa"/>
            <w:noWrap/>
            <w:hideMark/>
          </w:tcPr>
          <w:p w14:paraId="49E7F03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0.22025939</w:t>
            </w:r>
          </w:p>
        </w:tc>
      </w:tr>
      <w:tr w:rsidR="004A3F9A" w:rsidRPr="004A3F9A" w14:paraId="3CAB00DC" w14:textId="77777777" w:rsidTr="004A3F9A">
        <w:trPr>
          <w:trHeight w:val="20"/>
        </w:trPr>
        <w:tc>
          <w:tcPr>
            <w:tcW w:w="236" w:type="dxa"/>
            <w:noWrap/>
            <w:hideMark/>
          </w:tcPr>
          <w:p w14:paraId="4A7E980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759AB7E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B8D183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0.03796391</w:t>
            </w:r>
          </w:p>
        </w:tc>
        <w:tc>
          <w:tcPr>
            <w:tcW w:w="236" w:type="dxa"/>
            <w:noWrap/>
            <w:hideMark/>
          </w:tcPr>
          <w:p w14:paraId="7EE5E7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0.43801139</w:t>
            </w:r>
          </w:p>
        </w:tc>
        <w:tc>
          <w:tcPr>
            <w:tcW w:w="236" w:type="dxa"/>
            <w:noWrap/>
            <w:hideMark/>
          </w:tcPr>
          <w:p w14:paraId="54F08DD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0.23265672</w:t>
            </w:r>
          </w:p>
        </w:tc>
        <w:tc>
          <w:tcPr>
            <w:tcW w:w="236" w:type="dxa"/>
            <w:noWrap/>
            <w:hideMark/>
          </w:tcPr>
          <w:p w14:paraId="2B7F7DD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36.2660851</w:t>
            </w:r>
          </w:p>
        </w:tc>
        <w:tc>
          <w:tcPr>
            <w:tcW w:w="236" w:type="dxa"/>
            <w:noWrap/>
            <w:hideMark/>
          </w:tcPr>
          <w:p w14:paraId="550BE5D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36.2622901</w:t>
            </w:r>
          </w:p>
        </w:tc>
        <w:tc>
          <w:tcPr>
            <w:tcW w:w="236" w:type="dxa"/>
            <w:noWrap/>
            <w:hideMark/>
          </w:tcPr>
          <w:p w14:paraId="447E4F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0.26891698</w:t>
            </w:r>
          </w:p>
        </w:tc>
      </w:tr>
      <w:tr w:rsidR="004A3F9A" w:rsidRPr="004A3F9A" w14:paraId="7F5BEE5D" w14:textId="77777777" w:rsidTr="004A3F9A">
        <w:trPr>
          <w:trHeight w:val="20"/>
        </w:trPr>
        <w:tc>
          <w:tcPr>
            <w:tcW w:w="236" w:type="dxa"/>
            <w:noWrap/>
            <w:hideMark/>
          </w:tcPr>
          <w:p w14:paraId="074CC3A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Cardueae</w:t>
            </w:r>
            <w:proofErr w:type="spellEnd"/>
          </w:p>
        </w:tc>
        <w:tc>
          <w:tcPr>
            <w:tcW w:w="236" w:type="dxa"/>
            <w:noWrap/>
            <w:hideMark/>
          </w:tcPr>
          <w:p w14:paraId="26FB8FD4"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BC972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0.0196643</w:t>
            </w:r>
          </w:p>
        </w:tc>
        <w:tc>
          <w:tcPr>
            <w:tcW w:w="236" w:type="dxa"/>
            <w:noWrap/>
            <w:hideMark/>
          </w:tcPr>
          <w:p w14:paraId="1A3BC6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0.18148917</w:t>
            </w:r>
          </w:p>
        </w:tc>
        <w:tc>
          <w:tcPr>
            <w:tcW w:w="236" w:type="dxa"/>
            <w:noWrap/>
            <w:hideMark/>
          </w:tcPr>
          <w:p w14:paraId="0232DA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0.04748735</w:t>
            </w:r>
          </w:p>
        </w:tc>
        <w:tc>
          <w:tcPr>
            <w:tcW w:w="236" w:type="dxa"/>
            <w:noWrap/>
            <w:hideMark/>
          </w:tcPr>
          <w:p w14:paraId="73F6381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49.9004093</w:t>
            </w:r>
          </w:p>
        </w:tc>
        <w:tc>
          <w:tcPr>
            <w:tcW w:w="236" w:type="dxa"/>
            <w:noWrap/>
            <w:hideMark/>
          </w:tcPr>
          <w:p w14:paraId="47D3D7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49.7022049</w:t>
            </w:r>
          </w:p>
        </w:tc>
        <w:tc>
          <w:tcPr>
            <w:tcW w:w="236" w:type="dxa"/>
            <w:noWrap/>
            <w:hideMark/>
          </w:tcPr>
          <w:p w14:paraId="24F5A8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0.13089321</w:t>
            </w:r>
          </w:p>
        </w:tc>
      </w:tr>
      <w:tr w:rsidR="004A3F9A" w:rsidRPr="004A3F9A" w14:paraId="56A97075" w14:textId="77777777" w:rsidTr="004A3F9A">
        <w:trPr>
          <w:trHeight w:val="20"/>
        </w:trPr>
        <w:tc>
          <w:tcPr>
            <w:tcW w:w="236" w:type="dxa"/>
            <w:noWrap/>
            <w:hideMark/>
          </w:tcPr>
          <w:p w14:paraId="04D45BF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CES</w:t>
            </w:r>
          </w:p>
        </w:tc>
        <w:tc>
          <w:tcPr>
            <w:tcW w:w="236" w:type="dxa"/>
            <w:noWrap/>
            <w:hideMark/>
          </w:tcPr>
          <w:p w14:paraId="61D83DF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FCEDC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0.02919222</w:t>
            </w:r>
          </w:p>
        </w:tc>
        <w:tc>
          <w:tcPr>
            <w:tcW w:w="236" w:type="dxa"/>
            <w:noWrap/>
            <w:hideMark/>
          </w:tcPr>
          <w:p w14:paraId="7DDC50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0.01040016</w:t>
            </w:r>
          </w:p>
        </w:tc>
        <w:tc>
          <w:tcPr>
            <w:tcW w:w="236" w:type="dxa"/>
            <w:noWrap/>
            <w:hideMark/>
          </w:tcPr>
          <w:p w14:paraId="07FFF2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0.01954551</w:t>
            </w:r>
          </w:p>
        </w:tc>
        <w:tc>
          <w:tcPr>
            <w:tcW w:w="236" w:type="dxa"/>
            <w:noWrap/>
            <w:hideMark/>
          </w:tcPr>
          <w:p w14:paraId="00F3FE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55.1218605</w:t>
            </w:r>
          </w:p>
        </w:tc>
        <w:tc>
          <w:tcPr>
            <w:tcW w:w="236" w:type="dxa"/>
            <w:noWrap/>
            <w:hideMark/>
          </w:tcPr>
          <w:p w14:paraId="2B6EFBE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55.0930156</w:t>
            </w:r>
          </w:p>
        </w:tc>
        <w:tc>
          <w:tcPr>
            <w:tcW w:w="236" w:type="dxa"/>
            <w:noWrap/>
            <w:hideMark/>
          </w:tcPr>
          <w:p w14:paraId="5BC2AE6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0.45449213</w:t>
            </w:r>
          </w:p>
        </w:tc>
      </w:tr>
      <w:tr w:rsidR="004A3F9A" w:rsidRPr="004A3F9A" w14:paraId="3FBC6685" w14:textId="77777777" w:rsidTr="004A3F9A">
        <w:trPr>
          <w:trHeight w:val="20"/>
        </w:trPr>
        <w:tc>
          <w:tcPr>
            <w:tcW w:w="236" w:type="dxa"/>
            <w:noWrap/>
            <w:hideMark/>
          </w:tcPr>
          <w:p w14:paraId="3D4C222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2CC7105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6BCB32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0.01116501</w:t>
            </w:r>
          </w:p>
        </w:tc>
        <w:tc>
          <w:tcPr>
            <w:tcW w:w="236" w:type="dxa"/>
            <w:noWrap/>
            <w:hideMark/>
          </w:tcPr>
          <w:p w14:paraId="6D6C72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0.00349425</w:t>
            </w:r>
          </w:p>
        </w:tc>
        <w:tc>
          <w:tcPr>
            <w:tcW w:w="236" w:type="dxa"/>
            <w:noWrap/>
            <w:hideMark/>
          </w:tcPr>
          <w:p w14:paraId="746233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0.00539632</w:t>
            </w:r>
          </w:p>
        </w:tc>
        <w:tc>
          <w:tcPr>
            <w:tcW w:w="236" w:type="dxa"/>
            <w:noWrap/>
            <w:hideMark/>
          </w:tcPr>
          <w:p w14:paraId="765D95A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48.594263</w:t>
            </w:r>
          </w:p>
        </w:tc>
        <w:tc>
          <w:tcPr>
            <w:tcW w:w="236" w:type="dxa"/>
            <w:noWrap/>
            <w:hideMark/>
          </w:tcPr>
          <w:p w14:paraId="7F43FD4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48.57248</w:t>
            </w:r>
          </w:p>
        </w:tc>
        <w:tc>
          <w:tcPr>
            <w:tcW w:w="236" w:type="dxa"/>
            <w:noWrap/>
            <w:hideMark/>
          </w:tcPr>
          <w:p w14:paraId="6E57F77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0.17337735</w:t>
            </w:r>
          </w:p>
        </w:tc>
      </w:tr>
      <w:tr w:rsidR="004A3F9A" w:rsidRPr="004A3F9A" w14:paraId="48845EBD" w14:textId="77777777" w:rsidTr="004A3F9A">
        <w:trPr>
          <w:trHeight w:val="20"/>
        </w:trPr>
        <w:tc>
          <w:tcPr>
            <w:tcW w:w="236" w:type="dxa"/>
            <w:noWrap/>
            <w:hideMark/>
          </w:tcPr>
          <w:p w14:paraId="39B5C64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Croton</w:t>
            </w:r>
          </w:p>
        </w:tc>
        <w:tc>
          <w:tcPr>
            <w:tcW w:w="236" w:type="dxa"/>
            <w:noWrap/>
            <w:hideMark/>
          </w:tcPr>
          <w:p w14:paraId="0D8429A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23D897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0.00498416</w:t>
            </w:r>
          </w:p>
        </w:tc>
        <w:tc>
          <w:tcPr>
            <w:tcW w:w="236" w:type="dxa"/>
            <w:noWrap/>
            <w:hideMark/>
          </w:tcPr>
          <w:p w14:paraId="2DCF3F6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0.15985228</w:t>
            </w:r>
          </w:p>
        </w:tc>
        <w:tc>
          <w:tcPr>
            <w:tcW w:w="236" w:type="dxa"/>
            <w:noWrap/>
            <w:hideMark/>
          </w:tcPr>
          <w:p w14:paraId="02BFE32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0.05019135</w:t>
            </w:r>
          </w:p>
        </w:tc>
        <w:tc>
          <w:tcPr>
            <w:tcW w:w="236" w:type="dxa"/>
            <w:noWrap/>
            <w:hideMark/>
          </w:tcPr>
          <w:p w14:paraId="16792F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57.7880607</w:t>
            </w:r>
          </w:p>
        </w:tc>
        <w:tc>
          <w:tcPr>
            <w:tcW w:w="236" w:type="dxa"/>
            <w:noWrap/>
            <w:hideMark/>
          </w:tcPr>
          <w:p w14:paraId="422E516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57.4827946</w:t>
            </w:r>
          </w:p>
        </w:tc>
        <w:tc>
          <w:tcPr>
            <w:tcW w:w="236" w:type="dxa"/>
            <w:noWrap/>
            <w:hideMark/>
          </w:tcPr>
          <w:p w14:paraId="05F5F9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0.15721404</w:t>
            </w:r>
          </w:p>
        </w:tc>
      </w:tr>
      <w:tr w:rsidR="004A3F9A" w:rsidRPr="004A3F9A" w14:paraId="5CF0DF54" w14:textId="77777777" w:rsidTr="004A3F9A">
        <w:trPr>
          <w:trHeight w:val="20"/>
        </w:trPr>
        <w:tc>
          <w:tcPr>
            <w:tcW w:w="236" w:type="dxa"/>
            <w:noWrap/>
            <w:hideMark/>
          </w:tcPr>
          <w:p w14:paraId="19334DD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Erysimeae</w:t>
            </w:r>
            <w:proofErr w:type="spellEnd"/>
          </w:p>
        </w:tc>
        <w:tc>
          <w:tcPr>
            <w:tcW w:w="236" w:type="dxa"/>
            <w:noWrap/>
            <w:hideMark/>
          </w:tcPr>
          <w:p w14:paraId="603E923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B7B2E2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0.02781484</w:t>
            </w:r>
          </w:p>
        </w:tc>
        <w:tc>
          <w:tcPr>
            <w:tcW w:w="236" w:type="dxa"/>
            <w:noWrap/>
            <w:hideMark/>
          </w:tcPr>
          <w:p w14:paraId="1FA66B8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2.02076521</w:t>
            </w:r>
          </w:p>
        </w:tc>
        <w:tc>
          <w:tcPr>
            <w:tcW w:w="236" w:type="dxa"/>
            <w:noWrap/>
            <w:hideMark/>
          </w:tcPr>
          <w:p w14:paraId="4E78005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0.85160484</w:t>
            </w:r>
          </w:p>
        </w:tc>
        <w:tc>
          <w:tcPr>
            <w:tcW w:w="236" w:type="dxa"/>
            <w:noWrap/>
            <w:hideMark/>
          </w:tcPr>
          <w:p w14:paraId="6CB121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48.0497799</w:t>
            </w:r>
          </w:p>
        </w:tc>
        <w:tc>
          <w:tcPr>
            <w:tcW w:w="236" w:type="dxa"/>
            <w:noWrap/>
            <w:hideMark/>
          </w:tcPr>
          <w:p w14:paraId="62578D2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48.0463584</w:t>
            </w:r>
          </w:p>
        </w:tc>
        <w:tc>
          <w:tcPr>
            <w:tcW w:w="236" w:type="dxa"/>
            <w:noWrap/>
            <w:hideMark/>
          </w:tcPr>
          <w:p w14:paraId="53CF90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0.21413506</w:t>
            </w:r>
          </w:p>
        </w:tc>
      </w:tr>
      <w:tr w:rsidR="004A3F9A" w:rsidRPr="004A3F9A" w14:paraId="1CD7E927" w14:textId="77777777" w:rsidTr="004A3F9A">
        <w:trPr>
          <w:trHeight w:val="20"/>
        </w:trPr>
        <w:tc>
          <w:tcPr>
            <w:tcW w:w="236" w:type="dxa"/>
            <w:noWrap/>
            <w:hideMark/>
          </w:tcPr>
          <w:p w14:paraId="1FB4819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ADC6328"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3D4E58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0.04373934</w:t>
            </w:r>
          </w:p>
        </w:tc>
        <w:tc>
          <w:tcPr>
            <w:tcW w:w="236" w:type="dxa"/>
            <w:noWrap/>
            <w:hideMark/>
          </w:tcPr>
          <w:p w14:paraId="39771A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0.09995358</w:t>
            </w:r>
          </w:p>
        </w:tc>
        <w:tc>
          <w:tcPr>
            <w:tcW w:w="236" w:type="dxa"/>
            <w:noWrap/>
            <w:hideMark/>
          </w:tcPr>
          <w:p w14:paraId="2952D0F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0.09841652</w:t>
            </w:r>
          </w:p>
        </w:tc>
        <w:tc>
          <w:tcPr>
            <w:tcW w:w="236" w:type="dxa"/>
            <w:noWrap/>
            <w:hideMark/>
          </w:tcPr>
          <w:p w14:paraId="6927A65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63.3699991</w:t>
            </w:r>
          </w:p>
        </w:tc>
        <w:tc>
          <w:tcPr>
            <w:tcW w:w="236" w:type="dxa"/>
            <w:noWrap/>
            <w:hideMark/>
          </w:tcPr>
          <w:p w14:paraId="312629A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63.3476004</w:t>
            </w:r>
          </w:p>
        </w:tc>
        <w:tc>
          <w:tcPr>
            <w:tcW w:w="236" w:type="dxa"/>
            <w:noWrap/>
            <w:hideMark/>
          </w:tcPr>
          <w:p w14:paraId="2019E7A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0.57480906</w:t>
            </w:r>
          </w:p>
        </w:tc>
      </w:tr>
      <w:tr w:rsidR="004A3F9A" w:rsidRPr="004A3F9A" w14:paraId="2618F667" w14:textId="77777777" w:rsidTr="004A3F9A">
        <w:trPr>
          <w:trHeight w:val="20"/>
        </w:trPr>
        <w:tc>
          <w:tcPr>
            <w:tcW w:w="236" w:type="dxa"/>
            <w:noWrap/>
            <w:hideMark/>
          </w:tcPr>
          <w:p w14:paraId="2218329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559B84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DFE50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0.01325843</w:t>
            </w:r>
          </w:p>
        </w:tc>
        <w:tc>
          <w:tcPr>
            <w:tcW w:w="236" w:type="dxa"/>
            <w:noWrap/>
            <w:hideMark/>
          </w:tcPr>
          <w:p w14:paraId="10663C1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0.09137134</w:t>
            </w:r>
          </w:p>
        </w:tc>
        <w:tc>
          <w:tcPr>
            <w:tcW w:w="236" w:type="dxa"/>
            <w:noWrap/>
            <w:hideMark/>
          </w:tcPr>
          <w:p w14:paraId="3D1C48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0.0256599</w:t>
            </w:r>
          </w:p>
        </w:tc>
        <w:tc>
          <w:tcPr>
            <w:tcW w:w="236" w:type="dxa"/>
            <w:noWrap/>
            <w:hideMark/>
          </w:tcPr>
          <w:p w14:paraId="0102F5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68.352852</w:t>
            </w:r>
          </w:p>
        </w:tc>
        <w:tc>
          <w:tcPr>
            <w:tcW w:w="236" w:type="dxa"/>
            <w:noWrap/>
            <w:hideMark/>
          </w:tcPr>
          <w:p w14:paraId="698A5C5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68.4466995</w:t>
            </w:r>
          </w:p>
        </w:tc>
        <w:tc>
          <w:tcPr>
            <w:tcW w:w="236" w:type="dxa"/>
            <w:noWrap/>
            <w:hideMark/>
          </w:tcPr>
          <w:p w14:paraId="7C06A5F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0.13614075</w:t>
            </w:r>
          </w:p>
        </w:tc>
      </w:tr>
      <w:tr w:rsidR="004A3F9A" w:rsidRPr="004A3F9A" w14:paraId="7FD755FF" w14:textId="77777777" w:rsidTr="004A3F9A">
        <w:trPr>
          <w:trHeight w:val="20"/>
        </w:trPr>
        <w:tc>
          <w:tcPr>
            <w:tcW w:w="236" w:type="dxa"/>
            <w:noWrap/>
            <w:hideMark/>
          </w:tcPr>
          <w:p w14:paraId="26B19DF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705F0B0"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9EF4F4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0.00254688</w:t>
            </w:r>
          </w:p>
        </w:tc>
        <w:tc>
          <w:tcPr>
            <w:tcW w:w="236" w:type="dxa"/>
            <w:noWrap/>
            <w:hideMark/>
          </w:tcPr>
          <w:p w14:paraId="3CC036B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0.04584437</w:t>
            </w:r>
          </w:p>
        </w:tc>
        <w:tc>
          <w:tcPr>
            <w:tcW w:w="236" w:type="dxa"/>
            <w:noWrap/>
            <w:hideMark/>
          </w:tcPr>
          <w:p w14:paraId="350117D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0.01615284</w:t>
            </w:r>
          </w:p>
        </w:tc>
        <w:tc>
          <w:tcPr>
            <w:tcW w:w="236" w:type="dxa"/>
            <w:noWrap/>
            <w:hideMark/>
          </w:tcPr>
          <w:p w14:paraId="05FBDCB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54.3060305</w:t>
            </w:r>
          </w:p>
        </w:tc>
        <w:tc>
          <w:tcPr>
            <w:tcW w:w="236" w:type="dxa"/>
            <w:noWrap/>
            <w:hideMark/>
          </w:tcPr>
          <w:p w14:paraId="2A4EEA8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54.2927852</w:t>
            </w:r>
          </w:p>
        </w:tc>
        <w:tc>
          <w:tcPr>
            <w:tcW w:w="236" w:type="dxa"/>
            <w:noWrap/>
            <w:hideMark/>
          </w:tcPr>
          <w:p w14:paraId="308881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0.176156</w:t>
            </w:r>
          </w:p>
        </w:tc>
      </w:tr>
      <w:tr w:rsidR="004A3F9A" w:rsidRPr="004A3F9A" w14:paraId="1723D763" w14:textId="77777777" w:rsidTr="004A3F9A">
        <w:trPr>
          <w:trHeight w:val="20"/>
        </w:trPr>
        <w:tc>
          <w:tcPr>
            <w:tcW w:w="236" w:type="dxa"/>
            <w:noWrap/>
            <w:hideMark/>
          </w:tcPr>
          <w:p w14:paraId="030B24F5"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D956E4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8B522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0.00180731</w:t>
            </w:r>
          </w:p>
        </w:tc>
        <w:tc>
          <w:tcPr>
            <w:tcW w:w="236" w:type="dxa"/>
            <w:noWrap/>
            <w:hideMark/>
          </w:tcPr>
          <w:p w14:paraId="67F1691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0.06982646</w:t>
            </w:r>
          </w:p>
        </w:tc>
        <w:tc>
          <w:tcPr>
            <w:tcW w:w="236" w:type="dxa"/>
            <w:noWrap/>
            <w:hideMark/>
          </w:tcPr>
          <w:p w14:paraId="335898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0.01823636</w:t>
            </w:r>
          </w:p>
        </w:tc>
        <w:tc>
          <w:tcPr>
            <w:tcW w:w="236" w:type="dxa"/>
            <w:noWrap/>
            <w:hideMark/>
          </w:tcPr>
          <w:p w14:paraId="68DF52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55.035188</w:t>
            </w:r>
          </w:p>
        </w:tc>
        <w:tc>
          <w:tcPr>
            <w:tcW w:w="236" w:type="dxa"/>
            <w:noWrap/>
            <w:hideMark/>
          </w:tcPr>
          <w:p w14:paraId="5A7A1B5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56.4576795</w:t>
            </w:r>
          </w:p>
        </w:tc>
        <w:tc>
          <w:tcPr>
            <w:tcW w:w="236" w:type="dxa"/>
            <w:noWrap/>
            <w:hideMark/>
          </w:tcPr>
          <w:p w14:paraId="1977772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0.12787361</w:t>
            </w:r>
          </w:p>
        </w:tc>
      </w:tr>
      <w:tr w:rsidR="004A3F9A" w:rsidRPr="004A3F9A" w14:paraId="3F25ADBD" w14:textId="77777777" w:rsidTr="004A3F9A">
        <w:trPr>
          <w:trHeight w:val="20"/>
        </w:trPr>
        <w:tc>
          <w:tcPr>
            <w:tcW w:w="236" w:type="dxa"/>
            <w:noWrap/>
            <w:hideMark/>
          </w:tcPr>
          <w:p w14:paraId="550AA2DE"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416F77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01F66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0.02387937</w:t>
            </w:r>
          </w:p>
        </w:tc>
        <w:tc>
          <w:tcPr>
            <w:tcW w:w="236" w:type="dxa"/>
            <w:noWrap/>
            <w:hideMark/>
          </w:tcPr>
          <w:p w14:paraId="5FBB258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0.14277521</w:t>
            </w:r>
          </w:p>
        </w:tc>
        <w:tc>
          <w:tcPr>
            <w:tcW w:w="236" w:type="dxa"/>
            <w:noWrap/>
            <w:hideMark/>
          </w:tcPr>
          <w:p w14:paraId="299C5B3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0.07500505</w:t>
            </w:r>
          </w:p>
        </w:tc>
        <w:tc>
          <w:tcPr>
            <w:tcW w:w="236" w:type="dxa"/>
            <w:noWrap/>
            <w:hideMark/>
          </w:tcPr>
          <w:p w14:paraId="6E63B0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45.1016221</w:t>
            </w:r>
          </w:p>
        </w:tc>
        <w:tc>
          <w:tcPr>
            <w:tcW w:w="236" w:type="dxa"/>
            <w:noWrap/>
            <w:hideMark/>
          </w:tcPr>
          <w:p w14:paraId="017A24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45.1560854</w:t>
            </w:r>
          </w:p>
        </w:tc>
        <w:tc>
          <w:tcPr>
            <w:tcW w:w="236" w:type="dxa"/>
            <w:noWrap/>
            <w:hideMark/>
          </w:tcPr>
          <w:p w14:paraId="45C55A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0.34996531</w:t>
            </w:r>
          </w:p>
        </w:tc>
      </w:tr>
      <w:tr w:rsidR="004A3F9A" w:rsidRPr="004A3F9A" w14:paraId="3C8B61F6" w14:textId="77777777" w:rsidTr="004A3F9A">
        <w:trPr>
          <w:trHeight w:val="20"/>
        </w:trPr>
        <w:tc>
          <w:tcPr>
            <w:tcW w:w="236" w:type="dxa"/>
            <w:noWrap/>
            <w:hideMark/>
          </w:tcPr>
          <w:p w14:paraId="2386FD5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Hypericum</w:t>
            </w:r>
          </w:p>
        </w:tc>
        <w:tc>
          <w:tcPr>
            <w:tcW w:w="236" w:type="dxa"/>
            <w:noWrap/>
            <w:hideMark/>
          </w:tcPr>
          <w:p w14:paraId="0CB17F46"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06C484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0.01532457</w:t>
            </w:r>
          </w:p>
        </w:tc>
        <w:tc>
          <w:tcPr>
            <w:tcW w:w="236" w:type="dxa"/>
            <w:noWrap/>
            <w:hideMark/>
          </w:tcPr>
          <w:p w14:paraId="251E31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0.21882122</w:t>
            </w:r>
          </w:p>
        </w:tc>
        <w:tc>
          <w:tcPr>
            <w:tcW w:w="236" w:type="dxa"/>
            <w:noWrap/>
            <w:hideMark/>
          </w:tcPr>
          <w:p w14:paraId="124A98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0.04701878</w:t>
            </w:r>
          </w:p>
        </w:tc>
        <w:tc>
          <w:tcPr>
            <w:tcW w:w="236" w:type="dxa"/>
            <w:noWrap/>
            <w:hideMark/>
          </w:tcPr>
          <w:p w14:paraId="52DB8FB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25.5684266</w:t>
            </w:r>
          </w:p>
        </w:tc>
        <w:tc>
          <w:tcPr>
            <w:tcW w:w="236" w:type="dxa"/>
            <w:noWrap/>
            <w:hideMark/>
          </w:tcPr>
          <w:p w14:paraId="4C24C0E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25.9791231</w:t>
            </w:r>
          </w:p>
        </w:tc>
        <w:tc>
          <w:tcPr>
            <w:tcW w:w="236" w:type="dxa"/>
            <w:noWrap/>
            <w:hideMark/>
          </w:tcPr>
          <w:p w14:paraId="390980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0.12917329</w:t>
            </w:r>
          </w:p>
        </w:tc>
      </w:tr>
      <w:tr w:rsidR="004A3F9A" w:rsidRPr="004A3F9A" w14:paraId="11F28C18" w14:textId="77777777" w:rsidTr="004A3F9A">
        <w:trPr>
          <w:trHeight w:val="20"/>
        </w:trPr>
        <w:tc>
          <w:tcPr>
            <w:tcW w:w="236" w:type="dxa"/>
            <w:noWrap/>
            <w:hideMark/>
          </w:tcPr>
          <w:p w14:paraId="4A39F45B"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Lepidieae</w:t>
            </w:r>
            <w:proofErr w:type="spellEnd"/>
          </w:p>
        </w:tc>
        <w:tc>
          <w:tcPr>
            <w:tcW w:w="236" w:type="dxa"/>
            <w:noWrap/>
            <w:hideMark/>
          </w:tcPr>
          <w:p w14:paraId="2C6026A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FB83F4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0.21589796</w:t>
            </w:r>
          </w:p>
        </w:tc>
        <w:tc>
          <w:tcPr>
            <w:tcW w:w="236" w:type="dxa"/>
            <w:noWrap/>
            <w:hideMark/>
          </w:tcPr>
          <w:p w14:paraId="5A6009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2.29896517</w:t>
            </w:r>
          </w:p>
        </w:tc>
        <w:tc>
          <w:tcPr>
            <w:tcW w:w="236" w:type="dxa"/>
            <w:noWrap/>
            <w:hideMark/>
          </w:tcPr>
          <w:p w14:paraId="3147AFD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0.98079118</w:t>
            </w:r>
          </w:p>
        </w:tc>
        <w:tc>
          <w:tcPr>
            <w:tcW w:w="236" w:type="dxa"/>
            <w:noWrap/>
            <w:hideMark/>
          </w:tcPr>
          <w:p w14:paraId="26323B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46.280477</w:t>
            </w:r>
          </w:p>
        </w:tc>
        <w:tc>
          <w:tcPr>
            <w:tcW w:w="236" w:type="dxa"/>
            <w:noWrap/>
            <w:hideMark/>
          </w:tcPr>
          <w:p w14:paraId="7026458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46.4951824</w:t>
            </w:r>
          </w:p>
        </w:tc>
        <w:tc>
          <w:tcPr>
            <w:tcW w:w="236" w:type="dxa"/>
            <w:noWrap/>
            <w:hideMark/>
          </w:tcPr>
          <w:p w14:paraId="07458B0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0.21619924</w:t>
            </w:r>
          </w:p>
        </w:tc>
      </w:tr>
      <w:tr w:rsidR="004A3F9A" w:rsidRPr="004A3F9A" w14:paraId="76F6B2D6" w14:textId="77777777" w:rsidTr="004A3F9A">
        <w:trPr>
          <w:trHeight w:val="20"/>
        </w:trPr>
        <w:tc>
          <w:tcPr>
            <w:tcW w:w="236" w:type="dxa"/>
            <w:noWrap/>
            <w:hideMark/>
          </w:tcPr>
          <w:p w14:paraId="20F5295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Lupinus</w:t>
            </w:r>
          </w:p>
        </w:tc>
        <w:tc>
          <w:tcPr>
            <w:tcW w:w="236" w:type="dxa"/>
            <w:noWrap/>
            <w:hideMark/>
          </w:tcPr>
          <w:p w14:paraId="783EF5E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26C3A7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0.07455664</w:t>
            </w:r>
          </w:p>
        </w:tc>
        <w:tc>
          <w:tcPr>
            <w:tcW w:w="236" w:type="dxa"/>
            <w:noWrap/>
            <w:hideMark/>
          </w:tcPr>
          <w:p w14:paraId="2D0CC79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0.04093387</w:t>
            </w:r>
          </w:p>
        </w:tc>
        <w:tc>
          <w:tcPr>
            <w:tcW w:w="236" w:type="dxa"/>
            <w:noWrap/>
            <w:hideMark/>
          </w:tcPr>
          <w:p w14:paraId="5E52DC0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0.11066089</w:t>
            </w:r>
          </w:p>
        </w:tc>
        <w:tc>
          <w:tcPr>
            <w:tcW w:w="236" w:type="dxa"/>
            <w:noWrap/>
            <w:hideMark/>
          </w:tcPr>
          <w:p w14:paraId="2BD0CEE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44.7449689</w:t>
            </w:r>
          </w:p>
        </w:tc>
        <w:tc>
          <w:tcPr>
            <w:tcW w:w="236" w:type="dxa"/>
            <w:noWrap/>
            <w:hideMark/>
          </w:tcPr>
          <w:p w14:paraId="049DD77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46.6546953</w:t>
            </w:r>
          </w:p>
        </w:tc>
        <w:tc>
          <w:tcPr>
            <w:tcW w:w="236" w:type="dxa"/>
            <w:noWrap/>
            <w:hideMark/>
          </w:tcPr>
          <w:p w14:paraId="365F095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0.56394118</w:t>
            </w:r>
          </w:p>
        </w:tc>
      </w:tr>
      <w:tr w:rsidR="004A3F9A" w:rsidRPr="004A3F9A" w14:paraId="031140F1" w14:textId="77777777" w:rsidTr="004A3F9A">
        <w:trPr>
          <w:trHeight w:val="20"/>
        </w:trPr>
        <w:tc>
          <w:tcPr>
            <w:tcW w:w="236" w:type="dxa"/>
            <w:noWrap/>
            <w:hideMark/>
          </w:tcPr>
          <w:p w14:paraId="7137A038"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E0A7482"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72249C4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0.02615461</w:t>
            </w:r>
          </w:p>
        </w:tc>
        <w:tc>
          <w:tcPr>
            <w:tcW w:w="236" w:type="dxa"/>
            <w:noWrap/>
            <w:hideMark/>
          </w:tcPr>
          <w:p w14:paraId="018C562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0.12299691</w:t>
            </w:r>
          </w:p>
        </w:tc>
        <w:tc>
          <w:tcPr>
            <w:tcW w:w="236" w:type="dxa"/>
            <w:noWrap/>
            <w:hideMark/>
          </w:tcPr>
          <w:p w14:paraId="7FD170C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0.04818991</w:t>
            </w:r>
          </w:p>
        </w:tc>
        <w:tc>
          <w:tcPr>
            <w:tcW w:w="236" w:type="dxa"/>
            <w:noWrap/>
            <w:hideMark/>
          </w:tcPr>
          <w:p w14:paraId="20E069F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44.9787417</w:t>
            </w:r>
          </w:p>
        </w:tc>
        <w:tc>
          <w:tcPr>
            <w:tcW w:w="236" w:type="dxa"/>
            <w:noWrap/>
            <w:hideMark/>
          </w:tcPr>
          <w:p w14:paraId="5C4F29A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45.138593</w:t>
            </w:r>
          </w:p>
        </w:tc>
        <w:tc>
          <w:tcPr>
            <w:tcW w:w="236" w:type="dxa"/>
            <w:noWrap/>
            <w:hideMark/>
          </w:tcPr>
          <w:p w14:paraId="63FD2F6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0.19503272</w:t>
            </w:r>
          </w:p>
        </w:tc>
      </w:tr>
      <w:tr w:rsidR="004A3F9A" w:rsidRPr="004A3F9A" w14:paraId="5884BB46" w14:textId="77777777" w:rsidTr="004A3F9A">
        <w:trPr>
          <w:trHeight w:val="20"/>
        </w:trPr>
        <w:tc>
          <w:tcPr>
            <w:tcW w:w="236" w:type="dxa"/>
            <w:noWrap/>
            <w:hideMark/>
          </w:tcPr>
          <w:p w14:paraId="47F516F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07E2101"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1C4DAB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0.00342103</w:t>
            </w:r>
          </w:p>
        </w:tc>
        <w:tc>
          <w:tcPr>
            <w:tcW w:w="236" w:type="dxa"/>
            <w:noWrap/>
            <w:hideMark/>
          </w:tcPr>
          <w:p w14:paraId="180841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0.23355981</w:t>
            </w:r>
          </w:p>
        </w:tc>
        <w:tc>
          <w:tcPr>
            <w:tcW w:w="236" w:type="dxa"/>
            <w:noWrap/>
            <w:hideMark/>
          </w:tcPr>
          <w:p w14:paraId="0FB4790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0.21365964</w:t>
            </w:r>
          </w:p>
        </w:tc>
        <w:tc>
          <w:tcPr>
            <w:tcW w:w="236" w:type="dxa"/>
            <w:noWrap/>
            <w:hideMark/>
          </w:tcPr>
          <w:p w14:paraId="1992B05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62.8869461</w:t>
            </w:r>
          </w:p>
        </w:tc>
        <w:tc>
          <w:tcPr>
            <w:tcW w:w="236" w:type="dxa"/>
            <w:noWrap/>
            <w:hideMark/>
          </w:tcPr>
          <w:p w14:paraId="2B83F46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62.9021519</w:t>
            </w:r>
          </w:p>
        </w:tc>
        <w:tc>
          <w:tcPr>
            <w:tcW w:w="236" w:type="dxa"/>
            <w:noWrap/>
            <w:hideMark/>
          </w:tcPr>
          <w:p w14:paraId="0044553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0.47123427</w:t>
            </w:r>
          </w:p>
        </w:tc>
      </w:tr>
      <w:tr w:rsidR="004A3F9A" w:rsidRPr="004A3F9A" w14:paraId="67343B04" w14:textId="77777777" w:rsidTr="004A3F9A">
        <w:trPr>
          <w:trHeight w:val="20"/>
        </w:trPr>
        <w:tc>
          <w:tcPr>
            <w:tcW w:w="236" w:type="dxa"/>
            <w:noWrap/>
            <w:hideMark/>
          </w:tcPr>
          <w:p w14:paraId="7711460B"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Orobanchaceae</w:t>
            </w:r>
          </w:p>
        </w:tc>
        <w:tc>
          <w:tcPr>
            <w:tcW w:w="236" w:type="dxa"/>
            <w:noWrap/>
            <w:hideMark/>
          </w:tcPr>
          <w:p w14:paraId="6CB9058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11553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0.04214628</w:t>
            </w:r>
          </w:p>
        </w:tc>
        <w:tc>
          <w:tcPr>
            <w:tcW w:w="236" w:type="dxa"/>
            <w:noWrap/>
            <w:hideMark/>
          </w:tcPr>
          <w:p w14:paraId="7A35DD4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0.37223064</w:t>
            </w:r>
          </w:p>
        </w:tc>
        <w:tc>
          <w:tcPr>
            <w:tcW w:w="236" w:type="dxa"/>
            <w:noWrap/>
            <w:hideMark/>
          </w:tcPr>
          <w:p w14:paraId="7F775A9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0.19945829</w:t>
            </w:r>
          </w:p>
        </w:tc>
        <w:tc>
          <w:tcPr>
            <w:tcW w:w="236" w:type="dxa"/>
            <w:noWrap/>
            <w:hideMark/>
          </w:tcPr>
          <w:p w14:paraId="20DC274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48.2175298</w:t>
            </w:r>
          </w:p>
        </w:tc>
        <w:tc>
          <w:tcPr>
            <w:tcW w:w="236" w:type="dxa"/>
            <w:noWrap/>
            <w:hideMark/>
          </w:tcPr>
          <w:p w14:paraId="38DAC9F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48.1151881</w:t>
            </w:r>
          </w:p>
        </w:tc>
        <w:tc>
          <w:tcPr>
            <w:tcW w:w="236" w:type="dxa"/>
            <w:noWrap/>
            <w:hideMark/>
          </w:tcPr>
          <w:p w14:paraId="3C8220E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0.26801508</w:t>
            </w:r>
          </w:p>
        </w:tc>
      </w:tr>
      <w:tr w:rsidR="004A3F9A" w:rsidRPr="004A3F9A" w14:paraId="19CEFBFF" w14:textId="77777777" w:rsidTr="004A3F9A">
        <w:trPr>
          <w:trHeight w:val="20"/>
        </w:trPr>
        <w:tc>
          <w:tcPr>
            <w:tcW w:w="236" w:type="dxa"/>
            <w:noWrap/>
            <w:hideMark/>
          </w:tcPr>
          <w:p w14:paraId="59C8FC24"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E7DDC4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0D794D0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0.04139276</w:t>
            </w:r>
          </w:p>
        </w:tc>
        <w:tc>
          <w:tcPr>
            <w:tcW w:w="236" w:type="dxa"/>
            <w:noWrap/>
            <w:hideMark/>
          </w:tcPr>
          <w:p w14:paraId="018D550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9.51001499</w:t>
            </w:r>
          </w:p>
        </w:tc>
        <w:tc>
          <w:tcPr>
            <w:tcW w:w="236" w:type="dxa"/>
            <w:noWrap/>
            <w:hideMark/>
          </w:tcPr>
          <w:p w14:paraId="2603793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3.00651428</w:t>
            </w:r>
          </w:p>
        </w:tc>
        <w:tc>
          <w:tcPr>
            <w:tcW w:w="236" w:type="dxa"/>
            <w:noWrap/>
            <w:hideMark/>
          </w:tcPr>
          <w:p w14:paraId="6E4EB32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54.542389</w:t>
            </w:r>
          </w:p>
        </w:tc>
        <w:tc>
          <w:tcPr>
            <w:tcW w:w="236" w:type="dxa"/>
            <w:noWrap/>
            <w:hideMark/>
          </w:tcPr>
          <w:p w14:paraId="5C3C125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54.5628577</w:t>
            </w:r>
          </w:p>
        </w:tc>
        <w:tc>
          <w:tcPr>
            <w:tcW w:w="236" w:type="dxa"/>
            <w:noWrap/>
            <w:hideMark/>
          </w:tcPr>
          <w:p w14:paraId="0799293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0.15807046</w:t>
            </w:r>
          </w:p>
        </w:tc>
      </w:tr>
      <w:tr w:rsidR="004A3F9A" w:rsidRPr="004A3F9A" w14:paraId="6060ADFC" w14:textId="77777777" w:rsidTr="004A3F9A">
        <w:trPr>
          <w:trHeight w:val="20"/>
        </w:trPr>
        <w:tc>
          <w:tcPr>
            <w:tcW w:w="236" w:type="dxa"/>
            <w:noWrap/>
            <w:hideMark/>
          </w:tcPr>
          <w:p w14:paraId="34A63762"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7A78AF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18AC97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0.0110541</w:t>
            </w:r>
          </w:p>
        </w:tc>
        <w:tc>
          <w:tcPr>
            <w:tcW w:w="236" w:type="dxa"/>
            <w:noWrap/>
            <w:hideMark/>
          </w:tcPr>
          <w:p w14:paraId="645FF31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0.06905906</w:t>
            </w:r>
          </w:p>
        </w:tc>
        <w:tc>
          <w:tcPr>
            <w:tcW w:w="236" w:type="dxa"/>
            <w:noWrap/>
            <w:hideMark/>
          </w:tcPr>
          <w:p w14:paraId="4FFD5B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0.04797808</w:t>
            </w:r>
          </w:p>
        </w:tc>
        <w:tc>
          <w:tcPr>
            <w:tcW w:w="236" w:type="dxa"/>
            <w:noWrap/>
            <w:hideMark/>
          </w:tcPr>
          <w:p w14:paraId="45AA170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53.2298641</w:t>
            </w:r>
          </w:p>
        </w:tc>
        <w:tc>
          <w:tcPr>
            <w:tcW w:w="236" w:type="dxa"/>
            <w:noWrap/>
            <w:hideMark/>
          </w:tcPr>
          <w:p w14:paraId="29434A7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53.3349363</w:t>
            </w:r>
          </w:p>
        </w:tc>
        <w:tc>
          <w:tcPr>
            <w:tcW w:w="236" w:type="dxa"/>
            <w:noWrap/>
            <w:hideMark/>
          </w:tcPr>
          <w:p w14:paraId="158D14B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0.30786256</w:t>
            </w:r>
          </w:p>
        </w:tc>
      </w:tr>
      <w:tr w:rsidR="004A3F9A" w:rsidRPr="004A3F9A" w14:paraId="282D812B" w14:textId="77777777" w:rsidTr="004A3F9A">
        <w:trPr>
          <w:trHeight w:val="20"/>
        </w:trPr>
        <w:tc>
          <w:tcPr>
            <w:tcW w:w="236" w:type="dxa"/>
            <w:noWrap/>
            <w:hideMark/>
          </w:tcPr>
          <w:p w14:paraId="77FF7FE6"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Pooideae</w:t>
            </w:r>
            <w:proofErr w:type="spellEnd"/>
          </w:p>
        </w:tc>
        <w:tc>
          <w:tcPr>
            <w:tcW w:w="236" w:type="dxa"/>
            <w:noWrap/>
            <w:hideMark/>
          </w:tcPr>
          <w:p w14:paraId="1FDA9537"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F9B1FC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0.03194115</w:t>
            </w:r>
          </w:p>
        </w:tc>
        <w:tc>
          <w:tcPr>
            <w:tcW w:w="236" w:type="dxa"/>
            <w:noWrap/>
            <w:hideMark/>
          </w:tcPr>
          <w:p w14:paraId="1D1F8D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7.86548183</w:t>
            </w:r>
          </w:p>
        </w:tc>
        <w:tc>
          <w:tcPr>
            <w:tcW w:w="236" w:type="dxa"/>
            <w:noWrap/>
            <w:hideMark/>
          </w:tcPr>
          <w:p w14:paraId="5E770C4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3.74729576</w:t>
            </w:r>
          </w:p>
        </w:tc>
        <w:tc>
          <w:tcPr>
            <w:tcW w:w="236" w:type="dxa"/>
            <w:noWrap/>
            <w:hideMark/>
          </w:tcPr>
          <w:p w14:paraId="181EC3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39.1310502</w:t>
            </w:r>
          </w:p>
        </w:tc>
        <w:tc>
          <w:tcPr>
            <w:tcW w:w="236" w:type="dxa"/>
            <w:noWrap/>
            <w:hideMark/>
          </w:tcPr>
          <w:p w14:paraId="6F5132E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39.1398069</w:t>
            </w:r>
          </w:p>
        </w:tc>
        <w:tc>
          <w:tcPr>
            <w:tcW w:w="236" w:type="dxa"/>
            <w:noWrap/>
            <w:hideMark/>
          </w:tcPr>
          <w:p w14:paraId="191A7CAC"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0.23832517</w:t>
            </w:r>
          </w:p>
        </w:tc>
      </w:tr>
      <w:tr w:rsidR="004A3F9A" w:rsidRPr="004A3F9A" w14:paraId="58194F64" w14:textId="77777777" w:rsidTr="004A3F9A">
        <w:trPr>
          <w:trHeight w:val="20"/>
        </w:trPr>
        <w:tc>
          <w:tcPr>
            <w:tcW w:w="236" w:type="dxa"/>
            <w:noWrap/>
            <w:hideMark/>
          </w:tcPr>
          <w:p w14:paraId="74C10850"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68E00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4E66FC8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0.02759849</w:t>
            </w:r>
          </w:p>
        </w:tc>
        <w:tc>
          <w:tcPr>
            <w:tcW w:w="236" w:type="dxa"/>
            <w:noWrap/>
            <w:hideMark/>
          </w:tcPr>
          <w:p w14:paraId="5FF1AEC9"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0.09761794</w:t>
            </w:r>
          </w:p>
        </w:tc>
        <w:tc>
          <w:tcPr>
            <w:tcW w:w="236" w:type="dxa"/>
            <w:noWrap/>
            <w:hideMark/>
          </w:tcPr>
          <w:p w14:paraId="55CB51A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0.07577813</w:t>
            </w:r>
          </w:p>
        </w:tc>
        <w:tc>
          <w:tcPr>
            <w:tcW w:w="236" w:type="dxa"/>
            <w:noWrap/>
            <w:hideMark/>
          </w:tcPr>
          <w:p w14:paraId="7407439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58.3878572</w:t>
            </w:r>
          </w:p>
        </w:tc>
        <w:tc>
          <w:tcPr>
            <w:tcW w:w="236" w:type="dxa"/>
            <w:noWrap/>
            <w:hideMark/>
          </w:tcPr>
          <w:p w14:paraId="55B8B0E0"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58.3986934</w:t>
            </w:r>
          </w:p>
        </w:tc>
        <w:tc>
          <w:tcPr>
            <w:tcW w:w="236" w:type="dxa"/>
            <w:noWrap/>
            <w:hideMark/>
          </w:tcPr>
          <w:p w14:paraId="296664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0.27562567</w:t>
            </w:r>
          </w:p>
        </w:tc>
      </w:tr>
      <w:tr w:rsidR="004A3F9A" w:rsidRPr="004A3F9A" w14:paraId="0B86F020" w14:textId="77777777" w:rsidTr="004A3F9A">
        <w:trPr>
          <w:trHeight w:val="20"/>
        </w:trPr>
        <w:tc>
          <w:tcPr>
            <w:tcW w:w="236" w:type="dxa"/>
            <w:noWrap/>
            <w:hideMark/>
          </w:tcPr>
          <w:p w14:paraId="5E079527"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Rubieae</w:t>
            </w:r>
            <w:proofErr w:type="spellEnd"/>
          </w:p>
        </w:tc>
        <w:tc>
          <w:tcPr>
            <w:tcW w:w="236" w:type="dxa"/>
            <w:noWrap/>
            <w:hideMark/>
          </w:tcPr>
          <w:p w14:paraId="63F1F399"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41B2D2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0.03582593</w:t>
            </w:r>
          </w:p>
        </w:tc>
        <w:tc>
          <w:tcPr>
            <w:tcW w:w="236" w:type="dxa"/>
            <w:noWrap/>
            <w:hideMark/>
          </w:tcPr>
          <w:p w14:paraId="319FA1E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0.63042086</w:t>
            </w:r>
          </w:p>
        </w:tc>
        <w:tc>
          <w:tcPr>
            <w:tcW w:w="236" w:type="dxa"/>
            <w:noWrap/>
            <w:hideMark/>
          </w:tcPr>
          <w:p w14:paraId="541232D7"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0.26169783</w:t>
            </w:r>
          </w:p>
        </w:tc>
        <w:tc>
          <w:tcPr>
            <w:tcW w:w="236" w:type="dxa"/>
            <w:noWrap/>
            <w:hideMark/>
          </w:tcPr>
          <w:p w14:paraId="593556D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46.4002425</w:t>
            </w:r>
          </w:p>
        </w:tc>
        <w:tc>
          <w:tcPr>
            <w:tcW w:w="236" w:type="dxa"/>
            <w:noWrap/>
            <w:hideMark/>
          </w:tcPr>
          <w:p w14:paraId="6E5176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46.4515327</w:t>
            </w:r>
          </w:p>
        </w:tc>
        <w:tc>
          <w:tcPr>
            <w:tcW w:w="236" w:type="dxa"/>
            <w:noWrap/>
            <w:hideMark/>
          </w:tcPr>
          <w:p w14:paraId="462EC6A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0.21011538</w:t>
            </w:r>
          </w:p>
        </w:tc>
      </w:tr>
      <w:tr w:rsidR="004A3F9A" w:rsidRPr="004A3F9A" w14:paraId="68D6B722" w14:textId="77777777" w:rsidTr="004A3F9A">
        <w:trPr>
          <w:trHeight w:val="20"/>
        </w:trPr>
        <w:tc>
          <w:tcPr>
            <w:tcW w:w="236" w:type="dxa"/>
            <w:noWrap/>
            <w:hideMark/>
          </w:tcPr>
          <w:p w14:paraId="52B6A2BD"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Salvia</w:t>
            </w:r>
          </w:p>
        </w:tc>
        <w:tc>
          <w:tcPr>
            <w:tcW w:w="236" w:type="dxa"/>
            <w:noWrap/>
            <w:hideMark/>
          </w:tcPr>
          <w:p w14:paraId="438DFF75"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398DFA5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0.01389107</w:t>
            </w:r>
          </w:p>
        </w:tc>
        <w:tc>
          <w:tcPr>
            <w:tcW w:w="236" w:type="dxa"/>
            <w:noWrap/>
            <w:hideMark/>
          </w:tcPr>
          <w:p w14:paraId="16C945A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0.1049853</w:t>
            </w:r>
          </w:p>
        </w:tc>
        <w:tc>
          <w:tcPr>
            <w:tcW w:w="236" w:type="dxa"/>
            <w:noWrap/>
            <w:hideMark/>
          </w:tcPr>
          <w:p w14:paraId="4281E90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0.03814369</w:t>
            </w:r>
          </w:p>
        </w:tc>
        <w:tc>
          <w:tcPr>
            <w:tcW w:w="236" w:type="dxa"/>
            <w:noWrap/>
            <w:hideMark/>
          </w:tcPr>
          <w:p w14:paraId="0CD6088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64.0361411</w:t>
            </w:r>
          </w:p>
        </w:tc>
        <w:tc>
          <w:tcPr>
            <w:tcW w:w="236" w:type="dxa"/>
            <w:noWrap/>
            <w:hideMark/>
          </w:tcPr>
          <w:p w14:paraId="0A11684E"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64.0393556</w:t>
            </w:r>
          </w:p>
        </w:tc>
        <w:tc>
          <w:tcPr>
            <w:tcW w:w="236" w:type="dxa"/>
            <w:noWrap/>
            <w:hideMark/>
          </w:tcPr>
          <w:p w14:paraId="58DB1C3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0.18099799</w:t>
            </w:r>
          </w:p>
        </w:tc>
      </w:tr>
      <w:tr w:rsidR="004A3F9A" w:rsidRPr="004A3F9A" w14:paraId="6995EE8A" w14:textId="77777777" w:rsidTr="004A3F9A">
        <w:trPr>
          <w:trHeight w:val="20"/>
        </w:trPr>
        <w:tc>
          <w:tcPr>
            <w:tcW w:w="236" w:type="dxa"/>
            <w:noWrap/>
            <w:hideMark/>
          </w:tcPr>
          <w:p w14:paraId="103C79EE"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Solanaceae</w:t>
            </w:r>
          </w:p>
        </w:tc>
        <w:tc>
          <w:tcPr>
            <w:tcW w:w="236" w:type="dxa"/>
            <w:noWrap/>
            <w:hideMark/>
          </w:tcPr>
          <w:p w14:paraId="7B1E6C7C"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5934C6C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0.01338455</w:t>
            </w:r>
          </w:p>
        </w:tc>
        <w:tc>
          <w:tcPr>
            <w:tcW w:w="236" w:type="dxa"/>
            <w:noWrap/>
            <w:hideMark/>
          </w:tcPr>
          <w:p w14:paraId="58B9E81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0.22093706</w:t>
            </w:r>
          </w:p>
        </w:tc>
        <w:tc>
          <w:tcPr>
            <w:tcW w:w="236" w:type="dxa"/>
            <w:noWrap/>
            <w:hideMark/>
          </w:tcPr>
          <w:p w14:paraId="6F0A0F4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0.08263792</w:t>
            </w:r>
          </w:p>
        </w:tc>
        <w:tc>
          <w:tcPr>
            <w:tcW w:w="236" w:type="dxa"/>
            <w:noWrap/>
            <w:hideMark/>
          </w:tcPr>
          <w:p w14:paraId="6FF9DF5A"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54.9069813</w:t>
            </w:r>
          </w:p>
        </w:tc>
        <w:tc>
          <w:tcPr>
            <w:tcW w:w="236" w:type="dxa"/>
            <w:noWrap/>
            <w:hideMark/>
          </w:tcPr>
          <w:p w14:paraId="5FFA6C91"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54.9853456</w:t>
            </w:r>
          </w:p>
        </w:tc>
        <w:tc>
          <w:tcPr>
            <w:tcW w:w="236" w:type="dxa"/>
            <w:noWrap/>
            <w:hideMark/>
          </w:tcPr>
          <w:p w14:paraId="2523CDA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0.18712184</w:t>
            </w:r>
          </w:p>
        </w:tc>
      </w:tr>
      <w:tr w:rsidR="004A3F9A" w:rsidRPr="004A3F9A" w14:paraId="7001E6BE" w14:textId="77777777" w:rsidTr="004A3F9A">
        <w:trPr>
          <w:trHeight w:val="20"/>
        </w:trPr>
        <w:tc>
          <w:tcPr>
            <w:tcW w:w="236" w:type="dxa"/>
            <w:noWrap/>
            <w:hideMark/>
          </w:tcPr>
          <w:p w14:paraId="37ED00AC"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3F867A"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1216AE7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0.01284506</w:t>
            </w:r>
          </w:p>
        </w:tc>
        <w:tc>
          <w:tcPr>
            <w:tcW w:w="236" w:type="dxa"/>
            <w:noWrap/>
            <w:hideMark/>
          </w:tcPr>
          <w:p w14:paraId="0B2F00C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0.06165751</w:t>
            </w:r>
          </w:p>
        </w:tc>
        <w:tc>
          <w:tcPr>
            <w:tcW w:w="236" w:type="dxa"/>
            <w:noWrap/>
            <w:hideMark/>
          </w:tcPr>
          <w:p w14:paraId="253D1F45"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0.02612719</w:t>
            </w:r>
          </w:p>
        </w:tc>
        <w:tc>
          <w:tcPr>
            <w:tcW w:w="236" w:type="dxa"/>
            <w:noWrap/>
            <w:hideMark/>
          </w:tcPr>
          <w:p w14:paraId="34E55928"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60.9882376</w:t>
            </w:r>
          </w:p>
        </w:tc>
        <w:tc>
          <w:tcPr>
            <w:tcW w:w="236" w:type="dxa"/>
            <w:noWrap/>
            <w:hideMark/>
          </w:tcPr>
          <w:p w14:paraId="5D9A2B1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63.540684</w:t>
            </w:r>
          </w:p>
        </w:tc>
        <w:tc>
          <w:tcPr>
            <w:tcW w:w="236" w:type="dxa"/>
            <w:noWrap/>
            <w:hideMark/>
          </w:tcPr>
          <w:p w14:paraId="7E752B0F"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0.20485035</w:t>
            </w:r>
          </w:p>
        </w:tc>
      </w:tr>
      <w:tr w:rsidR="004A3F9A" w:rsidRPr="004A3F9A" w14:paraId="3CCF0A49" w14:textId="77777777" w:rsidTr="004A3F9A">
        <w:trPr>
          <w:trHeight w:val="20"/>
        </w:trPr>
        <w:tc>
          <w:tcPr>
            <w:tcW w:w="236" w:type="dxa"/>
            <w:noWrap/>
            <w:hideMark/>
          </w:tcPr>
          <w:p w14:paraId="13FDF073" w14:textId="77777777" w:rsidR="004A3F9A" w:rsidRPr="004A3F9A" w:rsidRDefault="004A3F9A" w:rsidP="004A3F9A">
            <w:pPr>
              <w:rPr>
                <w:rFonts w:ascii="Times New Roman" w:eastAsia="Times New Roman" w:hAnsi="Times New Roman" w:cs="Times New Roman"/>
                <w:color w:val="000000"/>
                <w:sz w:val="16"/>
                <w:szCs w:val="16"/>
                <w:lang w:val="en-CA"/>
              </w:rPr>
            </w:pPr>
            <w:proofErr w:type="spellStart"/>
            <w:r w:rsidRPr="004A3F9A">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FFE3523" w14:textId="77777777" w:rsidR="004A3F9A" w:rsidRPr="004A3F9A" w:rsidRDefault="004A3F9A" w:rsidP="004A3F9A">
            <w:pPr>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perennial</w:t>
            </w:r>
          </w:p>
        </w:tc>
        <w:tc>
          <w:tcPr>
            <w:tcW w:w="236" w:type="dxa"/>
            <w:noWrap/>
            <w:hideMark/>
          </w:tcPr>
          <w:p w14:paraId="26492C86"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0.08355172</w:t>
            </w:r>
          </w:p>
        </w:tc>
        <w:tc>
          <w:tcPr>
            <w:tcW w:w="236" w:type="dxa"/>
            <w:noWrap/>
            <w:hideMark/>
          </w:tcPr>
          <w:p w14:paraId="603DDBFB"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0.02554676</w:t>
            </w:r>
          </w:p>
        </w:tc>
        <w:tc>
          <w:tcPr>
            <w:tcW w:w="236" w:type="dxa"/>
            <w:noWrap/>
            <w:hideMark/>
          </w:tcPr>
          <w:p w14:paraId="402D1B14"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0.03295988</w:t>
            </w:r>
          </w:p>
        </w:tc>
        <w:tc>
          <w:tcPr>
            <w:tcW w:w="236" w:type="dxa"/>
            <w:noWrap/>
            <w:hideMark/>
          </w:tcPr>
          <w:p w14:paraId="1D74A183"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58.5349776</w:t>
            </w:r>
          </w:p>
        </w:tc>
        <w:tc>
          <w:tcPr>
            <w:tcW w:w="236" w:type="dxa"/>
            <w:noWrap/>
            <w:hideMark/>
          </w:tcPr>
          <w:p w14:paraId="1E64F0DD"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58.6836054</w:t>
            </w:r>
          </w:p>
        </w:tc>
        <w:tc>
          <w:tcPr>
            <w:tcW w:w="236" w:type="dxa"/>
            <w:noWrap/>
            <w:hideMark/>
          </w:tcPr>
          <w:p w14:paraId="217912B2" w14:textId="77777777" w:rsidR="004A3F9A" w:rsidRPr="004A3F9A" w:rsidRDefault="004A3F9A" w:rsidP="004A3F9A">
            <w:pPr>
              <w:jc w:val="right"/>
              <w:rPr>
                <w:rFonts w:ascii="Times New Roman" w:eastAsia="Times New Roman" w:hAnsi="Times New Roman" w:cs="Times New Roman"/>
                <w:color w:val="000000"/>
                <w:sz w:val="16"/>
                <w:szCs w:val="16"/>
                <w:lang w:val="en-CA"/>
              </w:rPr>
            </w:pPr>
            <w:r w:rsidRPr="004A3F9A">
              <w:rPr>
                <w:rFonts w:ascii="Times New Roman" w:eastAsia="Times New Roman" w:hAnsi="Times New Roman" w:cs="Times New Roman"/>
                <w:color w:val="000000"/>
                <w:sz w:val="16"/>
                <w:szCs w:val="16"/>
                <w:lang w:val="en-CA"/>
              </w:rPr>
              <w:t>0.37862128</w:t>
            </w:r>
          </w:p>
        </w:tc>
      </w:tr>
    </w:tbl>
    <w:p w14:paraId="62BDC0A5" w14:textId="77777777" w:rsidR="00682E97" w:rsidRPr="002B0243" w:rsidRDefault="00682E97" w:rsidP="004C7D04">
      <w:pPr>
        <w:rPr>
          <w:rFonts w:ascii="Times New Roman" w:hAnsi="Times New Roman" w:cs="Times New Roman"/>
        </w:rPr>
      </w:pPr>
    </w:p>
    <w:p w14:paraId="2494532F" w14:textId="77777777" w:rsidR="00682E97" w:rsidRPr="002B0243" w:rsidRDefault="00682E97" w:rsidP="004C7D04">
      <w:pPr>
        <w:rPr>
          <w:rFonts w:ascii="Times New Roman" w:hAnsi="Times New Roman" w:cs="Times New Roman"/>
        </w:rPr>
      </w:pPr>
      <w:r w:rsidRPr="002B0243">
        <w:rPr>
          <w:rFonts w:ascii="Times New Roman" w:hAnsi="Times New Roman" w:cs="Times New Roman"/>
        </w:rPr>
        <w:br w:type="page"/>
      </w:r>
    </w:p>
    <w:p w14:paraId="6947F25C" w14:textId="6D7CD241" w:rsidR="00682E97" w:rsidRPr="002B0243" w:rsidRDefault="00682E97" w:rsidP="004C7D04">
      <w:pPr>
        <w:rPr>
          <w:rFonts w:ascii="Times New Roman" w:hAnsi="Times New Roman" w:cs="Times New Roman"/>
        </w:rPr>
      </w:pPr>
      <w:r w:rsidRPr="002B0243">
        <w:rPr>
          <w:rFonts w:ascii="Times New Roman" w:hAnsi="Times New Roman" w:cs="Times New Roman"/>
          <w:b/>
          <w:bCs/>
        </w:rPr>
        <w:lastRenderedPageBreak/>
        <w:t>Table S8.</w:t>
      </w:r>
      <w:r w:rsidRPr="002B0243">
        <w:rPr>
          <w:rFonts w:ascii="Times New Roman" w:hAnsi="Times New Roman" w:cs="Times New Roman"/>
        </w:rPr>
        <w:t xml:space="preserve"> </w:t>
      </w:r>
      <w:r w:rsidR="00B86834" w:rsidRPr="002B0243">
        <w:rPr>
          <w:rFonts w:ascii="Times New Roman" w:hAnsi="Times New Roman" w:cs="Times New Roman"/>
        </w:rPr>
        <w:t>Parameter estimates from the model averaged hOUwie fits for</w:t>
      </w:r>
      <w:r w:rsidR="00B86834" w:rsidRPr="002B0243">
        <w:rPr>
          <w:rFonts w:ascii="Times New Roman" w:hAnsi="Times New Roman" w:cs="Times New Roman"/>
          <w:b/>
          <w:bCs/>
        </w:rPr>
        <w:t xml:space="preserve"> </w:t>
      </w:r>
      <w:r w:rsidRPr="002B0243">
        <w:rPr>
          <w:rFonts w:ascii="Times New Roman" w:hAnsi="Times New Roman" w:cs="Times New Roman"/>
        </w:rPr>
        <w:t>AI</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7F607B" w:rsidRPr="007F607B" w14:paraId="66C66CB6" w14:textId="77777777" w:rsidTr="007F607B">
        <w:trPr>
          <w:trHeight w:val="20"/>
        </w:trPr>
        <w:tc>
          <w:tcPr>
            <w:tcW w:w="236" w:type="dxa"/>
            <w:noWrap/>
            <w:hideMark/>
          </w:tcPr>
          <w:p w14:paraId="133471F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Group.1</w:t>
            </w:r>
          </w:p>
        </w:tc>
        <w:tc>
          <w:tcPr>
            <w:tcW w:w="236" w:type="dxa"/>
            <w:noWrap/>
            <w:hideMark/>
          </w:tcPr>
          <w:p w14:paraId="5E049AF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Group.2</w:t>
            </w:r>
          </w:p>
        </w:tc>
        <w:tc>
          <w:tcPr>
            <w:tcW w:w="236" w:type="dxa"/>
            <w:noWrap/>
            <w:hideMark/>
          </w:tcPr>
          <w:p w14:paraId="71BAFE0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rates</w:t>
            </w:r>
          </w:p>
        </w:tc>
        <w:tc>
          <w:tcPr>
            <w:tcW w:w="236" w:type="dxa"/>
            <w:noWrap/>
            <w:hideMark/>
          </w:tcPr>
          <w:p w14:paraId="2DB13BA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alpha</w:t>
            </w:r>
          </w:p>
        </w:tc>
        <w:tc>
          <w:tcPr>
            <w:tcW w:w="236" w:type="dxa"/>
            <w:noWrap/>
            <w:hideMark/>
          </w:tcPr>
          <w:p w14:paraId="0349293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proofErr w:type="gramStart"/>
            <w:r w:rsidRPr="007F607B">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8BDFBE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theta</w:t>
            </w:r>
          </w:p>
        </w:tc>
        <w:tc>
          <w:tcPr>
            <w:tcW w:w="236" w:type="dxa"/>
            <w:noWrap/>
            <w:hideMark/>
          </w:tcPr>
          <w:p w14:paraId="1B75316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79F5D3AC"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expected_var</w:t>
            </w:r>
            <w:proofErr w:type="spellEnd"/>
          </w:p>
        </w:tc>
      </w:tr>
      <w:tr w:rsidR="007F607B" w:rsidRPr="007F607B" w14:paraId="3745ACE6" w14:textId="77777777" w:rsidTr="007F607B">
        <w:trPr>
          <w:trHeight w:val="20"/>
        </w:trPr>
        <w:tc>
          <w:tcPr>
            <w:tcW w:w="236" w:type="dxa"/>
            <w:noWrap/>
            <w:hideMark/>
          </w:tcPr>
          <w:p w14:paraId="65456C70"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Alysseae</w:t>
            </w:r>
            <w:proofErr w:type="spellEnd"/>
          </w:p>
        </w:tc>
        <w:tc>
          <w:tcPr>
            <w:tcW w:w="236" w:type="dxa"/>
            <w:noWrap/>
            <w:hideMark/>
          </w:tcPr>
          <w:p w14:paraId="335DFB3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377BA1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0.04741912</w:t>
            </w:r>
          </w:p>
        </w:tc>
        <w:tc>
          <w:tcPr>
            <w:tcW w:w="236" w:type="dxa"/>
            <w:noWrap/>
            <w:hideMark/>
          </w:tcPr>
          <w:p w14:paraId="1CE35BF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0.38185637</w:t>
            </w:r>
          </w:p>
        </w:tc>
        <w:tc>
          <w:tcPr>
            <w:tcW w:w="236" w:type="dxa"/>
            <w:noWrap/>
            <w:hideMark/>
          </w:tcPr>
          <w:p w14:paraId="594D09E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0.16395818</w:t>
            </w:r>
          </w:p>
        </w:tc>
        <w:tc>
          <w:tcPr>
            <w:tcW w:w="236" w:type="dxa"/>
            <w:noWrap/>
            <w:hideMark/>
          </w:tcPr>
          <w:p w14:paraId="7B8182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0.38496298</w:t>
            </w:r>
          </w:p>
        </w:tc>
        <w:tc>
          <w:tcPr>
            <w:tcW w:w="236" w:type="dxa"/>
            <w:noWrap/>
            <w:hideMark/>
          </w:tcPr>
          <w:p w14:paraId="326E352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0.38680036</w:t>
            </w:r>
          </w:p>
        </w:tc>
        <w:tc>
          <w:tcPr>
            <w:tcW w:w="236" w:type="dxa"/>
            <w:noWrap/>
            <w:hideMark/>
          </w:tcPr>
          <w:p w14:paraId="48F9EEA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0.21213213</w:t>
            </w:r>
          </w:p>
        </w:tc>
      </w:tr>
      <w:tr w:rsidR="007F607B" w:rsidRPr="007F607B" w14:paraId="6260B24D" w14:textId="77777777" w:rsidTr="007F607B">
        <w:trPr>
          <w:trHeight w:val="20"/>
        </w:trPr>
        <w:tc>
          <w:tcPr>
            <w:tcW w:w="236" w:type="dxa"/>
            <w:noWrap/>
            <w:hideMark/>
          </w:tcPr>
          <w:p w14:paraId="0706D5C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C445EE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5F8B5E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0.03300114</w:t>
            </w:r>
          </w:p>
        </w:tc>
        <w:tc>
          <w:tcPr>
            <w:tcW w:w="236" w:type="dxa"/>
            <w:noWrap/>
            <w:hideMark/>
          </w:tcPr>
          <w:p w14:paraId="41683D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0.05592467</w:t>
            </w:r>
          </w:p>
        </w:tc>
        <w:tc>
          <w:tcPr>
            <w:tcW w:w="236" w:type="dxa"/>
            <w:noWrap/>
            <w:hideMark/>
          </w:tcPr>
          <w:p w14:paraId="5703DA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0.06637453</w:t>
            </w:r>
          </w:p>
        </w:tc>
        <w:tc>
          <w:tcPr>
            <w:tcW w:w="236" w:type="dxa"/>
            <w:noWrap/>
            <w:hideMark/>
          </w:tcPr>
          <w:p w14:paraId="49E18D0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0.24546177</w:t>
            </w:r>
          </w:p>
        </w:tc>
        <w:tc>
          <w:tcPr>
            <w:tcW w:w="236" w:type="dxa"/>
            <w:noWrap/>
            <w:hideMark/>
          </w:tcPr>
          <w:p w14:paraId="6CEC38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0.24757722</w:t>
            </w:r>
          </w:p>
        </w:tc>
        <w:tc>
          <w:tcPr>
            <w:tcW w:w="236" w:type="dxa"/>
            <w:noWrap/>
            <w:hideMark/>
          </w:tcPr>
          <w:p w14:paraId="3D3CD91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0.59739377</w:t>
            </w:r>
          </w:p>
        </w:tc>
      </w:tr>
      <w:tr w:rsidR="007F607B" w:rsidRPr="007F607B" w14:paraId="5BDEA5DE" w14:textId="77777777" w:rsidTr="007F607B">
        <w:trPr>
          <w:trHeight w:val="20"/>
        </w:trPr>
        <w:tc>
          <w:tcPr>
            <w:tcW w:w="236" w:type="dxa"/>
            <w:noWrap/>
            <w:hideMark/>
          </w:tcPr>
          <w:p w14:paraId="32A50C3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D358F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70845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0.01272887</w:t>
            </w:r>
          </w:p>
        </w:tc>
        <w:tc>
          <w:tcPr>
            <w:tcW w:w="236" w:type="dxa"/>
            <w:noWrap/>
            <w:hideMark/>
          </w:tcPr>
          <w:p w14:paraId="235E6C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0.08639321</w:t>
            </w:r>
          </w:p>
        </w:tc>
        <w:tc>
          <w:tcPr>
            <w:tcW w:w="236" w:type="dxa"/>
            <w:noWrap/>
            <w:hideMark/>
          </w:tcPr>
          <w:p w14:paraId="7871A6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0.09000746</w:t>
            </w:r>
          </w:p>
        </w:tc>
        <w:tc>
          <w:tcPr>
            <w:tcW w:w="236" w:type="dxa"/>
            <w:noWrap/>
            <w:hideMark/>
          </w:tcPr>
          <w:p w14:paraId="3B02CDB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0.32564161</w:t>
            </w:r>
          </w:p>
        </w:tc>
        <w:tc>
          <w:tcPr>
            <w:tcW w:w="236" w:type="dxa"/>
            <w:noWrap/>
            <w:hideMark/>
          </w:tcPr>
          <w:p w14:paraId="759BE7B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0.4333541</w:t>
            </w:r>
          </w:p>
        </w:tc>
        <w:tc>
          <w:tcPr>
            <w:tcW w:w="236" w:type="dxa"/>
            <w:noWrap/>
            <w:hideMark/>
          </w:tcPr>
          <w:p w14:paraId="7915FED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0.52083635</w:t>
            </w:r>
          </w:p>
        </w:tc>
      </w:tr>
      <w:tr w:rsidR="007F607B" w:rsidRPr="007F607B" w14:paraId="411FA457" w14:textId="77777777" w:rsidTr="007F607B">
        <w:trPr>
          <w:trHeight w:val="20"/>
        </w:trPr>
        <w:tc>
          <w:tcPr>
            <w:tcW w:w="236" w:type="dxa"/>
            <w:noWrap/>
            <w:hideMark/>
          </w:tcPr>
          <w:p w14:paraId="078E2A2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Arabideae</w:t>
            </w:r>
            <w:proofErr w:type="spellEnd"/>
          </w:p>
        </w:tc>
        <w:tc>
          <w:tcPr>
            <w:tcW w:w="236" w:type="dxa"/>
            <w:noWrap/>
            <w:hideMark/>
          </w:tcPr>
          <w:p w14:paraId="73F4520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EFC40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6.71605987</w:t>
            </w:r>
          </w:p>
        </w:tc>
        <w:tc>
          <w:tcPr>
            <w:tcW w:w="236" w:type="dxa"/>
            <w:noWrap/>
            <w:hideMark/>
          </w:tcPr>
          <w:p w14:paraId="2E33B94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13.2761943</w:t>
            </w:r>
          </w:p>
        </w:tc>
        <w:tc>
          <w:tcPr>
            <w:tcW w:w="236" w:type="dxa"/>
            <w:noWrap/>
            <w:hideMark/>
          </w:tcPr>
          <w:p w14:paraId="11589E0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6.84479096</w:t>
            </w:r>
          </w:p>
        </w:tc>
        <w:tc>
          <w:tcPr>
            <w:tcW w:w="236" w:type="dxa"/>
            <w:noWrap/>
            <w:hideMark/>
          </w:tcPr>
          <w:p w14:paraId="0FB46C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0.56077937</w:t>
            </w:r>
          </w:p>
        </w:tc>
        <w:tc>
          <w:tcPr>
            <w:tcW w:w="236" w:type="dxa"/>
            <w:noWrap/>
            <w:hideMark/>
          </w:tcPr>
          <w:p w14:paraId="17A70C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0.57307342</w:t>
            </w:r>
          </w:p>
        </w:tc>
        <w:tc>
          <w:tcPr>
            <w:tcW w:w="236" w:type="dxa"/>
            <w:noWrap/>
            <w:hideMark/>
          </w:tcPr>
          <w:p w14:paraId="7E98A5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0.25928284</w:t>
            </w:r>
          </w:p>
        </w:tc>
      </w:tr>
      <w:tr w:rsidR="007F607B" w:rsidRPr="007F607B" w14:paraId="6BAEB28A" w14:textId="77777777" w:rsidTr="007F607B">
        <w:trPr>
          <w:trHeight w:val="20"/>
        </w:trPr>
        <w:tc>
          <w:tcPr>
            <w:tcW w:w="236" w:type="dxa"/>
            <w:noWrap/>
            <w:hideMark/>
          </w:tcPr>
          <w:p w14:paraId="75F0791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5625F3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9EC98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0.01514862</w:t>
            </w:r>
          </w:p>
        </w:tc>
        <w:tc>
          <w:tcPr>
            <w:tcW w:w="236" w:type="dxa"/>
            <w:noWrap/>
            <w:hideMark/>
          </w:tcPr>
          <w:p w14:paraId="14B585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0.4447766</w:t>
            </w:r>
          </w:p>
        </w:tc>
        <w:tc>
          <w:tcPr>
            <w:tcW w:w="236" w:type="dxa"/>
            <w:noWrap/>
            <w:hideMark/>
          </w:tcPr>
          <w:p w14:paraId="12C732E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0.11573094</w:t>
            </w:r>
          </w:p>
        </w:tc>
        <w:tc>
          <w:tcPr>
            <w:tcW w:w="236" w:type="dxa"/>
            <w:noWrap/>
            <w:hideMark/>
          </w:tcPr>
          <w:p w14:paraId="7EF801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0.91051857</w:t>
            </w:r>
          </w:p>
        </w:tc>
        <w:tc>
          <w:tcPr>
            <w:tcW w:w="236" w:type="dxa"/>
            <w:noWrap/>
            <w:hideMark/>
          </w:tcPr>
          <w:p w14:paraId="0B5DD5C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0.91945291</w:t>
            </w:r>
          </w:p>
        </w:tc>
        <w:tc>
          <w:tcPr>
            <w:tcW w:w="236" w:type="dxa"/>
            <w:noWrap/>
            <w:hideMark/>
          </w:tcPr>
          <w:p w14:paraId="29DF042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0.12988799</w:t>
            </w:r>
          </w:p>
        </w:tc>
      </w:tr>
      <w:tr w:rsidR="007F607B" w:rsidRPr="007F607B" w14:paraId="4E63481E" w14:textId="77777777" w:rsidTr="007F607B">
        <w:trPr>
          <w:trHeight w:val="20"/>
        </w:trPr>
        <w:tc>
          <w:tcPr>
            <w:tcW w:w="236" w:type="dxa"/>
            <w:noWrap/>
            <w:hideMark/>
          </w:tcPr>
          <w:p w14:paraId="280453B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90B750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794A10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0.05482146</w:t>
            </w:r>
          </w:p>
        </w:tc>
        <w:tc>
          <w:tcPr>
            <w:tcW w:w="236" w:type="dxa"/>
            <w:noWrap/>
            <w:hideMark/>
          </w:tcPr>
          <w:p w14:paraId="7BF322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4.47560605</w:t>
            </w:r>
          </w:p>
        </w:tc>
        <w:tc>
          <w:tcPr>
            <w:tcW w:w="236" w:type="dxa"/>
            <w:noWrap/>
            <w:hideMark/>
          </w:tcPr>
          <w:p w14:paraId="39832E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5.86102179</w:t>
            </w:r>
          </w:p>
        </w:tc>
        <w:tc>
          <w:tcPr>
            <w:tcW w:w="236" w:type="dxa"/>
            <w:noWrap/>
            <w:hideMark/>
          </w:tcPr>
          <w:p w14:paraId="789187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0.32844235</w:t>
            </w:r>
          </w:p>
        </w:tc>
        <w:tc>
          <w:tcPr>
            <w:tcW w:w="236" w:type="dxa"/>
            <w:noWrap/>
            <w:hideMark/>
          </w:tcPr>
          <w:p w14:paraId="021901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0.32841307</w:t>
            </w:r>
          </w:p>
        </w:tc>
        <w:tc>
          <w:tcPr>
            <w:tcW w:w="236" w:type="dxa"/>
            <w:noWrap/>
            <w:hideMark/>
          </w:tcPr>
          <w:p w14:paraId="1463A9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0.65533017</w:t>
            </w:r>
          </w:p>
        </w:tc>
      </w:tr>
      <w:tr w:rsidR="007F607B" w:rsidRPr="007F607B" w14:paraId="624C5943" w14:textId="77777777" w:rsidTr="007F607B">
        <w:trPr>
          <w:trHeight w:val="20"/>
        </w:trPr>
        <w:tc>
          <w:tcPr>
            <w:tcW w:w="236" w:type="dxa"/>
            <w:noWrap/>
            <w:hideMark/>
          </w:tcPr>
          <w:p w14:paraId="51D2808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39904B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056EC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0.0263482</w:t>
            </w:r>
          </w:p>
        </w:tc>
        <w:tc>
          <w:tcPr>
            <w:tcW w:w="236" w:type="dxa"/>
            <w:noWrap/>
            <w:hideMark/>
          </w:tcPr>
          <w:p w14:paraId="51BF76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7.88857953</w:t>
            </w:r>
          </w:p>
        </w:tc>
        <w:tc>
          <w:tcPr>
            <w:tcW w:w="236" w:type="dxa"/>
            <w:noWrap/>
            <w:hideMark/>
          </w:tcPr>
          <w:p w14:paraId="3938EDF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2.49072211</w:t>
            </w:r>
          </w:p>
        </w:tc>
        <w:tc>
          <w:tcPr>
            <w:tcW w:w="236" w:type="dxa"/>
            <w:noWrap/>
            <w:hideMark/>
          </w:tcPr>
          <w:p w14:paraId="580E072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0.75645611</w:t>
            </w:r>
          </w:p>
        </w:tc>
        <w:tc>
          <w:tcPr>
            <w:tcW w:w="236" w:type="dxa"/>
            <w:noWrap/>
            <w:hideMark/>
          </w:tcPr>
          <w:p w14:paraId="2D34542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0.76613676</w:t>
            </w:r>
          </w:p>
        </w:tc>
        <w:tc>
          <w:tcPr>
            <w:tcW w:w="236" w:type="dxa"/>
            <w:noWrap/>
            <w:hideMark/>
          </w:tcPr>
          <w:p w14:paraId="4B8C59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0.15832056</w:t>
            </w:r>
          </w:p>
        </w:tc>
      </w:tr>
      <w:tr w:rsidR="007F607B" w:rsidRPr="007F607B" w14:paraId="6D552C4F" w14:textId="77777777" w:rsidTr="007F607B">
        <w:trPr>
          <w:trHeight w:val="20"/>
        </w:trPr>
        <w:tc>
          <w:tcPr>
            <w:tcW w:w="236" w:type="dxa"/>
            <w:noWrap/>
            <w:hideMark/>
          </w:tcPr>
          <w:p w14:paraId="26094671"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Cardueae</w:t>
            </w:r>
            <w:proofErr w:type="spellEnd"/>
          </w:p>
        </w:tc>
        <w:tc>
          <w:tcPr>
            <w:tcW w:w="236" w:type="dxa"/>
            <w:noWrap/>
            <w:hideMark/>
          </w:tcPr>
          <w:p w14:paraId="4CE0347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04A9E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0.07430414</w:t>
            </w:r>
          </w:p>
        </w:tc>
        <w:tc>
          <w:tcPr>
            <w:tcW w:w="236" w:type="dxa"/>
            <w:noWrap/>
            <w:hideMark/>
          </w:tcPr>
          <w:p w14:paraId="59B4BD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0.12069729</w:t>
            </w:r>
          </w:p>
        </w:tc>
        <w:tc>
          <w:tcPr>
            <w:tcW w:w="236" w:type="dxa"/>
            <w:noWrap/>
            <w:hideMark/>
          </w:tcPr>
          <w:p w14:paraId="05D267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0.07107648</w:t>
            </w:r>
          </w:p>
        </w:tc>
        <w:tc>
          <w:tcPr>
            <w:tcW w:w="236" w:type="dxa"/>
            <w:noWrap/>
            <w:hideMark/>
          </w:tcPr>
          <w:p w14:paraId="73DBEF0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0.40347295</w:t>
            </w:r>
          </w:p>
        </w:tc>
        <w:tc>
          <w:tcPr>
            <w:tcW w:w="236" w:type="dxa"/>
            <w:noWrap/>
            <w:hideMark/>
          </w:tcPr>
          <w:p w14:paraId="576DD91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0.40343534</w:t>
            </w:r>
          </w:p>
        </w:tc>
        <w:tc>
          <w:tcPr>
            <w:tcW w:w="236" w:type="dxa"/>
            <w:noWrap/>
            <w:hideMark/>
          </w:tcPr>
          <w:p w14:paraId="2C2D9F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0.3026533</w:t>
            </w:r>
          </w:p>
        </w:tc>
      </w:tr>
      <w:tr w:rsidR="007F607B" w:rsidRPr="007F607B" w14:paraId="644D00CF" w14:textId="77777777" w:rsidTr="007F607B">
        <w:trPr>
          <w:trHeight w:val="20"/>
        </w:trPr>
        <w:tc>
          <w:tcPr>
            <w:tcW w:w="236" w:type="dxa"/>
            <w:noWrap/>
            <w:hideMark/>
          </w:tcPr>
          <w:p w14:paraId="7791C41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CES</w:t>
            </w:r>
          </w:p>
        </w:tc>
        <w:tc>
          <w:tcPr>
            <w:tcW w:w="236" w:type="dxa"/>
            <w:noWrap/>
            <w:hideMark/>
          </w:tcPr>
          <w:p w14:paraId="2E1B934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2EDA8D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0.1055719</w:t>
            </w:r>
          </w:p>
        </w:tc>
        <w:tc>
          <w:tcPr>
            <w:tcW w:w="236" w:type="dxa"/>
            <w:noWrap/>
            <w:hideMark/>
          </w:tcPr>
          <w:p w14:paraId="227313B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0.2152754</w:t>
            </w:r>
          </w:p>
        </w:tc>
        <w:tc>
          <w:tcPr>
            <w:tcW w:w="236" w:type="dxa"/>
            <w:noWrap/>
            <w:hideMark/>
          </w:tcPr>
          <w:p w14:paraId="33C895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0.17490966</w:t>
            </w:r>
          </w:p>
        </w:tc>
        <w:tc>
          <w:tcPr>
            <w:tcW w:w="236" w:type="dxa"/>
            <w:noWrap/>
            <w:hideMark/>
          </w:tcPr>
          <w:p w14:paraId="311540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0.23474495</w:t>
            </w:r>
          </w:p>
        </w:tc>
        <w:tc>
          <w:tcPr>
            <w:tcW w:w="236" w:type="dxa"/>
            <w:noWrap/>
            <w:hideMark/>
          </w:tcPr>
          <w:p w14:paraId="1769CC8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0.235634</w:t>
            </w:r>
          </w:p>
        </w:tc>
        <w:tc>
          <w:tcPr>
            <w:tcW w:w="236" w:type="dxa"/>
            <w:noWrap/>
            <w:hideMark/>
          </w:tcPr>
          <w:p w14:paraId="50D707A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0.45585831</w:t>
            </w:r>
          </w:p>
        </w:tc>
      </w:tr>
      <w:tr w:rsidR="007F607B" w:rsidRPr="007F607B" w14:paraId="564A5E52" w14:textId="77777777" w:rsidTr="007F607B">
        <w:trPr>
          <w:trHeight w:val="20"/>
        </w:trPr>
        <w:tc>
          <w:tcPr>
            <w:tcW w:w="236" w:type="dxa"/>
            <w:noWrap/>
            <w:hideMark/>
          </w:tcPr>
          <w:p w14:paraId="7924E40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74DEBA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355C47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0.09298248</w:t>
            </w:r>
          </w:p>
        </w:tc>
        <w:tc>
          <w:tcPr>
            <w:tcW w:w="236" w:type="dxa"/>
            <w:noWrap/>
            <w:hideMark/>
          </w:tcPr>
          <w:p w14:paraId="2C5F444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0.01037084</w:t>
            </w:r>
          </w:p>
        </w:tc>
        <w:tc>
          <w:tcPr>
            <w:tcW w:w="236" w:type="dxa"/>
            <w:noWrap/>
            <w:hideMark/>
          </w:tcPr>
          <w:p w14:paraId="5DCA33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0.00544259</w:t>
            </w:r>
          </w:p>
        </w:tc>
        <w:tc>
          <w:tcPr>
            <w:tcW w:w="236" w:type="dxa"/>
            <w:noWrap/>
            <w:hideMark/>
          </w:tcPr>
          <w:p w14:paraId="31259C3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0.84222147</w:t>
            </w:r>
          </w:p>
        </w:tc>
        <w:tc>
          <w:tcPr>
            <w:tcW w:w="236" w:type="dxa"/>
            <w:noWrap/>
            <w:hideMark/>
          </w:tcPr>
          <w:p w14:paraId="0AE611F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0.84571574</w:t>
            </w:r>
          </w:p>
        </w:tc>
        <w:tc>
          <w:tcPr>
            <w:tcW w:w="236" w:type="dxa"/>
            <w:noWrap/>
            <w:hideMark/>
          </w:tcPr>
          <w:p w14:paraId="374B13F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0.17153597</w:t>
            </w:r>
          </w:p>
        </w:tc>
      </w:tr>
      <w:tr w:rsidR="007F607B" w:rsidRPr="007F607B" w14:paraId="39DB2A37" w14:textId="77777777" w:rsidTr="007F607B">
        <w:trPr>
          <w:trHeight w:val="20"/>
        </w:trPr>
        <w:tc>
          <w:tcPr>
            <w:tcW w:w="236" w:type="dxa"/>
            <w:noWrap/>
            <w:hideMark/>
          </w:tcPr>
          <w:p w14:paraId="7E115D5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Croton</w:t>
            </w:r>
          </w:p>
        </w:tc>
        <w:tc>
          <w:tcPr>
            <w:tcW w:w="236" w:type="dxa"/>
            <w:noWrap/>
            <w:hideMark/>
          </w:tcPr>
          <w:p w14:paraId="7B36752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339029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0.3487838</w:t>
            </w:r>
          </w:p>
        </w:tc>
        <w:tc>
          <w:tcPr>
            <w:tcW w:w="236" w:type="dxa"/>
            <w:noWrap/>
            <w:hideMark/>
          </w:tcPr>
          <w:p w14:paraId="6D25B9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0.09015602</w:t>
            </w:r>
          </w:p>
        </w:tc>
        <w:tc>
          <w:tcPr>
            <w:tcW w:w="236" w:type="dxa"/>
            <w:noWrap/>
            <w:hideMark/>
          </w:tcPr>
          <w:p w14:paraId="5B37BE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0.51193033</w:t>
            </w:r>
          </w:p>
        </w:tc>
        <w:tc>
          <w:tcPr>
            <w:tcW w:w="236" w:type="dxa"/>
            <w:noWrap/>
            <w:hideMark/>
          </w:tcPr>
          <w:p w14:paraId="0481B17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0.68061433</w:t>
            </w:r>
          </w:p>
        </w:tc>
        <w:tc>
          <w:tcPr>
            <w:tcW w:w="236" w:type="dxa"/>
            <w:noWrap/>
            <w:hideMark/>
          </w:tcPr>
          <w:p w14:paraId="7E82E2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0.73109794</w:t>
            </w:r>
          </w:p>
        </w:tc>
        <w:tc>
          <w:tcPr>
            <w:tcW w:w="236" w:type="dxa"/>
            <w:noWrap/>
            <w:hideMark/>
          </w:tcPr>
          <w:p w14:paraId="7E4861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1.9698587</w:t>
            </w:r>
          </w:p>
        </w:tc>
      </w:tr>
      <w:tr w:rsidR="007F607B" w:rsidRPr="007F607B" w14:paraId="7E1EC861" w14:textId="77777777" w:rsidTr="007F607B">
        <w:trPr>
          <w:trHeight w:val="20"/>
        </w:trPr>
        <w:tc>
          <w:tcPr>
            <w:tcW w:w="236" w:type="dxa"/>
            <w:noWrap/>
            <w:hideMark/>
          </w:tcPr>
          <w:p w14:paraId="27EF589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27A108"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F597E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0.1641971</w:t>
            </w:r>
          </w:p>
        </w:tc>
        <w:tc>
          <w:tcPr>
            <w:tcW w:w="236" w:type="dxa"/>
            <w:noWrap/>
            <w:hideMark/>
          </w:tcPr>
          <w:p w14:paraId="475709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0.46829282</w:t>
            </w:r>
          </w:p>
        </w:tc>
        <w:tc>
          <w:tcPr>
            <w:tcW w:w="236" w:type="dxa"/>
            <w:noWrap/>
            <w:hideMark/>
          </w:tcPr>
          <w:p w14:paraId="7112AB3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0.25067817</w:t>
            </w:r>
          </w:p>
        </w:tc>
        <w:tc>
          <w:tcPr>
            <w:tcW w:w="236" w:type="dxa"/>
            <w:noWrap/>
            <w:hideMark/>
          </w:tcPr>
          <w:p w14:paraId="744025E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0.37996341</w:t>
            </w:r>
          </w:p>
        </w:tc>
        <w:tc>
          <w:tcPr>
            <w:tcW w:w="236" w:type="dxa"/>
            <w:noWrap/>
            <w:hideMark/>
          </w:tcPr>
          <w:p w14:paraId="5BFB6B6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0.3808037</w:t>
            </w:r>
          </w:p>
        </w:tc>
        <w:tc>
          <w:tcPr>
            <w:tcW w:w="236" w:type="dxa"/>
            <w:noWrap/>
            <w:hideMark/>
          </w:tcPr>
          <w:p w14:paraId="57554AA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0.27214973</w:t>
            </w:r>
          </w:p>
        </w:tc>
      </w:tr>
      <w:tr w:rsidR="007F607B" w:rsidRPr="007F607B" w14:paraId="34BD48B0" w14:textId="77777777" w:rsidTr="007F607B">
        <w:trPr>
          <w:trHeight w:val="20"/>
        </w:trPr>
        <w:tc>
          <w:tcPr>
            <w:tcW w:w="236" w:type="dxa"/>
            <w:noWrap/>
            <w:hideMark/>
          </w:tcPr>
          <w:p w14:paraId="7DFA22E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Euclidieae</w:t>
            </w:r>
            <w:proofErr w:type="spellEnd"/>
          </w:p>
        </w:tc>
        <w:tc>
          <w:tcPr>
            <w:tcW w:w="236" w:type="dxa"/>
            <w:noWrap/>
            <w:hideMark/>
          </w:tcPr>
          <w:p w14:paraId="0019E6E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CBB6CC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0.04172836</w:t>
            </w:r>
          </w:p>
        </w:tc>
        <w:tc>
          <w:tcPr>
            <w:tcW w:w="236" w:type="dxa"/>
            <w:noWrap/>
            <w:hideMark/>
          </w:tcPr>
          <w:p w14:paraId="3D47FD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0.83170587</w:t>
            </w:r>
          </w:p>
        </w:tc>
        <w:tc>
          <w:tcPr>
            <w:tcW w:w="236" w:type="dxa"/>
            <w:noWrap/>
            <w:hideMark/>
          </w:tcPr>
          <w:p w14:paraId="0DCAB5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0.25643256</w:t>
            </w:r>
          </w:p>
        </w:tc>
        <w:tc>
          <w:tcPr>
            <w:tcW w:w="236" w:type="dxa"/>
            <w:noWrap/>
            <w:hideMark/>
          </w:tcPr>
          <w:p w14:paraId="3498128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0.15109421</w:t>
            </w:r>
          </w:p>
        </w:tc>
        <w:tc>
          <w:tcPr>
            <w:tcW w:w="236" w:type="dxa"/>
            <w:noWrap/>
            <w:hideMark/>
          </w:tcPr>
          <w:p w14:paraId="490C44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0.15160889</w:t>
            </w:r>
          </w:p>
        </w:tc>
        <w:tc>
          <w:tcPr>
            <w:tcW w:w="236" w:type="dxa"/>
            <w:noWrap/>
            <w:hideMark/>
          </w:tcPr>
          <w:p w14:paraId="76ABB7F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0.29402523</w:t>
            </w:r>
          </w:p>
        </w:tc>
      </w:tr>
      <w:tr w:rsidR="007F607B" w:rsidRPr="007F607B" w14:paraId="0293252F" w14:textId="77777777" w:rsidTr="007F607B">
        <w:trPr>
          <w:trHeight w:val="20"/>
        </w:trPr>
        <w:tc>
          <w:tcPr>
            <w:tcW w:w="236" w:type="dxa"/>
            <w:noWrap/>
            <w:hideMark/>
          </w:tcPr>
          <w:p w14:paraId="5C9A463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584108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67C055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0.44474892</w:t>
            </w:r>
          </w:p>
        </w:tc>
        <w:tc>
          <w:tcPr>
            <w:tcW w:w="236" w:type="dxa"/>
            <w:noWrap/>
            <w:hideMark/>
          </w:tcPr>
          <w:p w14:paraId="6EE651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0.06583692</w:t>
            </w:r>
          </w:p>
        </w:tc>
        <w:tc>
          <w:tcPr>
            <w:tcW w:w="236" w:type="dxa"/>
            <w:noWrap/>
            <w:hideMark/>
          </w:tcPr>
          <w:p w14:paraId="14DF9B6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0.14033964</w:t>
            </w:r>
          </w:p>
        </w:tc>
        <w:tc>
          <w:tcPr>
            <w:tcW w:w="236" w:type="dxa"/>
            <w:noWrap/>
            <w:hideMark/>
          </w:tcPr>
          <w:p w14:paraId="615870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0.33734537</w:t>
            </w:r>
          </w:p>
        </w:tc>
        <w:tc>
          <w:tcPr>
            <w:tcW w:w="236" w:type="dxa"/>
            <w:noWrap/>
            <w:hideMark/>
          </w:tcPr>
          <w:p w14:paraId="18E9EBB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0.3591446</w:t>
            </w:r>
          </w:p>
        </w:tc>
        <w:tc>
          <w:tcPr>
            <w:tcW w:w="236" w:type="dxa"/>
            <w:noWrap/>
            <w:hideMark/>
          </w:tcPr>
          <w:p w14:paraId="610471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1.03197494</w:t>
            </w:r>
          </w:p>
        </w:tc>
      </w:tr>
      <w:tr w:rsidR="007F607B" w:rsidRPr="007F607B" w14:paraId="6C12B40B" w14:textId="77777777" w:rsidTr="007F607B">
        <w:trPr>
          <w:trHeight w:val="20"/>
        </w:trPr>
        <w:tc>
          <w:tcPr>
            <w:tcW w:w="236" w:type="dxa"/>
            <w:noWrap/>
            <w:hideMark/>
          </w:tcPr>
          <w:p w14:paraId="6206234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20839B1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3E23C8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0.00282602</w:t>
            </w:r>
          </w:p>
        </w:tc>
        <w:tc>
          <w:tcPr>
            <w:tcW w:w="236" w:type="dxa"/>
            <w:noWrap/>
            <w:hideMark/>
          </w:tcPr>
          <w:p w14:paraId="4938686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0.03530129</w:t>
            </w:r>
          </w:p>
        </w:tc>
        <w:tc>
          <w:tcPr>
            <w:tcW w:w="236" w:type="dxa"/>
            <w:noWrap/>
            <w:hideMark/>
          </w:tcPr>
          <w:p w14:paraId="1409DFC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0.0039124</w:t>
            </w:r>
          </w:p>
        </w:tc>
        <w:tc>
          <w:tcPr>
            <w:tcW w:w="236" w:type="dxa"/>
            <w:noWrap/>
            <w:hideMark/>
          </w:tcPr>
          <w:p w14:paraId="59DBB8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1.50023931</w:t>
            </w:r>
          </w:p>
        </w:tc>
        <w:tc>
          <w:tcPr>
            <w:tcW w:w="236" w:type="dxa"/>
            <w:noWrap/>
            <w:hideMark/>
          </w:tcPr>
          <w:p w14:paraId="5D2ED3D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1.29835025</w:t>
            </w:r>
          </w:p>
        </w:tc>
        <w:tc>
          <w:tcPr>
            <w:tcW w:w="236" w:type="dxa"/>
            <w:noWrap/>
            <w:hideMark/>
          </w:tcPr>
          <w:p w14:paraId="68825C1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0.08969555</w:t>
            </w:r>
          </w:p>
        </w:tc>
      </w:tr>
      <w:tr w:rsidR="007F607B" w:rsidRPr="007F607B" w14:paraId="1BDD1C63" w14:textId="77777777" w:rsidTr="007F607B">
        <w:trPr>
          <w:trHeight w:val="20"/>
        </w:trPr>
        <w:tc>
          <w:tcPr>
            <w:tcW w:w="236" w:type="dxa"/>
            <w:noWrap/>
            <w:hideMark/>
          </w:tcPr>
          <w:p w14:paraId="2491E8D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EF1E7"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8B2E45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0.01842587</w:t>
            </w:r>
          </w:p>
        </w:tc>
        <w:tc>
          <w:tcPr>
            <w:tcW w:w="236" w:type="dxa"/>
            <w:noWrap/>
            <w:hideMark/>
          </w:tcPr>
          <w:p w14:paraId="11EDB02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0.02340999</w:t>
            </w:r>
          </w:p>
        </w:tc>
        <w:tc>
          <w:tcPr>
            <w:tcW w:w="236" w:type="dxa"/>
            <w:noWrap/>
            <w:hideMark/>
          </w:tcPr>
          <w:p w14:paraId="668B68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0.02914529</w:t>
            </w:r>
          </w:p>
        </w:tc>
        <w:tc>
          <w:tcPr>
            <w:tcW w:w="236" w:type="dxa"/>
            <w:noWrap/>
            <w:hideMark/>
          </w:tcPr>
          <w:p w14:paraId="0D363B9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0.43346657</w:t>
            </w:r>
          </w:p>
        </w:tc>
        <w:tc>
          <w:tcPr>
            <w:tcW w:w="236" w:type="dxa"/>
            <w:noWrap/>
            <w:hideMark/>
          </w:tcPr>
          <w:p w14:paraId="7498F84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0.56883783</w:t>
            </w:r>
          </w:p>
        </w:tc>
        <w:tc>
          <w:tcPr>
            <w:tcW w:w="236" w:type="dxa"/>
            <w:noWrap/>
            <w:hideMark/>
          </w:tcPr>
          <w:p w14:paraId="2B7AAA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0.5637227</w:t>
            </w:r>
          </w:p>
        </w:tc>
      </w:tr>
      <w:tr w:rsidR="007F607B" w:rsidRPr="007F607B" w14:paraId="5CFD9776" w14:textId="77777777" w:rsidTr="007F607B">
        <w:trPr>
          <w:trHeight w:val="20"/>
        </w:trPr>
        <w:tc>
          <w:tcPr>
            <w:tcW w:w="236" w:type="dxa"/>
            <w:noWrap/>
            <w:hideMark/>
          </w:tcPr>
          <w:p w14:paraId="0C96D37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13C2D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CB84D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0.03480187</w:t>
            </w:r>
          </w:p>
        </w:tc>
        <w:tc>
          <w:tcPr>
            <w:tcW w:w="236" w:type="dxa"/>
            <w:noWrap/>
            <w:hideMark/>
          </w:tcPr>
          <w:p w14:paraId="558BB0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0.29542962</w:t>
            </w:r>
          </w:p>
        </w:tc>
        <w:tc>
          <w:tcPr>
            <w:tcW w:w="236" w:type="dxa"/>
            <w:noWrap/>
            <w:hideMark/>
          </w:tcPr>
          <w:p w14:paraId="6AF041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0.15327667</w:t>
            </w:r>
          </w:p>
        </w:tc>
        <w:tc>
          <w:tcPr>
            <w:tcW w:w="236" w:type="dxa"/>
            <w:noWrap/>
            <w:hideMark/>
          </w:tcPr>
          <w:p w14:paraId="1E1DB81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0.11494827</w:t>
            </w:r>
          </w:p>
        </w:tc>
        <w:tc>
          <w:tcPr>
            <w:tcW w:w="236" w:type="dxa"/>
            <w:noWrap/>
            <w:hideMark/>
          </w:tcPr>
          <w:p w14:paraId="752C8E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0.11498846</w:t>
            </w:r>
          </w:p>
        </w:tc>
        <w:tc>
          <w:tcPr>
            <w:tcW w:w="236" w:type="dxa"/>
            <w:noWrap/>
            <w:hideMark/>
          </w:tcPr>
          <w:p w14:paraId="495BACB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0.29686255</w:t>
            </w:r>
          </w:p>
        </w:tc>
      </w:tr>
      <w:tr w:rsidR="007F607B" w:rsidRPr="007F607B" w14:paraId="702F1113" w14:textId="77777777" w:rsidTr="007F607B">
        <w:trPr>
          <w:trHeight w:val="20"/>
        </w:trPr>
        <w:tc>
          <w:tcPr>
            <w:tcW w:w="236" w:type="dxa"/>
            <w:noWrap/>
            <w:hideMark/>
          </w:tcPr>
          <w:p w14:paraId="07A85F7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Hypericum</w:t>
            </w:r>
          </w:p>
        </w:tc>
        <w:tc>
          <w:tcPr>
            <w:tcW w:w="236" w:type="dxa"/>
            <w:noWrap/>
            <w:hideMark/>
          </w:tcPr>
          <w:p w14:paraId="61620FC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0A04E3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0.08828198</w:t>
            </w:r>
          </w:p>
        </w:tc>
        <w:tc>
          <w:tcPr>
            <w:tcW w:w="236" w:type="dxa"/>
            <w:noWrap/>
            <w:hideMark/>
          </w:tcPr>
          <w:p w14:paraId="788DBA9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0.51092575</w:t>
            </w:r>
          </w:p>
        </w:tc>
        <w:tc>
          <w:tcPr>
            <w:tcW w:w="236" w:type="dxa"/>
            <w:noWrap/>
            <w:hideMark/>
          </w:tcPr>
          <w:p w14:paraId="703B946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0.25970734</w:t>
            </w:r>
          </w:p>
        </w:tc>
        <w:tc>
          <w:tcPr>
            <w:tcW w:w="236" w:type="dxa"/>
            <w:noWrap/>
            <w:hideMark/>
          </w:tcPr>
          <w:p w14:paraId="38BA4A0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0.9175962</w:t>
            </w:r>
          </w:p>
        </w:tc>
        <w:tc>
          <w:tcPr>
            <w:tcW w:w="236" w:type="dxa"/>
            <w:noWrap/>
            <w:hideMark/>
          </w:tcPr>
          <w:p w14:paraId="5DB7CBE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0.9246502</w:t>
            </w:r>
          </w:p>
        </w:tc>
        <w:tc>
          <w:tcPr>
            <w:tcW w:w="236" w:type="dxa"/>
            <w:noWrap/>
            <w:hideMark/>
          </w:tcPr>
          <w:p w14:paraId="6F17694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0.24900597</w:t>
            </w:r>
          </w:p>
        </w:tc>
      </w:tr>
      <w:tr w:rsidR="007F607B" w:rsidRPr="007F607B" w14:paraId="08E5D542" w14:textId="77777777" w:rsidTr="007F607B">
        <w:trPr>
          <w:trHeight w:val="20"/>
        </w:trPr>
        <w:tc>
          <w:tcPr>
            <w:tcW w:w="236" w:type="dxa"/>
            <w:noWrap/>
            <w:hideMark/>
          </w:tcPr>
          <w:p w14:paraId="58AEF3F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Lepidieae</w:t>
            </w:r>
            <w:proofErr w:type="spellEnd"/>
          </w:p>
        </w:tc>
        <w:tc>
          <w:tcPr>
            <w:tcW w:w="236" w:type="dxa"/>
            <w:noWrap/>
            <w:hideMark/>
          </w:tcPr>
          <w:p w14:paraId="4AD26AD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055A0D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0.22317806</w:t>
            </w:r>
          </w:p>
        </w:tc>
        <w:tc>
          <w:tcPr>
            <w:tcW w:w="236" w:type="dxa"/>
            <w:noWrap/>
            <w:hideMark/>
          </w:tcPr>
          <w:p w14:paraId="6AC10AF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13.3117024</w:t>
            </w:r>
          </w:p>
        </w:tc>
        <w:tc>
          <w:tcPr>
            <w:tcW w:w="236" w:type="dxa"/>
            <w:noWrap/>
            <w:hideMark/>
          </w:tcPr>
          <w:p w14:paraId="0ACDE0A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9.95676983</w:t>
            </w:r>
          </w:p>
        </w:tc>
        <w:tc>
          <w:tcPr>
            <w:tcW w:w="236" w:type="dxa"/>
            <w:noWrap/>
            <w:hideMark/>
          </w:tcPr>
          <w:p w14:paraId="173008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0.23365704</w:t>
            </w:r>
          </w:p>
        </w:tc>
        <w:tc>
          <w:tcPr>
            <w:tcW w:w="236" w:type="dxa"/>
            <w:noWrap/>
            <w:hideMark/>
          </w:tcPr>
          <w:p w14:paraId="28B02E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0.23396872</w:t>
            </w:r>
          </w:p>
        </w:tc>
        <w:tc>
          <w:tcPr>
            <w:tcW w:w="236" w:type="dxa"/>
            <w:noWrap/>
            <w:hideMark/>
          </w:tcPr>
          <w:p w14:paraId="09F14B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0.37664908</w:t>
            </w:r>
          </w:p>
        </w:tc>
      </w:tr>
      <w:tr w:rsidR="007F607B" w:rsidRPr="007F607B" w14:paraId="03C0E14D" w14:textId="77777777" w:rsidTr="007F607B">
        <w:trPr>
          <w:trHeight w:val="20"/>
        </w:trPr>
        <w:tc>
          <w:tcPr>
            <w:tcW w:w="236" w:type="dxa"/>
            <w:noWrap/>
            <w:hideMark/>
          </w:tcPr>
          <w:p w14:paraId="7432F29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Lupinus</w:t>
            </w:r>
          </w:p>
        </w:tc>
        <w:tc>
          <w:tcPr>
            <w:tcW w:w="236" w:type="dxa"/>
            <w:noWrap/>
            <w:hideMark/>
          </w:tcPr>
          <w:p w14:paraId="619215E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3C5F00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0.03089709</w:t>
            </w:r>
          </w:p>
        </w:tc>
        <w:tc>
          <w:tcPr>
            <w:tcW w:w="236" w:type="dxa"/>
            <w:noWrap/>
            <w:hideMark/>
          </w:tcPr>
          <w:p w14:paraId="23A2460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0.03150713</w:t>
            </w:r>
          </w:p>
        </w:tc>
        <w:tc>
          <w:tcPr>
            <w:tcW w:w="236" w:type="dxa"/>
            <w:noWrap/>
            <w:hideMark/>
          </w:tcPr>
          <w:p w14:paraId="2366329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0.08740679</w:t>
            </w:r>
          </w:p>
        </w:tc>
        <w:tc>
          <w:tcPr>
            <w:tcW w:w="236" w:type="dxa"/>
            <w:noWrap/>
            <w:hideMark/>
          </w:tcPr>
          <w:p w14:paraId="22B0C5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0.36252961</w:t>
            </w:r>
          </w:p>
        </w:tc>
        <w:tc>
          <w:tcPr>
            <w:tcW w:w="236" w:type="dxa"/>
            <w:noWrap/>
            <w:hideMark/>
          </w:tcPr>
          <w:p w14:paraId="729CFF8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0.40667594</w:t>
            </w:r>
          </w:p>
        </w:tc>
        <w:tc>
          <w:tcPr>
            <w:tcW w:w="236" w:type="dxa"/>
            <w:noWrap/>
            <w:hideMark/>
          </w:tcPr>
          <w:p w14:paraId="0C03AA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0.76877484</w:t>
            </w:r>
          </w:p>
        </w:tc>
      </w:tr>
      <w:tr w:rsidR="007F607B" w:rsidRPr="007F607B" w14:paraId="57E9AF6B" w14:textId="77777777" w:rsidTr="007F607B">
        <w:trPr>
          <w:trHeight w:val="20"/>
        </w:trPr>
        <w:tc>
          <w:tcPr>
            <w:tcW w:w="236" w:type="dxa"/>
            <w:noWrap/>
            <w:hideMark/>
          </w:tcPr>
          <w:p w14:paraId="198FF7F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32903B8"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78071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0.0446519</w:t>
            </w:r>
          </w:p>
        </w:tc>
        <w:tc>
          <w:tcPr>
            <w:tcW w:w="236" w:type="dxa"/>
            <w:noWrap/>
            <w:hideMark/>
          </w:tcPr>
          <w:p w14:paraId="3599A1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0.12977973</w:t>
            </w:r>
          </w:p>
        </w:tc>
        <w:tc>
          <w:tcPr>
            <w:tcW w:w="236" w:type="dxa"/>
            <w:noWrap/>
            <w:hideMark/>
          </w:tcPr>
          <w:p w14:paraId="61C8486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0.02745905</w:t>
            </w:r>
          </w:p>
        </w:tc>
        <w:tc>
          <w:tcPr>
            <w:tcW w:w="236" w:type="dxa"/>
            <w:noWrap/>
            <w:hideMark/>
          </w:tcPr>
          <w:p w14:paraId="5B8EA58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0.66690291</w:t>
            </w:r>
          </w:p>
        </w:tc>
        <w:tc>
          <w:tcPr>
            <w:tcW w:w="236" w:type="dxa"/>
            <w:noWrap/>
            <w:hideMark/>
          </w:tcPr>
          <w:p w14:paraId="0A7228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0.73395597</w:t>
            </w:r>
          </w:p>
        </w:tc>
        <w:tc>
          <w:tcPr>
            <w:tcW w:w="236" w:type="dxa"/>
            <w:noWrap/>
            <w:hideMark/>
          </w:tcPr>
          <w:p w14:paraId="5883EB6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0.10570229</w:t>
            </w:r>
          </w:p>
        </w:tc>
      </w:tr>
      <w:tr w:rsidR="007F607B" w:rsidRPr="007F607B" w14:paraId="5F901636" w14:textId="77777777" w:rsidTr="007F607B">
        <w:trPr>
          <w:trHeight w:val="20"/>
        </w:trPr>
        <w:tc>
          <w:tcPr>
            <w:tcW w:w="236" w:type="dxa"/>
            <w:noWrap/>
            <w:hideMark/>
          </w:tcPr>
          <w:p w14:paraId="3AFB8B2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Onagraceae</w:t>
            </w:r>
            <w:proofErr w:type="spellEnd"/>
          </w:p>
        </w:tc>
        <w:tc>
          <w:tcPr>
            <w:tcW w:w="236" w:type="dxa"/>
            <w:noWrap/>
            <w:hideMark/>
          </w:tcPr>
          <w:p w14:paraId="5F15B3C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E9FA38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0.09629999</w:t>
            </w:r>
          </w:p>
        </w:tc>
        <w:tc>
          <w:tcPr>
            <w:tcW w:w="236" w:type="dxa"/>
            <w:noWrap/>
            <w:hideMark/>
          </w:tcPr>
          <w:p w14:paraId="2D50522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0.01888626</w:t>
            </w:r>
          </w:p>
        </w:tc>
        <w:tc>
          <w:tcPr>
            <w:tcW w:w="236" w:type="dxa"/>
            <w:noWrap/>
            <w:hideMark/>
          </w:tcPr>
          <w:p w14:paraId="7D6C3D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0.22306228</w:t>
            </w:r>
          </w:p>
        </w:tc>
        <w:tc>
          <w:tcPr>
            <w:tcW w:w="236" w:type="dxa"/>
            <w:noWrap/>
            <w:hideMark/>
          </w:tcPr>
          <w:p w14:paraId="3C8C55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1.58921687</w:t>
            </w:r>
          </w:p>
        </w:tc>
        <w:tc>
          <w:tcPr>
            <w:tcW w:w="236" w:type="dxa"/>
            <w:noWrap/>
            <w:hideMark/>
          </w:tcPr>
          <w:p w14:paraId="6EC213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0.74529052</w:t>
            </w:r>
          </w:p>
        </w:tc>
        <w:tc>
          <w:tcPr>
            <w:tcW w:w="236" w:type="dxa"/>
            <w:noWrap/>
            <w:hideMark/>
          </w:tcPr>
          <w:p w14:paraId="26672F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3.00112032</w:t>
            </w:r>
          </w:p>
        </w:tc>
      </w:tr>
      <w:tr w:rsidR="007F607B" w:rsidRPr="007F607B" w14:paraId="72746DCD" w14:textId="77777777" w:rsidTr="007F607B">
        <w:trPr>
          <w:trHeight w:val="20"/>
        </w:trPr>
        <w:tc>
          <w:tcPr>
            <w:tcW w:w="236" w:type="dxa"/>
            <w:noWrap/>
            <w:hideMark/>
          </w:tcPr>
          <w:p w14:paraId="35B10E4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Orobanchaceae</w:t>
            </w:r>
          </w:p>
        </w:tc>
        <w:tc>
          <w:tcPr>
            <w:tcW w:w="236" w:type="dxa"/>
            <w:noWrap/>
            <w:hideMark/>
          </w:tcPr>
          <w:p w14:paraId="647C9805"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1AE0F1C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0.04708388</w:t>
            </w:r>
          </w:p>
        </w:tc>
        <w:tc>
          <w:tcPr>
            <w:tcW w:w="236" w:type="dxa"/>
            <w:noWrap/>
            <w:hideMark/>
          </w:tcPr>
          <w:p w14:paraId="42A914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0.1313756</w:t>
            </w:r>
          </w:p>
        </w:tc>
        <w:tc>
          <w:tcPr>
            <w:tcW w:w="236" w:type="dxa"/>
            <w:noWrap/>
            <w:hideMark/>
          </w:tcPr>
          <w:p w14:paraId="6B79A4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0.14272336</w:t>
            </w:r>
          </w:p>
        </w:tc>
        <w:tc>
          <w:tcPr>
            <w:tcW w:w="236" w:type="dxa"/>
            <w:noWrap/>
            <w:hideMark/>
          </w:tcPr>
          <w:p w14:paraId="34B6FA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0.52534545</w:t>
            </w:r>
          </w:p>
        </w:tc>
        <w:tc>
          <w:tcPr>
            <w:tcW w:w="236" w:type="dxa"/>
            <w:noWrap/>
            <w:hideMark/>
          </w:tcPr>
          <w:p w14:paraId="6AC2FA3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0.5190375</w:t>
            </w:r>
          </w:p>
        </w:tc>
        <w:tc>
          <w:tcPr>
            <w:tcW w:w="236" w:type="dxa"/>
            <w:noWrap/>
            <w:hideMark/>
          </w:tcPr>
          <w:p w14:paraId="55066C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0.55209252</w:t>
            </w:r>
          </w:p>
        </w:tc>
      </w:tr>
      <w:tr w:rsidR="007F607B" w:rsidRPr="007F607B" w14:paraId="751AF1A9" w14:textId="77777777" w:rsidTr="007F607B">
        <w:trPr>
          <w:trHeight w:val="20"/>
        </w:trPr>
        <w:tc>
          <w:tcPr>
            <w:tcW w:w="236" w:type="dxa"/>
            <w:noWrap/>
            <w:hideMark/>
          </w:tcPr>
          <w:p w14:paraId="77A55066"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C0A4DD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25A1E6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0.02900031</w:t>
            </w:r>
          </w:p>
        </w:tc>
        <w:tc>
          <w:tcPr>
            <w:tcW w:w="236" w:type="dxa"/>
            <w:noWrap/>
            <w:hideMark/>
          </w:tcPr>
          <w:p w14:paraId="664C5C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3.39489086</w:t>
            </w:r>
          </w:p>
        </w:tc>
        <w:tc>
          <w:tcPr>
            <w:tcW w:w="236" w:type="dxa"/>
            <w:noWrap/>
            <w:hideMark/>
          </w:tcPr>
          <w:p w14:paraId="1A7954F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2.51189256</w:t>
            </w:r>
          </w:p>
        </w:tc>
        <w:tc>
          <w:tcPr>
            <w:tcW w:w="236" w:type="dxa"/>
            <w:noWrap/>
            <w:hideMark/>
          </w:tcPr>
          <w:p w14:paraId="3BBD2B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0.57060973</w:t>
            </w:r>
          </w:p>
        </w:tc>
        <w:tc>
          <w:tcPr>
            <w:tcW w:w="236" w:type="dxa"/>
            <w:noWrap/>
            <w:hideMark/>
          </w:tcPr>
          <w:p w14:paraId="63422C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0.57204269</w:t>
            </w:r>
          </w:p>
        </w:tc>
        <w:tc>
          <w:tcPr>
            <w:tcW w:w="236" w:type="dxa"/>
            <w:noWrap/>
            <w:hideMark/>
          </w:tcPr>
          <w:p w14:paraId="7CB98B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0.36995191</w:t>
            </w:r>
          </w:p>
        </w:tc>
      </w:tr>
      <w:tr w:rsidR="007F607B" w:rsidRPr="007F607B" w14:paraId="57003FCB" w14:textId="77777777" w:rsidTr="007F607B">
        <w:trPr>
          <w:trHeight w:val="20"/>
        </w:trPr>
        <w:tc>
          <w:tcPr>
            <w:tcW w:w="236" w:type="dxa"/>
            <w:noWrap/>
            <w:hideMark/>
          </w:tcPr>
          <w:p w14:paraId="25B5D2A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4B5F776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873CA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0.01167439</w:t>
            </w:r>
          </w:p>
        </w:tc>
        <w:tc>
          <w:tcPr>
            <w:tcW w:w="236" w:type="dxa"/>
            <w:noWrap/>
            <w:hideMark/>
          </w:tcPr>
          <w:p w14:paraId="7D214AC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0.03120088</w:t>
            </w:r>
          </w:p>
        </w:tc>
        <w:tc>
          <w:tcPr>
            <w:tcW w:w="236" w:type="dxa"/>
            <w:noWrap/>
            <w:hideMark/>
          </w:tcPr>
          <w:p w14:paraId="013E10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0.03792434</w:t>
            </w:r>
          </w:p>
        </w:tc>
        <w:tc>
          <w:tcPr>
            <w:tcW w:w="236" w:type="dxa"/>
            <w:noWrap/>
            <w:hideMark/>
          </w:tcPr>
          <w:p w14:paraId="44FF79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0.14400596</w:t>
            </w:r>
          </w:p>
        </w:tc>
        <w:tc>
          <w:tcPr>
            <w:tcW w:w="236" w:type="dxa"/>
            <w:noWrap/>
            <w:hideMark/>
          </w:tcPr>
          <w:p w14:paraId="17E7AD1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0.14955336</w:t>
            </w:r>
          </w:p>
        </w:tc>
        <w:tc>
          <w:tcPr>
            <w:tcW w:w="236" w:type="dxa"/>
            <w:noWrap/>
            <w:hideMark/>
          </w:tcPr>
          <w:p w14:paraId="2DE8CCA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0.58897847</w:t>
            </w:r>
          </w:p>
        </w:tc>
      </w:tr>
      <w:tr w:rsidR="007F607B" w:rsidRPr="007F607B" w14:paraId="0B697CF7" w14:textId="77777777" w:rsidTr="007F607B">
        <w:trPr>
          <w:trHeight w:val="20"/>
        </w:trPr>
        <w:tc>
          <w:tcPr>
            <w:tcW w:w="236" w:type="dxa"/>
            <w:noWrap/>
            <w:hideMark/>
          </w:tcPr>
          <w:p w14:paraId="3F9C24C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Pooideae</w:t>
            </w:r>
            <w:proofErr w:type="spellEnd"/>
          </w:p>
        </w:tc>
        <w:tc>
          <w:tcPr>
            <w:tcW w:w="236" w:type="dxa"/>
            <w:noWrap/>
            <w:hideMark/>
          </w:tcPr>
          <w:p w14:paraId="643B3AC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F4A103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0.0202752</w:t>
            </w:r>
          </w:p>
        </w:tc>
        <w:tc>
          <w:tcPr>
            <w:tcW w:w="236" w:type="dxa"/>
            <w:noWrap/>
            <w:hideMark/>
          </w:tcPr>
          <w:p w14:paraId="675D3C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2.3078675</w:t>
            </w:r>
          </w:p>
        </w:tc>
        <w:tc>
          <w:tcPr>
            <w:tcW w:w="236" w:type="dxa"/>
            <w:noWrap/>
            <w:hideMark/>
          </w:tcPr>
          <w:p w14:paraId="7EDAE35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1.82053275</w:t>
            </w:r>
          </w:p>
        </w:tc>
        <w:tc>
          <w:tcPr>
            <w:tcW w:w="236" w:type="dxa"/>
            <w:noWrap/>
            <w:hideMark/>
          </w:tcPr>
          <w:p w14:paraId="2E505B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0.38629531</w:t>
            </w:r>
          </w:p>
        </w:tc>
        <w:tc>
          <w:tcPr>
            <w:tcW w:w="236" w:type="dxa"/>
            <w:noWrap/>
            <w:hideMark/>
          </w:tcPr>
          <w:p w14:paraId="5BD897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0.39451518</w:t>
            </w:r>
          </w:p>
        </w:tc>
        <w:tc>
          <w:tcPr>
            <w:tcW w:w="236" w:type="dxa"/>
            <w:noWrap/>
            <w:hideMark/>
          </w:tcPr>
          <w:p w14:paraId="1F29388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0.39445122</w:t>
            </w:r>
          </w:p>
        </w:tc>
      </w:tr>
      <w:tr w:rsidR="007F607B" w:rsidRPr="007F607B" w14:paraId="06076E87" w14:textId="77777777" w:rsidTr="007F607B">
        <w:trPr>
          <w:trHeight w:val="20"/>
        </w:trPr>
        <w:tc>
          <w:tcPr>
            <w:tcW w:w="236" w:type="dxa"/>
            <w:noWrap/>
            <w:hideMark/>
          </w:tcPr>
          <w:p w14:paraId="68EBC9D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38AC6E6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4A14C2C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0.03031071</w:t>
            </w:r>
          </w:p>
        </w:tc>
        <w:tc>
          <w:tcPr>
            <w:tcW w:w="236" w:type="dxa"/>
            <w:noWrap/>
            <w:hideMark/>
          </w:tcPr>
          <w:p w14:paraId="198055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0.26184249</w:t>
            </w:r>
          </w:p>
        </w:tc>
        <w:tc>
          <w:tcPr>
            <w:tcW w:w="236" w:type="dxa"/>
            <w:noWrap/>
            <w:hideMark/>
          </w:tcPr>
          <w:p w14:paraId="6B63DFC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0.15220615</w:t>
            </w:r>
          </w:p>
        </w:tc>
        <w:tc>
          <w:tcPr>
            <w:tcW w:w="236" w:type="dxa"/>
            <w:noWrap/>
            <w:hideMark/>
          </w:tcPr>
          <w:p w14:paraId="718DDBB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0.62981548</w:t>
            </w:r>
          </w:p>
        </w:tc>
        <w:tc>
          <w:tcPr>
            <w:tcW w:w="236" w:type="dxa"/>
            <w:noWrap/>
            <w:hideMark/>
          </w:tcPr>
          <w:p w14:paraId="6A33F63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0.64549154</w:t>
            </w:r>
          </w:p>
        </w:tc>
        <w:tc>
          <w:tcPr>
            <w:tcW w:w="236" w:type="dxa"/>
            <w:noWrap/>
            <w:hideMark/>
          </w:tcPr>
          <w:p w14:paraId="667A89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0.29090594</w:t>
            </w:r>
          </w:p>
        </w:tc>
      </w:tr>
      <w:tr w:rsidR="007F607B" w:rsidRPr="007F607B" w14:paraId="60EAAE77" w14:textId="77777777" w:rsidTr="007F607B">
        <w:trPr>
          <w:trHeight w:val="20"/>
        </w:trPr>
        <w:tc>
          <w:tcPr>
            <w:tcW w:w="236" w:type="dxa"/>
            <w:noWrap/>
            <w:hideMark/>
          </w:tcPr>
          <w:p w14:paraId="6627EDF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Rubieae</w:t>
            </w:r>
            <w:proofErr w:type="spellEnd"/>
          </w:p>
        </w:tc>
        <w:tc>
          <w:tcPr>
            <w:tcW w:w="236" w:type="dxa"/>
            <w:noWrap/>
            <w:hideMark/>
          </w:tcPr>
          <w:p w14:paraId="24E0C3B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DC0488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0.0437942</w:t>
            </w:r>
          </w:p>
        </w:tc>
        <w:tc>
          <w:tcPr>
            <w:tcW w:w="236" w:type="dxa"/>
            <w:noWrap/>
            <w:hideMark/>
          </w:tcPr>
          <w:p w14:paraId="34AB13B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1.9529575</w:t>
            </w:r>
          </w:p>
        </w:tc>
        <w:tc>
          <w:tcPr>
            <w:tcW w:w="236" w:type="dxa"/>
            <w:noWrap/>
            <w:hideMark/>
          </w:tcPr>
          <w:p w14:paraId="222162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0.74208245</w:t>
            </w:r>
          </w:p>
        </w:tc>
        <w:tc>
          <w:tcPr>
            <w:tcW w:w="236" w:type="dxa"/>
            <w:noWrap/>
            <w:hideMark/>
          </w:tcPr>
          <w:p w14:paraId="75D71E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0.41998133</w:t>
            </w:r>
          </w:p>
        </w:tc>
        <w:tc>
          <w:tcPr>
            <w:tcW w:w="236" w:type="dxa"/>
            <w:noWrap/>
            <w:hideMark/>
          </w:tcPr>
          <w:p w14:paraId="58B3FC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0.43302712</w:t>
            </w:r>
          </w:p>
        </w:tc>
        <w:tc>
          <w:tcPr>
            <w:tcW w:w="236" w:type="dxa"/>
            <w:noWrap/>
            <w:hideMark/>
          </w:tcPr>
          <w:p w14:paraId="0BF213B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0.18989197</w:t>
            </w:r>
          </w:p>
        </w:tc>
      </w:tr>
      <w:tr w:rsidR="007F607B" w:rsidRPr="007F607B" w14:paraId="314AE4D9" w14:textId="77777777" w:rsidTr="007F607B">
        <w:trPr>
          <w:trHeight w:val="20"/>
        </w:trPr>
        <w:tc>
          <w:tcPr>
            <w:tcW w:w="236" w:type="dxa"/>
            <w:noWrap/>
            <w:hideMark/>
          </w:tcPr>
          <w:p w14:paraId="2633EF6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Salvia</w:t>
            </w:r>
          </w:p>
        </w:tc>
        <w:tc>
          <w:tcPr>
            <w:tcW w:w="236" w:type="dxa"/>
            <w:noWrap/>
            <w:hideMark/>
          </w:tcPr>
          <w:p w14:paraId="3174635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914C6E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0.02424448</w:t>
            </w:r>
          </w:p>
        </w:tc>
        <w:tc>
          <w:tcPr>
            <w:tcW w:w="236" w:type="dxa"/>
            <w:noWrap/>
            <w:hideMark/>
          </w:tcPr>
          <w:p w14:paraId="0D2000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0.04983273</w:t>
            </w:r>
          </w:p>
        </w:tc>
        <w:tc>
          <w:tcPr>
            <w:tcW w:w="236" w:type="dxa"/>
            <w:noWrap/>
            <w:hideMark/>
          </w:tcPr>
          <w:p w14:paraId="1FD0A9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0.04265632</w:t>
            </w:r>
          </w:p>
        </w:tc>
        <w:tc>
          <w:tcPr>
            <w:tcW w:w="236" w:type="dxa"/>
            <w:noWrap/>
            <w:hideMark/>
          </w:tcPr>
          <w:p w14:paraId="22FC4FC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0.22757194</w:t>
            </w:r>
          </w:p>
        </w:tc>
        <w:tc>
          <w:tcPr>
            <w:tcW w:w="236" w:type="dxa"/>
            <w:noWrap/>
            <w:hideMark/>
          </w:tcPr>
          <w:p w14:paraId="448C9C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0.32798969</w:t>
            </w:r>
          </w:p>
        </w:tc>
        <w:tc>
          <w:tcPr>
            <w:tcW w:w="236" w:type="dxa"/>
            <w:noWrap/>
            <w:hideMark/>
          </w:tcPr>
          <w:p w14:paraId="6155BD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0.64320078</w:t>
            </w:r>
          </w:p>
        </w:tc>
      </w:tr>
      <w:tr w:rsidR="007F607B" w:rsidRPr="007F607B" w14:paraId="175F185F" w14:textId="77777777" w:rsidTr="007F607B">
        <w:trPr>
          <w:trHeight w:val="20"/>
        </w:trPr>
        <w:tc>
          <w:tcPr>
            <w:tcW w:w="236" w:type="dxa"/>
            <w:noWrap/>
            <w:hideMark/>
          </w:tcPr>
          <w:p w14:paraId="213A181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Solanaceae</w:t>
            </w:r>
          </w:p>
        </w:tc>
        <w:tc>
          <w:tcPr>
            <w:tcW w:w="236" w:type="dxa"/>
            <w:noWrap/>
            <w:hideMark/>
          </w:tcPr>
          <w:p w14:paraId="4CBA501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229E7A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0.0212215</w:t>
            </w:r>
          </w:p>
        </w:tc>
        <w:tc>
          <w:tcPr>
            <w:tcW w:w="236" w:type="dxa"/>
            <w:noWrap/>
            <w:hideMark/>
          </w:tcPr>
          <w:p w14:paraId="34D760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0.08909914</w:t>
            </w:r>
          </w:p>
        </w:tc>
        <w:tc>
          <w:tcPr>
            <w:tcW w:w="236" w:type="dxa"/>
            <w:noWrap/>
            <w:hideMark/>
          </w:tcPr>
          <w:p w14:paraId="45B0392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0.21344954</w:t>
            </w:r>
          </w:p>
        </w:tc>
        <w:tc>
          <w:tcPr>
            <w:tcW w:w="236" w:type="dxa"/>
            <w:noWrap/>
            <w:hideMark/>
          </w:tcPr>
          <w:p w14:paraId="148C66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0.47464643</w:t>
            </w:r>
          </w:p>
        </w:tc>
        <w:tc>
          <w:tcPr>
            <w:tcW w:w="236" w:type="dxa"/>
            <w:noWrap/>
            <w:hideMark/>
          </w:tcPr>
          <w:p w14:paraId="6943443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0.49185838</w:t>
            </w:r>
          </w:p>
        </w:tc>
        <w:tc>
          <w:tcPr>
            <w:tcW w:w="236" w:type="dxa"/>
            <w:noWrap/>
            <w:hideMark/>
          </w:tcPr>
          <w:p w14:paraId="549C9D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1.2711778</w:t>
            </w:r>
          </w:p>
        </w:tc>
      </w:tr>
      <w:tr w:rsidR="007F607B" w:rsidRPr="007F607B" w14:paraId="03F3C034" w14:textId="77777777" w:rsidTr="007F607B">
        <w:trPr>
          <w:trHeight w:val="20"/>
        </w:trPr>
        <w:tc>
          <w:tcPr>
            <w:tcW w:w="236" w:type="dxa"/>
            <w:noWrap/>
            <w:hideMark/>
          </w:tcPr>
          <w:p w14:paraId="3636A5E4"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986EA3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77D3A69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0.03614699</w:t>
            </w:r>
          </w:p>
        </w:tc>
        <w:tc>
          <w:tcPr>
            <w:tcW w:w="236" w:type="dxa"/>
            <w:noWrap/>
            <w:hideMark/>
          </w:tcPr>
          <w:p w14:paraId="0DAA65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0.03330834</w:t>
            </w:r>
          </w:p>
        </w:tc>
        <w:tc>
          <w:tcPr>
            <w:tcW w:w="236" w:type="dxa"/>
            <w:noWrap/>
            <w:hideMark/>
          </w:tcPr>
          <w:p w14:paraId="5D12B0E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0.03165154</w:t>
            </w:r>
          </w:p>
        </w:tc>
        <w:tc>
          <w:tcPr>
            <w:tcW w:w="236" w:type="dxa"/>
            <w:noWrap/>
            <w:hideMark/>
          </w:tcPr>
          <w:p w14:paraId="3119F4D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0.66272183</w:t>
            </w:r>
          </w:p>
        </w:tc>
        <w:tc>
          <w:tcPr>
            <w:tcW w:w="236" w:type="dxa"/>
            <w:noWrap/>
            <w:hideMark/>
          </w:tcPr>
          <w:p w14:paraId="4BD2FBA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0.65808407</w:t>
            </w:r>
          </w:p>
        </w:tc>
        <w:tc>
          <w:tcPr>
            <w:tcW w:w="236" w:type="dxa"/>
            <w:noWrap/>
            <w:hideMark/>
          </w:tcPr>
          <w:p w14:paraId="780C1E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0.46702192</w:t>
            </w:r>
          </w:p>
        </w:tc>
      </w:tr>
      <w:tr w:rsidR="007F607B" w:rsidRPr="007F607B" w14:paraId="509BC42F" w14:textId="77777777" w:rsidTr="007F607B">
        <w:trPr>
          <w:trHeight w:val="20"/>
        </w:trPr>
        <w:tc>
          <w:tcPr>
            <w:tcW w:w="236" w:type="dxa"/>
            <w:noWrap/>
            <w:hideMark/>
          </w:tcPr>
          <w:p w14:paraId="392135F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A207C4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annual</w:t>
            </w:r>
          </w:p>
        </w:tc>
        <w:tc>
          <w:tcPr>
            <w:tcW w:w="236" w:type="dxa"/>
            <w:noWrap/>
            <w:hideMark/>
          </w:tcPr>
          <w:p w14:paraId="5B4D96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0.02820513</w:t>
            </w:r>
          </w:p>
        </w:tc>
        <w:tc>
          <w:tcPr>
            <w:tcW w:w="236" w:type="dxa"/>
            <w:noWrap/>
            <w:hideMark/>
          </w:tcPr>
          <w:p w14:paraId="4AA3CCB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0.08249061</w:t>
            </w:r>
          </w:p>
        </w:tc>
        <w:tc>
          <w:tcPr>
            <w:tcW w:w="236" w:type="dxa"/>
            <w:noWrap/>
            <w:hideMark/>
          </w:tcPr>
          <w:p w14:paraId="08F1D21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0.16148059</w:t>
            </w:r>
          </w:p>
        </w:tc>
        <w:tc>
          <w:tcPr>
            <w:tcW w:w="236" w:type="dxa"/>
            <w:noWrap/>
            <w:hideMark/>
          </w:tcPr>
          <w:p w14:paraId="401674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0.27164384</w:t>
            </w:r>
          </w:p>
        </w:tc>
        <w:tc>
          <w:tcPr>
            <w:tcW w:w="236" w:type="dxa"/>
            <w:noWrap/>
            <w:hideMark/>
          </w:tcPr>
          <w:p w14:paraId="38806E2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0.25040851</w:t>
            </w:r>
          </w:p>
        </w:tc>
        <w:tc>
          <w:tcPr>
            <w:tcW w:w="236" w:type="dxa"/>
            <w:noWrap/>
            <w:hideMark/>
          </w:tcPr>
          <w:p w14:paraId="320DA5B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0.95179418</w:t>
            </w:r>
          </w:p>
        </w:tc>
      </w:tr>
      <w:tr w:rsidR="007F607B" w:rsidRPr="007F607B" w14:paraId="43F524AC" w14:textId="77777777" w:rsidTr="007F607B">
        <w:trPr>
          <w:trHeight w:val="20"/>
        </w:trPr>
        <w:tc>
          <w:tcPr>
            <w:tcW w:w="236" w:type="dxa"/>
            <w:noWrap/>
            <w:hideMark/>
          </w:tcPr>
          <w:p w14:paraId="02C2235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Alysseae</w:t>
            </w:r>
            <w:proofErr w:type="spellEnd"/>
          </w:p>
        </w:tc>
        <w:tc>
          <w:tcPr>
            <w:tcW w:w="236" w:type="dxa"/>
            <w:noWrap/>
            <w:hideMark/>
          </w:tcPr>
          <w:p w14:paraId="6CD228B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5705D6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0.0259828</w:t>
            </w:r>
          </w:p>
        </w:tc>
        <w:tc>
          <w:tcPr>
            <w:tcW w:w="236" w:type="dxa"/>
            <w:noWrap/>
            <w:hideMark/>
          </w:tcPr>
          <w:p w14:paraId="52BC2B6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0.38185637</w:t>
            </w:r>
          </w:p>
        </w:tc>
        <w:tc>
          <w:tcPr>
            <w:tcW w:w="236" w:type="dxa"/>
            <w:noWrap/>
            <w:hideMark/>
          </w:tcPr>
          <w:p w14:paraId="17DB143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0.19055552</w:t>
            </w:r>
          </w:p>
        </w:tc>
        <w:tc>
          <w:tcPr>
            <w:tcW w:w="236" w:type="dxa"/>
            <w:noWrap/>
            <w:hideMark/>
          </w:tcPr>
          <w:p w14:paraId="4AA297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0.41248532</w:t>
            </w:r>
          </w:p>
        </w:tc>
        <w:tc>
          <w:tcPr>
            <w:tcW w:w="236" w:type="dxa"/>
            <w:noWrap/>
            <w:hideMark/>
          </w:tcPr>
          <w:p w14:paraId="5AAC6B0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0.41049499</w:t>
            </w:r>
          </w:p>
        </w:tc>
        <w:tc>
          <w:tcPr>
            <w:tcW w:w="236" w:type="dxa"/>
            <w:noWrap/>
            <w:hideMark/>
          </w:tcPr>
          <w:p w14:paraId="239270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0.25207993</w:t>
            </w:r>
          </w:p>
        </w:tc>
      </w:tr>
      <w:tr w:rsidR="007F607B" w:rsidRPr="007F607B" w14:paraId="3EE2B205" w14:textId="77777777" w:rsidTr="007F607B">
        <w:trPr>
          <w:trHeight w:val="20"/>
        </w:trPr>
        <w:tc>
          <w:tcPr>
            <w:tcW w:w="236" w:type="dxa"/>
            <w:noWrap/>
            <w:hideMark/>
          </w:tcPr>
          <w:p w14:paraId="2E8CA49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49300F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6998C0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0.01305015</w:t>
            </w:r>
          </w:p>
        </w:tc>
        <w:tc>
          <w:tcPr>
            <w:tcW w:w="236" w:type="dxa"/>
            <w:noWrap/>
            <w:hideMark/>
          </w:tcPr>
          <w:p w14:paraId="7B9CCE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0.05592467</w:t>
            </w:r>
          </w:p>
        </w:tc>
        <w:tc>
          <w:tcPr>
            <w:tcW w:w="236" w:type="dxa"/>
            <w:noWrap/>
            <w:hideMark/>
          </w:tcPr>
          <w:p w14:paraId="49B0401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0.09786566</w:t>
            </w:r>
          </w:p>
        </w:tc>
        <w:tc>
          <w:tcPr>
            <w:tcW w:w="236" w:type="dxa"/>
            <w:noWrap/>
            <w:hideMark/>
          </w:tcPr>
          <w:p w14:paraId="0998B75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0.33171154</w:t>
            </w:r>
          </w:p>
        </w:tc>
        <w:tc>
          <w:tcPr>
            <w:tcW w:w="236" w:type="dxa"/>
            <w:noWrap/>
            <w:hideMark/>
          </w:tcPr>
          <w:p w14:paraId="42BD27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0.27992355</w:t>
            </w:r>
          </w:p>
        </w:tc>
        <w:tc>
          <w:tcPr>
            <w:tcW w:w="236" w:type="dxa"/>
            <w:noWrap/>
            <w:hideMark/>
          </w:tcPr>
          <w:p w14:paraId="6DA3C5A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0.79199162</w:t>
            </w:r>
          </w:p>
        </w:tc>
      </w:tr>
      <w:tr w:rsidR="007F607B" w:rsidRPr="007F607B" w14:paraId="60577D87" w14:textId="77777777" w:rsidTr="007F607B">
        <w:trPr>
          <w:trHeight w:val="20"/>
        </w:trPr>
        <w:tc>
          <w:tcPr>
            <w:tcW w:w="236" w:type="dxa"/>
            <w:noWrap/>
            <w:hideMark/>
          </w:tcPr>
          <w:p w14:paraId="19D44A8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3CC9C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716C1B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0.01339697</w:t>
            </w:r>
          </w:p>
        </w:tc>
        <w:tc>
          <w:tcPr>
            <w:tcW w:w="236" w:type="dxa"/>
            <w:noWrap/>
            <w:hideMark/>
          </w:tcPr>
          <w:p w14:paraId="7F12A0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0.08639321</w:t>
            </w:r>
          </w:p>
        </w:tc>
        <w:tc>
          <w:tcPr>
            <w:tcW w:w="236" w:type="dxa"/>
            <w:noWrap/>
            <w:hideMark/>
          </w:tcPr>
          <w:p w14:paraId="08A597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0.09000812</w:t>
            </w:r>
          </w:p>
        </w:tc>
        <w:tc>
          <w:tcPr>
            <w:tcW w:w="236" w:type="dxa"/>
            <w:noWrap/>
            <w:hideMark/>
          </w:tcPr>
          <w:p w14:paraId="53A5EA2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0.56104836</w:t>
            </w:r>
          </w:p>
        </w:tc>
        <w:tc>
          <w:tcPr>
            <w:tcW w:w="236" w:type="dxa"/>
            <w:noWrap/>
            <w:hideMark/>
          </w:tcPr>
          <w:p w14:paraId="1F157CB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0.55853994</w:t>
            </w:r>
          </w:p>
        </w:tc>
        <w:tc>
          <w:tcPr>
            <w:tcW w:w="236" w:type="dxa"/>
            <w:noWrap/>
            <w:hideMark/>
          </w:tcPr>
          <w:p w14:paraId="165F47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0.52083972</w:t>
            </w:r>
          </w:p>
        </w:tc>
      </w:tr>
      <w:tr w:rsidR="007F607B" w:rsidRPr="007F607B" w14:paraId="03A4969B" w14:textId="77777777" w:rsidTr="007F607B">
        <w:trPr>
          <w:trHeight w:val="20"/>
        </w:trPr>
        <w:tc>
          <w:tcPr>
            <w:tcW w:w="236" w:type="dxa"/>
            <w:noWrap/>
            <w:hideMark/>
          </w:tcPr>
          <w:p w14:paraId="17779ED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Arabideae</w:t>
            </w:r>
            <w:proofErr w:type="spellEnd"/>
          </w:p>
        </w:tc>
        <w:tc>
          <w:tcPr>
            <w:tcW w:w="236" w:type="dxa"/>
            <w:noWrap/>
            <w:hideMark/>
          </w:tcPr>
          <w:p w14:paraId="6315DF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93A3D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0.94544963</w:t>
            </w:r>
          </w:p>
        </w:tc>
        <w:tc>
          <w:tcPr>
            <w:tcW w:w="236" w:type="dxa"/>
            <w:noWrap/>
            <w:hideMark/>
          </w:tcPr>
          <w:p w14:paraId="2A4B1A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13.2761943</w:t>
            </w:r>
          </w:p>
        </w:tc>
        <w:tc>
          <w:tcPr>
            <w:tcW w:w="236" w:type="dxa"/>
            <w:noWrap/>
            <w:hideMark/>
          </w:tcPr>
          <w:p w14:paraId="1E3A2C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6.85569163</w:t>
            </w:r>
          </w:p>
        </w:tc>
        <w:tc>
          <w:tcPr>
            <w:tcW w:w="236" w:type="dxa"/>
            <w:noWrap/>
            <w:hideMark/>
          </w:tcPr>
          <w:p w14:paraId="38CC761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0.67105727</w:t>
            </w:r>
          </w:p>
        </w:tc>
        <w:tc>
          <w:tcPr>
            <w:tcW w:w="236" w:type="dxa"/>
            <w:noWrap/>
            <w:hideMark/>
          </w:tcPr>
          <w:p w14:paraId="16DA37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0.67083895</w:t>
            </w:r>
          </w:p>
        </w:tc>
        <w:tc>
          <w:tcPr>
            <w:tcW w:w="236" w:type="dxa"/>
            <w:noWrap/>
            <w:hideMark/>
          </w:tcPr>
          <w:p w14:paraId="4C87751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0.25941705</w:t>
            </w:r>
          </w:p>
        </w:tc>
      </w:tr>
      <w:tr w:rsidR="007F607B" w:rsidRPr="007F607B" w14:paraId="1A190B5D" w14:textId="77777777" w:rsidTr="007F607B">
        <w:trPr>
          <w:trHeight w:val="20"/>
        </w:trPr>
        <w:tc>
          <w:tcPr>
            <w:tcW w:w="236" w:type="dxa"/>
            <w:noWrap/>
            <w:hideMark/>
          </w:tcPr>
          <w:p w14:paraId="5C326D35"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15946D3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A2F6E9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0.01332795</w:t>
            </w:r>
          </w:p>
        </w:tc>
        <w:tc>
          <w:tcPr>
            <w:tcW w:w="236" w:type="dxa"/>
            <w:noWrap/>
            <w:hideMark/>
          </w:tcPr>
          <w:p w14:paraId="08B352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0.4447766</w:t>
            </w:r>
          </w:p>
        </w:tc>
        <w:tc>
          <w:tcPr>
            <w:tcW w:w="236" w:type="dxa"/>
            <w:noWrap/>
            <w:hideMark/>
          </w:tcPr>
          <w:p w14:paraId="626C28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0.11650805</w:t>
            </w:r>
          </w:p>
        </w:tc>
        <w:tc>
          <w:tcPr>
            <w:tcW w:w="236" w:type="dxa"/>
            <w:noWrap/>
            <w:hideMark/>
          </w:tcPr>
          <w:p w14:paraId="6A69312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1.28510119</w:t>
            </w:r>
          </w:p>
        </w:tc>
        <w:tc>
          <w:tcPr>
            <w:tcW w:w="236" w:type="dxa"/>
            <w:noWrap/>
            <w:hideMark/>
          </w:tcPr>
          <w:p w14:paraId="60908B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1.26085942</w:t>
            </w:r>
          </w:p>
        </w:tc>
        <w:tc>
          <w:tcPr>
            <w:tcW w:w="236" w:type="dxa"/>
            <w:noWrap/>
            <w:hideMark/>
          </w:tcPr>
          <w:p w14:paraId="244C31A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0.13349789</w:t>
            </w:r>
          </w:p>
        </w:tc>
      </w:tr>
      <w:tr w:rsidR="007F607B" w:rsidRPr="007F607B" w14:paraId="15C6C871" w14:textId="77777777" w:rsidTr="007F607B">
        <w:trPr>
          <w:trHeight w:val="20"/>
        </w:trPr>
        <w:tc>
          <w:tcPr>
            <w:tcW w:w="236" w:type="dxa"/>
            <w:noWrap/>
            <w:hideMark/>
          </w:tcPr>
          <w:p w14:paraId="4DD5BDC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BDDA68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14B385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0.01996196</w:t>
            </w:r>
          </w:p>
        </w:tc>
        <w:tc>
          <w:tcPr>
            <w:tcW w:w="236" w:type="dxa"/>
            <w:noWrap/>
            <w:hideMark/>
          </w:tcPr>
          <w:p w14:paraId="5DBDB95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4.47560605</w:t>
            </w:r>
          </w:p>
        </w:tc>
        <w:tc>
          <w:tcPr>
            <w:tcW w:w="236" w:type="dxa"/>
            <w:noWrap/>
            <w:hideMark/>
          </w:tcPr>
          <w:p w14:paraId="527B7CD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5.85491488</w:t>
            </w:r>
          </w:p>
        </w:tc>
        <w:tc>
          <w:tcPr>
            <w:tcW w:w="236" w:type="dxa"/>
            <w:noWrap/>
            <w:hideMark/>
          </w:tcPr>
          <w:p w14:paraId="66704BB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0.29661768</w:t>
            </w:r>
          </w:p>
        </w:tc>
        <w:tc>
          <w:tcPr>
            <w:tcW w:w="236" w:type="dxa"/>
            <w:noWrap/>
            <w:hideMark/>
          </w:tcPr>
          <w:p w14:paraId="7D14C9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0.29756153</w:t>
            </w:r>
          </w:p>
        </w:tc>
        <w:tc>
          <w:tcPr>
            <w:tcW w:w="236" w:type="dxa"/>
            <w:noWrap/>
            <w:hideMark/>
          </w:tcPr>
          <w:p w14:paraId="218210A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0.65066565</w:t>
            </w:r>
          </w:p>
        </w:tc>
      </w:tr>
      <w:tr w:rsidR="007F607B" w:rsidRPr="007F607B" w14:paraId="6938C449" w14:textId="77777777" w:rsidTr="007F607B">
        <w:trPr>
          <w:trHeight w:val="20"/>
        </w:trPr>
        <w:tc>
          <w:tcPr>
            <w:tcW w:w="236" w:type="dxa"/>
            <w:noWrap/>
            <w:hideMark/>
          </w:tcPr>
          <w:p w14:paraId="060459BE"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FF37476"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9C7B3A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0.03674209</w:t>
            </w:r>
          </w:p>
        </w:tc>
        <w:tc>
          <w:tcPr>
            <w:tcW w:w="236" w:type="dxa"/>
            <w:noWrap/>
            <w:hideMark/>
          </w:tcPr>
          <w:p w14:paraId="2D44C16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7.88857953</w:t>
            </w:r>
          </w:p>
        </w:tc>
        <w:tc>
          <w:tcPr>
            <w:tcW w:w="236" w:type="dxa"/>
            <w:noWrap/>
            <w:hideMark/>
          </w:tcPr>
          <w:p w14:paraId="41BC3FD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2.48887785</w:t>
            </w:r>
          </w:p>
        </w:tc>
        <w:tc>
          <w:tcPr>
            <w:tcW w:w="236" w:type="dxa"/>
            <w:noWrap/>
            <w:hideMark/>
          </w:tcPr>
          <w:p w14:paraId="6DE925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0.92347171</w:t>
            </w:r>
          </w:p>
        </w:tc>
        <w:tc>
          <w:tcPr>
            <w:tcW w:w="236" w:type="dxa"/>
            <w:noWrap/>
            <w:hideMark/>
          </w:tcPr>
          <w:p w14:paraId="24635EC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0.92330596</w:t>
            </w:r>
          </w:p>
        </w:tc>
        <w:tc>
          <w:tcPr>
            <w:tcW w:w="236" w:type="dxa"/>
            <w:noWrap/>
            <w:hideMark/>
          </w:tcPr>
          <w:p w14:paraId="133812E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0.15719276</w:t>
            </w:r>
          </w:p>
        </w:tc>
      </w:tr>
      <w:tr w:rsidR="007F607B" w:rsidRPr="007F607B" w14:paraId="1DC7764C" w14:textId="77777777" w:rsidTr="007F607B">
        <w:trPr>
          <w:trHeight w:val="20"/>
        </w:trPr>
        <w:tc>
          <w:tcPr>
            <w:tcW w:w="236" w:type="dxa"/>
            <w:noWrap/>
            <w:hideMark/>
          </w:tcPr>
          <w:p w14:paraId="41CF051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3957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A8969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0.01594176</w:t>
            </w:r>
          </w:p>
        </w:tc>
        <w:tc>
          <w:tcPr>
            <w:tcW w:w="236" w:type="dxa"/>
            <w:noWrap/>
            <w:hideMark/>
          </w:tcPr>
          <w:p w14:paraId="749845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0.12069729</w:t>
            </w:r>
          </w:p>
        </w:tc>
        <w:tc>
          <w:tcPr>
            <w:tcW w:w="236" w:type="dxa"/>
            <w:noWrap/>
            <w:hideMark/>
          </w:tcPr>
          <w:p w14:paraId="10B4B3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0.14179715</w:t>
            </w:r>
          </w:p>
        </w:tc>
        <w:tc>
          <w:tcPr>
            <w:tcW w:w="236" w:type="dxa"/>
            <w:noWrap/>
            <w:hideMark/>
          </w:tcPr>
          <w:p w14:paraId="7F4485D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0.4034354</w:t>
            </w:r>
          </w:p>
        </w:tc>
        <w:tc>
          <w:tcPr>
            <w:tcW w:w="236" w:type="dxa"/>
            <w:noWrap/>
            <w:hideMark/>
          </w:tcPr>
          <w:p w14:paraId="02CF0D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0.40343542</w:t>
            </w:r>
          </w:p>
        </w:tc>
        <w:tc>
          <w:tcPr>
            <w:tcW w:w="236" w:type="dxa"/>
            <w:noWrap/>
            <w:hideMark/>
          </w:tcPr>
          <w:p w14:paraId="5C32A3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0.5213694</w:t>
            </w:r>
          </w:p>
        </w:tc>
      </w:tr>
      <w:tr w:rsidR="007F607B" w:rsidRPr="007F607B" w14:paraId="1ED4DD66" w14:textId="77777777" w:rsidTr="007F607B">
        <w:trPr>
          <w:trHeight w:val="20"/>
        </w:trPr>
        <w:tc>
          <w:tcPr>
            <w:tcW w:w="236" w:type="dxa"/>
            <w:noWrap/>
            <w:hideMark/>
          </w:tcPr>
          <w:p w14:paraId="0811F8C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CES</w:t>
            </w:r>
          </w:p>
        </w:tc>
        <w:tc>
          <w:tcPr>
            <w:tcW w:w="236" w:type="dxa"/>
            <w:noWrap/>
            <w:hideMark/>
          </w:tcPr>
          <w:p w14:paraId="3480F85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52C37D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0.03109798</w:t>
            </w:r>
          </w:p>
        </w:tc>
        <w:tc>
          <w:tcPr>
            <w:tcW w:w="236" w:type="dxa"/>
            <w:noWrap/>
            <w:hideMark/>
          </w:tcPr>
          <w:p w14:paraId="30BD8EF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0.2152754</w:t>
            </w:r>
          </w:p>
        </w:tc>
        <w:tc>
          <w:tcPr>
            <w:tcW w:w="236" w:type="dxa"/>
            <w:noWrap/>
            <w:hideMark/>
          </w:tcPr>
          <w:p w14:paraId="732278B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0.17711983</w:t>
            </w:r>
          </w:p>
        </w:tc>
        <w:tc>
          <w:tcPr>
            <w:tcW w:w="236" w:type="dxa"/>
            <w:noWrap/>
            <w:hideMark/>
          </w:tcPr>
          <w:p w14:paraId="0C7ED0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0.23702377</w:t>
            </w:r>
          </w:p>
        </w:tc>
        <w:tc>
          <w:tcPr>
            <w:tcW w:w="236" w:type="dxa"/>
            <w:noWrap/>
            <w:hideMark/>
          </w:tcPr>
          <w:p w14:paraId="781C9F0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0.23697127</w:t>
            </w:r>
          </w:p>
        </w:tc>
        <w:tc>
          <w:tcPr>
            <w:tcW w:w="236" w:type="dxa"/>
            <w:noWrap/>
            <w:hideMark/>
          </w:tcPr>
          <w:p w14:paraId="7D0E0B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0.45370278</w:t>
            </w:r>
          </w:p>
        </w:tc>
      </w:tr>
      <w:tr w:rsidR="007F607B" w:rsidRPr="007F607B" w14:paraId="4271B3CF" w14:textId="77777777" w:rsidTr="007F607B">
        <w:trPr>
          <w:trHeight w:val="20"/>
        </w:trPr>
        <w:tc>
          <w:tcPr>
            <w:tcW w:w="236" w:type="dxa"/>
            <w:noWrap/>
            <w:hideMark/>
          </w:tcPr>
          <w:p w14:paraId="673E43B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5AB9472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0EC9F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0.01308412</w:t>
            </w:r>
          </w:p>
        </w:tc>
        <w:tc>
          <w:tcPr>
            <w:tcW w:w="236" w:type="dxa"/>
            <w:noWrap/>
            <w:hideMark/>
          </w:tcPr>
          <w:p w14:paraId="60A752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0.01037084</w:t>
            </w:r>
          </w:p>
        </w:tc>
        <w:tc>
          <w:tcPr>
            <w:tcW w:w="236" w:type="dxa"/>
            <w:noWrap/>
            <w:hideMark/>
          </w:tcPr>
          <w:p w14:paraId="0E1099E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0.00718498</w:t>
            </w:r>
          </w:p>
        </w:tc>
        <w:tc>
          <w:tcPr>
            <w:tcW w:w="236" w:type="dxa"/>
            <w:noWrap/>
            <w:hideMark/>
          </w:tcPr>
          <w:p w14:paraId="2DEBEE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0.84640334</w:t>
            </w:r>
          </w:p>
        </w:tc>
        <w:tc>
          <w:tcPr>
            <w:tcW w:w="236" w:type="dxa"/>
            <w:noWrap/>
            <w:hideMark/>
          </w:tcPr>
          <w:p w14:paraId="4F1C4ED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0.84637807</w:t>
            </w:r>
          </w:p>
        </w:tc>
        <w:tc>
          <w:tcPr>
            <w:tcW w:w="236" w:type="dxa"/>
            <w:noWrap/>
            <w:hideMark/>
          </w:tcPr>
          <w:p w14:paraId="0C08A3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0.18420053</w:t>
            </w:r>
          </w:p>
        </w:tc>
      </w:tr>
      <w:tr w:rsidR="007F607B" w:rsidRPr="007F607B" w14:paraId="4F5D835A" w14:textId="77777777" w:rsidTr="007F607B">
        <w:trPr>
          <w:trHeight w:val="20"/>
        </w:trPr>
        <w:tc>
          <w:tcPr>
            <w:tcW w:w="236" w:type="dxa"/>
            <w:noWrap/>
            <w:hideMark/>
          </w:tcPr>
          <w:p w14:paraId="1F0BDCA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Croton</w:t>
            </w:r>
          </w:p>
        </w:tc>
        <w:tc>
          <w:tcPr>
            <w:tcW w:w="236" w:type="dxa"/>
            <w:noWrap/>
            <w:hideMark/>
          </w:tcPr>
          <w:p w14:paraId="251D8F7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A15D86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0.00520383</w:t>
            </w:r>
          </w:p>
        </w:tc>
        <w:tc>
          <w:tcPr>
            <w:tcW w:w="236" w:type="dxa"/>
            <w:noWrap/>
            <w:hideMark/>
          </w:tcPr>
          <w:p w14:paraId="331B607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0.09015602</w:t>
            </w:r>
          </w:p>
        </w:tc>
        <w:tc>
          <w:tcPr>
            <w:tcW w:w="236" w:type="dxa"/>
            <w:noWrap/>
            <w:hideMark/>
          </w:tcPr>
          <w:p w14:paraId="3C4FF9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0.04584149</w:t>
            </w:r>
          </w:p>
        </w:tc>
        <w:tc>
          <w:tcPr>
            <w:tcW w:w="236" w:type="dxa"/>
            <w:noWrap/>
            <w:hideMark/>
          </w:tcPr>
          <w:p w14:paraId="632F78D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0.7706868</w:t>
            </w:r>
          </w:p>
        </w:tc>
        <w:tc>
          <w:tcPr>
            <w:tcW w:w="236" w:type="dxa"/>
            <w:noWrap/>
            <w:hideMark/>
          </w:tcPr>
          <w:p w14:paraId="2F3B35C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0.76631665</w:t>
            </w:r>
          </w:p>
        </w:tc>
        <w:tc>
          <w:tcPr>
            <w:tcW w:w="236" w:type="dxa"/>
            <w:noWrap/>
            <w:hideMark/>
          </w:tcPr>
          <w:p w14:paraId="0D8C030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0.41315199</w:t>
            </w:r>
          </w:p>
        </w:tc>
      </w:tr>
      <w:tr w:rsidR="007F607B" w:rsidRPr="007F607B" w14:paraId="4B5A8DCF" w14:textId="77777777" w:rsidTr="007F607B">
        <w:trPr>
          <w:trHeight w:val="20"/>
        </w:trPr>
        <w:tc>
          <w:tcPr>
            <w:tcW w:w="236" w:type="dxa"/>
            <w:noWrap/>
            <w:hideMark/>
          </w:tcPr>
          <w:p w14:paraId="5185030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Erysimeae</w:t>
            </w:r>
            <w:proofErr w:type="spellEnd"/>
          </w:p>
        </w:tc>
        <w:tc>
          <w:tcPr>
            <w:tcW w:w="236" w:type="dxa"/>
            <w:noWrap/>
            <w:hideMark/>
          </w:tcPr>
          <w:p w14:paraId="76D26D5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1B8E91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0.02629642</w:t>
            </w:r>
          </w:p>
        </w:tc>
        <w:tc>
          <w:tcPr>
            <w:tcW w:w="236" w:type="dxa"/>
            <w:noWrap/>
            <w:hideMark/>
          </w:tcPr>
          <w:p w14:paraId="2DD1D1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0.46829282</w:t>
            </w:r>
          </w:p>
        </w:tc>
        <w:tc>
          <w:tcPr>
            <w:tcW w:w="236" w:type="dxa"/>
            <w:noWrap/>
            <w:hideMark/>
          </w:tcPr>
          <w:p w14:paraId="655DCD7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0.2540812</w:t>
            </w:r>
          </w:p>
        </w:tc>
        <w:tc>
          <w:tcPr>
            <w:tcW w:w="236" w:type="dxa"/>
            <w:noWrap/>
            <w:hideMark/>
          </w:tcPr>
          <w:p w14:paraId="5A9F91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0.3826006</w:t>
            </w:r>
          </w:p>
        </w:tc>
        <w:tc>
          <w:tcPr>
            <w:tcW w:w="236" w:type="dxa"/>
            <w:noWrap/>
            <w:hideMark/>
          </w:tcPr>
          <w:p w14:paraId="36B06F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0.38258291</w:t>
            </w:r>
          </w:p>
        </w:tc>
        <w:tc>
          <w:tcPr>
            <w:tcW w:w="236" w:type="dxa"/>
            <w:noWrap/>
            <w:hideMark/>
          </w:tcPr>
          <w:p w14:paraId="29A8CA0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0.27579276</w:t>
            </w:r>
          </w:p>
        </w:tc>
      </w:tr>
      <w:tr w:rsidR="007F607B" w:rsidRPr="007F607B" w14:paraId="1792C4EA" w14:textId="77777777" w:rsidTr="007F607B">
        <w:trPr>
          <w:trHeight w:val="20"/>
        </w:trPr>
        <w:tc>
          <w:tcPr>
            <w:tcW w:w="236" w:type="dxa"/>
            <w:noWrap/>
            <w:hideMark/>
          </w:tcPr>
          <w:p w14:paraId="6BFF2B4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72CC81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C041C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0.04985159</w:t>
            </w:r>
          </w:p>
        </w:tc>
        <w:tc>
          <w:tcPr>
            <w:tcW w:w="236" w:type="dxa"/>
            <w:noWrap/>
            <w:hideMark/>
          </w:tcPr>
          <w:p w14:paraId="54CDE7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0.83170587</w:t>
            </w:r>
          </w:p>
        </w:tc>
        <w:tc>
          <w:tcPr>
            <w:tcW w:w="236" w:type="dxa"/>
            <w:noWrap/>
            <w:hideMark/>
          </w:tcPr>
          <w:p w14:paraId="7A41949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1.69564046</w:t>
            </w:r>
          </w:p>
        </w:tc>
        <w:tc>
          <w:tcPr>
            <w:tcW w:w="236" w:type="dxa"/>
            <w:noWrap/>
            <w:hideMark/>
          </w:tcPr>
          <w:p w14:paraId="40EE096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0.28977824</w:t>
            </w:r>
          </w:p>
        </w:tc>
        <w:tc>
          <w:tcPr>
            <w:tcW w:w="236" w:type="dxa"/>
            <w:noWrap/>
            <w:hideMark/>
          </w:tcPr>
          <w:p w14:paraId="06EC404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0.28108604</w:t>
            </w:r>
          </w:p>
        </w:tc>
        <w:tc>
          <w:tcPr>
            <w:tcW w:w="236" w:type="dxa"/>
            <w:noWrap/>
            <w:hideMark/>
          </w:tcPr>
          <w:p w14:paraId="306B185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1.0628657</w:t>
            </w:r>
          </w:p>
        </w:tc>
      </w:tr>
      <w:tr w:rsidR="007F607B" w:rsidRPr="007F607B" w14:paraId="5B96A2DF" w14:textId="77777777" w:rsidTr="007F607B">
        <w:trPr>
          <w:trHeight w:val="20"/>
        </w:trPr>
        <w:tc>
          <w:tcPr>
            <w:tcW w:w="236" w:type="dxa"/>
            <w:noWrap/>
            <w:hideMark/>
          </w:tcPr>
          <w:p w14:paraId="7498F4A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AEEE551"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9E019E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0.22596614</w:t>
            </w:r>
          </w:p>
        </w:tc>
        <w:tc>
          <w:tcPr>
            <w:tcW w:w="236" w:type="dxa"/>
            <w:noWrap/>
            <w:hideMark/>
          </w:tcPr>
          <w:p w14:paraId="154DDB8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0.06583692</w:t>
            </w:r>
          </w:p>
        </w:tc>
        <w:tc>
          <w:tcPr>
            <w:tcW w:w="236" w:type="dxa"/>
            <w:noWrap/>
            <w:hideMark/>
          </w:tcPr>
          <w:p w14:paraId="66EC920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0.11351424</w:t>
            </w:r>
          </w:p>
        </w:tc>
        <w:tc>
          <w:tcPr>
            <w:tcW w:w="236" w:type="dxa"/>
            <w:noWrap/>
            <w:hideMark/>
          </w:tcPr>
          <w:p w14:paraId="1CAA0BC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0.36789401</w:t>
            </w:r>
          </w:p>
        </w:tc>
        <w:tc>
          <w:tcPr>
            <w:tcW w:w="236" w:type="dxa"/>
            <w:noWrap/>
            <w:hideMark/>
          </w:tcPr>
          <w:p w14:paraId="42929BD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0.36647704</w:t>
            </w:r>
          </w:p>
        </w:tc>
        <w:tc>
          <w:tcPr>
            <w:tcW w:w="236" w:type="dxa"/>
            <w:noWrap/>
            <w:hideMark/>
          </w:tcPr>
          <w:p w14:paraId="0D71A36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0.88562114</w:t>
            </w:r>
          </w:p>
        </w:tc>
      </w:tr>
      <w:tr w:rsidR="007F607B" w:rsidRPr="007F607B" w14:paraId="6663FFE9" w14:textId="77777777" w:rsidTr="007F607B">
        <w:trPr>
          <w:trHeight w:val="20"/>
        </w:trPr>
        <w:tc>
          <w:tcPr>
            <w:tcW w:w="236" w:type="dxa"/>
            <w:noWrap/>
            <w:hideMark/>
          </w:tcPr>
          <w:p w14:paraId="3CF339E6"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A01142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6700A9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0.0024349</w:t>
            </w:r>
          </w:p>
        </w:tc>
        <w:tc>
          <w:tcPr>
            <w:tcW w:w="236" w:type="dxa"/>
            <w:noWrap/>
            <w:hideMark/>
          </w:tcPr>
          <w:p w14:paraId="43523F0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0.03530129</w:t>
            </w:r>
          </w:p>
        </w:tc>
        <w:tc>
          <w:tcPr>
            <w:tcW w:w="236" w:type="dxa"/>
            <w:noWrap/>
            <w:hideMark/>
          </w:tcPr>
          <w:p w14:paraId="4549E8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0.01030294</w:t>
            </w:r>
          </w:p>
        </w:tc>
        <w:tc>
          <w:tcPr>
            <w:tcW w:w="236" w:type="dxa"/>
            <w:noWrap/>
            <w:hideMark/>
          </w:tcPr>
          <w:p w14:paraId="3F7AD5E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1.16120073</w:t>
            </w:r>
          </w:p>
        </w:tc>
        <w:tc>
          <w:tcPr>
            <w:tcW w:w="236" w:type="dxa"/>
            <w:noWrap/>
            <w:hideMark/>
          </w:tcPr>
          <w:p w14:paraId="666D8D2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1.15773544</w:t>
            </w:r>
          </w:p>
        </w:tc>
        <w:tc>
          <w:tcPr>
            <w:tcW w:w="236" w:type="dxa"/>
            <w:noWrap/>
            <w:hideMark/>
          </w:tcPr>
          <w:p w14:paraId="13CE24B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0.14694208</w:t>
            </w:r>
          </w:p>
        </w:tc>
      </w:tr>
      <w:tr w:rsidR="007F607B" w:rsidRPr="007F607B" w14:paraId="1AC35160" w14:textId="77777777" w:rsidTr="007F607B">
        <w:trPr>
          <w:trHeight w:val="20"/>
        </w:trPr>
        <w:tc>
          <w:tcPr>
            <w:tcW w:w="236" w:type="dxa"/>
            <w:noWrap/>
            <w:hideMark/>
          </w:tcPr>
          <w:p w14:paraId="255D6FA7"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123A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7106F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0.00206782</w:t>
            </w:r>
          </w:p>
        </w:tc>
        <w:tc>
          <w:tcPr>
            <w:tcW w:w="236" w:type="dxa"/>
            <w:noWrap/>
            <w:hideMark/>
          </w:tcPr>
          <w:p w14:paraId="0C8B472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0.02340999</w:t>
            </w:r>
          </w:p>
        </w:tc>
        <w:tc>
          <w:tcPr>
            <w:tcW w:w="236" w:type="dxa"/>
            <w:noWrap/>
            <w:hideMark/>
          </w:tcPr>
          <w:p w14:paraId="5634622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0.01917063</w:t>
            </w:r>
          </w:p>
        </w:tc>
        <w:tc>
          <w:tcPr>
            <w:tcW w:w="236" w:type="dxa"/>
            <w:noWrap/>
            <w:hideMark/>
          </w:tcPr>
          <w:p w14:paraId="32A64F9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0.84083463</w:t>
            </w:r>
          </w:p>
        </w:tc>
        <w:tc>
          <w:tcPr>
            <w:tcW w:w="236" w:type="dxa"/>
            <w:noWrap/>
            <w:hideMark/>
          </w:tcPr>
          <w:p w14:paraId="3148B43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0.81014619</w:t>
            </w:r>
          </w:p>
        </w:tc>
        <w:tc>
          <w:tcPr>
            <w:tcW w:w="236" w:type="dxa"/>
            <w:noWrap/>
            <w:hideMark/>
          </w:tcPr>
          <w:p w14:paraId="4D358F3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0.41462109</w:t>
            </w:r>
          </w:p>
        </w:tc>
      </w:tr>
      <w:tr w:rsidR="007F607B" w:rsidRPr="007F607B" w14:paraId="4EC87093" w14:textId="77777777" w:rsidTr="007F607B">
        <w:trPr>
          <w:trHeight w:val="20"/>
        </w:trPr>
        <w:tc>
          <w:tcPr>
            <w:tcW w:w="236" w:type="dxa"/>
            <w:noWrap/>
            <w:hideMark/>
          </w:tcPr>
          <w:p w14:paraId="52158C0B"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FAA565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4C01B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0.01954472</w:t>
            </w:r>
          </w:p>
        </w:tc>
        <w:tc>
          <w:tcPr>
            <w:tcW w:w="236" w:type="dxa"/>
            <w:noWrap/>
            <w:hideMark/>
          </w:tcPr>
          <w:p w14:paraId="38F973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0.29542962</w:t>
            </w:r>
          </w:p>
        </w:tc>
        <w:tc>
          <w:tcPr>
            <w:tcW w:w="236" w:type="dxa"/>
            <w:noWrap/>
            <w:hideMark/>
          </w:tcPr>
          <w:p w14:paraId="54DF57F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0.14374822</w:t>
            </w:r>
          </w:p>
        </w:tc>
        <w:tc>
          <w:tcPr>
            <w:tcW w:w="236" w:type="dxa"/>
            <w:noWrap/>
            <w:hideMark/>
          </w:tcPr>
          <w:p w14:paraId="173EF87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0.23146351</w:t>
            </w:r>
          </w:p>
        </w:tc>
        <w:tc>
          <w:tcPr>
            <w:tcW w:w="236" w:type="dxa"/>
            <w:noWrap/>
            <w:hideMark/>
          </w:tcPr>
          <w:p w14:paraId="65CF0DF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0.19360034</w:t>
            </w:r>
          </w:p>
        </w:tc>
        <w:tc>
          <w:tcPr>
            <w:tcW w:w="236" w:type="dxa"/>
            <w:noWrap/>
            <w:hideMark/>
          </w:tcPr>
          <w:p w14:paraId="535714D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0.27538873</w:t>
            </w:r>
          </w:p>
        </w:tc>
      </w:tr>
      <w:tr w:rsidR="007F607B" w:rsidRPr="007F607B" w14:paraId="5F0E8D3E" w14:textId="77777777" w:rsidTr="007F607B">
        <w:trPr>
          <w:trHeight w:val="20"/>
        </w:trPr>
        <w:tc>
          <w:tcPr>
            <w:tcW w:w="236" w:type="dxa"/>
            <w:noWrap/>
            <w:hideMark/>
          </w:tcPr>
          <w:p w14:paraId="7A938EC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Hypericum</w:t>
            </w:r>
          </w:p>
        </w:tc>
        <w:tc>
          <w:tcPr>
            <w:tcW w:w="236" w:type="dxa"/>
            <w:noWrap/>
            <w:hideMark/>
          </w:tcPr>
          <w:p w14:paraId="09D8ED77"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21AB63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0.01477116</w:t>
            </w:r>
          </w:p>
        </w:tc>
        <w:tc>
          <w:tcPr>
            <w:tcW w:w="236" w:type="dxa"/>
            <w:noWrap/>
            <w:hideMark/>
          </w:tcPr>
          <w:p w14:paraId="35CE0AF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0.51092575</w:t>
            </w:r>
          </w:p>
        </w:tc>
        <w:tc>
          <w:tcPr>
            <w:tcW w:w="236" w:type="dxa"/>
            <w:noWrap/>
            <w:hideMark/>
          </w:tcPr>
          <w:p w14:paraId="3C887B0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0.02165941</w:t>
            </w:r>
          </w:p>
        </w:tc>
        <w:tc>
          <w:tcPr>
            <w:tcW w:w="236" w:type="dxa"/>
            <w:noWrap/>
            <w:hideMark/>
          </w:tcPr>
          <w:p w14:paraId="5AE4A3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0.96028264</w:t>
            </w:r>
          </w:p>
        </w:tc>
        <w:tc>
          <w:tcPr>
            <w:tcW w:w="236" w:type="dxa"/>
            <w:noWrap/>
            <w:hideMark/>
          </w:tcPr>
          <w:p w14:paraId="1068A99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0.95859674</w:t>
            </w:r>
          </w:p>
        </w:tc>
        <w:tc>
          <w:tcPr>
            <w:tcW w:w="236" w:type="dxa"/>
            <w:noWrap/>
            <w:hideMark/>
          </w:tcPr>
          <w:p w14:paraId="1A3E31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0.02420785</w:t>
            </w:r>
          </w:p>
        </w:tc>
      </w:tr>
      <w:tr w:rsidR="007F607B" w:rsidRPr="007F607B" w14:paraId="3296257E" w14:textId="77777777" w:rsidTr="007F607B">
        <w:trPr>
          <w:trHeight w:val="20"/>
        </w:trPr>
        <w:tc>
          <w:tcPr>
            <w:tcW w:w="236" w:type="dxa"/>
            <w:noWrap/>
            <w:hideMark/>
          </w:tcPr>
          <w:p w14:paraId="4C4D612F"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9623D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DEA9C5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0.18862287</w:t>
            </w:r>
          </w:p>
        </w:tc>
        <w:tc>
          <w:tcPr>
            <w:tcW w:w="236" w:type="dxa"/>
            <w:noWrap/>
            <w:hideMark/>
          </w:tcPr>
          <w:p w14:paraId="3C7BB0C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13.3117024</w:t>
            </w:r>
          </w:p>
        </w:tc>
        <w:tc>
          <w:tcPr>
            <w:tcW w:w="236" w:type="dxa"/>
            <w:noWrap/>
            <w:hideMark/>
          </w:tcPr>
          <w:p w14:paraId="7038DA7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9.94213578</w:t>
            </w:r>
          </w:p>
        </w:tc>
        <w:tc>
          <w:tcPr>
            <w:tcW w:w="236" w:type="dxa"/>
            <w:noWrap/>
            <w:hideMark/>
          </w:tcPr>
          <w:p w14:paraId="5021045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0.24430586</w:t>
            </w:r>
          </w:p>
        </w:tc>
        <w:tc>
          <w:tcPr>
            <w:tcW w:w="236" w:type="dxa"/>
            <w:noWrap/>
            <w:hideMark/>
          </w:tcPr>
          <w:p w14:paraId="1DAFFE4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0.24389481</w:t>
            </w:r>
          </w:p>
        </w:tc>
        <w:tc>
          <w:tcPr>
            <w:tcW w:w="236" w:type="dxa"/>
            <w:noWrap/>
            <w:hideMark/>
          </w:tcPr>
          <w:p w14:paraId="03BADBFD"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0.37283729</w:t>
            </w:r>
          </w:p>
        </w:tc>
      </w:tr>
      <w:tr w:rsidR="007F607B" w:rsidRPr="007F607B" w14:paraId="6CE8EDC2" w14:textId="77777777" w:rsidTr="007F607B">
        <w:trPr>
          <w:trHeight w:val="20"/>
        </w:trPr>
        <w:tc>
          <w:tcPr>
            <w:tcW w:w="236" w:type="dxa"/>
            <w:noWrap/>
            <w:hideMark/>
          </w:tcPr>
          <w:p w14:paraId="45292F89"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Lupinus</w:t>
            </w:r>
          </w:p>
        </w:tc>
        <w:tc>
          <w:tcPr>
            <w:tcW w:w="236" w:type="dxa"/>
            <w:noWrap/>
            <w:hideMark/>
          </w:tcPr>
          <w:p w14:paraId="58116FAA"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FF59E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0.07555048</w:t>
            </w:r>
          </w:p>
        </w:tc>
        <w:tc>
          <w:tcPr>
            <w:tcW w:w="236" w:type="dxa"/>
            <w:noWrap/>
            <w:hideMark/>
          </w:tcPr>
          <w:p w14:paraId="7CDCFA9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0.03150713</w:t>
            </w:r>
          </w:p>
        </w:tc>
        <w:tc>
          <w:tcPr>
            <w:tcW w:w="236" w:type="dxa"/>
            <w:noWrap/>
            <w:hideMark/>
          </w:tcPr>
          <w:p w14:paraId="4485B54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0.12334068</w:t>
            </w:r>
          </w:p>
        </w:tc>
        <w:tc>
          <w:tcPr>
            <w:tcW w:w="236" w:type="dxa"/>
            <w:noWrap/>
            <w:hideMark/>
          </w:tcPr>
          <w:p w14:paraId="5887BFD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38.3543687</w:t>
            </w:r>
          </w:p>
        </w:tc>
        <w:tc>
          <w:tcPr>
            <w:tcW w:w="236" w:type="dxa"/>
            <w:noWrap/>
            <w:hideMark/>
          </w:tcPr>
          <w:p w14:paraId="6AD7F95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0.74860672</w:t>
            </w:r>
          </w:p>
        </w:tc>
        <w:tc>
          <w:tcPr>
            <w:tcW w:w="236" w:type="dxa"/>
            <w:noWrap/>
            <w:hideMark/>
          </w:tcPr>
          <w:p w14:paraId="7A85751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0.90423352</w:t>
            </w:r>
          </w:p>
        </w:tc>
      </w:tr>
      <w:tr w:rsidR="007F607B" w:rsidRPr="007F607B" w14:paraId="37DFF736" w14:textId="77777777" w:rsidTr="007F607B">
        <w:trPr>
          <w:trHeight w:val="20"/>
        </w:trPr>
        <w:tc>
          <w:tcPr>
            <w:tcW w:w="236" w:type="dxa"/>
            <w:noWrap/>
            <w:hideMark/>
          </w:tcPr>
          <w:p w14:paraId="3EF60A90"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FFFFD1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A9E5A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0.02658251</w:t>
            </w:r>
          </w:p>
        </w:tc>
        <w:tc>
          <w:tcPr>
            <w:tcW w:w="236" w:type="dxa"/>
            <w:noWrap/>
            <w:hideMark/>
          </w:tcPr>
          <w:p w14:paraId="4809F64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0.12977973</w:t>
            </w:r>
          </w:p>
        </w:tc>
        <w:tc>
          <w:tcPr>
            <w:tcW w:w="236" w:type="dxa"/>
            <w:noWrap/>
            <w:hideMark/>
          </w:tcPr>
          <w:p w14:paraId="413970D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0.02650575</w:t>
            </w:r>
          </w:p>
        </w:tc>
        <w:tc>
          <w:tcPr>
            <w:tcW w:w="236" w:type="dxa"/>
            <w:noWrap/>
            <w:hideMark/>
          </w:tcPr>
          <w:p w14:paraId="53AB7F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0.8319011</w:t>
            </w:r>
          </w:p>
        </w:tc>
        <w:tc>
          <w:tcPr>
            <w:tcW w:w="236" w:type="dxa"/>
            <w:noWrap/>
            <w:hideMark/>
          </w:tcPr>
          <w:p w14:paraId="75532AD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0.8271431</w:t>
            </w:r>
          </w:p>
        </w:tc>
        <w:tc>
          <w:tcPr>
            <w:tcW w:w="236" w:type="dxa"/>
            <w:noWrap/>
            <w:hideMark/>
          </w:tcPr>
          <w:p w14:paraId="12A0A4D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0.10307907</w:t>
            </w:r>
          </w:p>
        </w:tc>
      </w:tr>
      <w:tr w:rsidR="007F607B" w:rsidRPr="007F607B" w14:paraId="2086956F" w14:textId="77777777" w:rsidTr="007F607B">
        <w:trPr>
          <w:trHeight w:val="20"/>
        </w:trPr>
        <w:tc>
          <w:tcPr>
            <w:tcW w:w="236" w:type="dxa"/>
            <w:noWrap/>
            <w:hideMark/>
          </w:tcPr>
          <w:p w14:paraId="261BB42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FDBE8DC"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280F0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0.08027997</w:t>
            </w:r>
          </w:p>
        </w:tc>
        <w:tc>
          <w:tcPr>
            <w:tcW w:w="236" w:type="dxa"/>
            <w:noWrap/>
            <w:hideMark/>
          </w:tcPr>
          <w:p w14:paraId="279646C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0.01888626</w:t>
            </w:r>
          </w:p>
        </w:tc>
        <w:tc>
          <w:tcPr>
            <w:tcW w:w="236" w:type="dxa"/>
            <w:noWrap/>
            <w:hideMark/>
          </w:tcPr>
          <w:p w14:paraId="4B25D43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0.10015971</w:t>
            </w:r>
          </w:p>
        </w:tc>
        <w:tc>
          <w:tcPr>
            <w:tcW w:w="236" w:type="dxa"/>
            <w:noWrap/>
            <w:hideMark/>
          </w:tcPr>
          <w:p w14:paraId="054B8B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0.91257906</w:t>
            </w:r>
          </w:p>
        </w:tc>
        <w:tc>
          <w:tcPr>
            <w:tcW w:w="236" w:type="dxa"/>
            <w:noWrap/>
            <w:hideMark/>
          </w:tcPr>
          <w:p w14:paraId="3E3AB7E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0.66438018</w:t>
            </w:r>
          </w:p>
        </w:tc>
        <w:tc>
          <w:tcPr>
            <w:tcW w:w="236" w:type="dxa"/>
            <w:noWrap/>
            <w:hideMark/>
          </w:tcPr>
          <w:p w14:paraId="6DACFD8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2.27520612</w:t>
            </w:r>
          </w:p>
        </w:tc>
      </w:tr>
      <w:tr w:rsidR="007F607B" w:rsidRPr="007F607B" w14:paraId="3079F31B" w14:textId="77777777" w:rsidTr="007F607B">
        <w:trPr>
          <w:trHeight w:val="20"/>
        </w:trPr>
        <w:tc>
          <w:tcPr>
            <w:tcW w:w="236" w:type="dxa"/>
            <w:noWrap/>
            <w:hideMark/>
          </w:tcPr>
          <w:p w14:paraId="661F8D20"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Orobanchaceae</w:t>
            </w:r>
          </w:p>
        </w:tc>
        <w:tc>
          <w:tcPr>
            <w:tcW w:w="236" w:type="dxa"/>
            <w:noWrap/>
            <w:hideMark/>
          </w:tcPr>
          <w:p w14:paraId="6376019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128704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0.04453919</w:t>
            </w:r>
          </w:p>
        </w:tc>
        <w:tc>
          <w:tcPr>
            <w:tcW w:w="236" w:type="dxa"/>
            <w:noWrap/>
            <w:hideMark/>
          </w:tcPr>
          <w:p w14:paraId="4767120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0.1313756</w:t>
            </w:r>
          </w:p>
        </w:tc>
        <w:tc>
          <w:tcPr>
            <w:tcW w:w="236" w:type="dxa"/>
            <w:noWrap/>
            <w:hideMark/>
          </w:tcPr>
          <w:p w14:paraId="582B7B0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0.14391632</w:t>
            </w:r>
          </w:p>
        </w:tc>
        <w:tc>
          <w:tcPr>
            <w:tcW w:w="236" w:type="dxa"/>
            <w:noWrap/>
            <w:hideMark/>
          </w:tcPr>
          <w:p w14:paraId="171B5EE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0.49402435</w:t>
            </w:r>
          </w:p>
        </w:tc>
        <w:tc>
          <w:tcPr>
            <w:tcW w:w="236" w:type="dxa"/>
            <w:noWrap/>
            <w:hideMark/>
          </w:tcPr>
          <w:p w14:paraId="1014E04C"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0.49905313</w:t>
            </w:r>
          </w:p>
        </w:tc>
        <w:tc>
          <w:tcPr>
            <w:tcW w:w="236" w:type="dxa"/>
            <w:noWrap/>
            <w:hideMark/>
          </w:tcPr>
          <w:p w14:paraId="0BED7A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0.56662628</w:t>
            </w:r>
          </w:p>
        </w:tc>
      </w:tr>
      <w:tr w:rsidR="007F607B" w:rsidRPr="007F607B" w14:paraId="259376A7" w14:textId="77777777" w:rsidTr="007F607B">
        <w:trPr>
          <w:trHeight w:val="20"/>
        </w:trPr>
        <w:tc>
          <w:tcPr>
            <w:tcW w:w="236" w:type="dxa"/>
            <w:noWrap/>
            <w:hideMark/>
          </w:tcPr>
          <w:p w14:paraId="5170147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3CD37BF"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02E08E8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0.04008822</w:t>
            </w:r>
          </w:p>
        </w:tc>
        <w:tc>
          <w:tcPr>
            <w:tcW w:w="236" w:type="dxa"/>
            <w:noWrap/>
            <w:hideMark/>
          </w:tcPr>
          <w:p w14:paraId="7BC8995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3.39489086</w:t>
            </w:r>
          </w:p>
        </w:tc>
        <w:tc>
          <w:tcPr>
            <w:tcW w:w="236" w:type="dxa"/>
            <w:noWrap/>
            <w:hideMark/>
          </w:tcPr>
          <w:p w14:paraId="59AFD00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2.51189256</w:t>
            </w:r>
          </w:p>
        </w:tc>
        <w:tc>
          <w:tcPr>
            <w:tcW w:w="236" w:type="dxa"/>
            <w:noWrap/>
            <w:hideMark/>
          </w:tcPr>
          <w:p w14:paraId="48CCDEF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0.65593639</w:t>
            </w:r>
          </w:p>
        </w:tc>
        <w:tc>
          <w:tcPr>
            <w:tcW w:w="236" w:type="dxa"/>
            <w:noWrap/>
            <w:hideMark/>
          </w:tcPr>
          <w:p w14:paraId="76932AB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0.65522354</w:t>
            </w:r>
          </w:p>
        </w:tc>
        <w:tc>
          <w:tcPr>
            <w:tcW w:w="236" w:type="dxa"/>
            <w:noWrap/>
            <w:hideMark/>
          </w:tcPr>
          <w:p w14:paraId="06DB49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0.36995191</w:t>
            </w:r>
          </w:p>
        </w:tc>
      </w:tr>
      <w:tr w:rsidR="007F607B" w:rsidRPr="007F607B" w14:paraId="054C4A92" w14:textId="77777777" w:rsidTr="007F607B">
        <w:trPr>
          <w:trHeight w:val="20"/>
        </w:trPr>
        <w:tc>
          <w:tcPr>
            <w:tcW w:w="236" w:type="dxa"/>
            <w:noWrap/>
            <w:hideMark/>
          </w:tcPr>
          <w:p w14:paraId="253BB1B2"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CC902"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31585FA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0.01162336</w:t>
            </w:r>
          </w:p>
        </w:tc>
        <w:tc>
          <w:tcPr>
            <w:tcW w:w="236" w:type="dxa"/>
            <w:noWrap/>
            <w:hideMark/>
          </w:tcPr>
          <w:p w14:paraId="2659F19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0.03120088</w:t>
            </w:r>
          </w:p>
        </w:tc>
        <w:tc>
          <w:tcPr>
            <w:tcW w:w="236" w:type="dxa"/>
            <w:noWrap/>
            <w:hideMark/>
          </w:tcPr>
          <w:p w14:paraId="6397087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0.03289652</w:t>
            </w:r>
          </w:p>
        </w:tc>
        <w:tc>
          <w:tcPr>
            <w:tcW w:w="236" w:type="dxa"/>
            <w:noWrap/>
            <w:hideMark/>
          </w:tcPr>
          <w:p w14:paraId="342CEE2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1.29437833</w:t>
            </w:r>
          </w:p>
        </w:tc>
        <w:tc>
          <w:tcPr>
            <w:tcW w:w="236" w:type="dxa"/>
            <w:noWrap/>
            <w:hideMark/>
          </w:tcPr>
          <w:p w14:paraId="3AB888E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0.34390264</w:t>
            </w:r>
          </w:p>
        </w:tc>
        <w:tc>
          <w:tcPr>
            <w:tcW w:w="236" w:type="dxa"/>
            <w:noWrap/>
            <w:hideMark/>
          </w:tcPr>
          <w:p w14:paraId="546A18F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0.54184284</w:t>
            </w:r>
          </w:p>
        </w:tc>
      </w:tr>
      <w:tr w:rsidR="007F607B" w:rsidRPr="007F607B" w14:paraId="30E733D1" w14:textId="77777777" w:rsidTr="007F607B">
        <w:trPr>
          <w:trHeight w:val="20"/>
        </w:trPr>
        <w:tc>
          <w:tcPr>
            <w:tcW w:w="236" w:type="dxa"/>
            <w:noWrap/>
            <w:hideMark/>
          </w:tcPr>
          <w:p w14:paraId="5AD5752A"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Pooideae</w:t>
            </w:r>
            <w:proofErr w:type="spellEnd"/>
          </w:p>
        </w:tc>
        <w:tc>
          <w:tcPr>
            <w:tcW w:w="236" w:type="dxa"/>
            <w:noWrap/>
            <w:hideMark/>
          </w:tcPr>
          <w:p w14:paraId="49FCB9F4"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7F769C7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0.02749956</w:t>
            </w:r>
          </w:p>
        </w:tc>
        <w:tc>
          <w:tcPr>
            <w:tcW w:w="236" w:type="dxa"/>
            <w:noWrap/>
            <w:hideMark/>
          </w:tcPr>
          <w:p w14:paraId="045E088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2.3078675</w:t>
            </w:r>
          </w:p>
        </w:tc>
        <w:tc>
          <w:tcPr>
            <w:tcW w:w="236" w:type="dxa"/>
            <w:noWrap/>
            <w:hideMark/>
          </w:tcPr>
          <w:p w14:paraId="267A07F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1.82053275</w:t>
            </w:r>
          </w:p>
        </w:tc>
        <w:tc>
          <w:tcPr>
            <w:tcW w:w="236" w:type="dxa"/>
            <w:noWrap/>
            <w:hideMark/>
          </w:tcPr>
          <w:p w14:paraId="3290A8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0.59697062</w:t>
            </w:r>
          </w:p>
        </w:tc>
        <w:tc>
          <w:tcPr>
            <w:tcW w:w="236" w:type="dxa"/>
            <w:noWrap/>
            <w:hideMark/>
          </w:tcPr>
          <w:p w14:paraId="72A22C2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0.59608758</w:t>
            </w:r>
          </w:p>
        </w:tc>
        <w:tc>
          <w:tcPr>
            <w:tcW w:w="236" w:type="dxa"/>
            <w:noWrap/>
            <w:hideMark/>
          </w:tcPr>
          <w:p w14:paraId="52841A0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0.39445122</w:t>
            </w:r>
          </w:p>
        </w:tc>
      </w:tr>
      <w:tr w:rsidR="007F607B" w:rsidRPr="007F607B" w14:paraId="6D25EED2" w14:textId="77777777" w:rsidTr="007F607B">
        <w:trPr>
          <w:trHeight w:val="20"/>
        </w:trPr>
        <w:tc>
          <w:tcPr>
            <w:tcW w:w="236" w:type="dxa"/>
            <w:noWrap/>
            <w:hideMark/>
          </w:tcPr>
          <w:p w14:paraId="30BBB86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9D712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F0BA2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0.01024173</w:t>
            </w:r>
          </w:p>
        </w:tc>
        <w:tc>
          <w:tcPr>
            <w:tcW w:w="236" w:type="dxa"/>
            <w:noWrap/>
            <w:hideMark/>
          </w:tcPr>
          <w:p w14:paraId="6C6858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0.26184249</w:t>
            </w:r>
          </w:p>
        </w:tc>
        <w:tc>
          <w:tcPr>
            <w:tcW w:w="236" w:type="dxa"/>
            <w:noWrap/>
            <w:hideMark/>
          </w:tcPr>
          <w:p w14:paraId="7A1D356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0.15969248</w:t>
            </w:r>
          </w:p>
        </w:tc>
        <w:tc>
          <w:tcPr>
            <w:tcW w:w="236" w:type="dxa"/>
            <w:noWrap/>
            <w:hideMark/>
          </w:tcPr>
          <w:p w14:paraId="4D95FE9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0.69025438</w:t>
            </w:r>
          </w:p>
        </w:tc>
        <w:tc>
          <w:tcPr>
            <w:tcW w:w="236" w:type="dxa"/>
            <w:noWrap/>
            <w:hideMark/>
          </w:tcPr>
          <w:p w14:paraId="0E54C8C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0.6894189</w:t>
            </w:r>
          </w:p>
        </w:tc>
        <w:tc>
          <w:tcPr>
            <w:tcW w:w="236" w:type="dxa"/>
            <w:noWrap/>
            <w:hideMark/>
          </w:tcPr>
          <w:p w14:paraId="65A7B05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0.30677686</w:t>
            </w:r>
          </w:p>
        </w:tc>
      </w:tr>
      <w:tr w:rsidR="007F607B" w:rsidRPr="007F607B" w14:paraId="253A1158" w14:textId="77777777" w:rsidTr="007F607B">
        <w:trPr>
          <w:trHeight w:val="20"/>
        </w:trPr>
        <w:tc>
          <w:tcPr>
            <w:tcW w:w="236" w:type="dxa"/>
            <w:noWrap/>
            <w:hideMark/>
          </w:tcPr>
          <w:p w14:paraId="6347E4F9"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Rubieae</w:t>
            </w:r>
            <w:proofErr w:type="spellEnd"/>
          </w:p>
        </w:tc>
        <w:tc>
          <w:tcPr>
            <w:tcW w:w="236" w:type="dxa"/>
            <w:noWrap/>
            <w:hideMark/>
          </w:tcPr>
          <w:p w14:paraId="582819D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15754BB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0.05130808</w:t>
            </w:r>
          </w:p>
        </w:tc>
        <w:tc>
          <w:tcPr>
            <w:tcW w:w="236" w:type="dxa"/>
            <w:noWrap/>
            <w:hideMark/>
          </w:tcPr>
          <w:p w14:paraId="4FE58A4F"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1.9529575</w:t>
            </w:r>
          </w:p>
        </w:tc>
        <w:tc>
          <w:tcPr>
            <w:tcW w:w="236" w:type="dxa"/>
            <w:noWrap/>
            <w:hideMark/>
          </w:tcPr>
          <w:p w14:paraId="33F7DDB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0.74247167</w:t>
            </w:r>
          </w:p>
        </w:tc>
        <w:tc>
          <w:tcPr>
            <w:tcW w:w="236" w:type="dxa"/>
            <w:noWrap/>
            <w:hideMark/>
          </w:tcPr>
          <w:p w14:paraId="47011689"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0.63864692</w:t>
            </w:r>
          </w:p>
        </w:tc>
        <w:tc>
          <w:tcPr>
            <w:tcW w:w="236" w:type="dxa"/>
            <w:noWrap/>
            <w:hideMark/>
          </w:tcPr>
          <w:p w14:paraId="0FCA5EF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0.63598294</w:t>
            </w:r>
          </w:p>
        </w:tc>
        <w:tc>
          <w:tcPr>
            <w:tcW w:w="236" w:type="dxa"/>
            <w:noWrap/>
            <w:hideMark/>
          </w:tcPr>
          <w:p w14:paraId="61A8D68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0.19018348</w:t>
            </w:r>
          </w:p>
        </w:tc>
      </w:tr>
      <w:tr w:rsidR="007F607B" w:rsidRPr="007F607B" w14:paraId="05875D0C" w14:textId="77777777" w:rsidTr="007F607B">
        <w:trPr>
          <w:trHeight w:val="20"/>
        </w:trPr>
        <w:tc>
          <w:tcPr>
            <w:tcW w:w="236" w:type="dxa"/>
            <w:noWrap/>
            <w:hideMark/>
          </w:tcPr>
          <w:p w14:paraId="3FB827D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Salvia</w:t>
            </w:r>
          </w:p>
        </w:tc>
        <w:tc>
          <w:tcPr>
            <w:tcW w:w="236" w:type="dxa"/>
            <w:noWrap/>
            <w:hideMark/>
          </w:tcPr>
          <w:p w14:paraId="16DC8EBD"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265CAE4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0.01331045</w:t>
            </w:r>
          </w:p>
        </w:tc>
        <w:tc>
          <w:tcPr>
            <w:tcW w:w="236" w:type="dxa"/>
            <w:noWrap/>
            <w:hideMark/>
          </w:tcPr>
          <w:p w14:paraId="4C965D1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0.04983273</w:t>
            </w:r>
          </w:p>
        </w:tc>
        <w:tc>
          <w:tcPr>
            <w:tcW w:w="236" w:type="dxa"/>
            <w:noWrap/>
            <w:hideMark/>
          </w:tcPr>
          <w:p w14:paraId="3F7E14E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0.06354232</w:t>
            </w:r>
          </w:p>
        </w:tc>
        <w:tc>
          <w:tcPr>
            <w:tcW w:w="236" w:type="dxa"/>
            <w:noWrap/>
            <w:hideMark/>
          </w:tcPr>
          <w:p w14:paraId="62F4715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0.35594196</w:t>
            </w:r>
          </w:p>
        </w:tc>
        <w:tc>
          <w:tcPr>
            <w:tcW w:w="236" w:type="dxa"/>
            <w:noWrap/>
            <w:hideMark/>
          </w:tcPr>
          <w:p w14:paraId="56AD7391"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0.35594142</w:t>
            </w:r>
          </w:p>
        </w:tc>
        <w:tc>
          <w:tcPr>
            <w:tcW w:w="236" w:type="dxa"/>
            <w:noWrap/>
            <w:hideMark/>
          </w:tcPr>
          <w:p w14:paraId="573774C4"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0.61247128</w:t>
            </w:r>
          </w:p>
        </w:tc>
      </w:tr>
      <w:tr w:rsidR="007F607B" w:rsidRPr="007F607B" w14:paraId="6974B4EF" w14:textId="77777777" w:rsidTr="007F607B">
        <w:trPr>
          <w:trHeight w:val="20"/>
        </w:trPr>
        <w:tc>
          <w:tcPr>
            <w:tcW w:w="236" w:type="dxa"/>
            <w:noWrap/>
            <w:hideMark/>
          </w:tcPr>
          <w:p w14:paraId="350940AB"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Solanaceae</w:t>
            </w:r>
          </w:p>
        </w:tc>
        <w:tc>
          <w:tcPr>
            <w:tcW w:w="236" w:type="dxa"/>
            <w:noWrap/>
            <w:hideMark/>
          </w:tcPr>
          <w:p w14:paraId="3F02B983"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693A4D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0.01452606</w:t>
            </w:r>
          </w:p>
        </w:tc>
        <w:tc>
          <w:tcPr>
            <w:tcW w:w="236" w:type="dxa"/>
            <w:noWrap/>
            <w:hideMark/>
          </w:tcPr>
          <w:p w14:paraId="4926B1A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0.08909914</w:t>
            </w:r>
          </w:p>
        </w:tc>
        <w:tc>
          <w:tcPr>
            <w:tcW w:w="236" w:type="dxa"/>
            <w:noWrap/>
            <w:hideMark/>
          </w:tcPr>
          <w:p w14:paraId="6C7B2C30"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0.21376596</w:t>
            </w:r>
          </w:p>
        </w:tc>
        <w:tc>
          <w:tcPr>
            <w:tcW w:w="236" w:type="dxa"/>
            <w:noWrap/>
            <w:hideMark/>
          </w:tcPr>
          <w:p w14:paraId="4C5B0E5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0.51286719</w:t>
            </w:r>
          </w:p>
        </w:tc>
        <w:tc>
          <w:tcPr>
            <w:tcW w:w="236" w:type="dxa"/>
            <w:noWrap/>
            <w:hideMark/>
          </w:tcPr>
          <w:p w14:paraId="5C41346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0.51241156</w:t>
            </w:r>
          </w:p>
        </w:tc>
        <w:tc>
          <w:tcPr>
            <w:tcW w:w="236" w:type="dxa"/>
            <w:noWrap/>
            <w:hideMark/>
          </w:tcPr>
          <w:p w14:paraId="4C837036"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1.19297076</w:t>
            </w:r>
          </w:p>
        </w:tc>
      </w:tr>
      <w:tr w:rsidR="007F607B" w:rsidRPr="007F607B" w14:paraId="729225C7" w14:textId="77777777" w:rsidTr="007F607B">
        <w:trPr>
          <w:trHeight w:val="20"/>
        </w:trPr>
        <w:tc>
          <w:tcPr>
            <w:tcW w:w="236" w:type="dxa"/>
            <w:noWrap/>
            <w:hideMark/>
          </w:tcPr>
          <w:p w14:paraId="3D4E358D"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C693E4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6C883F9A"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0.01183425</w:t>
            </w:r>
          </w:p>
        </w:tc>
        <w:tc>
          <w:tcPr>
            <w:tcW w:w="236" w:type="dxa"/>
            <w:noWrap/>
            <w:hideMark/>
          </w:tcPr>
          <w:p w14:paraId="41FCEE2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0.03330834</w:t>
            </w:r>
          </w:p>
        </w:tc>
        <w:tc>
          <w:tcPr>
            <w:tcW w:w="236" w:type="dxa"/>
            <w:noWrap/>
            <w:hideMark/>
          </w:tcPr>
          <w:p w14:paraId="1F494E1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0.03574066</w:t>
            </w:r>
          </w:p>
        </w:tc>
        <w:tc>
          <w:tcPr>
            <w:tcW w:w="236" w:type="dxa"/>
            <w:noWrap/>
            <w:hideMark/>
          </w:tcPr>
          <w:p w14:paraId="5A44E4B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0.59469925</w:t>
            </w:r>
          </w:p>
        </w:tc>
        <w:tc>
          <w:tcPr>
            <w:tcW w:w="236" w:type="dxa"/>
            <w:noWrap/>
            <w:hideMark/>
          </w:tcPr>
          <w:p w14:paraId="200690E7"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0.63138227</w:t>
            </w:r>
          </w:p>
        </w:tc>
        <w:tc>
          <w:tcPr>
            <w:tcW w:w="236" w:type="dxa"/>
            <w:noWrap/>
            <w:hideMark/>
          </w:tcPr>
          <w:p w14:paraId="36F1BAA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0.49608885</w:t>
            </w:r>
          </w:p>
        </w:tc>
      </w:tr>
      <w:tr w:rsidR="007F607B" w:rsidRPr="007F607B" w14:paraId="74B5A154" w14:textId="77777777" w:rsidTr="007F607B">
        <w:trPr>
          <w:trHeight w:val="20"/>
        </w:trPr>
        <w:tc>
          <w:tcPr>
            <w:tcW w:w="236" w:type="dxa"/>
            <w:noWrap/>
            <w:hideMark/>
          </w:tcPr>
          <w:p w14:paraId="6BC03B53" w14:textId="77777777" w:rsidR="007F607B" w:rsidRPr="007F607B" w:rsidRDefault="007F607B" w:rsidP="007F607B">
            <w:pPr>
              <w:rPr>
                <w:rFonts w:ascii="Times New Roman" w:eastAsia="Times New Roman" w:hAnsi="Times New Roman" w:cs="Times New Roman"/>
                <w:color w:val="000000"/>
                <w:sz w:val="16"/>
                <w:szCs w:val="16"/>
                <w:lang w:val="en-CA"/>
              </w:rPr>
            </w:pPr>
            <w:proofErr w:type="spellStart"/>
            <w:r w:rsidRPr="007F607B">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B0DF0E" w14:textId="77777777" w:rsidR="007F607B" w:rsidRPr="007F607B" w:rsidRDefault="007F607B" w:rsidP="007F607B">
            <w:pPr>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perennial</w:t>
            </w:r>
          </w:p>
        </w:tc>
        <w:tc>
          <w:tcPr>
            <w:tcW w:w="236" w:type="dxa"/>
            <w:noWrap/>
            <w:hideMark/>
          </w:tcPr>
          <w:p w14:paraId="4469F853"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0.07986193</w:t>
            </w:r>
          </w:p>
        </w:tc>
        <w:tc>
          <w:tcPr>
            <w:tcW w:w="236" w:type="dxa"/>
            <w:noWrap/>
            <w:hideMark/>
          </w:tcPr>
          <w:p w14:paraId="306852A2"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0.08249061</w:t>
            </w:r>
          </w:p>
        </w:tc>
        <w:tc>
          <w:tcPr>
            <w:tcW w:w="236" w:type="dxa"/>
            <w:noWrap/>
            <w:hideMark/>
          </w:tcPr>
          <w:p w14:paraId="2D36D975"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0.12528938</w:t>
            </w:r>
          </w:p>
        </w:tc>
        <w:tc>
          <w:tcPr>
            <w:tcW w:w="236" w:type="dxa"/>
            <w:noWrap/>
            <w:hideMark/>
          </w:tcPr>
          <w:p w14:paraId="2C4137B8"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0.22268299</w:t>
            </w:r>
          </w:p>
        </w:tc>
        <w:tc>
          <w:tcPr>
            <w:tcW w:w="236" w:type="dxa"/>
            <w:noWrap/>
            <w:hideMark/>
          </w:tcPr>
          <w:p w14:paraId="5D035BFE"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0.22625942</w:t>
            </w:r>
          </w:p>
        </w:tc>
        <w:tc>
          <w:tcPr>
            <w:tcW w:w="236" w:type="dxa"/>
            <w:noWrap/>
            <w:hideMark/>
          </w:tcPr>
          <w:p w14:paraId="64ED0A6B" w14:textId="77777777" w:rsidR="007F607B" w:rsidRPr="007F607B" w:rsidRDefault="007F607B" w:rsidP="007F607B">
            <w:pPr>
              <w:jc w:val="right"/>
              <w:rPr>
                <w:rFonts w:ascii="Times New Roman" w:eastAsia="Times New Roman" w:hAnsi="Times New Roman" w:cs="Times New Roman"/>
                <w:color w:val="000000"/>
                <w:sz w:val="16"/>
                <w:szCs w:val="16"/>
                <w:lang w:val="en-CA"/>
              </w:rPr>
            </w:pPr>
            <w:r w:rsidRPr="007F607B">
              <w:rPr>
                <w:rFonts w:ascii="Times New Roman" w:eastAsia="Times New Roman" w:hAnsi="Times New Roman" w:cs="Times New Roman"/>
                <w:color w:val="000000"/>
                <w:sz w:val="16"/>
                <w:szCs w:val="16"/>
                <w:lang w:val="en-CA"/>
              </w:rPr>
              <w:t>0.81137263</w:t>
            </w:r>
          </w:p>
        </w:tc>
      </w:tr>
    </w:tbl>
    <w:p w14:paraId="1F063FC9" w14:textId="77777777" w:rsidR="00E955E4" w:rsidRPr="002B0243" w:rsidRDefault="00E955E4" w:rsidP="004C7D04">
      <w:pPr>
        <w:spacing w:line="480" w:lineRule="auto"/>
        <w:rPr>
          <w:rFonts w:ascii="Times New Roman" w:eastAsia="Times New Roman" w:hAnsi="Times New Roman" w:cs="Times New Roman"/>
          <w:iCs/>
          <w:sz w:val="24"/>
          <w:szCs w:val="24"/>
        </w:rPr>
      </w:pPr>
    </w:p>
    <w:sectPr w:rsidR="00E955E4" w:rsidRPr="002B0243" w:rsidSect="00E93FDC">
      <w:headerReference w:type="default" r:id="rId17"/>
      <w:pgSz w:w="11909" w:h="16834"/>
      <w:pgMar w:top="1440" w:right="1440" w:bottom="1797"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9" w:author="James Boyko" w:date="2022-09-12T12:05:00Z" w:initials="JB">
    <w:p w14:paraId="32E7FB5E" w14:textId="77777777" w:rsidR="00624FBA" w:rsidRDefault="00624FBA" w:rsidP="00812CB4">
      <w:r>
        <w:rPr>
          <w:rStyle w:val="CommentReference"/>
        </w:rPr>
        <w:annotationRef/>
      </w:r>
      <w:r>
        <w:rPr>
          <w:sz w:val="20"/>
          <w:szCs w:val="20"/>
        </w:rPr>
        <w:t>Should this be included? It’ll be in the special issue… So idk</w:t>
      </w:r>
    </w:p>
  </w:comment>
  <w:comment w:id="180" w:author="Thais Nogales Da Costa Vasconcelos" w:date="2022-09-17T10:59:00Z" w:initials="TNDCV">
    <w:p w14:paraId="422EC7DF" w14:textId="77777777" w:rsidR="0024386D" w:rsidRDefault="0024386D" w:rsidP="00D16F5A">
      <w:r>
        <w:rPr>
          <w:rStyle w:val="CommentReference"/>
        </w:rPr>
        <w:annotationRef/>
      </w:r>
      <w:r>
        <w:rPr>
          <w:sz w:val="20"/>
          <w:szCs w:val="20"/>
        </w:rPr>
        <w:t>I think it’s fine to delete this</w:t>
      </w:r>
    </w:p>
  </w:comment>
  <w:comment w:id="193" w:author="James Boyko" w:date="2022-09-12T14:15:00Z" w:initials="JB">
    <w:p w14:paraId="19DE409D" w14:textId="7610514B" w:rsidR="002C2F82" w:rsidRDefault="002C2F82" w:rsidP="00EA6900">
      <w:r>
        <w:rPr>
          <w:rStyle w:val="CommentReference"/>
        </w:rPr>
        <w:annotationRef/>
      </w:r>
      <w:r>
        <w:rPr>
          <w:sz w:val="20"/>
          <w:szCs w:val="20"/>
        </w:rPr>
        <w:t>needs to be updated to remove chorisporeae</w:t>
      </w:r>
    </w:p>
  </w:comment>
  <w:comment w:id="200" w:author="James Boyko" w:date="2022-09-12T14:16:00Z" w:initials="JB">
    <w:p w14:paraId="5DCBAB53" w14:textId="77777777" w:rsidR="002C2F82" w:rsidRDefault="002C2F82" w:rsidP="003A74FE">
      <w:r>
        <w:rPr>
          <w:rStyle w:val="CommentReference"/>
        </w:rPr>
        <w:annotationRef/>
      </w:r>
      <w:r>
        <w:rPr>
          <w:sz w:val="20"/>
          <w:szCs w:val="20"/>
        </w:rPr>
        <w:t>No chorisporeae</w:t>
      </w:r>
    </w:p>
  </w:comment>
  <w:comment w:id="402" w:author="Thais Nogales Da Costa Vasconcelos" w:date="2022-09-17T11:53:00Z" w:initials="TNDCV">
    <w:p w14:paraId="7746B3CB" w14:textId="77777777" w:rsidR="00BB4CBB" w:rsidRDefault="00BB4CBB" w:rsidP="001013AB">
      <w:r>
        <w:rPr>
          <w:rStyle w:val="CommentReference"/>
        </w:rPr>
        <w:annotationRef/>
      </w:r>
      <w:r>
        <w:rPr>
          <w:sz w:val="20"/>
          <w:szCs w:val="20"/>
        </w:rPr>
        <w:t>Move reference here</w:t>
      </w:r>
    </w:p>
  </w:comment>
  <w:comment w:id="422" w:author="Thais Nogales Da Costa Vasconcelos" w:date="2022-09-17T11:56:00Z" w:initials="TNDCV">
    <w:p w14:paraId="30DBE438" w14:textId="77777777" w:rsidR="00B95165" w:rsidRDefault="00B95165" w:rsidP="008C28D8">
      <w:r>
        <w:rPr>
          <w:rStyle w:val="CommentReference"/>
        </w:rPr>
        <w:annotationRef/>
      </w:r>
      <w:r>
        <w:rPr>
          <w:sz w:val="20"/>
          <w:szCs w:val="20"/>
        </w:rPr>
        <w:t>This sounds like methods, but we may need to leave it here for now</w:t>
      </w:r>
    </w:p>
  </w:comment>
  <w:comment w:id="423" w:author="Thais Nogales Da Costa Vasconcelos" w:date="2022-09-17T11:57:00Z" w:initials="TNDCV">
    <w:p w14:paraId="0A485213" w14:textId="77777777" w:rsidR="00B95165" w:rsidRDefault="00B95165" w:rsidP="001A1243">
      <w:r>
        <w:rPr>
          <w:rStyle w:val="CommentReference"/>
        </w:rPr>
        <w:annotationRef/>
      </w:r>
      <w:r>
        <w:rPr>
          <w:sz w:val="20"/>
          <w:szCs w:val="20"/>
        </w:rPr>
        <w:t>We could also move this to the caption of the figure</w:t>
      </w:r>
    </w:p>
  </w:comment>
  <w:comment w:id="524" w:author="Thais Nogales Da Costa Vasconcelos" w:date="2022-09-17T12:29:00Z" w:initials="TNDCV">
    <w:p w14:paraId="0BF2CB49" w14:textId="77777777" w:rsidR="00E47840" w:rsidRDefault="00E47840" w:rsidP="00F7128A">
      <w:r>
        <w:rPr>
          <w:rStyle w:val="CommentReference"/>
        </w:rPr>
        <w:annotationRef/>
      </w:r>
      <w:r>
        <w:rPr>
          <w:sz w:val="20"/>
          <w:szCs w:val="20"/>
        </w:rPr>
        <w:t>Are these values presented in any of the supplementary tables? Maybe we can point towards them?</w:t>
      </w:r>
    </w:p>
  </w:comment>
  <w:comment w:id="559" w:author="James Boyko" w:date="2022-09-15T13:41:00Z" w:initials="JB">
    <w:p w14:paraId="3043D1A9" w14:textId="681AEEC4" w:rsidR="004B5D34" w:rsidRDefault="004B5D34" w:rsidP="00502F5A">
      <w:r>
        <w:rPr>
          <w:rStyle w:val="CommentReference"/>
        </w:rPr>
        <w:annotationRef/>
      </w:r>
      <w:r>
        <w:rPr>
          <w:sz w:val="20"/>
          <w:szCs w:val="20"/>
        </w:rPr>
        <w:t>Still true</w:t>
      </w:r>
    </w:p>
  </w:comment>
  <w:comment w:id="562" w:author="James Boyko" w:date="2022-09-15T13:42:00Z" w:initials="JB">
    <w:p w14:paraId="4C6B2DC7" w14:textId="77777777" w:rsidR="004B5D34" w:rsidRDefault="004B5D34" w:rsidP="00C20929">
      <w:r>
        <w:rPr>
          <w:rStyle w:val="CommentReference"/>
        </w:rPr>
        <w:annotationRef/>
      </w:r>
      <w:r>
        <w:rPr>
          <w:sz w:val="20"/>
          <w:szCs w:val="20"/>
        </w:rPr>
        <w:t>AI is now significant.</w:t>
      </w:r>
    </w:p>
  </w:comment>
  <w:comment w:id="575" w:author="James Boyko" w:date="2022-09-15T13:43:00Z" w:initials="JB">
    <w:p w14:paraId="1B394CA4" w14:textId="77777777" w:rsidR="00E67CF5" w:rsidRDefault="00E67CF5" w:rsidP="007A2D67">
      <w:r>
        <w:rPr>
          <w:rStyle w:val="CommentReference"/>
        </w:rPr>
        <w:annotationRef/>
      </w:r>
      <w:r>
        <w:rPr>
          <w:sz w:val="20"/>
          <w:szCs w:val="20"/>
        </w:rPr>
        <w:t>Still true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E7FB5E" w15:done="0"/>
  <w15:commentEx w15:paraId="422EC7DF" w15:paraIdParent="32E7FB5E" w15:done="0"/>
  <w15:commentEx w15:paraId="19DE409D" w15:done="1"/>
  <w15:commentEx w15:paraId="5DCBAB53" w15:done="1"/>
  <w15:commentEx w15:paraId="7746B3CB" w15:done="0"/>
  <w15:commentEx w15:paraId="30DBE438" w15:done="0"/>
  <w15:commentEx w15:paraId="0A485213" w15:paraIdParent="30DBE438" w15:done="0"/>
  <w15:commentEx w15:paraId="0BF2CB49" w15:done="0"/>
  <w15:commentEx w15:paraId="3043D1A9" w15:done="0"/>
  <w15:commentEx w15:paraId="4C6B2DC7" w15:done="0"/>
  <w15:commentEx w15:paraId="1B394C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99EF7" w16cex:dateUtc="2022-09-12T16:05:00Z"/>
  <w16cex:commentExtensible w16cex:durableId="26D0270F" w16cex:dateUtc="2022-09-17T14:59:00Z"/>
  <w16cex:commentExtensible w16cex:durableId="26C9BD87" w16cex:dateUtc="2022-09-12T18:15:00Z"/>
  <w16cex:commentExtensible w16cex:durableId="26C9BDC6" w16cex:dateUtc="2022-09-12T18:16:00Z"/>
  <w16cex:commentExtensible w16cex:durableId="26D033BB" w16cex:dateUtc="2022-09-17T15:53:00Z"/>
  <w16cex:commentExtensible w16cex:durableId="26D0348A" w16cex:dateUtc="2022-09-17T15:56:00Z"/>
  <w16cex:commentExtensible w16cex:durableId="26D034BA" w16cex:dateUtc="2022-09-17T15:57:00Z"/>
  <w16cex:commentExtensible w16cex:durableId="26D03C1C" w16cex:dateUtc="2022-09-17T16:29:00Z"/>
  <w16cex:commentExtensible w16cex:durableId="26CDAA1B" w16cex:dateUtc="2022-09-15T17:41:00Z"/>
  <w16cex:commentExtensible w16cex:durableId="26CDAA28" w16cex:dateUtc="2022-09-15T17:42:00Z"/>
  <w16cex:commentExtensible w16cex:durableId="26CDAA70" w16cex:dateUtc="2022-09-15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E7FB5E" w16cid:durableId="26C99EF7"/>
  <w16cid:commentId w16cid:paraId="422EC7DF" w16cid:durableId="26D0270F"/>
  <w16cid:commentId w16cid:paraId="19DE409D" w16cid:durableId="26C9BD87"/>
  <w16cid:commentId w16cid:paraId="5DCBAB53" w16cid:durableId="26C9BDC6"/>
  <w16cid:commentId w16cid:paraId="7746B3CB" w16cid:durableId="26D033BB"/>
  <w16cid:commentId w16cid:paraId="30DBE438" w16cid:durableId="26D0348A"/>
  <w16cid:commentId w16cid:paraId="0A485213" w16cid:durableId="26D034BA"/>
  <w16cid:commentId w16cid:paraId="0BF2CB49" w16cid:durableId="26D03C1C"/>
  <w16cid:commentId w16cid:paraId="3043D1A9" w16cid:durableId="26CDAA1B"/>
  <w16cid:commentId w16cid:paraId="4C6B2DC7" w16cid:durableId="26CDAA28"/>
  <w16cid:commentId w16cid:paraId="1B394CA4" w16cid:durableId="26CDAA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EA7D" w14:textId="77777777" w:rsidR="00C41D9E" w:rsidRDefault="00C41D9E">
      <w:pPr>
        <w:spacing w:line="240" w:lineRule="auto"/>
      </w:pPr>
      <w:r>
        <w:separator/>
      </w:r>
    </w:p>
  </w:endnote>
  <w:endnote w:type="continuationSeparator" w:id="0">
    <w:p w14:paraId="7B9FDF47" w14:textId="77777777" w:rsidR="00C41D9E" w:rsidRDefault="00C41D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FrutigerLTSt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41358" w14:textId="77777777" w:rsidR="00C41D9E" w:rsidRDefault="00C41D9E">
      <w:pPr>
        <w:spacing w:line="240" w:lineRule="auto"/>
      </w:pPr>
      <w:r>
        <w:separator/>
      </w:r>
    </w:p>
  </w:footnote>
  <w:footnote w:type="continuationSeparator" w:id="0">
    <w:p w14:paraId="119EFECE" w14:textId="77777777" w:rsidR="00C41D9E" w:rsidRDefault="00C41D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11BF"/>
    <w:multiLevelType w:val="hybridMultilevel"/>
    <w:tmpl w:val="B142D4C2"/>
    <w:lvl w:ilvl="0" w:tplc="30905B5E">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1"/>
  </w:num>
  <w:num w:numId="2" w16cid:durableId="17461478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ais Nogales Da Costa Vasconcelos">
    <w15:presenceInfo w15:providerId="AD" w15:userId="S::tvasc@uark.edu::0427a4f4-bdfc-4a6e-82d3-7c4c2a2d3385"/>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4581"/>
    <w:rsid w:val="00011E2F"/>
    <w:rsid w:val="00017C6F"/>
    <w:rsid w:val="000222D3"/>
    <w:rsid w:val="000227C2"/>
    <w:rsid w:val="00022C55"/>
    <w:rsid w:val="000246CC"/>
    <w:rsid w:val="00027A78"/>
    <w:rsid w:val="00032909"/>
    <w:rsid w:val="0005033D"/>
    <w:rsid w:val="00050FCF"/>
    <w:rsid w:val="00066D82"/>
    <w:rsid w:val="00072741"/>
    <w:rsid w:val="000A424E"/>
    <w:rsid w:val="000B509B"/>
    <w:rsid w:val="000C37F8"/>
    <w:rsid w:val="000E1327"/>
    <w:rsid w:val="000F50D1"/>
    <w:rsid w:val="000F603D"/>
    <w:rsid w:val="00111650"/>
    <w:rsid w:val="00115206"/>
    <w:rsid w:val="001217D1"/>
    <w:rsid w:val="00171585"/>
    <w:rsid w:val="001804C9"/>
    <w:rsid w:val="00185A83"/>
    <w:rsid w:val="00193932"/>
    <w:rsid w:val="001B2C1B"/>
    <w:rsid w:val="001C3B1B"/>
    <w:rsid w:val="001C6DA2"/>
    <w:rsid w:val="001D38F4"/>
    <w:rsid w:val="001D6307"/>
    <w:rsid w:val="001D6A67"/>
    <w:rsid w:val="001D7743"/>
    <w:rsid w:val="001F5671"/>
    <w:rsid w:val="001F7ADC"/>
    <w:rsid w:val="00215FCE"/>
    <w:rsid w:val="00220174"/>
    <w:rsid w:val="00235AC8"/>
    <w:rsid w:val="00242A77"/>
    <w:rsid w:val="0024386D"/>
    <w:rsid w:val="00275D46"/>
    <w:rsid w:val="002937B6"/>
    <w:rsid w:val="002A4226"/>
    <w:rsid w:val="002B0243"/>
    <w:rsid w:val="002C2F82"/>
    <w:rsid w:val="002D3571"/>
    <w:rsid w:val="002D4EAD"/>
    <w:rsid w:val="002E793B"/>
    <w:rsid w:val="002F712F"/>
    <w:rsid w:val="002F7537"/>
    <w:rsid w:val="003003F1"/>
    <w:rsid w:val="0030397E"/>
    <w:rsid w:val="003077DC"/>
    <w:rsid w:val="0031075A"/>
    <w:rsid w:val="003150C1"/>
    <w:rsid w:val="00323E5E"/>
    <w:rsid w:val="00333E66"/>
    <w:rsid w:val="00340ED3"/>
    <w:rsid w:val="00347524"/>
    <w:rsid w:val="0035515B"/>
    <w:rsid w:val="00364615"/>
    <w:rsid w:val="00364E26"/>
    <w:rsid w:val="00365289"/>
    <w:rsid w:val="003908C7"/>
    <w:rsid w:val="00392FBD"/>
    <w:rsid w:val="003A6728"/>
    <w:rsid w:val="003B3F2A"/>
    <w:rsid w:val="003B53F2"/>
    <w:rsid w:val="003B58B4"/>
    <w:rsid w:val="003B6BAD"/>
    <w:rsid w:val="003C53D0"/>
    <w:rsid w:val="003D1594"/>
    <w:rsid w:val="003E6743"/>
    <w:rsid w:val="003F1A7C"/>
    <w:rsid w:val="003F7713"/>
    <w:rsid w:val="00412056"/>
    <w:rsid w:val="00416A93"/>
    <w:rsid w:val="00420C47"/>
    <w:rsid w:val="00421013"/>
    <w:rsid w:val="00435698"/>
    <w:rsid w:val="004426AF"/>
    <w:rsid w:val="00452F06"/>
    <w:rsid w:val="00456088"/>
    <w:rsid w:val="00471B6E"/>
    <w:rsid w:val="00481BFA"/>
    <w:rsid w:val="00495127"/>
    <w:rsid w:val="004A3F9A"/>
    <w:rsid w:val="004B0A65"/>
    <w:rsid w:val="004B5D34"/>
    <w:rsid w:val="004C475A"/>
    <w:rsid w:val="004C69DF"/>
    <w:rsid w:val="004C7D04"/>
    <w:rsid w:val="004D180F"/>
    <w:rsid w:val="004F7A48"/>
    <w:rsid w:val="005225D4"/>
    <w:rsid w:val="005303A1"/>
    <w:rsid w:val="005464AF"/>
    <w:rsid w:val="00553E33"/>
    <w:rsid w:val="005569C1"/>
    <w:rsid w:val="0056140C"/>
    <w:rsid w:val="005C26D6"/>
    <w:rsid w:val="005D76F3"/>
    <w:rsid w:val="005E629A"/>
    <w:rsid w:val="00624FBA"/>
    <w:rsid w:val="00625277"/>
    <w:rsid w:val="00636091"/>
    <w:rsid w:val="00644C99"/>
    <w:rsid w:val="00682E97"/>
    <w:rsid w:val="00692DAA"/>
    <w:rsid w:val="006B4F80"/>
    <w:rsid w:val="006D4BF1"/>
    <w:rsid w:val="006D63A1"/>
    <w:rsid w:val="006F5A4F"/>
    <w:rsid w:val="006F5C75"/>
    <w:rsid w:val="00717360"/>
    <w:rsid w:val="00723C82"/>
    <w:rsid w:val="007426C1"/>
    <w:rsid w:val="00742D83"/>
    <w:rsid w:val="00751E88"/>
    <w:rsid w:val="0075684E"/>
    <w:rsid w:val="00756F8B"/>
    <w:rsid w:val="007614BF"/>
    <w:rsid w:val="00771CC3"/>
    <w:rsid w:val="00782C8D"/>
    <w:rsid w:val="0078768E"/>
    <w:rsid w:val="007B3671"/>
    <w:rsid w:val="007B7539"/>
    <w:rsid w:val="007D223D"/>
    <w:rsid w:val="007D2742"/>
    <w:rsid w:val="007D7673"/>
    <w:rsid w:val="007E0145"/>
    <w:rsid w:val="007F607B"/>
    <w:rsid w:val="007F6C42"/>
    <w:rsid w:val="00805C52"/>
    <w:rsid w:val="0081761E"/>
    <w:rsid w:val="00834385"/>
    <w:rsid w:val="0084643B"/>
    <w:rsid w:val="00847C6F"/>
    <w:rsid w:val="00852A85"/>
    <w:rsid w:val="00876714"/>
    <w:rsid w:val="0087794B"/>
    <w:rsid w:val="00883648"/>
    <w:rsid w:val="008A1664"/>
    <w:rsid w:val="008B378D"/>
    <w:rsid w:val="008C1AB4"/>
    <w:rsid w:val="008D2740"/>
    <w:rsid w:val="008E3F71"/>
    <w:rsid w:val="008F62BA"/>
    <w:rsid w:val="00905716"/>
    <w:rsid w:val="0091392C"/>
    <w:rsid w:val="00915CB8"/>
    <w:rsid w:val="00916E68"/>
    <w:rsid w:val="00923C37"/>
    <w:rsid w:val="00933244"/>
    <w:rsid w:val="00943427"/>
    <w:rsid w:val="00953491"/>
    <w:rsid w:val="00965611"/>
    <w:rsid w:val="0097091C"/>
    <w:rsid w:val="009B1EB0"/>
    <w:rsid w:val="009B6542"/>
    <w:rsid w:val="009C504D"/>
    <w:rsid w:val="009D21CA"/>
    <w:rsid w:val="009D7989"/>
    <w:rsid w:val="009F0D7D"/>
    <w:rsid w:val="009F5DFF"/>
    <w:rsid w:val="00A10B5C"/>
    <w:rsid w:val="00A21488"/>
    <w:rsid w:val="00A2383B"/>
    <w:rsid w:val="00A34CB9"/>
    <w:rsid w:val="00A354AD"/>
    <w:rsid w:val="00A43396"/>
    <w:rsid w:val="00A60EA1"/>
    <w:rsid w:val="00A61E9F"/>
    <w:rsid w:val="00A86144"/>
    <w:rsid w:val="00A919AD"/>
    <w:rsid w:val="00A91D1B"/>
    <w:rsid w:val="00A9570A"/>
    <w:rsid w:val="00AA3E1D"/>
    <w:rsid w:val="00AA6DF0"/>
    <w:rsid w:val="00AB19FE"/>
    <w:rsid w:val="00AC01D8"/>
    <w:rsid w:val="00AD04EA"/>
    <w:rsid w:val="00AD674F"/>
    <w:rsid w:val="00AF29D6"/>
    <w:rsid w:val="00B208D9"/>
    <w:rsid w:val="00B227E9"/>
    <w:rsid w:val="00B30164"/>
    <w:rsid w:val="00B30E82"/>
    <w:rsid w:val="00B45D88"/>
    <w:rsid w:val="00B501C6"/>
    <w:rsid w:val="00B604CF"/>
    <w:rsid w:val="00B67B37"/>
    <w:rsid w:val="00B84A57"/>
    <w:rsid w:val="00B86834"/>
    <w:rsid w:val="00B86A89"/>
    <w:rsid w:val="00B932B8"/>
    <w:rsid w:val="00B95165"/>
    <w:rsid w:val="00BA7B97"/>
    <w:rsid w:val="00BB473C"/>
    <w:rsid w:val="00BB4CBB"/>
    <w:rsid w:val="00BB6A80"/>
    <w:rsid w:val="00BC06BD"/>
    <w:rsid w:val="00BC2AA7"/>
    <w:rsid w:val="00BC313C"/>
    <w:rsid w:val="00BC5CC4"/>
    <w:rsid w:val="00BD7284"/>
    <w:rsid w:val="00BE3773"/>
    <w:rsid w:val="00BF0D9A"/>
    <w:rsid w:val="00C05AEF"/>
    <w:rsid w:val="00C1128B"/>
    <w:rsid w:val="00C22791"/>
    <w:rsid w:val="00C25C92"/>
    <w:rsid w:val="00C32AA3"/>
    <w:rsid w:val="00C4181F"/>
    <w:rsid w:val="00C41D9E"/>
    <w:rsid w:val="00C50083"/>
    <w:rsid w:val="00C51D15"/>
    <w:rsid w:val="00C538FA"/>
    <w:rsid w:val="00C81C83"/>
    <w:rsid w:val="00C86251"/>
    <w:rsid w:val="00CC6046"/>
    <w:rsid w:val="00CF44D5"/>
    <w:rsid w:val="00D0123E"/>
    <w:rsid w:val="00D01DFC"/>
    <w:rsid w:val="00D02068"/>
    <w:rsid w:val="00D300CE"/>
    <w:rsid w:val="00D315FF"/>
    <w:rsid w:val="00D557E5"/>
    <w:rsid w:val="00D62ECA"/>
    <w:rsid w:val="00D63B44"/>
    <w:rsid w:val="00D74C9A"/>
    <w:rsid w:val="00D822DA"/>
    <w:rsid w:val="00D94375"/>
    <w:rsid w:val="00DA2F7D"/>
    <w:rsid w:val="00DC0642"/>
    <w:rsid w:val="00DC165B"/>
    <w:rsid w:val="00DC5372"/>
    <w:rsid w:val="00DD7B78"/>
    <w:rsid w:val="00DE0819"/>
    <w:rsid w:val="00E066CD"/>
    <w:rsid w:val="00E34851"/>
    <w:rsid w:val="00E435AB"/>
    <w:rsid w:val="00E47840"/>
    <w:rsid w:val="00E56B82"/>
    <w:rsid w:val="00E579FF"/>
    <w:rsid w:val="00E67CF5"/>
    <w:rsid w:val="00E81204"/>
    <w:rsid w:val="00E8237C"/>
    <w:rsid w:val="00E858B4"/>
    <w:rsid w:val="00E9169A"/>
    <w:rsid w:val="00E93FDC"/>
    <w:rsid w:val="00E955E4"/>
    <w:rsid w:val="00E9630C"/>
    <w:rsid w:val="00EC7BDE"/>
    <w:rsid w:val="00ED1CDC"/>
    <w:rsid w:val="00ED3D09"/>
    <w:rsid w:val="00EF6538"/>
    <w:rsid w:val="00F00ECE"/>
    <w:rsid w:val="00F015FC"/>
    <w:rsid w:val="00F047B3"/>
    <w:rsid w:val="00F05512"/>
    <w:rsid w:val="00F17D5D"/>
    <w:rsid w:val="00F341A0"/>
    <w:rsid w:val="00F34D00"/>
    <w:rsid w:val="00F4050C"/>
    <w:rsid w:val="00F51756"/>
    <w:rsid w:val="00F6425B"/>
    <w:rsid w:val="00F76F79"/>
    <w:rsid w:val="00F77C2D"/>
    <w:rsid w:val="00F83422"/>
    <w:rsid w:val="00F920FF"/>
    <w:rsid w:val="00F9389F"/>
    <w:rsid w:val="00F95147"/>
    <w:rsid w:val="00FB0FD5"/>
    <w:rsid w:val="00FB705A"/>
    <w:rsid w:val="00FC0E5C"/>
    <w:rsid w:val="00FD587D"/>
    <w:rsid w:val="00FE3BA3"/>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 w:type="paragraph" w:styleId="NormalWeb">
    <w:name w:val="Normal (Web)"/>
    <w:basedOn w:val="Normal"/>
    <w:uiPriority w:val="99"/>
    <w:unhideWhenUsed/>
    <w:rsid w:val="00F0551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8237C"/>
    <w:pPr>
      <w:ind w:left="720"/>
      <w:contextualSpacing/>
    </w:pPr>
  </w:style>
  <w:style w:type="character" w:styleId="Hyperlink">
    <w:name w:val="Hyperlink"/>
    <w:basedOn w:val="DefaultParagraphFont"/>
    <w:uiPriority w:val="99"/>
    <w:unhideWhenUsed/>
    <w:rsid w:val="00E8237C"/>
    <w:rPr>
      <w:color w:val="0000FF" w:themeColor="hyperlink"/>
      <w:u w:val="single"/>
    </w:rPr>
  </w:style>
  <w:style w:type="character" w:styleId="UnresolvedMention">
    <w:name w:val="Unresolved Mention"/>
    <w:basedOn w:val="DefaultParagraphFont"/>
    <w:uiPriority w:val="99"/>
    <w:semiHidden/>
    <w:unhideWhenUsed/>
    <w:rsid w:val="00E82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8974">
      <w:bodyDiv w:val="1"/>
      <w:marLeft w:val="0"/>
      <w:marRight w:val="0"/>
      <w:marTop w:val="0"/>
      <w:marBottom w:val="0"/>
      <w:divBdr>
        <w:top w:val="none" w:sz="0" w:space="0" w:color="auto"/>
        <w:left w:val="none" w:sz="0" w:space="0" w:color="auto"/>
        <w:bottom w:val="none" w:sz="0" w:space="0" w:color="auto"/>
        <w:right w:val="none" w:sz="0" w:space="0" w:color="auto"/>
      </w:divBdr>
    </w:div>
    <w:div w:id="208274298">
      <w:bodyDiv w:val="1"/>
      <w:marLeft w:val="0"/>
      <w:marRight w:val="0"/>
      <w:marTop w:val="0"/>
      <w:marBottom w:val="0"/>
      <w:divBdr>
        <w:top w:val="none" w:sz="0" w:space="0" w:color="auto"/>
        <w:left w:val="none" w:sz="0" w:space="0" w:color="auto"/>
        <w:bottom w:val="none" w:sz="0" w:space="0" w:color="auto"/>
        <w:right w:val="none" w:sz="0" w:space="0" w:color="auto"/>
      </w:divBdr>
    </w:div>
    <w:div w:id="370964136">
      <w:bodyDiv w:val="1"/>
      <w:marLeft w:val="0"/>
      <w:marRight w:val="0"/>
      <w:marTop w:val="0"/>
      <w:marBottom w:val="0"/>
      <w:divBdr>
        <w:top w:val="none" w:sz="0" w:space="0" w:color="auto"/>
        <w:left w:val="none" w:sz="0" w:space="0" w:color="auto"/>
        <w:bottom w:val="none" w:sz="0" w:space="0" w:color="auto"/>
        <w:right w:val="none" w:sz="0" w:space="0" w:color="auto"/>
      </w:divBdr>
    </w:div>
    <w:div w:id="537932977">
      <w:bodyDiv w:val="1"/>
      <w:marLeft w:val="0"/>
      <w:marRight w:val="0"/>
      <w:marTop w:val="0"/>
      <w:marBottom w:val="0"/>
      <w:divBdr>
        <w:top w:val="none" w:sz="0" w:space="0" w:color="auto"/>
        <w:left w:val="none" w:sz="0" w:space="0" w:color="auto"/>
        <w:bottom w:val="none" w:sz="0" w:space="0" w:color="auto"/>
        <w:right w:val="none" w:sz="0" w:space="0" w:color="auto"/>
      </w:divBdr>
    </w:div>
    <w:div w:id="554434607">
      <w:bodyDiv w:val="1"/>
      <w:marLeft w:val="0"/>
      <w:marRight w:val="0"/>
      <w:marTop w:val="0"/>
      <w:marBottom w:val="0"/>
      <w:divBdr>
        <w:top w:val="none" w:sz="0" w:space="0" w:color="auto"/>
        <w:left w:val="none" w:sz="0" w:space="0" w:color="auto"/>
        <w:bottom w:val="none" w:sz="0" w:space="0" w:color="auto"/>
        <w:right w:val="none" w:sz="0" w:space="0" w:color="auto"/>
      </w:divBdr>
    </w:div>
    <w:div w:id="570122674">
      <w:bodyDiv w:val="1"/>
      <w:marLeft w:val="0"/>
      <w:marRight w:val="0"/>
      <w:marTop w:val="0"/>
      <w:marBottom w:val="0"/>
      <w:divBdr>
        <w:top w:val="none" w:sz="0" w:space="0" w:color="auto"/>
        <w:left w:val="none" w:sz="0" w:space="0" w:color="auto"/>
        <w:bottom w:val="none" w:sz="0" w:space="0" w:color="auto"/>
        <w:right w:val="none" w:sz="0" w:space="0" w:color="auto"/>
      </w:divBdr>
      <w:divsChild>
        <w:div w:id="457797627">
          <w:marLeft w:val="0"/>
          <w:marRight w:val="0"/>
          <w:marTop w:val="0"/>
          <w:marBottom w:val="0"/>
          <w:divBdr>
            <w:top w:val="none" w:sz="0" w:space="0" w:color="auto"/>
            <w:left w:val="none" w:sz="0" w:space="0" w:color="auto"/>
            <w:bottom w:val="none" w:sz="0" w:space="0" w:color="auto"/>
            <w:right w:val="none" w:sz="0" w:space="0" w:color="auto"/>
          </w:divBdr>
          <w:divsChild>
            <w:div w:id="672152180">
              <w:marLeft w:val="0"/>
              <w:marRight w:val="0"/>
              <w:marTop w:val="0"/>
              <w:marBottom w:val="0"/>
              <w:divBdr>
                <w:top w:val="none" w:sz="0" w:space="0" w:color="auto"/>
                <w:left w:val="none" w:sz="0" w:space="0" w:color="auto"/>
                <w:bottom w:val="none" w:sz="0" w:space="0" w:color="auto"/>
                <w:right w:val="none" w:sz="0" w:space="0" w:color="auto"/>
              </w:divBdr>
              <w:divsChild>
                <w:div w:id="12285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92309">
      <w:bodyDiv w:val="1"/>
      <w:marLeft w:val="0"/>
      <w:marRight w:val="0"/>
      <w:marTop w:val="0"/>
      <w:marBottom w:val="0"/>
      <w:divBdr>
        <w:top w:val="none" w:sz="0" w:space="0" w:color="auto"/>
        <w:left w:val="none" w:sz="0" w:space="0" w:color="auto"/>
        <w:bottom w:val="none" w:sz="0" w:space="0" w:color="auto"/>
        <w:right w:val="none" w:sz="0" w:space="0" w:color="auto"/>
      </w:divBdr>
      <w:divsChild>
        <w:div w:id="849217933">
          <w:marLeft w:val="0"/>
          <w:marRight w:val="0"/>
          <w:marTop w:val="0"/>
          <w:marBottom w:val="0"/>
          <w:divBdr>
            <w:top w:val="none" w:sz="0" w:space="0" w:color="auto"/>
            <w:left w:val="none" w:sz="0" w:space="0" w:color="auto"/>
            <w:bottom w:val="none" w:sz="0" w:space="0" w:color="auto"/>
            <w:right w:val="none" w:sz="0" w:space="0" w:color="auto"/>
          </w:divBdr>
        </w:div>
        <w:div w:id="16280107">
          <w:marLeft w:val="0"/>
          <w:marRight w:val="0"/>
          <w:marTop w:val="0"/>
          <w:marBottom w:val="0"/>
          <w:divBdr>
            <w:top w:val="none" w:sz="0" w:space="0" w:color="auto"/>
            <w:left w:val="none" w:sz="0" w:space="0" w:color="auto"/>
            <w:bottom w:val="none" w:sz="0" w:space="0" w:color="auto"/>
            <w:right w:val="none" w:sz="0" w:space="0" w:color="auto"/>
          </w:divBdr>
        </w:div>
      </w:divsChild>
    </w:div>
    <w:div w:id="725494118">
      <w:bodyDiv w:val="1"/>
      <w:marLeft w:val="0"/>
      <w:marRight w:val="0"/>
      <w:marTop w:val="0"/>
      <w:marBottom w:val="0"/>
      <w:divBdr>
        <w:top w:val="none" w:sz="0" w:space="0" w:color="auto"/>
        <w:left w:val="none" w:sz="0" w:space="0" w:color="auto"/>
        <w:bottom w:val="none" w:sz="0" w:space="0" w:color="auto"/>
        <w:right w:val="none" w:sz="0" w:space="0" w:color="auto"/>
      </w:divBdr>
    </w:div>
    <w:div w:id="752122943">
      <w:bodyDiv w:val="1"/>
      <w:marLeft w:val="0"/>
      <w:marRight w:val="0"/>
      <w:marTop w:val="0"/>
      <w:marBottom w:val="0"/>
      <w:divBdr>
        <w:top w:val="none" w:sz="0" w:space="0" w:color="auto"/>
        <w:left w:val="none" w:sz="0" w:space="0" w:color="auto"/>
        <w:bottom w:val="none" w:sz="0" w:space="0" w:color="auto"/>
        <w:right w:val="none" w:sz="0" w:space="0" w:color="auto"/>
      </w:divBdr>
    </w:div>
    <w:div w:id="992414319">
      <w:bodyDiv w:val="1"/>
      <w:marLeft w:val="0"/>
      <w:marRight w:val="0"/>
      <w:marTop w:val="0"/>
      <w:marBottom w:val="0"/>
      <w:divBdr>
        <w:top w:val="none" w:sz="0" w:space="0" w:color="auto"/>
        <w:left w:val="none" w:sz="0" w:space="0" w:color="auto"/>
        <w:bottom w:val="none" w:sz="0" w:space="0" w:color="auto"/>
        <w:right w:val="none" w:sz="0" w:space="0" w:color="auto"/>
      </w:divBdr>
    </w:div>
    <w:div w:id="1024867660">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289899228">
      <w:bodyDiv w:val="1"/>
      <w:marLeft w:val="0"/>
      <w:marRight w:val="0"/>
      <w:marTop w:val="0"/>
      <w:marBottom w:val="0"/>
      <w:divBdr>
        <w:top w:val="none" w:sz="0" w:space="0" w:color="auto"/>
        <w:left w:val="none" w:sz="0" w:space="0" w:color="auto"/>
        <w:bottom w:val="none" w:sz="0" w:space="0" w:color="auto"/>
        <w:right w:val="none" w:sz="0" w:space="0" w:color="auto"/>
      </w:divBdr>
    </w:div>
    <w:div w:id="1306396723">
      <w:bodyDiv w:val="1"/>
      <w:marLeft w:val="0"/>
      <w:marRight w:val="0"/>
      <w:marTop w:val="0"/>
      <w:marBottom w:val="0"/>
      <w:divBdr>
        <w:top w:val="none" w:sz="0" w:space="0" w:color="auto"/>
        <w:left w:val="none" w:sz="0" w:space="0" w:color="auto"/>
        <w:bottom w:val="none" w:sz="0" w:space="0" w:color="auto"/>
        <w:right w:val="none" w:sz="0" w:space="0" w:color="auto"/>
      </w:divBdr>
    </w:div>
    <w:div w:id="1386029250">
      <w:bodyDiv w:val="1"/>
      <w:marLeft w:val="0"/>
      <w:marRight w:val="0"/>
      <w:marTop w:val="0"/>
      <w:marBottom w:val="0"/>
      <w:divBdr>
        <w:top w:val="none" w:sz="0" w:space="0" w:color="auto"/>
        <w:left w:val="none" w:sz="0" w:space="0" w:color="auto"/>
        <w:bottom w:val="none" w:sz="0" w:space="0" w:color="auto"/>
        <w:right w:val="none" w:sz="0" w:space="0" w:color="auto"/>
      </w:divBdr>
    </w:div>
    <w:div w:id="1647396108">
      <w:bodyDiv w:val="1"/>
      <w:marLeft w:val="0"/>
      <w:marRight w:val="0"/>
      <w:marTop w:val="0"/>
      <w:marBottom w:val="0"/>
      <w:divBdr>
        <w:top w:val="none" w:sz="0" w:space="0" w:color="auto"/>
        <w:left w:val="none" w:sz="0" w:space="0" w:color="auto"/>
        <w:bottom w:val="none" w:sz="0" w:space="0" w:color="auto"/>
        <w:right w:val="none" w:sz="0" w:space="0" w:color="auto"/>
      </w:divBdr>
    </w:div>
    <w:div w:id="1842232819">
      <w:bodyDiv w:val="1"/>
      <w:marLeft w:val="0"/>
      <w:marRight w:val="0"/>
      <w:marTop w:val="0"/>
      <w:marBottom w:val="0"/>
      <w:divBdr>
        <w:top w:val="none" w:sz="0" w:space="0" w:color="auto"/>
        <w:left w:val="none" w:sz="0" w:space="0" w:color="auto"/>
        <w:bottom w:val="none" w:sz="0" w:space="0" w:color="auto"/>
        <w:right w:val="none" w:sz="0" w:space="0" w:color="auto"/>
      </w:divBdr>
    </w:div>
    <w:div w:id="1892888591">
      <w:bodyDiv w:val="1"/>
      <w:marLeft w:val="0"/>
      <w:marRight w:val="0"/>
      <w:marTop w:val="0"/>
      <w:marBottom w:val="0"/>
      <w:divBdr>
        <w:top w:val="none" w:sz="0" w:space="0" w:color="auto"/>
        <w:left w:val="none" w:sz="0" w:space="0" w:color="auto"/>
        <w:bottom w:val="none" w:sz="0" w:space="0" w:color="auto"/>
        <w:right w:val="none" w:sz="0" w:space="0" w:color="auto"/>
      </w:divBdr>
      <w:divsChild>
        <w:div w:id="148059429">
          <w:marLeft w:val="0"/>
          <w:marRight w:val="0"/>
          <w:marTop w:val="0"/>
          <w:marBottom w:val="0"/>
          <w:divBdr>
            <w:top w:val="none" w:sz="0" w:space="0" w:color="auto"/>
            <w:left w:val="none" w:sz="0" w:space="0" w:color="auto"/>
            <w:bottom w:val="none" w:sz="0" w:space="0" w:color="auto"/>
            <w:right w:val="none" w:sz="0" w:space="0" w:color="auto"/>
          </w:divBdr>
          <w:divsChild>
            <w:div w:id="1008599187">
              <w:marLeft w:val="0"/>
              <w:marRight w:val="0"/>
              <w:marTop w:val="0"/>
              <w:marBottom w:val="0"/>
              <w:divBdr>
                <w:top w:val="none" w:sz="0" w:space="0" w:color="auto"/>
                <w:left w:val="none" w:sz="0" w:space="0" w:color="auto"/>
                <w:bottom w:val="none" w:sz="0" w:space="0" w:color="auto"/>
                <w:right w:val="none" w:sz="0" w:space="0" w:color="auto"/>
              </w:divBdr>
              <w:divsChild>
                <w:div w:id="1983121253">
                  <w:marLeft w:val="0"/>
                  <w:marRight w:val="0"/>
                  <w:marTop w:val="0"/>
                  <w:marBottom w:val="0"/>
                  <w:divBdr>
                    <w:top w:val="none" w:sz="0" w:space="0" w:color="auto"/>
                    <w:left w:val="none" w:sz="0" w:space="0" w:color="auto"/>
                    <w:bottom w:val="none" w:sz="0" w:space="0" w:color="auto"/>
                    <w:right w:val="none" w:sz="0" w:space="0" w:color="auto"/>
                  </w:divBdr>
                  <w:divsChild>
                    <w:div w:id="2450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919">
      <w:bodyDiv w:val="1"/>
      <w:marLeft w:val="0"/>
      <w:marRight w:val="0"/>
      <w:marTop w:val="0"/>
      <w:marBottom w:val="0"/>
      <w:divBdr>
        <w:top w:val="none" w:sz="0" w:space="0" w:color="auto"/>
        <w:left w:val="none" w:sz="0" w:space="0" w:color="auto"/>
        <w:bottom w:val="none" w:sz="0" w:space="0" w:color="auto"/>
        <w:right w:val="none" w:sz="0" w:space="0" w:color="auto"/>
      </w:divBdr>
    </w:div>
    <w:div w:id="2077510513">
      <w:bodyDiv w:val="1"/>
      <w:marLeft w:val="0"/>
      <w:marRight w:val="0"/>
      <w:marTop w:val="0"/>
      <w:marBottom w:val="0"/>
      <w:divBdr>
        <w:top w:val="none" w:sz="0" w:space="0" w:color="auto"/>
        <w:left w:val="none" w:sz="0" w:space="0" w:color="auto"/>
        <w:bottom w:val="none" w:sz="0" w:space="0" w:color="auto"/>
        <w:right w:val="none" w:sz="0" w:space="0" w:color="auto"/>
      </w:divBdr>
    </w:div>
    <w:div w:id="21000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0E2D-D202-5344-99A6-952F24E9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48366</Words>
  <Characters>275691</Characters>
  <Application>Microsoft Office Word</Application>
  <DocSecurity>0</DocSecurity>
  <Lines>2297</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Thais Nogales Da Costa Vasconcelos</cp:lastModifiedBy>
  <cp:revision>2</cp:revision>
  <dcterms:created xsi:type="dcterms:W3CDTF">2022-09-17T16:54:00Z</dcterms:created>
  <dcterms:modified xsi:type="dcterms:W3CDTF">2022-09-17T16:54:00Z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