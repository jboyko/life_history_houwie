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9B48E" w14:textId="0ADB2CB9" w:rsidR="00DC165B" w:rsidRDefault="004550E2" w:rsidP="004C7D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PHYTOLOGIST SPECIAL ISSUE</w:t>
      </w:r>
    </w:p>
    <w:p w14:paraId="3B70B022" w14:textId="77777777" w:rsidR="00DC165B" w:rsidRDefault="00DC165B" w:rsidP="004C7D04">
      <w:pPr>
        <w:spacing w:line="480" w:lineRule="auto"/>
        <w:rPr>
          <w:rFonts w:ascii="Times New Roman" w:eastAsia="Times New Roman" w:hAnsi="Times New Roman" w:cs="Times New Roman"/>
          <w:sz w:val="24"/>
          <w:szCs w:val="24"/>
        </w:rPr>
      </w:pPr>
    </w:p>
    <w:p w14:paraId="6D21EEA0" w14:textId="77777777" w:rsidR="00DC165B" w:rsidRDefault="00DC165B" w:rsidP="004C7D04">
      <w:pPr>
        <w:spacing w:line="480" w:lineRule="auto"/>
        <w:rPr>
          <w:rFonts w:ascii="Times New Roman" w:eastAsia="Times New Roman" w:hAnsi="Times New Roman" w:cs="Times New Roman"/>
          <w:b/>
          <w:sz w:val="24"/>
          <w:szCs w:val="24"/>
        </w:rPr>
      </w:pPr>
    </w:p>
    <w:p w14:paraId="49CC6E01" w14:textId="77777777" w:rsidR="00DC165B" w:rsidRDefault="004550E2" w:rsidP="004C7D0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Long-term responses of life-history strategies to climatic variability in flowering plants*</w:t>
      </w:r>
    </w:p>
    <w:p w14:paraId="42A4FC32" w14:textId="77777777" w:rsidR="00DC165B" w:rsidRDefault="00DC165B" w:rsidP="004C7D04">
      <w:pPr>
        <w:spacing w:line="480" w:lineRule="auto"/>
        <w:rPr>
          <w:rFonts w:ascii="Times New Roman" w:eastAsia="Times New Roman" w:hAnsi="Times New Roman" w:cs="Times New Roman"/>
          <w:b/>
          <w:sz w:val="24"/>
          <w:szCs w:val="24"/>
        </w:rPr>
      </w:pPr>
    </w:p>
    <w:p w14:paraId="4E6BF037" w14:textId="77777777" w:rsidR="00DC165B" w:rsidRDefault="00DC165B" w:rsidP="004C7D04">
      <w:pPr>
        <w:spacing w:line="480" w:lineRule="auto"/>
        <w:rPr>
          <w:rFonts w:ascii="Times New Roman" w:eastAsia="Times New Roman" w:hAnsi="Times New Roman" w:cs="Times New Roman"/>
          <w:b/>
          <w:sz w:val="24"/>
          <w:szCs w:val="24"/>
        </w:rPr>
      </w:pPr>
    </w:p>
    <w:p w14:paraId="1DEB56F5" w14:textId="77777777" w:rsidR="00DC165B" w:rsidRDefault="00DC165B" w:rsidP="004C7D04">
      <w:pPr>
        <w:spacing w:line="480" w:lineRule="auto"/>
        <w:rPr>
          <w:rFonts w:ascii="Times New Roman" w:eastAsia="Times New Roman" w:hAnsi="Times New Roman" w:cs="Times New Roman"/>
          <w:b/>
          <w:sz w:val="24"/>
          <w:szCs w:val="24"/>
        </w:rPr>
      </w:pPr>
    </w:p>
    <w:p w14:paraId="6873BAD6" w14:textId="77777777" w:rsidR="00DC165B" w:rsidRDefault="004550E2" w:rsidP="004C7D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James D. Boyko</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Eric R. Hagen</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Jeremy M. Beaulieu</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and Thais Vasconcelos</w:t>
      </w: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vertAlign w:val="subscript"/>
        </w:rPr>
        <w:t xml:space="preserve"> </w:t>
      </w:r>
    </w:p>
    <w:p w14:paraId="3AD388AC" w14:textId="77777777" w:rsidR="00DC165B" w:rsidRDefault="00DC165B" w:rsidP="004C7D04">
      <w:pPr>
        <w:spacing w:line="480" w:lineRule="auto"/>
        <w:rPr>
          <w:rFonts w:ascii="Times New Roman" w:eastAsia="Times New Roman" w:hAnsi="Times New Roman" w:cs="Times New Roman"/>
          <w:sz w:val="24"/>
          <w:szCs w:val="24"/>
        </w:rPr>
      </w:pPr>
    </w:p>
    <w:p w14:paraId="602EFBA9" w14:textId="77777777" w:rsidR="00DC165B" w:rsidRDefault="004550E2" w:rsidP="004C7D04">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i/>
          <w:sz w:val="24"/>
          <w:szCs w:val="24"/>
        </w:rPr>
        <w:t>Department of Biological Sciences, University of Arkansas, Fayetteville, Arkansas, 72701 USA</w:t>
      </w:r>
    </w:p>
    <w:p w14:paraId="05795FAF" w14:textId="77777777" w:rsidR="00DC165B" w:rsidRDefault="00DC165B" w:rsidP="004C7D04">
      <w:pPr>
        <w:spacing w:line="480" w:lineRule="auto"/>
        <w:rPr>
          <w:rFonts w:ascii="Times New Roman" w:eastAsia="Times New Roman" w:hAnsi="Times New Roman" w:cs="Times New Roman"/>
          <w:b/>
          <w:sz w:val="24"/>
          <w:szCs w:val="24"/>
        </w:rPr>
      </w:pPr>
    </w:p>
    <w:p w14:paraId="1C587586" w14:textId="77777777" w:rsidR="00DC165B" w:rsidRDefault="00DC165B" w:rsidP="004C7D04">
      <w:pPr>
        <w:spacing w:line="480" w:lineRule="auto"/>
        <w:rPr>
          <w:rFonts w:ascii="Times New Roman" w:eastAsia="Times New Roman" w:hAnsi="Times New Roman" w:cs="Times New Roman"/>
          <w:b/>
          <w:sz w:val="24"/>
          <w:szCs w:val="24"/>
        </w:rPr>
      </w:pPr>
    </w:p>
    <w:p w14:paraId="08A14AF5" w14:textId="77777777" w:rsidR="00DC165B" w:rsidRDefault="00DC165B" w:rsidP="004C7D04">
      <w:pPr>
        <w:spacing w:line="480" w:lineRule="auto"/>
        <w:rPr>
          <w:rFonts w:ascii="Times New Roman" w:eastAsia="Times New Roman" w:hAnsi="Times New Roman" w:cs="Times New Roman"/>
          <w:b/>
          <w:sz w:val="24"/>
          <w:szCs w:val="24"/>
        </w:rPr>
      </w:pPr>
    </w:p>
    <w:p w14:paraId="2EC5521A" w14:textId="77777777" w:rsidR="00DC165B" w:rsidRDefault="00DC165B" w:rsidP="004C7D04">
      <w:pPr>
        <w:spacing w:line="480" w:lineRule="auto"/>
        <w:rPr>
          <w:rFonts w:ascii="Times New Roman" w:eastAsia="Times New Roman" w:hAnsi="Times New Roman" w:cs="Times New Roman"/>
          <w:b/>
          <w:sz w:val="24"/>
          <w:szCs w:val="24"/>
          <w:vertAlign w:val="superscript"/>
        </w:rPr>
      </w:pPr>
    </w:p>
    <w:p w14:paraId="62EB72A7" w14:textId="77777777" w:rsidR="00DC165B" w:rsidRDefault="00DC165B" w:rsidP="004C7D04">
      <w:pPr>
        <w:spacing w:line="480" w:lineRule="auto"/>
        <w:rPr>
          <w:rFonts w:ascii="Times New Roman" w:eastAsia="Times New Roman" w:hAnsi="Times New Roman" w:cs="Times New Roman"/>
          <w:b/>
          <w:sz w:val="24"/>
          <w:szCs w:val="24"/>
          <w:vertAlign w:val="superscript"/>
        </w:rPr>
      </w:pPr>
    </w:p>
    <w:p w14:paraId="7D9A6E3F" w14:textId="77777777" w:rsidR="00DC165B" w:rsidRDefault="00DC165B" w:rsidP="004C7D04">
      <w:pPr>
        <w:spacing w:line="480" w:lineRule="auto"/>
        <w:rPr>
          <w:rFonts w:ascii="Times New Roman" w:eastAsia="Times New Roman" w:hAnsi="Times New Roman" w:cs="Times New Roman"/>
          <w:b/>
          <w:sz w:val="24"/>
          <w:szCs w:val="24"/>
          <w:vertAlign w:val="superscript"/>
        </w:rPr>
      </w:pPr>
    </w:p>
    <w:p w14:paraId="28845136" w14:textId="77777777" w:rsidR="00DC165B" w:rsidRDefault="00DC165B" w:rsidP="004C7D04">
      <w:pPr>
        <w:spacing w:line="480" w:lineRule="auto"/>
        <w:rPr>
          <w:rFonts w:ascii="Times New Roman" w:eastAsia="Times New Roman" w:hAnsi="Times New Roman" w:cs="Times New Roman"/>
          <w:b/>
          <w:sz w:val="24"/>
          <w:szCs w:val="24"/>
          <w:vertAlign w:val="superscript"/>
        </w:rPr>
      </w:pPr>
    </w:p>
    <w:p w14:paraId="772C54DD" w14:textId="77777777" w:rsidR="00DC165B" w:rsidRDefault="004550E2" w:rsidP="004C7D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vertAlign w:val="superscript"/>
        </w:rPr>
        <w:t>*</w:t>
      </w:r>
      <w:r>
        <w:rPr>
          <w:rFonts w:ascii="Times New Roman" w:eastAsia="Times New Roman" w:hAnsi="Times New Roman" w:cs="Times New Roman"/>
          <w:sz w:val="24"/>
          <w:szCs w:val="24"/>
        </w:rPr>
        <w:t>Email for correspondence:</w:t>
      </w:r>
      <w:r>
        <w:rPr>
          <w:rFonts w:ascii="Times New Roman" w:eastAsia="Times New Roman" w:hAnsi="Times New Roman" w:cs="Times New Roman"/>
          <w:b/>
          <w:sz w:val="24"/>
          <w:szCs w:val="24"/>
          <w:vertAlign w:val="superscript"/>
        </w:rPr>
        <w:t xml:space="preserve"> </w:t>
      </w:r>
      <w:r>
        <w:rPr>
          <w:rFonts w:ascii="Times New Roman" w:eastAsia="Times New Roman" w:hAnsi="Times New Roman" w:cs="Times New Roman"/>
          <w:sz w:val="24"/>
          <w:szCs w:val="24"/>
        </w:rPr>
        <w:t xml:space="preserve"> jboyko@uark.edu</w:t>
      </w:r>
    </w:p>
    <w:p w14:paraId="4528B962" w14:textId="52C6F6FA" w:rsidR="00DC165B" w:rsidRDefault="00DC165B" w:rsidP="004C7D04">
      <w:pPr>
        <w:spacing w:line="480" w:lineRule="auto"/>
        <w:rPr>
          <w:rFonts w:ascii="Times New Roman" w:eastAsia="Times New Roman" w:hAnsi="Times New Roman" w:cs="Times New Roman"/>
          <w:sz w:val="24"/>
          <w:szCs w:val="24"/>
        </w:rPr>
      </w:pPr>
    </w:p>
    <w:p w14:paraId="35FDBACC" w14:textId="61F4061D" w:rsidR="001F5671" w:rsidRDefault="001F5671" w:rsidP="004C7D04">
      <w:pPr>
        <w:spacing w:line="480" w:lineRule="auto"/>
        <w:rPr>
          <w:rFonts w:ascii="Times New Roman" w:eastAsia="Times New Roman" w:hAnsi="Times New Roman" w:cs="Times New Roman"/>
          <w:sz w:val="24"/>
          <w:szCs w:val="24"/>
        </w:rPr>
      </w:pPr>
    </w:p>
    <w:p w14:paraId="699B76DA" w14:textId="0C2B6DC1" w:rsidR="001F5671" w:rsidRDefault="001F5671" w:rsidP="004C7D04">
      <w:pPr>
        <w:spacing w:line="480" w:lineRule="auto"/>
        <w:rPr>
          <w:rFonts w:ascii="Times New Roman" w:eastAsia="Times New Roman" w:hAnsi="Times New Roman" w:cs="Times New Roman"/>
          <w:sz w:val="24"/>
          <w:szCs w:val="24"/>
        </w:rPr>
      </w:pPr>
    </w:p>
    <w:p w14:paraId="791E2F72" w14:textId="160F1A4F" w:rsidR="001F5671" w:rsidRDefault="001F5671" w:rsidP="004C7D04">
      <w:pPr>
        <w:spacing w:line="480" w:lineRule="auto"/>
        <w:rPr>
          <w:rFonts w:ascii="Times New Roman" w:eastAsia="Times New Roman" w:hAnsi="Times New Roman" w:cs="Times New Roman"/>
          <w:sz w:val="24"/>
          <w:szCs w:val="24"/>
        </w:rPr>
      </w:pPr>
    </w:p>
    <w:p w14:paraId="5C70FFC5" w14:textId="761115CF" w:rsidR="001F5671" w:rsidRDefault="001F5671" w:rsidP="004C7D04">
      <w:pPr>
        <w:spacing w:line="480" w:lineRule="auto"/>
        <w:rPr>
          <w:rFonts w:ascii="Times New Roman" w:eastAsia="Times New Roman" w:hAnsi="Times New Roman" w:cs="Times New Roman"/>
          <w:sz w:val="24"/>
          <w:szCs w:val="24"/>
        </w:rPr>
      </w:pPr>
    </w:p>
    <w:p w14:paraId="087E9FF6" w14:textId="77777777" w:rsidR="001F5671" w:rsidRDefault="001F5671" w:rsidP="004C7D04">
      <w:pPr>
        <w:spacing w:line="480" w:lineRule="auto"/>
        <w:rPr>
          <w:rFonts w:ascii="Times New Roman" w:eastAsia="Times New Roman" w:hAnsi="Times New Roman" w:cs="Times New Roman"/>
          <w:sz w:val="24"/>
          <w:szCs w:val="24"/>
        </w:rPr>
      </w:pPr>
    </w:p>
    <w:p w14:paraId="7CC933D2" w14:textId="6FF727A2" w:rsidR="001F5671" w:rsidRDefault="004550E2" w:rsidP="009B1EB0">
      <w:pPr>
        <w:spacing w:line="480" w:lineRule="auto"/>
        <w:jc w:val="center"/>
        <w:rPr>
          <w:rFonts w:ascii="Times New Roman" w:eastAsia="Times New Roman" w:hAnsi="Times New Roman" w:cs="Times New Roman"/>
          <w:color w:val="980000"/>
          <w:sz w:val="24"/>
          <w:szCs w:val="24"/>
        </w:rPr>
      </w:pPr>
      <w:r>
        <w:rPr>
          <w:rFonts w:ascii="Times New Roman" w:eastAsia="Times New Roman" w:hAnsi="Times New Roman" w:cs="Times New Roman"/>
          <w:b/>
          <w:sz w:val="24"/>
          <w:szCs w:val="24"/>
        </w:rPr>
        <w:lastRenderedPageBreak/>
        <w:t>Abstract</w:t>
      </w:r>
    </w:p>
    <w:p w14:paraId="237E14A8" w14:textId="06E20767" w:rsidR="00DC165B" w:rsidRDefault="004550E2" w:rsidP="004C7D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Understanding the evolution of life history strategies within flowering plants is a long-standing goal in evolutionary biology. Increasingly, biologists have sought to explain the distribution of annuals and perennials based on their association with broad climatic variables such as temperature or precipitation. However, these efforts have focused on specific clades or geographic areas and, due to methodological limitations, have not allowed joint modeling the evolution of both climatic niches and life history strategies. Here, we combine data on life history strategy and geographic distribution for 9,993 flowering plant species and a recently developed modeling framework which accounts for rate heterogeneity and joint evolution of continuous and discrete traits to evaluate two hypotheses: (1) </w:t>
      </w:r>
      <w:r w:rsidR="00CC7C2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annuals tend to evolve in highly seasonal regions prone to extreme heat and drought, because they can rapidly take advantage of </w:t>
      </w:r>
      <w:commentRangeStart w:id="0"/>
      <w:r>
        <w:rPr>
          <w:rFonts w:ascii="Times New Roman" w:eastAsia="Times New Roman" w:hAnsi="Times New Roman" w:cs="Times New Roman"/>
          <w:sz w:val="24"/>
          <w:szCs w:val="24"/>
        </w:rPr>
        <w:t xml:space="preserve">short beneficial climatic conditions </w:t>
      </w:r>
      <w:commentRangeEnd w:id="0"/>
      <w:r w:rsidR="00CC7C25">
        <w:rPr>
          <w:rStyle w:val="CommentReference"/>
        </w:rPr>
        <w:commentReference w:id="0"/>
      </w:r>
      <w:r>
        <w:rPr>
          <w:rFonts w:ascii="Times New Roman" w:eastAsia="Times New Roman" w:hAnsi="Times New Roman" w:cs="Times New Roman"/>
          <w:sz w:val="24"/>
          <w:szCs w:val="24"/>
        </w:rPr>
        <w:t xml:space="preserve">for reproduction, and (2) </w:t>
      </w:r>
      <w:r w:rsidR="00CC7C2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annuals tend to have faster rates of climatic niche evolution than perennials, due to their higher </w:t>
      </w:r>
      <w:commentRangeStart w:id="1"/>
      <w:r>
        <w:rPr>
          <w:rFonts w:ascii="Times New Roman" w:eastAsia="Times New Roman" w:hAnsi="Times New Roman" w:cs="Times New Roman"/>
          <w:sz w:val="24"/>
          <w:szCs w:val="24"/>
        </w:rPr>
        <w:t xml:space="preserve">vagility </w:t>
      </w:r>
      <w:commentRangeEnd w:id="1"/>
      <w:r w:rsidR="00CC7C25">
        <w:rPr>
          <w:rStyle w:val="CommentReference"/>
        </w:rPr>
        <w:commentReference w:id="1"/>
      </w:r>
      <w:r>
        <w:rPr>
          <w:rFonts w:ascii="Times New Roman" w:eastAsia="Times New Roman" w:hAnsi="Times New Roman" w:cs="Times New Roman"/>
          <w:sz w:val="24"/>
          <w:szCs w:val="24"/>
        </w:rPr>
        <w:t xml:space="preserve">and shorter generation times. We show that annuals tend to have hotter climatic optima than perennials. However, patterns related to precipitation and seasonality variables were mainly clade specific, pointing towards a lack of generality in how these variables influence evolutionary transitions between strategies across all flowering plants. Also contradicting our predictions, no significant differences in rates of niche evolution between annuals and perennials </w:t>
      </w:r>
      <w:r w:rsidR="00CC7C25">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observed. Temperature, </w:t>
      </w:r>
      <w:r w:rsidR="00CC7C25">
        <w:rPr>
          <w:rFonts w:ascii="Times New Roman" w:eastAsia="Times New Roman" w:hAnsi="Times New Roman" w:cs="Times New Roman"/>
          <w:sz w:val="24"/>
          <w:szCs w:val="24"/>
        </w:rPr>
        <w:t>more specifically the temperature</w:t>
      </w:r>
      <w:r>
        <w:rPr>
          <w:rFonts w:ascii="Times New Roman" w:eastAsia="Times New Roman" w:hAnsi="Times New Roman" w:cs="Times New Roman"/>
          <w:sz w:val="24"/>
          <w:szCs w:val="24"/>
        </w:rPr>
        <w:t xml:space="preserve"> during the warmest season of a year, is the main climatic factor influencing the evolution of annual life history strategy in flowering plants. Annuals are favored in </w:t>
      </w:r>
      <w:commentRangeStart w:id="2"/>
      <w:r>
        <w:rPr>
          <w:rFonts w:ascii="Times New Roman" w:eastAsia="Times New Roman" w:hAnsi="Times New Roman" w:cs="Times New Roman"/>
          <w:sz w:val="24"/>
          <w:szCs w:val="24"/>
        </w:rPr>
        <w:t xml:space="preserve">this type of climate </w:t>
      </w:r>
      <w:commentRangeEnd w:id="2"/>
      <w:r w:rsidR="00CC7C25">
        <w:rPr>
          <w:rStyle w:val="CommentReference"/>
        </w:rPr>
        <w:commentReference w:id="2"/>
      </w:r>
      <w:r>
        <w:rPr>
          <w:rFonts w:ascii="Times New Roman" w:eastAsia="Times New Roman" w:hAnsi="Times New Roman" w:cs="Times New Roman"/>
          <w:sz w:val="24"/>
          <w:szCs w:val="24"/>
        </w:rPr>
        <w:t xml:space="preserve">due to their ability to escape heat stress as seeds, but </w:t>
      </w:r>
      <w:r w:rsidR="00CC7C25">
        <w:rPr>
          <w:rFonts w:ascii="Times New Roman" w:eastAsia="Times New Roman" w:hAnsi="Times New Roman" w:cs="Times New Roman"/>
          <w:sz w:val="24"/>
          <w:szCs w:val="24"/>
        </w:rPr>
        <w:t xml:space="preserve">they </w:t>
      </w:r>
      <w:r>
        <w:rPr>
          <w:rFonts w:ascii="Times New Roman" w:eastAsia="Times New Roman" w:hAnsi="Times New Roman" w:cs="Times New Roman"/>
          <w:sz w:val="24"/>
          <w:szCs w:val="24"/>
        </w:rPr>
        <w:t>are outcompeted by perennials in regions where extreme heat is uncommon or inexistent. Precipitation and seasonality are less important factors, perhaps due the existence of alternative mechanisms for drought tolerance in perennial species.</w:t>
      </w:r>
    </w:p>
    <w:p w14:paraId="142D8E06" w14:textId="77777777" w:rsidR="001F5671" w:rsidRDefault="001F5671" w:rsidP="004C7D0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type="page"/>
      </w:r>
    </w:p>
    <w:p w14:paraId="36EB4062" w14:textId="1992149D" w:rsidR="00DC165B" w:rsidRDefault="004550E2" w:rsidP="004C7D04">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7A11B0C9" w14:textId="3CC9B46E" w:rsidR="00DC165B" w:rsidRDefault="004550E2" w:rsidP="004C7D0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Flowering plants have evolved into multiple types of life history strategies to survive environmental challenges</w:t>
      </w:r>
      <w:r w:rsidR="00756F8B">
        <w:rPr>
          <w:rFonts w:ascii="Times New Roman" w:eastAsia="Times New Roman" w:hAnsi="Times New Roman" w:cs="Times New Roman"/>
          <w:sz w:val="24"/>
          <w:szCs w:val="24"/>
        </w:rPr>
        <w:t xml:space="preserve"> </w:t>
      </w:r>
      <w:r w:rsidR="00756F8B">
        <w:rPr>
          <w:rFonts w:ascii="Times New Roman" w:eastAsia="Times New Roman" w:hAnsi="Times New Roman" w:cs="Times New Roman"/>
          <w:sz w:val="24"/>
          <w:szCs w:val="24"/>
        </w:rPr>
        <w:fldChar w:fldCharType="begin"/>
      </w:r>
      <w:r w:rsidR="00756F8B">
        <w:rPr>
          <w:rFonts w:ascii="Times New Roman" w:eastAsia="Times New Roman" w:hAnsi="Times New Roman" w:cs="Times New Roman"/>
          <w:sz w:val="24"/>
          <w:szCs w:val="24"/>
        </w:rPr>
        <w:instrText xml:space="preserve"> ADDIN ZOTERO_ITEM CSL_CITATION {"citationID":"oYTTzmbn","properties":{"formattedCitation":"(Grime 1977; Stearns 1992)","plainCitation":"(Grime 1977; Stearns 1992)","noteIndex":0},"citationItems":[{"id":9095,"uris":["http://zotero.org/users/local/X8CzRyu0/items/DHJUB2KE"],"itemData":{"id":9095,"type":"article-journal","abstract":"It is suggested that evolution in plants may be associated with the emergence of three primary strategies, each of which may be identified by reference to a number of characteristics including morphological features, resource allocation, phenology, and response to stress. The competitive strategy prevails in productive, relatively undisturbed vegetation, the stress-tolerant strategy is associated with continuously unproductive conditions, and the ruderal strategy is characteristic of severely disturbed but potentially productive habitats. A triangular model based upon the three strategies may be reconciled with the theory of r- and K-selection, provides an insight into the processes of vegetation succession and dominance, and appears to be capable of extension to fungi and to animals.","container-title":"The American Naturalist","DOI":"10.1086/283244","ISSN":"0003-0147","issue":"982","note":"publisher: The University of Chicago Press","page":"1169-1194","source":"journals.uchicago.edu (Atypon)","title":"Evidence for the Existence of Three Primary Strategies in Plants and Its Relevance to Ecological and Evolutionary Theory","volume":"111","author":[{"family":"Grime","given":"J. P."}],"issued":{"date-parts":[["1977",11]]}},"label":"page"},{"id":9097,"uris":["http://zotero.org/users/local/X8CzRyu0/items/FCE366GP"],"itemData":{"id":9097,"type":"book","publisher":"Oxford university press Oxford","title":"The evolution of life histories","volume":"249","author":[{"family":"Stearns","given":"Stephen C."}],"issued":{"date-parts":[["1992"]]}}}],"schema":"https://github.com/citation-style-language/schema/raw/master/csl-citation.json"} </w:instrText>
      </w:r>
      <w:r w:rsidR="00756F8B">
        <w:rPr>
          <w:rFonts w:ascii="Times New Roman" w:eastAsia="Times New Roman" w:hAnsi="Times New Roman" w:cs="Times New Roman"/>
          <w:sz w:val="24"/>
          <w:szCs w:val="24"/>
        </w:rPr>
        <w:fldChar w:fldCharType="separate"/>
      </w:r>
      <w:r w:rsidR="00756F8B">
        <w:rPr>
          <w:rFonts w:ascii="Times New Roman" w:eastAsia="Times New Roman" w:hAnsi="Times New Roman" w:cs="Times New Roman"/>
          <w:noProof/>
          <w:sz w:val="24"/>
          <w:szCs w:val="24"/>
        </w:rPr>
        <w:t>(Grime 1977; Stearns 1992)</w:t>
      </w:r>
      <w:r w:rsidR="00756F8B">
        <w:rPr>
          <w:rFonts w:ascii="Times New Roman" w:eastAsia="Times New Roman" w:hAnsi="Times New Roman" w:cs="Times New Roman"/>
          <w:sz w:val="24"/>
          <w:szCs w:val="24"/>
        </w:rPr>
        <w:fldChar w:fldCharType="end"/>
      </w:r>
      <w:r w:rsidR="00756F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instance, resprouting plants can have underground systems to persist through fire and drought</w:t>
      </w:r>
      <w:r w:rsidR="00333E66">
        <w:rPr>
          <w:rFonts w:ascii="Times New Roman" w:eastAsia="Times New Roman" w:hAnsi="Times New Roman" w:cs="Times New Roman"/>
          <w:sz w:val="24"/>
          <w:szCs w:val="24"/>
        </w:rPr>
        <w:t xml:space="preserve"> </w:t>
      </w:r>
      <w:r w:rsidR="00333E66">
        <w:rPr>
          <w:rFonts w:ascii="Times New Roman" w:eastAsia="Times New Roman" w:hAnsi="Times New Roman" w:cs="Times New Roman"/>
          <w:sz w:val="24"/>
          <w:szCs w:val="24"/>
        </w:rPr>
        <w:fldChar w:fldCharType="begin"/>
      </w:r>
      <w:r w:rsidR="00333E66">
        <w:rPr>
          <w:rFonts w:ascii="Times New Roman" w:eastAsia="Times New Roman" w:hAnsi="Times New Roman" w:cs="Times New Roman"/>
          <w:sz w:val="24"/>
          <w:szCs w:val="24"/>
        </w:rPr>
        <w:instrText xml:space="preserve"> ADDIN ZOTERO_ITEM CSL_CITATION {"citationID":"FViGJ7k7","properties":{"custom":"(e.g., Rando et al. 2016; Howard et al. 2019)","formattedCitation":"(e.g., Rando et al. 2016; Howard et al. 2019)","plainCitation":"(e.g., Rando et al. 2016; Howard et al. 2019)","noteIndex":0},"citationItems":[{"id":9098,"uris":["http://zotero.org/users/local/X8CzRyu0/items/EQXASBCA"],"itemData":{"id":9098,"type":"article-journal","abstract":"Premise of research. Chamaecrista sect. Chamaecrista ser. Coriaceae comprises 22 species, mostly distributed in the highlands of Brazil in Cerrado (Neotropical savanna) and Campo Rupestre (upland rocky field) vegetation. Phylogenetic studies for plant taxa of these rich and endemic Brazilian floras are still scarce. In this context, the main objective of our study was to examine the phylogenetic history of a plant group diversified in the mountainous areas of central Brazil.\n\nMethodology. The phylogeny of Chamaecrista ser. Coriaceae was examined with combined data from two nuclear regions (ETS [external transcribed spacer] and ITS), two plastid regions (trnD-T and trnL-F), and morphological evidence from comprehensive sampling of the series. We used phylogenetic analyses to evaluate morphological-character evolution to identify putative synapomorphies, and we used Bayesian estimation to explore the timing of diversification of the group.\n\nPivotal results. The series, as currently circumscribed, appears as polyphyletic in all of the analyses, but most of the species ascribed to it form a well-supported clade endemic to highland areas in the Brazilian Cerrado, referred to as the Coriaceae clade. The plastid regions provided high support for the monophyly of this clade, with the nuclear regions providing better resolution within the clade. In addition to molecular evidence, two putative morphological synapomorphies were found. The age-estimation analyses show a recent diversification in the group.\n\nConclusions. Molecular and morphological data indicated that a narrower definition of Chamaecrista ser. Coriaceae as a monophyletic group is required. In addition to two clear deletions in the plastid sequences studied, the presence of a woody underground system and flowers with one stamen displaced to the same side as the gynoecium appear as putative morphological synapomorphies. The low resolution found among species within the clade may reflect a recent radiation that has occurred in the past 5 Myr—a common pattern in other groups restricted to highland areas in South America.","container-title":"International Journal of Plant Sciences","DOI":"10.1086/683846","ISSN":"1058-5893","issue":"1","note":"publisher: The University of Chicago Press","page":"3-17","source":"journals.uchicago.edu (Atypon)","title":"Phylogeny of Chamaecrista ser. Coriaceae (Leguminosae) Unveils a Lineage Recently Diversified in Brazilian Campo Rupestre Vegetation","volume":"177","author":[{"family":"Rando","given":"Juliana Gastaldello"},{"family":"Zuntini","given":"Alexandre R."},{"family":"Conceição","given":"Adilva Souza"},{"family":"Berg","given":"Cássio","non-dropping-particle":"van den"},{"family":"Pirani","given":"José Rubens"},{"family":"Queiroz","given":"Luciano Paganucci","non-dropping-particle":"de"}],"issued":{"date-parts":[["2016",1]]}},"label":"page"},{"id":9100,"uris":["http://zotero.org/users/local/X8CzRyu0/items/PUVPPAVK"],"itemData":{"id":9100,"type":"article-journal","abstract":"Premise Geophytes—plants that typically possess a bulb, corm, tuber, and/or rhizome—have long captured the attention of hobbyists and researchers. However, despite the economic and evolutionary importance of these traits, the potential drivers of their morphological diversity remain unknown. Using a comprehensive phylogeny of monocots, we test for correlations between climate and geophyte growth form to better understand why we observe such a diversity of underground traits in geophytes. Understanding the evolutionary factors promoting independent origins of these potentially adaptive organs will lend insights into how plants adapt to environmental hardships. Methods Using a comprehensive phylogeny incorporated with global occurrence and climate data for the monocots, we investigated whether climatic patterns could explain differences between geophytes and non-geophytes, as well as differences among bulbous, cormous, tuberous, rhizomatous, and non-geophytic taxa. We used phylogenetically-informed ANOVAs, MANOVAs, and PCAs to test differences in climatic variables between the different growth forms. Results Geophytes inhabit cooler, drier, and more thermally variable climates compared to non-geophytes. Although some underground traits (i.e., bulb, corm, and tuber) appear to inhabit particular niches, a result supported by strong phylogenetic signal, our data has limited evidence for an overall role of climate in the evolution of these traits. However, temperature may be a driving force in rhizome evolution, as well as the evolution of taxa which we considered here as non-geophytic (e.g., trees, epiphytes, etc.). Conclusions While precipitation patterns have played a role in the evolution of geophytism, our results suggest that temperature should be more strongly considered as a contributing factor promoting the evolution of belowground bud placement, specifically in rhizomatous and non-geophytic taxa. Bulbous, cormous, and tuberous taxa need closer examination of other mechanisms, such as anatomical constraints or genetic controls, in order to begin to understand the causes behind the evolution of their underground morphology.","container-title":"American Journal of Botany","DOI":"10.1002/ajb2.1289","ISSN":"1537-2197","issue":"6","language":"en","note":"_eprint: https://onlinelibrary.wiley.com/doi/pdf/10.1002/ajb2.1289","page":"850-863","source":"Wiley Online Library","title":"The monocotyledonous underground: global climatic and phylogenetic patterns of geophyte diversity","title-short":"The monocotyledonous underground","volume":"106","author":[{"family":"Howard","given":"Cody Coyotee"},{"family":"Folk","given":"Ryan A."},{"family":"Beaulieu","given":"Jeremy M."},{"family":"Cellinese","given":"Nico"}],"issued":{"date-parts":[["2019"]]}}}],"schema":"https://github.com/citation-style-language/schema/raw/master/csl-citation.json"} </w:instrText>
      </w:r>
      <w:r w:rsidR="00333E66">
        <w:rPr>
          <w:rFonts w:ascii="Times New Roman" w:eastAsia="Times New Roman" w:hAnsi="Times New Roman" w:cs="Times New Roman"/>
          <w:sz w:val="24"/>
          <w:szCs w:val="24"/>
        </w:rPr>
        <w:fldChar w:fldCharType="separate"/>
      </w:r>
      <w:r w:rsidR="00333E66">
        <w:rPr>
          <w:rFonts w:ascii="Times New Roman" w:eastAsia="Times New Roman" w:hAnsi="Times New Roman" w:cs="Times New Roman"/>
          <w:noProof/>
          <w:sz w:val="24"/>
          <w:szCs w:val="24"/>
        </w:rPr>
        <w:t>(e.g., Rando et al. 2016; Howard et al. 2019)</w:t>
      </w:r>
      <w:r w:rsidR="00333E6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large trees can become deciduous or have scales to protect their growing buds during freezing conditions</w:t>
      </w:r>
      <w:r w:rsidR="00333E66">
        <w:rPr>
          <w:rFonts w:ascii="Times New Roman" w:eastAsia="Times New Roman" w:hAnsi="Times New Roman" w:cs="Times New Roman"/>
          <w:sz w:val="24"/>
          <w:szCs w:val="24"/>
        </w:rPr>
        <w:t xml:space="preserve"> </w:t>
      </w:r>
      <w:commentRangeStart w:id="3"/>
      <w:r w:rsidR="00333E66">
        <w:rPr>
          <w:rFonts w:ascii="Times New Roman" w:eastAsia="Times New Roman" w:hAnsi="Times New Roman" w:cs="Times New Roman"/>
          <w:sz w:val="24"/>
          <w:szCs w:val="24"/>
        </w:rPr>
        <w:fldChar w:fldCharType="begin"/>
      </w:r>
      <w:r w:rsidR="00333E66">
        <w:rPr>
          <w:rFonts w:ascii="Times New Roman" w:eastAsia="Times New Roman" w:hAnsi="Times New Roman" w:cs="Times New Roman"/>
          <w:sz w:val="24"/>
          <w:szCs w:val="24"/>
        </w:rPr>
        <w:instrText xml:space="preserve"> ADDIN ZOTERO_ITEM CSL_CITATION {"citationID":"DoOOvkoU","properties":{"formattedCitation":"(Raunkiaer 1934; Edwards et al. 2017)","plainCitation":"(Raunkiaer 1934; Edwards et al. 2017)","noteIndex":0},"citationItems":[{"id":9103,"uris":["http://zotero.org/users/local/X8CzRyu0/items/ZQKGR8IV"],"itemData":{"id":9103,"type":"article-journal","container-title":"The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Raunkiaer.","author":[{"family":"Raunkiaer","given":"Christen"}],"issued":{"date-parts":[["1934"]]}},"label":"page"},{"id":9104,"uris":["http://zotero.org/users/local/X8CzRyu0/items/3TEKZCCY"],"itemData":{"id":9104,"type":"article-journal","abstract":"The deciduous habit of northern temperate trees and shrubs provides one of the most obvious examples of convergent evolution, but how did it evolve? Hypotheses based on the fossil record posit that deciduousness evolved first in response to drought or darkness and preadapted certain lineages as cold climates spread. An alternative is that evergreens first established in freezing environments and later evolved the deciduous habit. We monitored phenological patterns of 20 species of Viburnum spanning tropical, lucidophyllous (subtropical montane and warm temperate), and cool temperate Asian forests. In lucidophyllous forests, all viburnums were evergreen plants that exhibited coordinated leaf flushes with the onset of the rainy season but varied greatly in the timing of leaf senescence. In contrast, deciduous species exhibited tight coordination of both flushing and senescence, and we found a perfect correlation between the deciduous habit and prolonged annual freezing. In contrast to previous stepwise hypotheses, a consilience of independent lines of evidence supports a lockstep model in which deciduousness evolved in situ, in parallel, and concurrent with a gradual cooling climate. A pervasive selective force combined with the elevated evolutionary accessibility of a particular response may explain the massive convergence of adaptive strategies that characterizes the world’s biomes.","container-title":"The American Naturalist","DOI":"10.1086/692627","ISSN":"0003-0147","issue":"S1","note":"publisher: The University of Chicago Press","page":"S87-S104","source":"journals.uchicago.edu (Atypon)","title":"Convergence, Consilience, and the Evolution of Temperate Deciduous Forests","volume":"190","author":[{"family":"Edwards","given":"Erika J."},{"family":"Chatelet","given":"David S."},{"family":"Chen","given":"Bo-Chang"},{"family":"Ong","given":"Jin Yao"},{"family":"Tagane","given":"Shuichiro"},{"family":"Kanemitsu","given":"Hironobu"},{"family":"Tagawa","given":"Kazuki"},{"family":"Teramoto","given":"Kentaro"},{"family":"Park","given":"Brian"},{"family":"Chung","given":"Kuo-Fang"},{"family":"Hu","given":"Jer-Ming"},{"family":"Yahara","given":"Tetsukazu"},{"family":"Donoghue","given":"Michael J."}],"issued":{"date-parts":[["2017",8]]}}}],"schema":"https://github.com/citation-style-language/schema/raw/master/csl-citation.json"} </w:instrText>
      </w:r>
      <w:r w:rsidR="00333E66">
        <w:rPr>
          <w:rFonts w:ascii="Times New Roman" w:eastAsia="Times New Roman" w:hAnsi="Times New Roman" w:cs="Times New Roman"/>
          <w:sz w:val="24"/>
          <w:szCs w:val="24"/>
        </w:rPr>
        <w:fldChar w:fldCharType="separate"/>
      </w:r>
      <w:r w:rsidR="00333E66">
        <w:rPr>
          <w:rFonts w:ascii="Times New Roman" w:eastAsia="Times New Roman" w:hAnsi="Times New Roman" w:cs="Times New Roman"/>
          <w:noProof/>
          <w:sz w:val="24"/>
          <w:szCs w:val="24"/>
        </w:rPr>
        <w:t>(Raunkiaer 1934; Edwards et al. 2017)</w:t>
      </w:r>
      <w:r w:rsidR="00333E66">
        <w:rPr>
          <w:rFonts w:ascii="Times New Roman" w:eastAsia="Times New Roman" w:hAnsi="Times New Roman" w:cs="Times New Roman"/>
          <w:sz w:val="24"/>
          <w:szCs w:val="24"/>
        </w:rPr>
        <w:fldChar w:fldCharType="end"/>
      </w:r>
      <w:commentRangeEnd w:id="3"/>
      <w:r w:rsidR="00484B4D">
        <w:rPr>
          <w:rStyle w:val="CommentReference"/>
        </w:rPr>
        <w:commentReference w:id="3"/>
      </w:r>
      <w:r>
        <w:rPr>
          <w:rFonts w:ascii="Times New Roman" w:eastAsia="Times New Roman" w:hAnsi="Times New Roman" w:cs="Times New Roman"/>
          <w:sz w:val="24"/>
          <w:szCs w:val="24"/>
        </w:rPr>
        <w:t xml:space="preserve">. Other plants have increasingly shortened their life cycles so that germination, fertilization, and seed release all happen through the favorable season of a single year, allowing </w:t>
      </w:r>
      <w:r w:rsidR="00484B4D">
        <w:rPr>
          <w:rFonts w:ascii="Times New Roman" w:eastAsia="Times New Roman" w:hAnsi="Times New Roman" w:cs="Times New Roman"/>
          <w:sz w:val="24"/>
          <w:szCs w:val="24"/>
        </w:rPr>
        <w:t xml:space="preserve">their progeny to live through unfavorable seasonal weather as seeds </w:t>
      </w:r>
      <w:r w:rsidR="00BB473C">
        <w:rPr>
          <w:rFonts w:ascii="Times New Roman" w:eastAsia="Times New Roman" w:hAnsi="Times New Roman" w:cs="Times New Roman"/>
          <w:sz w:val="24"/>
          <w:szCs w:val="24"/>
        </w:rPr>
        <w:fldChar w:fldCharType="begin"/>
      </w:r>
      <w:r w:rsidR="00BB473C">
        <w:rPr>
          <w:rFonts w:ascii="Times New Roman" w:eastAsia="Times New Roman" w:hAnsi="Times New Roman" w:cs="Times New Roman"/>
          <w:sz w:val="24"/>
          <w:szCs w:val="24"/>
        </w:rPr>
        <w:instrText xml:space="preserve"> ADDIN ZOTERO_ITEM CSL_CITATION {"citationID":"s4seIC2r","properties":{"formattedCitation":"(Mulroy and Rundel 1977)","plainCitation":"(Mulroy and Rundel 1977)","noteIndex":0},"citationItems":[{"id":9106,"uris":["http://zotero.org/users/local/X8CzRyu0/items/94VQ5AAA"],"itemData":{"id":9106,"type":"article-journal","abstract":"In addition to the commonly described characteristics of ephemeral phenology and germination-regulation mechanisms, desert annual plants use a variety of patterns of morphological adaptation, physiological adaptation of metabolic systems, and phenotypic plasticity to maintain their ecological success.","container-title":"BioScience","DOI":"10.2307/1297607","ISSN":"0006-3568","issue":"2","journalAbbreviation":"BioScience","page":"109-114","source":"Silverchair","title":"Annual Plants: Adaptations to Desert Environments","title-short":"Annual Plants","volume":"27","author":[{"family":"Mulroy","given":"Thomas W."},{"family":"Rundel","given":"Philip W."}],"issued":{"date-parts":[["1977",2,1]]}}}],"schema":"https://github.com/citation-style-language/schema/raw/master/csl-citation.json"} </w:instrText>
      </w:r>
      <w:r w:rsidR="00BB473C">
        <w:rPr>
          <w:rFonts w:ascii="Times New Roman" w:eastAsia="Times New Roman" w:hAnsi="Times New Roman" w:cs="Times New Roman"/>
          <w:sz w:val="24"/>
          <w:szCs w:val="24"/>
        </w:rPr>
        <w:fldChar w:fldCharType="separate"/>
      </w:r>
      <w:r w:rsidR="00BB473C">
        <w:rPr>
          <w:rFonts w:ascii="Times New Roman" w:eastAsia="Times New Roman" w:hAnsi="Times New Roman" w:cs="Times New Roman"/>
          <w:noProof/>
          <w:sz w:val="24"/>
          <w:szCs w:val="24"/>
        </w:rPr>
        <w:t>(Mulroy and Rundel 1977)</w:t>
      </w:r>
      <w:r w:rsidR="00BB473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The latter describes the life history strategy of annual plants, which are semelparous (i.e.</w:t>
      </w:r>
      <w:r w:rsidR="00484B4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reproduce just once before death</w:t>
      </w:r>
      <w:r w:rsidR="00484B4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Stearns 1992). This is opposite to the vast majority of flowering plant species, which are mostly iteroparous (i.e.</w:t>
      </w:r>
      <w:r w:rsidR="00484B4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84B4D">
        <w:rPr>
          <w:rFonts w:ascii="Times New Roman" w:eastAsia="Times New Roman" w:hAnsi="Times New Roman" w:cs="Times New Roman"/>
          <w:sz w:val="24"/>
          <w:szCs w:val="24"/>
        </w:rPr>
        <w:t>reproduce multiple times and in multiple years</w:t>
      </w:r>
      <w:r>
        <w:rPr>
          <w:rFonts w:ascii="Times New Roman" w:eastAsia="Times New Roman" w:hAnsi="Times New Roman" w:cs="Times New Roman"/>
          <w:sz w:val="24"/>
          <w:szCs w:val="24"/>
        </w:rPr>
        <w:t xml:space="preserve">) and </w:t>
      </w:r>
      <w:r w:rsidR="00484B4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characterized by a perennial life history strategy with adaptations to survive an indefinite number of unfavorable seasons</w:t>
      </w:r>
      <w:r w:rsidR="00A9459F">
        <w:rPr>
          <w:rFonts w:ascii="Times New Roman" w:eastAsia="Times New Roman" w:hAnsi="Times New Roman" w:cs="Times New Roman"/>
          <w:sz w:val="24"/>
          <w:szCs w:val="24"/>
        </w:rPr>
        <w:t xml:space="preserve"> as sporophytes (plants) rather than gametophytes (seeds for angiosperms and gymnosperms;</w:t>
      </w:r>
      <w:r w:rsidR="00883648">
        <w:rPr>
          <w:rFonts w:ascii="Times New Roman" w:eastAsia="Times New Roman" w:hAnsi="Times New Roman" w:cs="Times New Roman"/>
          <w:sz w:val="24"/>
          <w:szCs w:val="24"/>
        </w:rPr>
        <w:t xml:space="preserve"> </w:t>
      </w:r>
      <w:r w:rsidR="00883648">
        <w:rPr>
          <w:rFonts w:ascii="Times New Roman" w:eastAsia="Times New Roman" w:hAnsi="Times New Roman" w:cs="Times New Roman"/>
          <w:sz w:val="24"/>
          <w:szCs w:val="24"/>
        </w:rPr>
        <w:fldChar w:fldCharType="begin"/>
      </w:r>
      <w:r w:rsidR="00883648">
        <w:rPr>
          <w:rFonts w:ascii="Times New Roman" w:eastAsia="Times New Roman" w:hAnsi="Times New Roman" w:cs="Times New Roman"/>
          <w:sz w:val="24"/>
          <w:szCs w:val="24"/>
        </w:rPr>
        <w:instrText xml:space="preserve"> ADDIN ZOTERO_ITEM CSL_CITATION {"citationID":"VyLUk5QQ","properties":{"formattedCitation":"(Raunkiaer 1934; Friedman 2020)","plainCitation":"(Raunkiaer 1934;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883648">
        <w:rPr>
          <w:rFonts w:ascii="Times New Roman" w:eastAsia="Times New Roman" w:hAnsi="Times New Roman" w:cs="Times New Roman"/>
          <w:sz w:val="24"/>
          <w:szCs w:val="24"/>
        </w:rPr>
        <w:fldChar w:fldCharType="separate"/>
      </w:r>
      <w:r w:rsidR="00883648">
        <w:rPr>
          <w:rFonts w:ascii="Times New Roman" w:eastAsia="Times New Roman" w:hAnsi="Times New Roman" w:cs="Times New Roman"/>
          <w:noProof/>
          <w:sz w:val="24"/>
          <w:szCs w:val="24"/>
        </w:rPr>
        <w:t>Raunkiaer 1934; Friedman 2020)</w:t>
      </w:r>
      <w:r w:rsidR="0088364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0370C29B" w14:textId="1C2FA802" w:rsidR="00DC165B" w:rsidRDefault="00F44525"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Botanists have long been interested</w:t>
      </w:r>
      <w:r w:rsidR="004550E2">
        <w:rPr>
          <w:rFonts w:ascii="Times New Roman" w:eastAsia="Times New Roman" w:hAnsi="Times New Roman" w:cs="Times New Roman"/>
          <w:sz w:val="24"/>
          <w:szCs w:val="24"/>
        </w:rPr>
        <w:t xml:space="preserve"> in finding environmental correlates associated with the evolution of different life history strategies in flowering plants </w:t>
      </w:r>
      <w:r>
        <w:rPr>
          <w:rFonts w:ascii="Times New Roman" w:eastAsia="Times New Roman" w:hAnsi="Times New Roman" w:cs="Times New Roman"/>
          <w:sz w:val="24"/>
          <w:szCs w:val="24"/>
        </w:rPr>
        <w:t xml:space="preserve">because </w:t>
      </w:r>
      <w:r w:rsidR="004550E2">
        <w:rPr>
          <w:rFonts w:ascii="Times New Roman" w:eastAsia="Times New Roman" w:hAnsi="Times New Roman" w:cs="Times New Roman"/>
          <w:sz w:val="24"/>
          <w:szCs w:val="24"/>
        </w:rPr>
        <w:t xml:space="preserve">species with annual and perennial strategies are unevenly distributed </w:t>
      </w:r>
      <w:r>
        <w:rPr>
          <w:rFonts w:ascii="Times New Roman" w:eastAsia="Times New Roman" w:hAnsi="Times New Roman" w:cs="Times New Roman"/>
          <w:sz w:val="24"/>
          <w:szCs w:val="24"/>
        </w:rPr>
        <w:t xml:space="preserve">across </w:t>
      </w:r>
      <w:r w:rsidR="004550E2">
        <w:rPr>
          <w:rFonts w:ascii="Times New Roman" w:eastAsia="Times New Roman" w:hAnsi="Times New Roman" w:cs="Times New Roman"/>
          <w:sz w:val="24"/>
          <w:szCs w:val="24"/>
        </w:rPr>
        <w:t>the globe</w:t>
      </w:r>
      <w:r w:rsidR="00215FCE">
        <w:rPr>
          <w:rFonts w:ascii="Times New Roman" w:eastAsia="Times New Roman" w:hAnsi="Times New Roman" w:cs="Times New Roman"/>
          <w:sz w:val="24"/>
          <w:szCs w:val="24"/>
        </w:rPr>
        <w:t xml:space="preserve"> </w:t>
      </w:r>
      <w:r w:rsidR="00215FCE">
        <w:rPr>
          <w:rFonts w:ascii="Times New Roman" w:eastAsia="Times New Roman" w:hAnsi="Times New Roman" w:cs="Times New Roman"/>
          <w:sz w:val="24"/>
          <w:szCs w:val="24"/>
        </w:rPr>
        <w:fldChar w:fldCharType="begin"/>
      </w:r>
      <w:r w:rsidR="00215FCE">
        <w:rPr>
          <w:rFonts w:ascii="Times New Roman" w:eastAsia="Times New Roman" w:hAnsi="Times New Roman" w:cs="Times New Roman"/>
          <w:sz w:val="24"/>
          <w:szCs w:val="24"/>
        </w:rPr>
        <w:instrText xml:space="preserve"> ADDIN ZOTERO_ITEM CSL_CITATION {"citationID":"4q2PRfXq","properties":{"custom":"(Figure 1; Raunkiaer 1934; Ricklefs and Renner 1994; Friedman 2020)","formattedCitation":"(Figure 1; Raunkiaer 1934; Ricklefs and Renner 1994; Friedman 2020)","plainCitation":"(Figure 1; Raunkiaer 1934; Ricklefs and Renner 1994;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Raunkiaer.","author":[{"family":"Raunkiaer","given":"Christen"}],"issued":{"date-parts":[["1934"]]}},"label":"page"},{"id":9108,"uris":["http://zotero.org/users/local/X8CzRyu0/items/724L7H5P"],"itemData":{"id":9108,"type":"article-journal","abstract":"Variation in species and genus richness among families of flowering plants was examined with respect to four classification variables: geographical distribution, growth form, pollination mode, and dispersal mode. Previous studies have estimated rates of species proliferation from age and contemporary diversity. Here we found that the earliest appearances in the fossil record are correlated with contemporary familial species richness, abundance in the fossil record, and the independent variables considered in this analysis. Thus, we believe that the fossil record does not provide reasonable estimates of the ages of families and that the rate of species proliferation cannot be calculated from such data without bias. Accordingly, our subsequent analyses were based on contemporary species richness of families. Although the classification variables were interrelated, each made largely independent contributions to familial species richness. Cosmopolitan families were 5.6 times more species-rich than strictly tropical families and 35 times more species-rich than strictly temperate families. Families including both herbaceous and woody growth forms were 5.7 and 14 times more species-rich than families with either growth form alone. Although animal pollination was significantly associated with elevated familial species richness, the effect was statistically weak. The most prominent effect was that families with both abiotic and biotic dispersal had more than 10 times as many species as families with either dispersal mode alone. Our analyses also revealed that families having both dispersal modes were more likely to have several growth forms, suggesting that evolutionary flexibility of morphology may be generalized over diverse aspects of life history. These results do not support the idea that pollination and dispersal by animals were primarily responsible for the tremendous proliferation of angiosperm species, either by producing population structures conducive to speciation or by applying selection for diversification. Instead, the importance of varied dispersal mode, growth form, and climate zone in predicting high familial species richness suggests that a capacity to diversify morphologically and physiologically may have been primarily responsible for high rates of species proliferation in the flowering plants.","container-title":"Evolution","DOI":"10.1111/j.1558-5646.1994.tb02200.x","ISSN":"1558-5646","issue":"5","language":"en","note":"_eprint: https://onlinelibrary.wiley.com/doi/pdf/10.1111/j.1558-5646.1994.tb02200.x","page":"1619-1636","source":"Wiley Online Library","title":"Species Richness Within Families of Flowering Plants","volume":"48","author":[{"family":"Ricklefs","given":"Robert E."},{"family":"Renner","given":"Susanne S."}],"issued":{"date-parts":[["1994"]]}},"label":"page"},{"id":8339,"uris":["http://zotero.org/users/local/X8CzRyu0/items/XK4A73YW"],"itemData":{"id":8339,"type":"article-journal","abstract":"Flowering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215FCE">
        <w:rPr>
          <w:rFonts w:ascii="Times New Roman" w:eastAsia="Times New Roman" w:hAnsi="Times New Roman" w:cs="Times New Roman"/>
          <w:sz w:val="24"/>
          <w:szCs w:val="24"/>
        </w:rPr>
        <w:fldChar w:fldCharType="separate"/>
      </w:r>
      <w:r w:rsidR="00215FCE">
        <w:rPr>
          <w:rFonts w:ascii="Times New Roman" w:eastAsia="Times New Roman" w:hAnsi="Times New Roman" w:cs="Times New Roman"/>
          <w:noProof/>
          <w:sz w:val="24"/>
          <w:szCs w:val="24"/>
        </w:rPr>
        <w:t>(Figure 1; Raunkiaer 1934; Ricklefs and Renner 1994; Friedman 2020)</w:t>
      </w:r>
      <w:r w:rsidR="00215FCE">
        <w:rPr>
          <w:rFonts w:ascii="Times New Roman" w:eastAsia="Times New Roman" w:hAnsi="Times New Roman" w:cs="Times New Roman"/>
          <w:sz w:val="24"/>
          <w:szCs w:val="24"/>
        </w:rPr>
        <w:fldChar w:fldCharType="end"/>
      </w:r>
      <w:r w:rsidR="004550E2">
        <w:rPr>
          <w:rFonts w:ascii="Times New Roman" w:eastAsia="Times New Roman" w:hAnsi="Times New Roman" w:cs="Times New Roman"/>
          <w:sz w:val="24"/>
          <w:szCs w:val="24"/>
        </w:rPr>
        <w:t xml:space="preserve">. The distribution </w:t>
      </w:r>
      <w:r w:rsidR="003E5459">
        <w:rPr>
          <w:rFonts w:ascii="Times New Roman" w:eastAsia="Times New Roman" w:hAnsi="Times New Roman" w:cs="Times New Roman"/>
          <w:sz w:val="24"/>
          <w:szCs w:val="24"/>
        </w:rPr>
        <w:t xml:space="preserve">perennials </w:t>
      </w:r>
      <w:r w:rsidR="004550E2">
        <w:rPr>
          <w:rFonts w:ascii="Times New Roman" w:eastAsia="Times New Roman" w:hAnsi="Times New Roman" w:cs="Times New Roman"/>
          <w:sz w:val="24"/>
          <w:szCs w:val="24"/>
        </w:rPr>
        <w:t xml:space="preserve">is nonlinear, as they are disproportionately diverse both in areas where freezing is constant, such as higher latitudes and alpine habitats </w:t>
      </w:r>
      <w:r w:rsidR="00215FCE">
        <w:rPr>
          <w:rFonts w:ascii="Times New Roman" w:eastAsia="Times New Roman" w:hAnsi="Times New Roman" w:cs="Times New Roman"/>
          <w:sz w:val="24"/>
          <w:szCs w:val="24"/>
        </w:rPr>
        <w:fldChar w:fldCharType="begin"/>
      </w:r>
      <w:r w:rsidR="00215FCE">
        <w:rPr>
          <w:rFonts w:ascii="Times New Roman" w:eastAsia="Times New Roman" w:hAnsi="Times New Roman" w:cs="Times New Roman"/>
          <w:sz w:val="24"/>
          <w:szCs w:val="24"/>
        </w:rPr>
        <w:instrText xml:space="preserve"> ADDIN ZOTERO_ITEM CSL_CITATION {"citationID":"XkJJvGsw","properties":{"formattedCitation":"(Billings and Mooney 1968; Givnish 2015)","plainCitation":"(Billings and Mooney 1968; Givnish 2015)","noteIndex":0},"citationItems":[{"id":9111,"uris":["http://zotero.org/users/local/X8CzRyu0/items/7FYM42KR"],"itemData":{"id":9111,"type":"article-journal","abstract":"‘How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resistance in snowbank plants. Alpine plants adapted to summer drought stress can carry on photosynthesis at low water potentials; alpine or arctic plants of moist sites cannot do this. 7. Breaking of dormancy: controlled by mean temperatures near or above 0° C., and in some cases by photoperiod also. 8. Growth: very rapid even at low positive temperatures. Respiration greatly exceeds photosynthesis in early re-growth of perennials. Internal photosynthesis may occur in hollow stems of larger plants during early growth. Nitrogen and phosphorus often limiting in cold soil. 9. Food storage: characteristic of all alpine and arctic plants except annuals. Carbohydrates mostly stored underground in herbaceous perennials. Lipids in old leaves and stems of prostrate evergreen shrubs. Depleted in early growth, and usually restored after flowering. 10. Winter survival: survival and frost resistance are excellent after hardening. Cold resistance closely tied to content of soluble carbohydrates, particularly raffinose. 11. Flowering: flower buds are pre-formed the year before. Complete development and anthesis dependent upon temperature of the flowering year and also, in some cases, upon photoperiod. 12. Pollination: mostly insect-pollinated in alpine regions and even in Arctic, but to a lesser extent. Wind-pollination increasingly more important with increasing latitude. Diptera more important than bees in the Arctic and in the highest mountains. 13. Seed production: opportunistic, and dependent upon temperature during flowering period and latter half of growing season. 14. Vegetative reproduction: by rhizomes, bulbils, or layering. More common and important in Arctic than in alpine areas. 15. Onset of dormancy: triggered by photoperiod, low temperatures, and drought. Dormant plant extremely resistant to low temperatures.","container-title":"Biological Reviews","DOI":"10.1111/j.1469-185X.1968.tb00968.x","ISSN":"1469-185X","issue":"4","language":"en","note":"_eprint: https://onlinelibrary.wiley.com/doi/pdf/10.1111/j.1469-185X.1968.tb00968.x","page":"481-529","source":"Wiley Online Library","title":"The Ecology of Arctic and Alpine Plants","volume":"43","author":[{"family":"Billings","given":"W. D."},{"family":"Mooney","given":"H. A."}],"issued":{"date-parts":[["1968"]]}},"label":"page"},{"id":9112,"uris":["http://zotero.org/users/local/X8CzRyu0/items/QXWHEQWW"],"itemData":{"id":9112,"type":"article-journal","abstract":"Adaptive radiation is the rise of a diversity of ecological roles and role-specific adaptations within a lineage. Recently, some researchers have begun to use ‘adaptive radiation’ or ‘radiation’ as synonymous with ‘explosive species diversification’. This essay aims to clarify distinctions between these concepts, and the related ideas of geographic speciation, sexual selection, key innovations, key landscapes and ecological keys. Several examples are given to demonstrate that adaptive radiation and explosive diversification are not the same phenomenon, and that focusing on explosive diversification and the analysis of phylogenetic topology ignores much of the rich biology associated with adaptive radiation, and risks generating confusion about the nature of the evolutionary forces driving species diversification. Some ‘radiations’ involve bursts of geographic speciation or sexual selection, rather than adaptive diversification; some adaptive radiations have little or no effect on speciation, or even a negative effect. Many classic examples of ‘adaptive radiation’ appear to involve effects driven partly by geographic speciation, species’ dispersal abilities, and the nature of extrinsic dispersal barriers; partly by sexual selection; and partly by adaptive radiation in the classical sense, including the origin of traits and invasion of adaptive zones that result in decreased diversification rates but add to overall diversity.","container-title":"New Phytologist","DOI":"10.1111/nph.13482","ISSN":"1469-8137","issue":"2","language":"en","note":"_eprint: https://onlinelibrary.wiley.com/doi/pdf/10.1111/nph.13482","page":"297-303","source":"Wiley Online Library","title":"Adaptive radiation versus ‘radiation’ and ‘explosive diversification’: why conceptual distinctions are fundamental to understanding evolution","title-short":"Adaptive radiation versus ‘radiation’ and ‘explosive diversification’","volume":"207","author":[{"family":"Givnish","given":"Thomas J."}],"issued":{"date-parts":[["2015"]]}}}],"schema":"https://github.com/citation-style-language/schema/raw/master/csl-citation.json"} </w:instrText>
      </w:r>
      <w:r w:rsidR="00215FCE">
        <w:rPr>
          <w:rFonts w:ascii="Times New Roman" w:eastAsia="Times New Roman" w:hAnsi="Times New Roman" w:cs="Times New Roman"/>
          <w:sz w:val="24"/>
          <w:szCs w:val="24"/>
        </w:rPr>
        <w:fldChar w:fldCharType="separate"/>
      </w:r>
      <w:r w:rsidR="00215FCE">
        <w:rPr>
          <w:rFonts w:ascii="Times New Roman" w:eastAsia="Times New Roman" w:hAnsi="Times New Roman" w:cs="Times New Roman"/>
          <w:noProof/>
          <w:sz w:val="24"/>
          <w:szCs w:val="24"/>
        </w:rPr>
        <w:t>(Billings and Mooney 1968; Givnish 2015)</w:t>
      </w:r>
      <w:r w:rsidR="00215FCE">
        <w:rPr>
          <w:rFonts w:ascii="Times New Roman" w:eastAsia="Times New Roman" w:hAnsi="Times New Roman" w:cs="Times New Roman"/>
          <w:sz w:val="24"/>
          <w:szCs w:val="24"/>
        </w:rPr>
        <w:fldChar w:fldCharType="end"/>
      </w:r>
      <w:r w:rsidR="004550E2">
        <w:rPr>
          <w:rFonts w:ascii="Times New Roman" w:eastAsia="Times New Roman" w:hAnsi="Times New Roman" w:cs="Times New Roman"/>
          <w:sz w:val="24"/>
          <w:szCs w:val="24"/>
        </w:rPr>
        <w:t xml:space="preserve">, and </w:t>
      </w:r>
      <w:r w:rsidR="003E5459">
        <w:rPr>
          <w:rFonts w:ascii="Times New Roman" w:eastAsia="Times New Roman" w:hAnsi="Times New Roman" w:cs="Times New Roman"/>
          <w:sz w:val="24"/>
          <w:szCs w:val="24"/>
        </w:rPr>
        <w:t xml:space="preserve">in areas with </w:t>
      </w:r>
      <w:r w:rsidR="004550E2">
        <w:rPr>
          <w:rFonts w:ascii="Times New Roman" w:eastAsia="Times New Roman" w:hAnsi="Times New Roman" w:cs="Times New Roman"/>
          <w:sz w:val="24"/>
          <w:szCs w:val="24"/>
        </w:rPr>
        <w:t xml:space="preserve">warmer tropical climates (Grime 1977). On the other hand, annuals </w:t>
      </w:r>
      <w:r w:rsidR="00BC560C">
        <w:rPr>
          <w:rFonts w:ascii="Times New Roman" w:eastAsia="Times New Roman" w:hAnsi="Times New Roman" w:cs="Times New Roman"/>
          <w:sz w:val="24"/>
          <w:szCs w:val="24"/>
        </w:rPr>
        <w:t>compose the greatest proportion of the flora</w:t>
      </w:r>
      <w:r w:rsidR="004550E2">
        <w:rPr>
          <w:rFonts w:ascii="Times New Roman" w:eastAsia="Times New Roman" w:hAnsi="Times New Roman" w:cs="Times New Roman"/>
          <w:sz w:val="24"/>
          <w:szCs w:val="24"/>
        </w:rPr>
        <w:t xml:space="preserve"> in mid-latitude areas subject to prolonged drought, such as desert and </w:t>
      </w:r>
      <w:r w:rsidR="00BC560C">
        <w:rPr>
          <w:rFonts w:ascii="Times New Roman" w:eastAsia="Times New Roman" w:hAnsi="Times New Roman" w:cs="Times New Roman"/>
          <w:sz w:val="24"/>
          <w:szCs w:val="24"/>
        </w:rPr>
        <w:t>M</w:t>
      </w:r>
      <w:r w:rsidR="004550E2">
        <w:rPr>
          <w:rFonts w:ascii="Times New Roman" w:eastAsia="Times New Roman" w:hAnsi="Times New Roman" w:cs="Times New Roman"/>
          <w:sz w:val="24"/>
          <w:szCs w:val="24"/>
        </w:rPr>
        <w:t>editerranean habitats (</w:t>
      </w:r>
      <w:proofErr w:type="spellStart"/>
      <w:r w:rsidR="004550E2">
        <w:rPr>
          <w:rFonts w:ascii="Times New Roman" w:eastAsia="Times New Roman" w:hAnsi="Times New Roman" w:cs="Times New Roman"/>
          <w:sz w:val="24"/>
          <w:szCs w:val="24"/>
        </w:rPr>
        <w:t>Mulroy</w:t>
      </w:r>
      <w:proofErr w:type="spellEnd"/>
      <w:r w:rsidR="004550E2">
        <w:rPr>
          <w:rFonts w:ascii="Times New Roman" w:eastAsia="Times New Roman" w:hAnsi="Times New Roman" w:cs="Times New Roman"/>
          <w:sz w:val="24"/>
          <w:szCs w:val="24"/>
        </w:rPr>
        <w:t xml:space="preserve"> and </w:t>
      </w:r>
      <w:proofErr w:type="spellStart"/>
      <w:r w:rsidR="004550E2">
        <w:rPr>
          <w:rFonts w:ascii="Times New Roman" w:eastAsia="Times New Roman" w:hAnsi="Times New Roman" w:cs="Times New Roman"/>
          <w:sz w:val="24"/>
          <w:szCs w:val="24"/>
        </w:rPr>
        <w:t>Rundel</w:t>
      </w:r>
      <w:proofErr w:type="spellEnd"/>
      <w:r w:rsidR="004550E2">
        <w:rPr>
          <w:rFonts w:ascii="Times New Roman" w:eastAsia="Times New Roman" w:hAnsi="Times New Roman" w:cs="Times New Roman"/>
          <w:sz w:val="24"/>
          <w:szCs w:val="24"/>
        </w:rPr>
        <w:t xml:space="preserve"> 1977). Though annuals are considerably less common than perennials across the angiosperm tree of life (Friedman 2020), they can </w:t>
      </w:r>
      <w:r w:rsidR="004550E2">
        <w:rPr>
          <w:rFonts w:ascii="Times New Roman" w:eastAsia="Times New Roman" w:hAnsi="Times New Roman" w:cs="Times New Roman"/>
          <w:sz w:val="24"/>
          <w:szCs w:val="24"/>
        </w:rPr>
        <w:lastRenderedPageBreak/>
        <w:t>represent over 50% of the floristic diversity in some of th</w:t>
      </w:r>
      <w:r w:rsidR="00BC560C">
        <w:rPr>
          <w:rFonts w:ascii="Times New Roman" w:eastAsia="Times New Roman" w:hAnsi="Times New Roman" w:cs="Times New Roman"/>
          <w:sz w:val="24"/>
          <w:szCs w:val="24"/>
        </w:rPr>
        <w:t>e</w:t>
      </w:r>
      <w:r w:rsidR="004550E2">
        <w:rPr>
          <w:rFonts w:ascii="Times New Roman" w:eastAsia="Times New Roman" w:hAnsi="Times New Roman" w:cs="Times New Roman"/>
          <w:sz w:val="24"/>
          <w:szCs w:val="24"/>
        </w:rPr>
        <w:t xml:space="preserve">se regions (Figure 1b; </w:t>
      </w:r>
      <w:proofErr w:type="spellStart"/>
      <w:r w:rsidR="004550E2">
        <w:rPr>
          <w:rFonts w:ascii="Times New Roman" w:eastAsia="Times New Roman" w:hAnsi="Times New Roman" w:cs="Times New Roman"/>
          <w:sz w:val="24"/>
          <w:szCs w:val="24"/>
        </w:rPr>
        <w:t>Raunkiaer</w:t>
      </w:r>
      <w:proofErr w:type="spellEnd"/>
      <w:r w:rsidR="004550E2">
        <w:rPr>
          <w:rFonts w:ascii="Times New Roman" w:eastAsia="Times New Roman" w:hAnsi="Times New Roman" w:cs="Times New Roman"/>
          <w:sz w:val="24"/>
          <w:szCs w:val="24"/>
        </w:rPr>
        <w:t xml:space="preserve"> 1934). </w:t>
      </w:r>
    </w:p>
    <w:p w14:paraId="17E668D6" w14:textId="061AF944" w:rsidR="00DC165B" w:rsidRDefault="004550E2"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the uneven distribution in the proportion of different life form</w:t>
      </w:r>
      <w:r w:rsidR="00215FC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across the globe </w:t>
      </w:r>
      <w:r w:rsidR="00215FCE">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long</w:t>
      </w:r>
      <w:r w:rsidR="00BC560C">
        <w:rPr>
          <w:rFonts w:ascii="Times New Roman" w:eastAsia="Times New Roman" w:hAnsi="Times New Roman" w:cs="Times New Roman"/>
          <w:sz w:val="24"/>
          <w:szCs w:val="24"/>
        </w:rPr>
        <w:t xml:space="preserve"> been</w:t>
      </w:r>
      <w:r>
        <w:rPr>
          <w:rFonts w:ascii="Times New Roman" w:eastAsia="Times New Roman" w:hAnsi="Times New Roman" w:cs="Times New Roman"/>
          <w:sz w:val="24"/>
          <w:szCs w:val="24"/>
        </w:rPr>
        <w:t xml:space="preserve"> recognized</w:t>
      </w:r>
      <w:r w:rsidR="00215FCE">
        <w:rPr>
          <w:rFonts w:ascii="Times New Roman" w:eastAsia="Times New Roman" w:hAnsi="Times New Roman" w:cs="Times New Roman"/>
          <w:sz w:val="24"/>
          <w:szCs w:val="24"/>
        </w:rPr>
        <w:t xml:space="preserve"> </w:t>
      </w:r>
      <w:r w:rsidR="00215FCE">
        <w:rPr>
          <w:rFonts w:ascii="Times New Roman" w:eastAsia="Times New Roman" w:hAnsi="Times New Roman" w:cs="Times New Roman"/>
          <w:sz w:val="24"/>
          <w:szCs w:val="24"/>
        </w:rPr>
        <w:fldChar w:fldCharType="begin"/>
      </w:r>
      <w:r w:rsidR="00215FCE">
        <w:rPr>
          <w:rFonts w:ascii="Times New Roman" w:eastAsia="Times New Roman" w:hAnsi="Times New Roman" w:cs="Times New Roman"/>
          <w:sz w:val="24"/>
          <w:szCs w:val="24"/>
        </w:rPr>
        <w:instrText xml:space="preserve"> ADDIN ZOTERO_ITEM CSL_CITATION {"citationID":"DPTTYWWx","properties":{"formattedCitation":"(Raunkiaer 1934; Stebbins 1974; Grime 1977; Friedman 2020)","plainCitation":"(Raunkiaer 1934; Stebbins 1974; Grime 1977; Friedman 2020)","noteIndex":0},"citationItems":[{"id":9103,"uris":["http://zotero.org/users/local/X8CzRyu0/items/ZQKGR8IV"],"itemData":{"id":9103,"type":"article-journal","container-title":"The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Raunkiaer.","author":[{"family":"Raunkiaer","given":"Christen"}],"issued":{"date-parts":[["1934"]]}},"label":"page"},{"id":7448,"uris":["http://zotero.org/users/local/X8CzRyu0/items/CZ6X68J3"],"itemData":{"id":7448,"type":"book","call-number":"QH368.5 .S72","event-place":"Cambridge, Mass","ISBN":"978-0-674-30685-1","language":"en","number-of-pages":"399","publisher":"Belknap Press of Harvard University Press","publisher-place":"Cambridge, Mass","source":"Library of Congress ISBN","title":"Flowering plants: evolution above the species level","title-short":"Flowering plants","author":[{"family":"Stebbins","given":"G. Ledyard"}],"issued":{"date-parts":[["1974"]]}},"label":"page"},{"id":9095,"uris":["http://zotero.org/users/local/X8CzRyu0/items/DHJUB2KE"],"itemData":{"id":9095,"type":"article-journal","abstract":"It is suggested that evolution in plants may be associated with the emergence of three primary strategies, each of which may be identified by reference to a number of characteristics including morphological features, resource allocation, phenology, and response to stress. The competitive strategy prevails in productive, relatively undisturbed vegetation, the stress-tolerant strategy is associated with continuously unproductive conditions, and the ruderal strategy is characteristic of severely disturbed but potentially productive habitats. A triangular model based upon the three strategies may be reconciled with the theory of r- and K-selection, provides an insight into the processes of vegetation succession and dominance, and appears to be capable of extension to fungi and to animals.","container-title":"The American Naturalist","DOI":"10.1086/283244","ISSN":"0003-0147","issue":"982","note":"publisher: The University of Chicago Press","page":"1169-1194","source":"journals.uchicago.edu (Atypon)","title":"Evidence for the Existence of Three Primary Strategies in Plants and Its Relevance to Ecological and Evolutionary Theory","volume":"111","author":[{"family":"Grime","given":"J. P."}],"issued":{"date-parts":[["1977",11]]}},"label":"page"},{"id":8339,"uris":["http://zotero.org/users/local/X8CzRyu0/items/XK4A73YW"],"itemData":{"id":8339,"type":"article-journal","abstract":"Flowering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215FCE">
        <w:rPr>
          <w:rFonts w:ascii="Times New Roman" w:eastAsia="Times New Roman" w:hAnsi="Times New Roman" w:cs="Times New Roman"/>
          <w:sz w:val="24"/>
          <w:szCs w:val="24"/>
        </w:rPr>
        <w:fldChar w:fldCharType="separate"/>
      </w:r>
      <w:r w:rsidR="00215FCE">
        <w:rPr>
          <w:rFonts w:ascii="Times New Roman" w:eastAsia="Times New Roman" w:hAnsi="Times New Roman" w:cs="Times New Roman"/>
          <w:noProof/>
          <w:sz w:val="24"/>
          <w:szCs w:val="24"/>
        </w:rPr>
        <w:t>(Raunkiaer 1934; Stebbins 1974; Grime 1977; Friedman 2020)</w:t>
      </w:r>
      <w:r w:rsidR="00215F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C560C">
        <w:rPr>
          <w:rFonts w:ascii="Times New Roman" w:eastAsia="Times New Roman" w:hAnsi="Times New Roman" w:cs="Times New Roman"/>
          <w:sz w:val="24"/>
          <w:szCs w:val="24"/>
        </w:rPr>
        <w:t>botanists still debate the relative importance of</w:t>
      </w:r>
      <w:r>
        <w:rPr>
          <w:rFonts w:ascii="Times New Roman" w:eastAsia="Times New Roman" w:hAnsi="Times New Roman" w:cs="Times New Roman"/>
          <w:sz w:val="24"/>
          <w:szCs w:val="24"/>
        </w:rPr>
        <w:t xml:space="preserve"> the historical drivers </w:t>
      </w:r>
      <w:r w:rsidR="00742D83">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this pattern</w:t>
      </w:r>
      <w:r w:rsidR="00742D8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C560C">
        <w:rPr>
          <w:rFonts w:ascii="Times New Roman" w:eastAsia="Times New Roman" w:hAnsi="Times New Roman" w:cs="Times New Roman"/>
          <w:sz w:val="24"/>
          <w:szCs w:val="24"/>
        </w:rPr>
        <w:t>with special focus on</w:t>
      </w:r>
      <w:r>
        <w:rPr>
          <w:rFonts w:ascii="Times New Roman" w:eastAsia="Times New Roman" w:hAnsi="Times New Roman" w:cs="Times New Roman"/>
          <w:sz w:val="24"/>
          <w:szCs w:val="24"/>
        </w:rPr>
        <w:t xml:space="preserve"> the role of climate. For instance, </w:t>
      </w:r>
      <w:r w:rsidR="00244C78">
        <w:rPr>
          <w:rFonts w:ascii="Times New Roman" w:eastAsia="Times New Roman" w:hAnsi="Times New Roman" w:cs="Times New Roman"/>
          <w:sz w:val="24"/>
          <w:szCs w:val="24"/>
        </w:rPr>
        <w:t xml:space="preserve">plant </w:t>
      </w:r>
      <w:r>
        <w:rPr>
          <w:rFonts w:ascii="Times New Roman" w:eastAsia="Times New Roman" w:hAnsi="Times New Roman" w:cs="Times New Roman"/>
          <w:sz w:val="24"/>
          <w:szCs w:val="24"/>
        </w:rPr>
        <w:t xml:space="preserve">life history </w:t>
      </w:r>
      <w:del w:id="4" w:author="Eric Hagen" w:date="2022-07-04T15:27:00Z">
        <w:r w:rsidDel="00244C78">
          <w:rPr>
            <w:rFonts w:ascii="Times New Roman" w:eastAsia="Times New Roman" w:hAnsi="Times New Roman" w:cs="Times New Roman"/>
            <w:sz w:val="24"/>
            <w:szCs w:val="24"/>
          </w:rPr>
          <w:delText xml:space="preserve">strategies </w:delText>
        </w:r>
      </w:del>
      <w:ins w:id="5" w:author="Eric Hagen" w:date="2022-07-04T15:27:00Z">
        <w:r w:rsidR="00244C78">
          <w:rPr>
            <w:rFonts w:ascii="Times New Roman" w:eastAsia="Times New Roman" w:hAnsi="Times New Roman" w:cs="Times New Roman"/>
            <w:sz w:val="24"/>
            <w:szCs w:val="24"/>
          </w:rPr>
          <w:t xml:space="preserve">theoreticians </w:t>
        </w:r>
      </w:ins>
      <w:del w:id="6" w:author="Eric Hagen" w:date="2022-07-04T15:28:00Z">
        <w:r w:rsidDel="00244C78">
          <w:rPr>
            <w:rFonts w:ascii="Times New Roman" w:eastAsia="Times New Roman" w:hAnsi="Times New Roman" w:cs="Times New Roman"/>
            <w:sz w:val="24"/>
            <w:szCs w:val="24"/>
          </w:rPr>
          <w:delText>in plants,</w:delText>
        </w:r>
      </w:del>
      <w:ins w:id="7" w:author="Eric Hagen" w:date="2022-07-04T15:28:00Z">
        <w:r w:rsidR="00244C78">
          <w:rPr>
            <w:rFonts w:ascii="Times New Roman" w:eastAsia="Times New Roman" w:hAnsi="Times New Roman" w:cs="Times New Roman"/>
            <w:sz w:val="24"/>
            <w:szCs w:val="24"/>
          </w:rPr>
          <w:t>argue that</w:t>
        </w:r>
      </w:ins>
      <w:r>
        <w:rPr>
          <w:rFonts w:ascii="Times New Roman" w:eastAsia="Times New Roman" w:hAnsi="Times New Roman" w:cs="Times New Roman"/>
          <w:sz w:val="24"/>
          <w:szCs w:val="24"/>
        </w:rPr>
        <w:t xml:space="preserve"> annuals are more likely to evolve where climate is seasonal</w:t>
      </w:r>
      <w:r w:rsidR="00C51D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because the</w:t>
      </w:r>
      <w:del w:id="8" w:author="Eric Hagen" w:date="2022-07-04T15:29:00Z">
        <w:r w:rsidDel="00244C78">
          <w:rPr>
            <w:rFonts w:ascii="Times New Roman" w:eastAsia="Times New Roman" w:hAnsi="Times New Roman" w:cs="Times New Roman"/>
            <w:sz w:val="24"/>
            <w:szCs w:val="24"/>
          </w:rPr>
          <w:delText>y can rapidly take advantage of short beneficial climatic conditions for reproduction</w:delText>
        </w:r>
      </w:del>
      <w:r w:rsidR="00244C78">
        <w:rPr>
          <w:rFonts w:ascii="Times New Roman" w:eastAsia="Times New Roman" w:hAnsi="Times New Roman" w:cs="Times New Roman"/>
          <w:sz w:val="24"/>
          <w:szCs w:val="24"/>
        </w:rPr>
        <w:t xml:space="preserve"> annual strategy allows for rapid responses to short-lived favorable climatic conditions beneficial to reproduction</w:t>
      </w:r>
      <w:r>
        <w:rPr>
          <w:rFonts w:ascii="Times New Roman" w:eastAsia="Times New Roman" w:hAnsi="Times New Roman" w:cs="Times New Roman"/>
          <w:sz w:val="24"/>
          <w:szCs w:val="24"/>
        </w:rPr>
        <w:t xml:space="preserve"> </w:t>
      </w:r>
      <w:r w:rsidR="00BC313C">
        <w:rPr>
          <w:rFonts w:ascii="Times New Roman" w:eastAsia="Times New Roman" w:hAnsi="Times New Roman" w:cs="Times New Roman"/>
          <w:sz w:val="24"/>
          <w:szCs w:val="24"/>
        </w:rPr>
        <w:fldChar w:fldCharType="begin"/>
      </w:r>
      <w:r w:rsidR="00BC313C">
        <w:rPr>
          <w:rFonts w:ascii="Times New Roman" w:eastAsia="Times New Roman" w:hAnsi="Times New Roman" w:cs="Times New Roman"/>
          <w:sz w:val="24"/>
          <w:szCs w:val="24"/>
        </w:rPr>
        <w:instrText xml:space="preserve"> ADDIN ZOTERO_ITEM CSL_CITATION {"citationID":"6c6GATLF","properties":{"formattedCitation":"(Cole 1954; Friedman 2020)","plainCitation":"(Cole 1954; Friedman 2020)","noteIndex":0},"citationItems":[{"id":9116,"uris":["http://zotero.org/users/local/X8CzRyu0/items/Q3CK3TFC"],"itemData":{"id":9116,"type":"article-journal","container-title":"The Quarterly Review of Biology","DOI":"10.1086/400074","ISSN":"0033-5770","issue":"2","note":"publisher: The University of Chicago Press","page":"103-137","source":"journals.uchicago.edu (Atypon)","title":"The Population Consequences of Life History Phenomena","volume":"29","author":[{"family":"Cole","given":"Lamont C."}],"issued":{"date-parts":[["1954",6]]}},"label":"page"},{"id":8339,"uris":["http://zotero.org/users/local/X8CzRyu0/items/XK4A73YW"],"itemData":{"id":8339,"type":"article-journal","abstract":"Flowering plants exhibit two principal life-history strategies: annuality (living and reproducing in one year) and perenniality (living more than one year). The advantages of either strategy depend on the relative benefits of immediate reproduction balanced against survivorship and future reproduction. This trade-off means that life-history strategies are associated with particular environments, with annuals being found more often in unpredictable habitats. Annuality and perenniality are the outcome of developmental genetic programs responding to their environment, with perennials being distinguished by their delayed competence to flower and reversion to growth after flowering. Evolutionary transitions between these strategies are frequent and have consequences for mating systems and genome evolution, with perennials being more likely to outcross with higher inbreeding depression and lower rates of molecular evolution. Integrating expectations from life-history theory with knowledge of the developmental genetics of flowering and seasonality is required to understand the mechanisms involved in the evolution of annual and perennial life histories.","container-title":"Annual Review of Ecology, Evolution, and Systematics","DOI":"10.1146/annurev-ecolsys-110218-024638","issue":"1","note":"_eprint: https://doi.org/10.1146/annurev-ecolsys-110218-024638","page":"461-481","source":"Annual Reviews","title":"The Evolution of Annual and Perennial Plant Life Histories: Ecological Correlates and Genetic Mechanisms","title-short":"The Evolution of Annual and Perennial Plant Life Histories","volume":"51","author":[{"family":"Friedman","given":"Jannice"}],"issued":{"date-parts":[["2020"]]}},"label":"page"}],"schema":"https://github.com/citation-style-language/schema/raw/master/csl-citation.json"} </w:instrText>
      </w:r>
      <w:r w:rsidR="00BC313C">
        <w:rPr>
          <w:rFonts w:ascii="Times New Roman" w:eastAsia="Times New Roman" w:hAnsi="Times New Roman" w:cs="Times New Roman"/>
          <w:sz w:val="24"/>
          <w:szCs w:val="24"/>
        </w:rPr>
        <w:fldChar w:fldCharType="separate"/>
      </w:r>
      <w:r w:rsidR="00BC313C">
        <w:rPr>
          <w:rFonts w:ascii="Times New Roman" w:eastAsia="Times New Roman" w:hAnsi="Times New Roman" w:cs="Times New Roman"/>
          <w:noProof/>
          <w:sz w:val="24"/>
          <w:szCs w:val="24"/>
        </w:rPr>
        <w:t>(Cole 1954; Friedman 2020)</w:t>
      </w:r>
      <w:r w:rsidR="00BC313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Start w:id="9"/>
      <w:r>
        <w:rPr>
          <w:rFonts w:ascii="Times New Roman" w:eastAsia="Times New Roman" w:hAnsi="Times New Roman" w:cs="Times New Roman"/>
          <w:sz w:val="24"/>
          <w:szCs w:val="24"/>
        </w:rPr>
        <w:t xml:space="preserve">Support for this </w:t>
      </w:r>
      <w:ins w:id="10" w:author="Eric Hagen" w:date="2022-07-04T15:30:00Z">
        <w:r w:rsidR="005A207A">
          <w:rPr>
            <w:rFonts w:ascii="Times New Roman" w:eastAsia="Times New Roman" w:hAnsi="Times New Roman" w:cs="Times New Roman"/>
            <w:sz w:val="24"/>
            <w:szCs w:val="24"/>
          </w:rPr>
          <w:t xml:space="preserve">idea </w:t>
        </w:r>
      </w:ins>
      <w:r>
        <w:rPr>
          <w:rFonts w:ascii="Times New Roman" w:eastAsia="Times New Roman" w:hAnsi="Times New Roman" w:cs="Times New Roman"/>
          <w:sz w:val="24"/>
          <w:szCs w:val="24"/>
        </w:rPr>
        <w:t xml:space="preserve">has been found in clades typical of </w:t>
      </w:r>
      <w:ins w:id="11" w:author="Eric Hagen" w:date="2022-07-04T15:28:00Z">
        <w:r w:rsidR="00244C78">
          <w:rPr>
            <w:rFonts w:ascii="Times New Roman" w:eastAsia="Times New Roman" w:hAnsi="Times New Roman" w:cs="Times New Roman"/>
            <w:sz w:val="24"/>
            <w:szCs w:val="24"/>
          </w:rPr>
          <w:t>M</w:t>
        </w:r>
      </w:ins>
      <w:del w:id="12" w:author="Eric Hagen" w:date="2022-07-04T15:28:00Z">
        <w:r w:rsidDel="00244C78">
          <w:rPr>
            <w:rFonts w:ascii="Times New Roman" w:eastAsia="Times New Roman" w:hAnsi="Times New Roman" w:cs="Times New Roman"/>
            <w:sz w:val="24"/>
            <w:szCs w:val="24"/>
          </w:rPr>
          <w:delText>m</w:delText>
        </w:r>
      </w:del>
      <w:r>
        <w:rPr>
          <w:rFonts w:ascii="Times New Roman" w:eastAsia="Times New Roman" w:hAnsi="Times New Roman" w:cs="Times New Roman"/>
          <w:sz w:val="24"/>
          <w:szCs w:val="24"/>
        </w:rPr>
        <w:t xml:space="preserve">editerranean habitats, such as </w:t>
      </w:r>
      <w:proofErr w:type="spellStart"/>
      <w:r>
        <w:rPr>
          <w:rFonts w:ascii="Times New Roman" w:eastAsia="Times New Roman" w:hAnsi="Times New Roman" w:cs="Times New Roman"/>
          <w:i/>
          <w:sz w:val="24"/>
          <w:szCs w:val="24"/>
        </w:rPr>
        <w:t>Heliophila</w:t>
      </w:r>
      <w:proofErr w:type="spellEnd"/>
      <w:r>
        <w:rPr>
          <w:rFonts w:ascii="Times New Roman" w:eastAsia="Times New Roman" w:hAnsi="Times New Roman" w:cs="Times New Roman"/>
          <w:sz w:val="24"/>
          <w:szCs w:val="24"/>
        </w:rPr>
        <w:t xml:space="preserve"> (Brassicaceae) in Africa</w:t>
      </w:r>
      <w:r w:rsidR="00FF648B">
        <w:rPr>
          <w:rFonts w:ascii="Times New Roman" w:eastAsia="Times New Roman" w:hAnsi="Times New Roman" w:cs="Times New Roman"/>
          <w:sz w:val="24"/>
          <w:szCs w:val="24"/>
        </w:rPr>
        <w:t xml:space="preserve"> </w:t>
      </w:r>
      <w:r w:rsidR="00FF648B">
        <w:rPr>
          <w:rFonts w:ascii="Times New Roman" w:eastAsia="Times New Roman" w:hAnsi="Times New Roman" w:cs="Times New Roman"/>
          <w:sz w:val="24"/>
          <w:szCs w:val="24"/>
        </w:rPr>
        <w:fldChar w:fldCharType="begin"/>
      </w:r>
      <w:r w:rsidR="00FF648B">
        <w:rPr>
          <w:rFonts w:ascii="Times New Roman" w:eastAsia="Times New Roman" w:hAnsi="Times New Roman" w:cs="Times New Roman"/>
          <w:sz w:val="24"/>
          <w:szCs w:val="24"/>
        </w:rPr>
        <w:instrText xml:space="preserve"> ADDIN ZOTERO_ITEM CSL_CITATION {"citationID":"29PyciSt","properties":{"formattedCitation":"(Monroe et al. 2019)","plainCitation":"(Monroe et al. 2019)","noteIndex":0},"citationItems":[{"id":9118,"uris":["http://zotero.org/users/local/X8CzRyu0/items/CTEHVSYZ"],"itemData":{"id":9118,"type":"article-journal","abstract":"Explaining variation in life history strategies is an enduring goal of evolutionary biology and ecology. Early theory predicted that for plants, annual and perennial life histories reflect adaptations to environments that experience alternative drought regimens. Nevertheless, empirical support for this hypothesis from comparative analyses remains lacking. Here, we test classic life history theory in Heliophila L. (Brassicaceae), a diverse genus of flowering plants native to Africa, controlling for phylogeny and integrating 34 yr of satellite-based drought detection with 2192 herbaria occurrence records. We find that the common ancestor of these species was likely to be an annual, and that perenniality and annuality have repeatedly evolved, an estimated seven and five times, respectively. By comparing historical drought regimens, we show that annuals rather than perennial species occur in environments where droughts are significantly more frequent. We also find evidence that annual plants adapt to predictable drought regimens by escaping drought-prone seasons as seeds. These results yield compelling support for longstanding theoretical predictions by revealing the importance of drought frequency and predictability to explain plant life history. More broadly, this work highlights scalable approaches, integrating herbaria records and remote sensing to address outstanding questions in evolutionary ecology.","container-title":"New Phytologist","DOI":"10.1111/nph.15919","ISSN":"1469-8137","issue":"4","language":"en","note":"_eprint: https://onlinelibrary.wiley.com/doi/pdf/10.1111/nph.15919","page":"2054-2062","source":"Wiley Online Library","title":"Drought regimens predict life history strategies in Heliophila","volume":"223","author":[{"family":"Monroe","given":"J. Grey"},{"family":"Gill","given":"Brian"},{"family":"Turner","given":"Kathryn G."},{"family":"McKay","given":"John K."}],"issued":{"date-parts":[["2019"]]}}}],"schema":"https://github.com/citation-style-language/schema/raw/master/csl-citation.json"} </w:instrText>
      </w:r>
      <w:r w:rsidR="00FF648B">
        <w:rPr>
          <w:rFonts w:ascii="Times New Roman" w:eastAsia="Times New Roman" w:hAnsi="Times New Roman" w:cs="Times New Roman"/>
          <w:sz w:val="24"/>
          <w:szCs w:val="24"/>
        </w:rPr>
        <w:fldChar w:fldCharType="separate"/>
      </w:r>
      <w:r w:rsidR="00FF648B">
        <w:rPr>
          <w:rFonts w:ascii="Times New Roman" w:eastAsia="Times New Roman" w:hAnsi="Times New Roman" w:cs="Times New Roman"/>
          <w:noProof/>
          <w:sz w:val="24"/>
          <w:szCs w:val="24"/>
        </w:rPr>
        <w:t>(Monroe et al. 2019)</w:t>
      </w:r>
      <w:r w:rsidR="00FF64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Bellis</w:t>
      </w:r>
      <w:r>
        <w:rPr>
          <w:rFonts w:ascii="Times New Roman" w:eastAsia="Times New Roman" w:hAnsi="Times New Roman" w:cs="Times New Roman"/>
          <w:sz w:val="24"/>
          <w:szCs w:val="24"/>
        </w:rPr>
        <w:t xml:space="preserve"> (Asteraceae) in Europe </w:t>
      </w:r>
      <w:r w:rsidR="00FF648B">
        <w:rPr>
          <w:rFonts w:ascii="Times New Roman" w:eastAsia="Times New Roman" w:hAnsi="Times New Roman" w:cs="Times New Roman"/>
          <w:sz w:val="24"/>
          <w:szCs w:val="24"/>
        </w:rPr>
        <w:fldChar w:fldCharType="begin"/>
      </w:r>
      <w:r w:rsidR="00FF648B">
        <w:rPr>
          <w:rFonts w:ascii="Times New Roman" w:eastAsia="Times New Roman" w:hAnsi="Times New Roman" w:cs="Times New Roman"/>
          <w:sz w:val="24"/>
          <w:szCs w:val="24"/>
        </w:rPr>
        <w:instrText xml:space="preserve"> ADDIN ZOTERO_ITEM CSL_CITATION {"citationID":"OCWEtRH1","properties":{"formattedCitation":"(Fiz et al. 2002)","plainCitation":"(Fiz et al. 2002)","noteIndex":0},"citationItems":[{"id":9121,"uris":["http://zotero.org/users/local/X8CzRyu0/items/LXZVIVM8"],"itemData":{"id":9121,"type":"article-journal","abstract":"Phylogenetic analyses of nrITS sequences of Asteraceae revealed that the Bellis group is a natural assemblage comprising all the species of Bellis and Bellium, but not Rhynchospermum. In contrast, we propose to include the genera Bellis, Bellium, and Bellidastrum in the subtribe Bellidinae in the interest of circumscribing natural groups. Our results also suggest an early diversification in the western Mediterranean Basin of two monophyletic lineages, Bellis and Bellium. Three major groups can be distinguished within Bellis: (1) the B. perennis group, containing five annual and perennial species with three ploidy levels (diploid, octoploid, and decaploid), which are distributed throughout the Mediterranean Basin despite lack of pappus; (2) the Bellis sylvestris group, with five annual and perennial species primarily from the western Mediterranean, in which there are five ploidy levels (diploid, tetraploid, hexaploid, octoploid, and decaploid); and (3) a basal grade consisting of three diploid, perennial species which displays remarkable diversification of morphologies. Striking characteristics, such as an annual life form, polyploidy, and loss of pappus, seem to have occurred in parallel several times and in different geographical areas during the early diversification of Bellis species in the western Mediterranean. Character evolution reconstructions allow us to describe a putative ancestor of the genus Bellis (proto-Bellis).","container-title":"Molecular Phylogenetics and Evolution","DOI":"10.1016/S1055-7903(02)00228-2","ISSN":"1055-7903","issue":"1","journalAbbreviation":"Molecular Phylogenetics and Evolution","language":"en","page":"157-171","source":"ScienceDirect","title":"Phylogenetic position of Mediterranean Astereae and character evolution of daisies (Bellis, Asteraceae) inferred from nrDNA ITS sequences","volume":"25","author":[{"family":"Fiz","given":"Omar"},{"family":"Valcárcel","given":"Virginia"},{"family":"Vargas","given":"Pablo"}],"issued":{"date-parts":[["2002",10,1]]}}}],"schema":"https://github.com/citation-style-language/schema/raw/master/csl-citation.json"} </w:instrText>
      </w:r>
      <w:r w:rsidR="00FF648B">
        <w:rPr>
          <w:rFonts w:ascii="Times New Roman" w:eastAsia="Times New Roman" w:hAnsi="Times New Roman" w:cs="Times New Roman"/>
          <w:sz w:val="24"/>
          <w:szCs w:val="24"/>
        </w:rPr>
        <w:fldChar w:fldCharType="separate"/>
      </w:r>
      <w:r w:rsidR="00FF648B">
        <w:rPr>
          <w:rFonts w:ascii="Times New Roman" w:eastAsia="Times New Roman" w:hAnsi="Times New Roman" w:cs="Times New Roman"/>
          <w:noProof/>
          <w:sz w:val="24"/>
          <w:szCs w:val="24"/>
        </w:rPr>
        <w:t>(Fiz et al. 2002)</w:t>
      </w:r>
      <w:r w:rsidR="00FF64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as well as in grasses (</w:t>
      </w:r>
      <w:proofErr w:type="spellStart"/>
      <w:r>
        <w:rPr>
          <w:rFonts w:ascii="Times New Roman" w:eastAsia="Times New Roman" w:hAnsi="Times New Roman" w:cs="Times New Roman"/>
          <w:sz w:val="24"/>
          <w:szCs w:val="24"/>
        </w:rPr>
        <w:t>Poaceae</w:t>
      </w:r>
      <w:proofErr w:type="spellEnd"/>
      <w:ins w:id="13" w:author="Eric Hagen" w:date="2022-07-04T19:26:00Z">
        <w:r w:rsidR="009D78BB">
          <w:rPr>
            <w:rFonts w:ascii="Times New Roman" w:eastAsia="Times New Roman" w:hAnsi="Times New Roman" w:cs="Times New Roman"/>
            <w:sz w:val="24"/>
            <w:szCs w:val="24"/>
          </w:rPr>
          <w:t>;</w:t>
        </w:r>
      </w:ins>
      <w:del w:id="14" w:author="Eric Hagen" w:date="2022-07-04T19:25:00Z">
        <w:r w:rsidDel="009D78BB">
          <w:rPr>
            <w:rFonts w:ascii="Times New Roman" w:eastAsia="Times New Roman" w:hAnsi="Times New Roman" w:cs="Times New Roman"/>
            <w:sz w:val="24"/>
            <w:szCs w:val="24"/>
          </w:rPr>
          <w:delText>)</w:delText>
        </w:r>
      </w:del>
      <w:r w:rsidR="00FF648B">
        <w:rPr>
          <w:rFonts w:ascii="Times New Roman" w:eastAsia="Times New Roman" w:hAnsi="Times New Roman" w:cs="Times New Roman"/>
          <w:sz w:val="24"/>
          <w:szCs w:val="24"/>
        </w:rPr>
        <w:t xml:space="preserve"> </w:t>
      </w:r>
      <w:r w:rsidR="00FF648B">
        <w:rPr>
          <w:rFonts w:ascii="Times New Roman" w:eastAsia="Times New Roman" w:hAnsi="Times New Roman" w:cs="Times New Roman"/>
          <w:sz w:val="24"/>
          <w:szCs w:val="24"/>
        </w:rPr>
        <w:fldChar w:fldCharType="begin"/>
      </w:r>
      <w:r w:rsidR="00FF648B">
        <w:rPr>
          <w:rFonts w:ascii="Times New Roman" w:eastAsia="Times New Roman" w:hAnsi="Times New Roman" w:cs="Times New Roman"/>
          <w:sz w:val="24"/>
          <w:szCs w:val="24"/>
        </w:rPr>
        <w:instrText xml:space="preserve"> ADDIN ZOTERO_ITEM CSL_CITATION {"citationID":"5Fkj5wPh","properties":{"formattedCitation":"(Humphreys and Linder 2013)","plainCitation":"(Humphreys and Linder 2013)","noteIndex":0},"citationItems":[{"id":9123,"uris":["http://zotero.org/users/local/X8CzRyu0/items/IXFASRXD"],"itemData":{"id":9123,"type":"article-journal","abstract":"Temperature is considered an important determinant of biodiversity distribution patterns. Grasses (Poaceae) occupy among the warmest and coldest environments on earth but the role of cold tolerance evolution in generating this distribution is understudied. We studied cold tolerance of Danthonioideae (c. 280 species), a major constituent of the austral temperate grass flora. We determined differences in cold tolerance among species from different continents grown in a common winter garden and assessed the relationship between measured cold tolerance and that predicted by species ranges. We then used temperatures in current ranges and a phylogeny of 81% of the species to study the timing and mode of cold tolerance evolution across the subfamily. Species ranges generally underestimate cold tolerance but are still a meaningful representation of differences in cold tolerance among species. We infer cold tolerance evolution to have commenced at the onset of danthonioid diversification, subsequently increasing in both pace and extent in certain lineages. Interspecific variation in cold tolerance is better accounted for by spatial than phylogenetic distance. Contrary to expectations, temperature – low temperature in particular – appears not to limit the distribution of this temperate clade. Competition, time or dispersal limitation could explain its relative absence from northern temperate regions.","container-title":"New Phytologist","DOI":"10.1111/nph.12244","ISSN":"1469-8137","issue":"4","language":"en","note":"_eprint: https://onlinelibrary.wiley.com/doi/pdf/10.1111/nph.12244","page":"1261-1273","source":"Wiley Online Library","title":"Evidence for recent evolution of cold tolerance in grasses suggests current distribution is not limited by (low) temperature","volume":"198","author":[{"family":"Humphreys","given":"Aelys M."},{"family":"Linder","given":"H. Peter"}],"issued":{"date-parts":[["2013"]]}}}],"schema":"https://github.com/citation-style-language/schema/raw/master/csl-citation.json"} </w:instrText>
      </w:r>
      <w:r w:rsidR="00FF648B">
        <w:rPr>
          <w:rFonts w:ascii="Times New Roman" w:eastAsia="Times New Roman" w:hAnsi="Times New Roman" w:cs="Times New Roman"/>
          <w:sz w:val="24"/>
          <w:szCs w:val="24"/>
        </w:rPr>
        <w:fldChar w:fldCharType="separate"/>
      </w:r>
      <w:del w:id="15" w:author="Eric Hagen" w:date="2022-07-04T19:26:00Z">
        <w:r w:rsidR="00FF648B" w:rsidDel="009D78BB">
          <w:rPr>
            <w:rFonts w:ascii="Times New Roman" w:eastAsia="Times New Roman" w:hAnsi="Times New Roman" w:cs="Times New Roman"/>
            <w:noProof/>
            <w:sz w:val="24"/>
            <w:szCs w:val="24"/>
          </w:rPr>
          <w:delText>(</w:delText>
        </w:r>
      </w:del>
      <w:r w:rsidR="00FF648B">
        <w:rPr>
          <w:rFonts w:ascii="Times New Roman" w:eastAsia="Times New Roman" w:hAnsi="Times New Roman" w:cs="Times New Roman"/>
          <w:noProof/>
          <w:sz w:val="24"/>
          <w:szCs w:val="24"/>
        </w:rPr>
        <w:t>Humphreys and Linder 2013)</w:t>
      </w:r>
      <w:r w:rsidR="00FF648B">
        <w:rPr>
          <w:rFonts w:ascii="Times New Roman" w:eastAsia="Times New Roman" w:hAnsi="Times New Roman" w:cs="Times New Roman"/>
          <w:sz w:val="24"/>
          <w:szCs w:val="24"/>
        </w:rPr>
        <w:fldChar w:fldCharType="end"/>
      </w:r>
      <w:commentRangeEnd w:id="9"/>
      <w:r w:rsidR="009D78BB">
        <w:rPr>
          <w:rStyle w:val="CommentReference"/>
        </w:rPr>
        <w:commentReference w:id="9"/>
      </w:r>
      <w:r w:rsidR="00FF64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Others have argued that evolution of the annual life form is linked to occupation of generally warmer environments (Stearns 1992), and support for this has been found in temperate clades such as </w:t>
      </w:r>
      <w:proofErr w:type="spellStart"/>
      <w:r>
        <w:rPr>
          <w:rFonts w:ascii="Times New Roman" w:eastAsia="Times New Roman" w:hAnsi="Times New Roman" w:cs="Times New Roman"/>
          <w:sz w:val="24"/>
          <w:szCs w:val="24"/>
        </w:rPr>
        <w:t>Montiaceae</w:t>
      </w:r>
      <w:proofErr w:type="spellEnd"/>
      <w:r>
        <w:rPr>
          <w:rFonts w:ascii="Times New Roman" w:eastAsia="Times New Roman" w:hAnsi="Times New Roman" w:cs="Times New Roman"/>
          <w:sz w:val="24"/>
          <w:szCs w:val="24"/>
        </w:rPr>
        <w:t xml:space="preserve"> </w:t>
      </w:r>
      <w:r w:rsidR="00FF648B">
        <w:rPr>
          <w:rFonts w:ascii="Times New Roman" w:eastAsia="Times New Roman" w:hAnsi="Times New Roman" w:cs="Times New Roman"/>
          <w:sz w:val="24"/>
          <w:szCs w:val="24"/>
        </w:rPr>
        <w:fldChar w:fldCharType="begin"/>
      </w:r>
      <w:r w:rsidR="00FF648B">
        <w:rPr>
          <w:rFonts w:ascii="Times New Roman" w:eastAsia="Times New Roman" w:hAnsi="Times New Roman" w:cs="Times New Roman"/>
          <w:sz w:val="24"/>
          <w:szCs w:val="24"/>
        </w:rPr>
        <w:instrText xml:space="preserve"> ADDIN ZOTERO_ITEM CSL_CITATION {"citationID":"uomd1UJo","properties":{"formattedCitation":"(Ogburn and Edwards 2015)","plainCitation":"(Ogburn and Edwards 2015)","noteIndex":0},"citationItems":[{"id":8343,"uris":["http://zotero.org/users/local/X8CzRyu0/items/CREYSD8Q"],"itemData":{"id":8343,"type":"article-journal","abstract":"Despite the recent focus on phylogenetic niche conservatism in macroevolutionary studies, many clades have diversified widely along multiple niche dimensions. The factors underlying lineage-specific niche lability are still not well understood. We examined morphological and climate niche evolution in Montiaceae (Caryophyllales), an ecologically variable plant lineage distributed primarily along the mountain chains of the western Americas. Montiaceae inhabit a broader range of temperatures than their relatives, with an increase in the evolutionary rate of temperature niche diversification at the node subtending this clade. Within Montiaceae, life history is highly labile and significantly correlated with temperature, with perennials consistently occurring in cooler environments. This elevated evolutionary lability facilitated repeated shifts between habitats as new environments were created by post-Eocene orogenic events and aridification in the western Americas. The shifts between annual and perennial forms are elaborations of an underlying rosette body plan in most cases, and may involve simple alterations in biomass allocation. Montiaceae stand as another clear counterexample to phylogenetic niche conservatism, and demonstrate a mechanism by which pronounced ecological shifts may occur frequently and rapidly among closely related species.","container-title":"Molecular Phylogenetics and Evolution","DOI":"10.1016/j.ympev.2015.06.006","ISSN":"1055-7903","journalAbbreviation":"Mol. Phylogenet. Evol","language":"en","page":"181-192","source":"ScienceDirect","title":"Life history lability underlies rapid climate niche evolution in the angiosperm clade Montiaceae","volume":"92","author":[{"family":"Ogburn","given":"Matthew R."},{"family":"Edwards","given":"Erika J."}],"issued":{"date-parts":[["2015",11,1]]}}}],"schema":"https://github.com/citation-style-language/schema/raw/master/csl-citation.json"} </w:instrText>
      </w:r>
      <w:r w:rsidR="00FF648B">
        <w:rPr>
          <w:rFonts w:ascii="Times New Roman" w:eastAsia="Times New Roman" w:hAnsi="Times New Roman" w:cs="Times New Roman"/>
          <w:sz w:val="24"/>
          <w:szCs w:val="24"/>
        </w:rPr>
        <w:fldChar w:fldCharType="separate"/>
      </w:r>
      <w:r w:rsidR="00FF648B">
        <w:rPr>
          <w:rFonts w:ascii="Times New Roman" w:eastAsia="Times New Roman" w:hAnsi="Times New Roman" w:cs="Times New Roman"/>
          <w:noProof/>
          <w:sz w:val="24"/>
          <w:szCs w:val="24"/>
        </w:rPr>
        <w:t>(Ogburn and Edwards 2015)</w:t>
      </w:r>
      <w:r w:rsidR="00FF64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Similarly, annuals would be excluded from alpine environments where frost is common due to high seedling mortality (</w:t>
      </w:r>
      <w:proofErr w:type="spellStart"/>
      <w:r>
        <w:rPr>
          <w:rFonts w:ascii="Times New Roman" w:eastAsia="Times New Roman" w:hAnsi="Times New Roman" w:cs="Times New Roman"/>
          <w:sz w:val="24"/>
          <w:szCs w:val="24"/>
        </w:rPr>
        <w:t>Givnish</w:t>
      </w:r>
      <w:proofErr w:type="spellEnd"/>
      <w:del w:id="16" w:author="Eric Hagen" w:date="2022-07-04T19:26:00Z">
        <w:r w:rsidDel="009917AE">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2015). Finally, some have argued that both temperature and precipitation combined, as well as </w:t>
      </w:r>
      <w:r w:rsidR="00C51D15">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seasonal</w:t>
      </w:r>
      <w:r w:rsidR="00C51D15">
        <w:rPr>
          <w:rFonts w:ascii="Times New Roman" w:eastAsia="Times New Roman" w:hAnsi="Times New Roman" w:cs="Times New Roman"/>
          <w:sz w:val="24"/>
          <w:szCs w:val="24"/>
        </w:rPr>
        <w:t>ity</w:t>
      </w:r>
      <w:r>
        <w:rPr>
          <w:rFonts w:ascii="Times New Roman" w:eastAsia="Times New Roman" w:hAnsi="Times New Roman" w:cs="Times New Roman"/>
          <w:sz w:val="24"/>
          <w:szCs w:val="24"/>
        </w:rPr>
        <w:t xml:space="preserve"> </w:t>
      </w:r>
      <w:r w:rsidR="00C51D15">
        <w:rPr>
          <w:rFonts w:ascii="Times New Roman" w:eastAsia="Times New Roman" w:hAnsi="Times New Roman" w:cs="Times New Roman"/>
          <w:sz w:val="24"/>
          <w:szCs w:val="24"/>
        </w:rPr>
        <w:t>throughout</w:t>
      </w:r>
      <w:r>
        <w:rPr>
          <w:rFonts w:ascii="Times New Roman" w:eastAsia="Times New Roman" w:hAnsi="Times New Roman" w:cs="Times New Roman"/>
          <w:sz w:val="24"/>
          <w:szCs w:val="24"/>
        </w:rPr>
        <w:t xml:space="preserve"> the year, are relevant in explaining the evolution of different strategies, as has been shown in </w:t>
      </w:r>
      <w:r>
        <w:rPr>
          <w:rFonts w:ascii="Times New Roman" w:eastAsia="Times New Roman" w:hAnsi="Times New Roman" w:cs="Times New Roman"/>
          <w:i/>
          <w:sz w:val="24"/>
          <w:szCs w:val="24"/>
        </w:rPr>
        <w:t>Oenothera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Onagraceae</w:t>
      </w:r>
      <w:proofErr w:type="spellEnd"/>
      <w:ins w:id="17" w:author="Eric Hagen" w:date="2022-07-04T19:27:00Z">
        <w:r w:rsidR="009917AE">
          <w:rPr>
            <w:rFonts w:ascii="Times New Roman" w:eastAsia="Times New Roman" w:hAnsi="Times New Roman" w:cs="Times New Roman"/>
            <w:sz w:val="24"/>
            <w:szCs w:val="24"/>
          </w:rPr>
          <w:t>;</w:t>
        </w:r>
      </w:ins>
      <w:del w:id="18" w:author="Eric Hagen" w:date="2022-07-04T19:27:00Z">
        <w:r w:rsidDel="009917AE">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r w:rsidR="00AD674F">
        <w:rPr>
          <w:rFonts w:ascii="Times New Roman" w:eastAsia="Times New Roman" w:hAnsi="Times New Roman" w:cs="Times New Roman"/>
          <w:sz w:val="24"/>
          <w:szCs w:val="24"/>
        </w:rPr>
        <w:fldChar w:fldCharType="begin"/>
      </w:r>
      <w:r w:rsidR="00AD674F">
        <w:rPr>
          <w:rFonts w:ascii="Times New Roman" w:eastAsia="Times New Roman" w:hAnsi="Times New Roman" w:cs="Times New Roman"/>
          <w:sz w:val="24"/>
          <w:szCs w:val="24"/>
        </w:rPr>
        <w:instrText xml:space="preserve"> ADDIN ZOTERO_ITEM CSL_CITATION {"citationID":"EEmVbIQm","properties":{"formattedCitation":"(Evans et al. 2005)","plainCitation":"(Evans et al. 2005)","noteIndex":0},"citationItems":[{"id":9126,"uris":["http://zotero.org/users/local/X8CzRyu0/items/QNVLN4UR"],"itemData":{"id":9126,"type":"article-journal","abstract":"Evolutionary ecologists have long sought to understand the conditions under which perennial (iteroparous) versus annual (semelparous) plant life histories are favored. We evaluated the idea that aridity and variation in the length of droughts should favor the evolution of an annual life history, both by decreasing adult survival and by increasing the potential for high seedling survival via reduced plant cover. We calculated phylogenetically independent contrasts of climate with respect to life history in a clade of winter-establishing evening primroses (sections Anogra and Kleinia; Oenothera; Onagraceae), which includes seven annuals, 12 perennials, and two variable taxa. Climate variables were quantified from long-term records at weather stations near collection localities. To explicitly account for phylogenetic uncertainty, contrasts were calculated on a random sample of phylogenetic trees from the posterior distribution of a Bayesian analysis of DNA sequence data. Statements of association are based on comparing the pertree mean contrast, which has a null expectation of zero, to a set of per-tree mean contrasts calculated on the same trees, after randomizing the climate data. As predicted, increased annual aridity, increased annual potential evapotranspiration, and decreased annual precipitation were associated with transitions to the annual habit, but these trends were not significantly different from the null pattern. Transitions to the annual habit were not significantly associated with increases in one measure of aridity in summer nor with increased summer drought, but they were associated with significantly increased maximum summer temperatures. In winter, increased aridity and decreased precipitation were significantly associated with transitions to the annual habit. Changes in life history were not significantly associated with changes in the coefficient of variation of precipitation, either on an annual or seasonal (summer vs. winter) basis. Though we cannot attribute causality on the basis of a correlational, historical study, our results are consistent with the idea that increased heat and drought at certain times of the year favor the evolution of the annual habit. Increased heat in summer may cause adult survival to decline, while increased aridity and decreased precipitation in the season of seedling recruitment (winter) may favor a drought-avoiding, short-lived annual strategy. Not all of the predicted patterns were observed: the capability for drought-induced dormancy may preclude change in habit in response to summer drought in our study group.","container-title":"Evolution","DOI":"10.1111/j.0014-3820.2005.tb01061.x","ISSN":"1558-5646","issue":"9","language":"en","note":"_eprint: https://onlinelibrary.wiley.com/doi/pdf/10.1111/j.0014-3820.2005.tb01061.x","page":"1914-1927","source":"Wiley Online Library","title":"Climate and Life-History Evolution in Evening Primroses (oenothera, Onagraceae): A Phylogenetic Comparative Analysis","title-short":"Climate and Life-History Evolution in Evening Primroses (oenothera, Onagraceae)","volume":"59","author":[{"family":"Evans","given":"Margaret E. K."},{"family":"Hearn","given":"David J."},{"family":"Hahn","given":"William J."},{"family":"Spangle","given":"Jennifer M."},{"family":"Venable","given":"D. Lawrence"}],"issued":{"date-parts":[["2005"]]}}}],"schema":"https://github.com/citation-style-language/schema/raw/master/csl-citation.json"} </w:instrText>
      </w:r>
      <w:r w:rsidR="00AD674F">
        <w:rPr>
          <w:rFonts w:ascii="Times New Roman" w:eastAsia="Times New Roman" w:hAnsi="Times New Roman" w:cs="Times New Roman"/>
          <w:sz w:val="24"/>
          <w:szCs w:val="24"/>
        </w:rPr>
        <w:fldChar w:fldCharType="separate"/>
      </w:r>
      <w:del w:id="19" w:author="Eric Hagen" w:date="2022-07-04T19:27:00Z">
        <w:r w:rsidR="00AD674F" w:rsidDel="009917AE">
          <w:rPr>
            <w:rFonts w:ascii="Times New Roman" w:eastAsia="Times New Roman" w:hAnsi="Times New Roman" w:cs="Times New Roman"/>
            <w:noProof/>
            <w:sz w:val="24"/>
            <w:szCs w:val="24"/>
          </w:rPr>
          <w:delText>(</w:delText>
        </w:r>
      </w:del>
      <w:r w:rsidR="00AD674F">
        <w:rPr>
          <w:rFonts w:ascii="Times New Roman" w:eastAsia="Times New Roman" w:hAnsi="Times New Roman" w:cs="Times New Roman"/>
          <w:noProof/>
          <w:sz w:val="24"/>
          <w:szCs w:val="24"/>
        </w:rPr>
        <w:t>Evans et al. 2005)</w:t>
      </w:r>
      <w:r w:rsidR="00AD674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In other words, temperature (</w:t>
      </w:r>
      <w:del w:id="20" w:author="Eric Hagen" w:date="2022-07-04T19:27:00Z">
        <w:r w:rsidDel="009917AE">
          <w:rPr>
            <w:rFonts w:ascii="Times New Roman" w:eastAsia="Times New Roman" w:hAnsi="Times New Roman" w:cs="Times New Roman"/>
            <w:sz w:val="24"/>
            <w:szCs w:val="24"/>
          </w:rPr>
          <w:delText xml:space="preserve">in </w:delText>
        </w:r>
      </w:del>
      <w:r>
        <w:rPr>
          <w:rFonts w:ascii="Times New Roman" w:eastAsia="Times New Roman" w:hAnsi="Times New Roman" w:cs="Times New Roman"/>
          <w:sz w:val="24"/>
          <w:szCs w:val="24"/>
        </w:rPr>
        <w:t>particular</w:t>
      </w:r>
      <w:ins w:id="21" w:author="Eric Hagen" w:date="2022-07-04T19:27:00Z">
        <w:r w:rsidR="009917AE">
          <w:rPr>
            <w:rFonts w:ascii="Times New Roman" w:eastAsia="Times New Roman" w:hAnsi="Times New Roman" w:cs="Times New Roman"/>
            <w:sz w:val="24"/>
            <w:szCs w:val="24"/>
          </w:rPr>
          <w:t>ly</w:t>
        </w:r>
      </w:ins>
      <w:r>
        <w:rPr>
          <w:rFonts w:ascii="Times New Roman" w:eastAsia="Times New Roman" w:hAnsi="Times New Roman" w:cs="Times New Roman"/>
          <w:sz w:val="24"/>
          <w:szCs w:val="24"/>
        </w:rPr>
        <w:t xml:space="preserve"> extremes</w:t>
      </w:r>
      <w:ins w:id="22" w:author="Eric Hagen" w:date="2022-07-04T19:27:00Z">
        <w:r w:rsidR="009917AE">
          <w:rPr>
            <w:rFonts w:ascii="Times New Roman" w:eastAsia="Times New Roman" w:hAnsi="Times New Roman" w:cs="Times New Roman"/>
            <w:sz w:val="24"/>
            <w:szCs w:val="24"/>
          </w:rPr>
          <w:t xml:space="preserve"> of</w:t>
        </w:r>
      </w:ins>
      <w:r>
        <w:rPr>
          <w:rFonts w:ascii="Times New Roman" w:eastAsia="Times New Roman" w:hAnsi="Times New Roman" w:cs="Times New Roman"/>
          <w:sz w:val="24"/>
          <w:szCs w:val="24"/>
        </w:rPr>
        <w:t xml:space="preserve"> heat and frost), precipitation (especially drought)</w:t>
      </w:r>
      <w:r w:rsidR="00C51D1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seasonality have all been found to influence evolutionary transitions between annual and perennial strategies </w:t>
      </w:r>
      <w:r w:rsidR="00C51D15">
        <w:rPr>
          <w:rFonts w:ascii="Times New Roman" w:eastAsia="Times New Roman" w:hAnsi="Times New Roman" w:cs="Times New Roman"/>
          <w:sz w:val="24"/>
          <w:szCs w:val="24"/>
        </w:rPr>
        <w:t xml:space="preserve">within </w:t>
      </w:r>
      <w:r>
        <w:rPr>
          <w:rFonts w:ascii="Times New Roman" w:eastAsia="Times New Roman" w:hAnsi="Times New Roman" w:cs="Times New Roman"/>
          <w:sz w:val="24"/>
          <w:szCs w:val="24"/>
        </w:rPr>
        <w:t xml:space="preserve">flowering plants. However, studies have so far focused on specific clades or geographic </w:t>
      </w:r>
      <w:r w:rsidR="00852A85">
        <w:rPr>
          <w:rFonts w:ascii="Times New Roman" w:eastAsia="Times New Roman" w:hAnsi="Times New Roman" w:cs="Times New Roman"/>
          <w:sz w:val="24"/>
          <w:szCs w:val="24"/>
        </w:rPr>
        <w:t>areas,</w:t>
      </w:r>
      <w:r>
        <w:rPr>
          <w:rFonts w:ascii="Times New Roman" w:eastAsia="Times New Roman" w:hAnsi="Times New Roman" w:cs="Times New Roman"/>
          <w:sz w:val="24"/>
          <w:szCs w:val="24"/>
        </w:rPr>
        <w:t xml:space="preserve"> and it is unclear which patterns are general enough to hold when multiple clades are considered in the same analytical framework. </w:t>
      </w:r>
    </w:p>
    <w:p w14:paraId="7D5099E1" w14:textId="4A465492" w:rsidR="00DC165B" w:rsidRDefault="00C66138"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addition to low generality, previous work has paid insufficient attention to how</w:t>
      </w:r>
      <w:r w:rsidR="00535FD5">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rates</w:t>
      </w:r>
      <w:r w:rsidR="00535FD5">
        <w:rPr>
          <w:rFonts w:ascii="Times New Roman" w:eastAsia="Times New Roman" w:hAnsi="Times New Roman" w:cs="Times New Roman"/>
          <w:sz w:val="24"/>
          <w:szCs w:val="24"/>
        </w:rPr>
        <w:t xml:space="preserve"> and directions</w:t>
      </w:r>
      <w:r>
        <w:rPr>
          <w:rFonts w:ascii="Times New Roman" w:eastAsia="Times New Roman" w:hAnsi="Times New Roman" w:cs="Times New Roman"/>
          <w:sz w:val="24"/>
          <w:szCs w:val="24"/>
        </w:rPr>
        <w:t xml:space="preserve"> of climatic niche evolution differ between clades possessing different life history strategies.</w:t>
      </w:r>
      <w:r w:rsidR="00D0123E">
        <w:rPr>
          <w:rFonts w:ascii="Times New Roman" w:eastAsia="Times New Roman" w:hAnsi="Times New Roman" w:cs="Times New Roman"/>
          <w:sz w:val="24"/>
          <w:szCs w:val="24"/>
        </w:rPr>
        <w:t xml:space="preserve"> Whereas the different life history strategies likely evolved in response to particular climatic pressures, they may also impact long term biogeographical patterns of lineages evolving under them. For example, the evolution of the annual habit is linked to a series of traits associated with securing reproduction and increased vagility, like </w:t>
      </w:r>
      <w:proofErr w:type="spellStart"/>
      <w:r w:rsidR="00D0123E">
        <w:rPr>
          <w:rFonts w:ascii="Times New Roman" w:eastAsia="Times New Roman" w:hAnsi="Times New Roman" w:cs="Times New Roman"/>
          <w:sz w:val="24"/>
          <w:szCs w:val="24"/>
        </w:rPr>
        <w:t>selfing</w:t>
      </w:r>
      <w:proofErr w:type="spellEnd"/>
      <w:r w:rsidR="00D0123E">
        <w:rPr>
          <w:rFonts w:ascii="Times New Roman" w:eastAsia="Times New Roman" w:hAnsi="Times New Roman" w:cs="Times New Roman"/>
          <w:sz w:val="24"/>
          <w:szCs w:val="24"/>
        </w:rPr>
        <w:t xml:space="preserve"> </w:t>
      </w:r>
      <w:r w:rsidR="00852A85">
        <w:rPr>
          <w:rFonts w:ascii="Times New Roman" w:eastAsia="Times New Roman" w:hAnsi="Times New Roman" w:cs="Times New Roman"/>
          <w:sz w:val="24"/>
          <w:szCs w:val="24"/>
        </w:rPr>
        <w:fldChar w:fldCharType="begin"/>
      </w:r>
      <w:r w:rsidR="00852A85">
        <w:rPr>
          <w:rFonts w:ascii="Times New Roman" w:eastAsia="Times New Roman" w:hAnsi="Times New Roman" w:cs="Times New Roman"/>
          <w:sz w:val="24"/>
          <w:szCs w:val="24"/>
        </w:rPr>
        <w:instrText xml:space="preserve"> ADDIN ZOTERO_ITEM CSL_CITATION {"citationID":"NffYBVyK","properties":{"formattedCitation":"(Stebbins 1950; Aarssen 2000)","plainCitation":"(Stebbins 1950; Aarssen 2000)","noteIndex":0},"citationItems":[{"id":9129,"uris":["http://zotero.org/users/local/X8CzRyu0/items/9X3XKYR9"],"itemData":{"id":9129,"type":"chapter","container-title":"Variation and evolution in plants","ISBN":"0-231-89916-5","publisher":"Columbia University Press","title":"Variation and evolution in plants","author":[{"family":"Stebbins","given":"G. Ledyard"}],"issued":{"date-parts":[["1950"]]}},"label":"page"},{"id":9130,"uris":["http://zotero.org/users/local/X8CzRyu0/items/ACVR24PE"],"itemData":{"id":9130,"type":"article-journal","container-title":"Oikos","ISSN":"0030-1299","issue":"3","note":"publisher: [Nordic Society Oikos, Wiley]","page":"606-612","source":"JSTOR","title":"Why Are Most Selfers Annuals? A New Hypothesis for the Fitness Benefit of Selfing","title-short":"Why Are Most Selfers Annuals?","volume":"89","author":[{"family":"Aarssen","given":"Lonnie W."}],"issued":{"date-parts":[["2000"]]}}}],"schema":"https://github.com/citation-style-language/schema/raw/master/csl-citation.json"} </w:instrText>
      </w:r>
      <w:r w:rsidR="00852A85">
        <w:rPr>
          <w:rFonts w:ascii="Times New Roman" w:eastAsia="Times New Roman" w:hAnsi="Times New Roman" w:cs="Times New Roman"/>
          <w:sz w:val="24"/>
          <w:szCs w:val="24"/>
        </w:rPr>
        <w:fldChar w:fldCharType="separate"/>
      </w:r>
      <w:r w:rsidR="00852A85">
        <w:rPr>
          <w:rFonts w:ascii="Times New Roman" w:eastAsia="Times New Roman" w:hAnsi="Times New Roman" w:cs="Times New Roman"/>
          <w:noProof/>
          <w:sz w:val="24"/>
          <w:szCs w:val="24"/>
        </w:rPr>
        <w:t>(Stebbins 1950; Aarssen 2000)</w:t>
      </w:r>
      <w:r w:rsidR="00852A85">
        <w:rPr>
          <w:rFonts w:ascii="Times New Roman" w:eastAsia="Times New Roman" w:hAnsi="Times New Roman" w:cs="Times New Roman"/>
          <w:sz w:val="24"/>
          <w:szCs w:val="24"/>
        </w:rPr>
        <w:fldChar w:fldCharType="end"/>
      </w:r>
      <w:r w:rsidR="00D0123E">
        <w:rPr>
          <w:rFonts w:ascii="Times New Roman" w:eastAsia="Times New Roman" w:hAnsi="Times New Roman" w:cs="Times New Roman"/>
          <w:sz w:val="24"/>
          <w:szCs w:val="24"/>
        </w:rPr>
        <w:t xml:space="preserve"> and relatively high investment in seed production (Friedman 2020). For those reasons, annuals are considered to be generally good invaders</w:t>
      </w:r>
      <w:r w:rsidR="00852A85">
        <w:rPr>
          <w:rFonts w:ascii="Times New Roman" w:eastAsia="Times New Roman" w:hAnsi="Times New Roman" w:cs="Times New Roman"/>
          <w:sz w:val="24"/>
          <w:szCs w:val="24"/>
        </w:rPr>
        <w:t xml:space="preserve"> </w:t>
      </w:r>
      <w:r w:rsidR="00852A85">
        <w:rPr>
          <w:rFonts w:ascii="Times New Roman" w:eastAsia="Times New Roman" w:hAnsi="Times New Roman" w:cs="Times New Roman"/>
          <w:sz w:val="24"/>
          <w:szCs w:val="24"/>
        </w:rPr>
        <w:fldChar w:fldCharType="begin"/>
      </w:r>
      <w:r w:rsidR="00852A85">
        <w:rPr>
          <w:rFonts w:ascii="Times New Roman" w:eastAsia="Times New Roman" w:hAnsi="Times New Roman" w:cs="Times New Roman"/>
          <w:sz w:val="24"/>
          <w:szCs w:val="24"/>
        </w:rPr>
        <w:instrText xml:space="preserve"> ADDIN ZOTERO_ITEM CSL_CITATION {"citationID":"cELpQWI8","properties":{"formattedCitation":"(Pannell et al. 2015; Linder et al. 2018)","plainCitation":"(Pannell et al. 2015; Linder et al. 2018)","noteIndex":0},"citationItems":[{"id":9132,"uris":["http://zotero.org/users/local/X8CzRyu0/items/7282YSCB"],"itemData":{"id":9132,"type":"article-journal","abstract":"Baker's law refers to the tendency for species that establish on islands by long-distance dispersal to show an increased capacity for self-fertilization because of the advantage of self-compatibility when colonizing new habitat. Despite its intuitive appeal and broad empirical support, it has received substantial criticism over the years since it was proclaimed in the 1950s, not least because it seemed to be contradicted by the high frequency of dioecy on islands. Recent theoretical work has again questioned the generality and scope of Baker's law. Here, we attempt to discern where the idea is useful to apply and where it is not. We conclude that several of the perceived problems with Baker's law fall away when a narrower perspective is adopted on how it should be circumscribed. We emphasize that Baker's law should be read in terms of an enrichment of a capacity for uniparental reproduction in colonizing situations, rather than of high selfing rates. We suggest that Baker's law might be tested in four different contexts, which set the breadth of its scope: the colonization of oceanic islands, metapopulation dynamics with recurrent colonization, range expansions with recurrent colonization, and colonization through species invasions. Contents Summary 656 I. Introduction 657 II. What is Baker's law, and how did it originate? 658 III. Mate limitation during mainland–island colonization 660 IV. Mate limitation in metapopulations 661 V. Mate limitation during species introductions and invasions 663 VI. Mate limitation during range expansions and evolution at range margins 663 VII. Pollinator limitation, the evolution of dispersal, and the scope of Baker's law 664 VIII. Conclusions and future perspectives 664 Acknowledgements 665 References 665","container-title":"New Phytologist","DOI":"10.1111/nph.13539","ISSN":"1469-8137","issue":"3","language":"en","note":"_eprint: https://onlinelibrary.wiley.com/doi/pdf/10.1111/nph.13539","page":"656-667","source":"Wiley Online Library","title":"The scope of Baker's law","volume":"208","author":[{"family":"Pannell","given":"John R."},{"family":"Auld","given":"Josh R."},{"family":"Brandvain","given":"Yaniv"},{"family":"Burd","given":"Martin"},{"family":"Busch","given":"Jeremiah W."},{"family":"Cheptou","given":"Pierre-Olivier"},{"family":"Conner","given":"Jeffrey K."},{"family":"Goldberg","given":"Emma E."},{"family":"Grant","given":"Alannie-Grace"},{"family":"Grossenbacher","given":"Dena L."},{"family":"Hovick","given":"Stephen M."},{"family":"Igic","given":"Boris"},{"family":"Kalisz","given":"Susan"},{"family":"Petanidou","given":"Theodora"},{"family":"Randle","given":"April M."},{"family":"Casas","given":"Rafael Rubio","non-dropping-particle":"de"},{"family":"Pauw","given":"Anton"},{"family":"Vamosi","given":"Jana C."},{"family":"Winn","given":"Alice A."}],"issued":{"date-parts":[["2015"]]}},"label":"page"},{"id":9135,"uris":["http://zotero.org/users/local/X8CzRyu0/items/CNL4AE7B"],"itemData":{"id":9135,"type":"article-journal","abstract":"Poaceae (the grasses) is arguably the most successful plant family, in terms of its global occurrence in (almost) all ecosystems with angiosperms, its ecological dominance in many ecosystems, and high species richness. We suggest that the success of grasses is best understood in context of their capacity to colonize, persist, and transform environments (the “Viking syndrome”). This results from combining effective long-distance dispersal, efficacious establishment biology, ecological flexibility, resilience to disturbance and the capacity to modify environments by changing the nature of fire and mammalian herbivory. We identify a diverse set of functional traits linked to dispersal, establishment and competitive abilities. Enhanced long-distance dispersal is determined by anemochory, epizoochory and endozoochory and is facilitated via the spikelet (and especially the awned lemma) which functions as the dispersal unit. Establishment success could be a consequence of the precocious embryo and large starch reserves, which may underpin the extremely short generation times in grasses. Post-establishment genetic bottlenecks may be mitigated by wind pollination and the widespread occurrence of polyploidy, in combination with gametic self-incompatibility. The ecological competitiveness of grasses is corroborated by their dominance across the range of environmental extremes tolerated by angiosperms, facilitated by both C3 and C4 photosynthesis, well-developed frost tolerance in several clades, and a sympodial growth form that enabled the evolution of both annual and long-lived life forms. Finally, absence of investment in wood (except in bamboos), and the presence of persistent buds at or below ground level, provides tolerance of repeated defoliation (whether by fire, frost, drought or herbivores). Biotic modification of environments via feedbacks with herbivory or fire reinforce grass dominance leading to open ecosystems. Grasses can be both palatable and productive, fostering high biomass and diversity of mammalian herbivores. Many grasses have a suite of architectural and functional traits that facilitate frequent fire, including a tufted growth form, and tannin-like substances in leaves which slow decomposition. We mapped these traits over the phylogeny of the Poales, spanning the grasses and their relatives, and demonstrated the accumulation of traits since monocots originated in the mid-Cretaceous. Although the sympodial growth form is a monocot trait, tillering resulting in the tufted growth form most likely evolved within the grasses. Similarly, although an ovary apparently constructed of a single carpel evolved in the most recent grass ancestor, spikelets and the awned lemma dispersal units evolved within the grasses. Frost tolerance and C4 photosynthesis evolved relatively late (late Palaeogene), and the last significant trait to evolve was probably the production of tannins, associated with pyrophytic savannas. This fits palaeobotanical data, suggesting several phases in the grass success story: from a late Cretaceous origin, to occasional tropical grassland patches in the later Palaeogene, to extensive C3 grassy woodlands in the early–middle Miocene, to the dramatic expansion of the tropical C4 grass savannas and grasslands in the Pliocene, and the C3 steppe grasslands during the Pleistocene glacial periods. Modern grasslands depend heavily on strongly seasonal climates, making them sensitive to climate change.","container-title":"Biological Reviews","DOI":"10.1111/brv.12388","ISSN":"1469-185X","issue":"2","language":"en","note":"_eprint: https://onlinelibrary.wiley.com/doi/pdf/10.1111/brv.12388","page":"1125-1144","source":"Wiley Online Library","title":"Global grass (Poaceae) success underpinned by traits facilitating colonization, persistence and habitat transformation","volume":"93","author":[{"family":"Linder","given":"H. P."},{"family":"Lehmann","given":"Caroline E. R."},{"family":"Archibald","given":"Sally"},{"family":"Osborne","given":"Colin P."},{"family":"Richardson","given":"David M."}],"issued":{"date-parts":[["2018"]]}}}],"schema":"https://github.com/citation-style-language/schema/raw/master/csl-citation.json"} </w:instrText>
      </w:r>
      <w:r w:rsidR="00852A85">
        <w:rPr>
          <w:rFonts w:ascii="Times New Roman" w:eastAsia="Times New Roman" w:hAnsi="Times New Roman" w:cs="Times New Roman"/>
          <w:sz w:val="24"/>
          <w:szCs w:val="24"/>
        </w:rPr>
        <w:fldChar w:fldCharType="separate"/>
      </w:r>
      <w:r w:rsidR="00852A85">
        <w:rPr>
          <w:rFonts w:ascii="Times New Roman" w:eastAsia="Times New Roman" w:hAnsi="Times New Roman" w:cs="Times New Roman"/>
          <w:noProof/>
          <w:sz w:val="24"/>
          <w:szCs w:val="24"/>
        </w:rPr>
        <w:t>(Pannell et al. 2015; Linder et al. 2018)</w:t>
      </w:r>
      <w:r w:rsidR="00852A85">
        <w:rPr>
          <w:rFonts w:ascii="Times New Roman" w:eastAsia="Times New Roman" w:hAnsi="Times New Roman" w:cs="Times New Roman"/>
          <w:sz w:val="24"/>
          <w:szCs w:val="24"/>
        </w:rPr>
        <w:fldChar w:fldCharType="end"/>
      </w:r>
      <w:r w:rsidR="00535FD5">
        <w:rPr>
          <w:rFonts w:ascii="Times New Roman" w:eastAsia="Times New Roman" w:hAnsi="Times New Roman" w:cs="Times New Roman"/>
          <w:sz w:val="24"/>
          <w:szCs w:val="24"/>
        </w:rPr>
        <w:t>, a generalization supported by the observation that</w:t>
      </w:r>
      <w:r w:rsidR="00D0123E">
        <w:rPr>
          <w:rFonts w:ascii="Times New Roman" w:eastAsia="Times New Roman" w:hAnsi="Times New Roman" w:cs="Times New Roman"/>
          <w:sz w:val="24"/>
          <w:szCs w:val="24"/>
        </w:rPr>
        <w:t xml:space="preserve"> many of the worst invasive plants in the world are annuals</w:t>
      </w:r>
      <w:r w:rsidR="00852A85">
        <w:rPr>
          <w:rFonts w:ascii="Times New Roman" w:eastAsia="Times New Roman" w:hAnsi="Times New Roman" w:cs="Times New Roman"/>
          <w:sz w:val="24"/>
          <w:szCs w:val="24"/>
        </w:rPr>
        <w:t xml:space="preserve"> </w:t>
      </w:r>
      <w:r w:rsidR="00852A85">
        <w:rPr>
          <w:rFonts w:ascii="Times New Roman" w:eastAsia="Times New Roman" w:hAnsi="Times New Roman" w:cs="Times New Roman"/>
          <w:sz w:val="24"/>
          <w:szCs w:val="24"/>
        </w:rPr>
        <w:fldChar w:fldCharType="begin"/>
      </w:r>
      <w:r w:rsidR="00852A85">
        <w:rPr>
          <w:rFonts w:ascii="Times New Roman" w:eastAsia="Times New Roman" w:hAnsi="Times New Roman" w:cs="Times New Roman"/>
          <w:sz w:val="24"/>
          <w:szCs w:val="24"/>
        </w:rPr>
        <w:instrText xml:space="preserve"> ADDIN ZOTERO_ITEM CSL_CITATION {"citationID":"8JmFqWqi","properties":{"formattedCitation":"(Holzmueller and Jose 2009)","plainCitation":"(Holzmueller and Jose 2009)","noteIndex":0},"citationItems":[{"id":9138,"uris":["http://zotero.org/users/local/X8CzRyu0/items/HIC6I238"],"itemData":{"id":9138,"type":"article-journal","abstract":"Invasive alien plants have caused extensive economic and ecological damage throughout the world. Not all plant species, however, become invasive outside of their native range. The challenge for land managers and policy makers is to determine what species are most likely to become invasive so that control efforts can be initiated before the alien species becomes widespread. A description of plant characteristics and multiple hypotheses that explain invasibility of some of the world’s worst invasive species are provided in this review. Failure to control invasive plants will continue to lead to decreased agricultural production and ecosystem degradation. Control of invasive plants is a daunting task, and will only be accomplished with coordinated efforts of all countries.","container-title":"Journal of Tropical Agriculture","ISSN":"ISSN 0973-5399","issue":"1","language":"en","note":"number: 1","page":"18-29","source":"jtropag.kau.in","title":"Invasive plant conundrum: What makes the aliens so successful?","title-short":"Invasive plant conundrum","volume":"47","author":[{"family":"Holzmueller","given":"Eric J."},{"family":"Jose","given":"Shibu"}],"issued":{"date-parts":[["2009",12,18]]}}}],"schema":"https://github.com/citation-style-language/schema/raw/master/csl-citation.json"} </w:instrText>
      </w:r>
      <w:r w:rsidR="00852A85">
        <w:rPr>
          <w:rFonts w:ascii="Times New Roman" w:eastAsia="Times New Roman" w:hAnsi="Times New Roman" w:cs="Times New Roman"/>
          <w:sz w:val="24"/>
          <w:szCs w:val="24"/>
        </w:rPr>
        <w:fldChar w:fldCharType="separate"/>
      </w:r>
      <w:r w:rsidR="00852A85">
        <w:rPr>
          <w:rFonts w:ascii="Times New Roman" w:eastAsia="Times New Roman" w:hAnsi="Times New Roman" w:cs="Times New Roman"/>
          <w:noProof/>
          <w:sz w:val="24"/>
          <w:szCs w:val="24"/>
        </w:rPr>
        <w:t>(Holzmueller and Jose 2009)</w:t>
      </w:r>
      <w:r w:rsidR="00852A85">
        <w:rPr>
          <w:rFonts w:ascii="Times New Roman" w:eastAsia="Times New Roman" w:hAnsi="Times New Roman" w:cs="Times New Roman"/>
          <w:sz w:val="24"/>
          <w:szCs w:val="24"/>
        </w:rPr>
        <w:fldChar w:fldCharType="end"/>
      </w:r>
      <w:r w:rsidR="00D0123E">
        <w:rPr>
          <w:rFonts w:ascii="Times New Roman" w:eastAsia="Times New Roman" w:hAnsi="Times New Roman" w:cs="Times New Roman"/>
          <w:sz w:val="24"/>
          <w:szCs w:val="24"/>
        </w:rPr>
        <w:t>. Furthermore,</w:t>
      </w:r>
      <w:r w:rsidR="00535FD5">
        <w:rPr>
          <w:rFonts w:ascii="Times New Roman" w:eastAsia="Times New Roman" w:hAnsi="Times New Roman" w:cs="Times New Roman"/>
          <w:sz w:val="24"/>
          <w:szCs w:val="24"/>
        </w:rPr>
        <w:t xml:space="preserve"> phenotypic evolution may be faster in annuals than in perennials due to </w:t>
      </w:r>
      <w:r w:rsidR="00C049F6">
        <w:rPr>
          <w:rFonts w:ascii="Times New Roman" w:eastAsia="Times New Roman" w:hAnsi="Times New Roman" w:cs="Times New Roman"/>
          <w:sz w:val="24"/>
          <w:szCs w:val="24"/>
        </w:rPr>
        <w:t>their generally shorter generation times</w:t>
      </w:r>
      <w:r w:rsidR="00D0123E">
        <w:rPr>
          <w:rFonts w:ascii="Times New Roman" w:eastAsia="Times New Roman" w:hAnsi="Times New Roman" w:cs="Times New Roman"/>
          <w:sz w:val="24"/>
          <w:szCs w:val="24"/>
        </w:rPr>
        <w:t xml:space="preserve"> </w:t>
      </w:r>
      <w:r w:rsidR="000B509B">
        <w:rPr>
          <w:rFonts w:ascii="Times New Roman" w:eastAsia="Times New Roman" w:hAnsi="Times New Roman" w:cs="Times New Roman"/>
          <w:sz w:val="24"/>
          <w:szCs w:val="24"/>
        </w:rPr>
        <w:fldChar w:fldCharType="begin"/>
      </w:r>
      <w:r w:rsidR="000B509B">
        <w:rPr>
          <w:rFonts w:ascii="Times New Roman" w:eastAsia="Times New Roman" w:hAnsi="Times New Roman" w:cs="Times New Roman"/>
          <w:sz w:val="24"/>
          <w:szCs w:val="24"/>
        </w:rPr>
        <w:instrText xml:space="preserve"> ADDIN ZOTERO_ITEM CSL_CITATION {"citationID":"iQd2u4iv","properties":{"custom":"(e.g., Smith and Beaulieu 2009)","formattedCitation":"(e.g., Smith and Beaulieu 2009)","plainCitation":"(e.g., Smith and Beaulieu 2009)","noteIndex":0},"citationItems":[{"id":9140,"uris":["http://zotero.org/users/local/X8CzRyu0/items/ZUDIRYVQ"],"itemData":{"id":9140,"type":"article-journal","abstract":"Across angiosperms, variable rates of molecular substitution are linked with life-history attributes associated with woody and herbaceous growth forms. As the number of generations per unit time is correlated with molecular substitution rates, it is expected that rates of phenotypic evolution would also be influenced by differences in generation times. Here, we make the first broad-scale comparison of growth-form-dependent rates of niche evolution. We examined the climatic niches of species on large time-calibrated phylogenies of five angiosperm clades and found that woody lineages have accumulated fewer changes per million years in climatic niche space than related herbaceous lineages. Also, climate space explored by woody lineages is consistently smaller than sister lineages composed mainly of herbaceous taxa. This pattern is probably linked to differences in the rate of climatic niche evolution. These results have implications for niche conservatism; in particular, the role of niche conservatism in the distribution of plant biodiversity. The consistent differences in the rate of climatic niche evolution also emphasize the need to incorporate models of phenotypic evolution that allow for rate heterogeneity when examining large datasets.","container-title":"Proceedings of the Royal Society B: Biological Sciences","DOI":"10.1098/rspb.2009.1176","issue":"1677","note":"publisher: Royal Society","page":"4345-4352","source":"royalsocietypublishing.org (Atypon)","title":"Life history influences rates of climatic niche evolution in flowering plants","volume":"276","author":[{"family":"Smith","given":"Stephen A."},{"family":"Beaulieu","given":"Jeremy M."}],"issued":{"date-parts":[["2009",12,22]]}}}],"schema":"https://github.com/citation-style-language/schema/raw/master/csl-citation.json"} </w:instrText>
      </w:r>
      <w:r w:rsidR="000B509B">
        <w:rPr>
          <w:rFonts w:ascii="Times New Roman" w:eastAsia="Times New Roman" w:hAnsi="Times New Roman" w:cs="Times New Roman"/>
          <w:sz w:val="24"/>
          <w:szCs w:val="24"/>
        </w:rPr>
        <w:fldChar w:fldCharType="separate"/>
      </w:r>
      <w:r w:rsidR="000B509B">
        <w:rPr>
          <w:rFonts w:ascii="Times New Roman" w:eastAsia="Times New Roman" w:hAnsi="Times New Roman" w:cs="Times New Roman"/>
          <w:noProof/>
          <w:sz w:val="24"/>
          <w:szCs w:val="24"/>
        </w:rPr>
        <w:t>(e.g., Smith and Beaulieu 2009)</w:t>
      </w:r>
      <w:r w:rsidR="000B509B">
        <w:rPr>
          <w:rFonts w:ascii="Times New Roman" w:eastAsia="Times New Roman" w:hAnsi="Times New Roman" w:cs="Times New Roman"/>
          <w:sz w:val="24"/>
          <w:szCs w:val="24"/>
        </w:rPr>
        <w:fldChar w:fldCharType="end"/>
      </w:r>
      <w:r w:rsidR="00D0123E">
        <w:rPr>
          <w:rFonts w:ascii="Times New Roman" w:eastAsia="Times New Roman" w:hAnsi="Times New Roman" w:cs="Times New Roman"/>
          <w:sz w:val="24"/>
          <w:szCs w:val="24"/>
        </w:rPr>
        <w:t xml:space="preserve">, which </w:t>
      </w:r>
      <w:r w:rsidR="00C049F6">
        <w:rPr>
          <w:rFonts w:ascii="Times New Roman" w:eastAsia="Times New Roman" w:hAnsi="Times New Roman" w:cs="Times New Roman"/>
          <w:sz w:val="24"/>
          <w:szCs w:val="24"/>
        </w:rPr>
        <w:t xml:space="preserve">could </w:t>
      </w:r>
      <w:r w:rsidR="00D0123E">
        <w:rPr>
          <w:rFonts w:ascii="Times New Roman" w:eastAsia="Times New Roman" w:hAnsi="Times New Roman" w:cs="Times New Roman"/>
          <w:sz w:val="24"/>
          <w:szCs w:val="24"/>
        </w:rPr>
        <w:t xml:space="preserve">make them able to adapt </w:t>
      </w:r>
      <w:r w:rsidR="00C049F6">
        <w:rPr>
          <w:rFonts w:ascii="Times New Roman" w:eastAsia="Times New Roman" w:hAnsi="Times New Roman" w:cs="Times New Roman"/>
          <w:sz w:val="24"/>
          <w:szCs w:val="24"/>
        </w:rPr>
        <w:t xml:space="preserve">more quickly </w:t>
      </w:r>
      <w:r w:rsidR="00D0123E">
        <w:rPr>
          <w:rFonts w:ascii="Times New Roman" w:eastAsia="Times New Roman" w:hAnsi="Times New Roman" w:cs="Times New Roman"/>
          <w:sz w:val="24"/>
          <w:szCs w:val="24"/>
        </w:rPr>
        <w:t xml:space="preserve">to changing environmental conditions </w:t>
      </w:r>
      <w:r w:rsidR="000B509B">
        <w:rPr>
          <w:rFonts w:ascii="Times New Roman" w:eastAsia="Times New Roman" w:hAnsi="Times New Roman" w:cs="Times New Roman"/>
          <w:sz w:val="24"/>
          <w:szCs w:val="24"/>
        </w:rPr>
        <w:fldChar w:fldCharType="begin"/>
      </w:r>
      <w:r w:rsidR="000B509B">
        <w:rPr>
          <w:rFonts w:ascii="Times New Roman" w:eastAsia="Times New Roman" w:hAnsi="Times New Roman" w:cs="Times New Roman"/>
          <w:sz w:val="24"/>
          <w:szCs w:val="24"/>
        </w:rPr>
        <w:instrText xml:space="preserve"> ADDIN ZOTERO_ITEM CSL_CITATION {"citationID":"iIgbuGql","properties":{"formattedCitation":"(Andreasen and Baldwin 2001)","plainCitation":"(Andreasen and Baldwin 2001)","noteIndex":0},"citationItems":[{"id":9142,"uris":["http://zotero.org/users/local/X8CzRyu0/items/Z8GNG3VG"],"itemData":{"id":9142,"type":"article-journal","abstract":"Heterogeneous DNA substitution rates were found in the 18S–26S nuclear ribosomal DNA internal transcribed spacer (ITS) and external transcribed spacer (ETS) regions of Sidalcea (Malvaceae), a putatively young genus of annuals and perennials. The majority of comparisons revealed that the annual species had significantly higher molecular evolutionary rates than the perennials, whereas rates were consistently homogenous between obligate annual species. These findings led us to conclude that generation time or possibly another biological factor distinguishing annuals and perennials has influenced rates of molecular evolution in Sidalcea. The congruence of relative-rate test results across both spacer regions reinforced the association between life history and rate of rDNA evolution across lineages of checker mallows. Evolutionary rate variation within perennials mainly involved three basally divergent lineages. The faster rate in one lineage, Sidalcea stipularis, compared with other perennials may be the result of genetic drift in the only known, small, population. The other two basally divergent lineages had slower evolutionary rates compared with the remaining perennials; possible explanations for these differences include rate-reducing effects of a suffrutescent (rather than herbaceous) habit and seed dormancy.","container-title":"Molecular Biology and Evolution","DOI":"10.1093/oxfordjournals.molbev.a003894","ISSN":"0737-4038","issue":"6","journalAbbreviation":"Molecular Biology and Evolution","page":"936-944","source":"Silverchair","title":"Unequal Evolutionary Rates Between Annual and Perennial Lineages of Checker Mallows (Sidalcea, Malvaceae): Evidence from 18S–26S rDNA Internal and External Transcribed Spacers","title-short":"Unequal Evolutionary Rates Between Annual and Perennial Lineages of Checker Mallows (Sidalcea, Malvaceae)","volume":"18","author":[{"family":"Andreasen","given":"Katarina"},{"family":"Baldwin","given":"Bruce G."}],"issued":{"date-parts":[["2001",6,1]]}}}],"schema":"https://github.com/citation-style-language/schema/raw/master/csl-citation.json"} </w:instrText>
      </w:r>
      <w:r w:rsidR="000B509B">
        <w:rPr>
          <w:rFonts w:ascii="Times New Roman" w:eastAsia="Times New Roman" w:hAnsi="Times New Roman" w:cs="Times New Roman"/>
          <w:sz w:val="24"/>
          <w:szCs w:val="24"/>
        </w:rPr>
        <w:fldChar w:fldCharType="separate"/>
      </w:r>
      <w:r w:rsidR="000B509B">
        <w:rPr>
          <w:rFonts w:ascii="Times New Roman" w:eastAsia="Times New Roman" w:hAnsi="Times New Roman" w:cs="Times New Roman"/>
          <w:noProof/>
          <w:sz w:val="24"/>
          <w:szCs w:val="24"/>
        </w:rPr>
        <w:t>(Andreasen and Baldwin 2001)</w:t>
      </w:r>
      <w:r w:rsidR="000B509B">
        <w:rPr>
          <w:rFonts w:ascii="Times New Roman" w:eastAsia="Times New Roman" w:hAnsi="Times New Roman" w:cs="Times New Roman"/>
          <w:sz w:val="24"/>
          <w:szCs w:val="24"/>
        </w:rPr>
        <w:fldChar w:fldCharType="end"/>
      </w:r>
      <w:r w:rsidR="00D0123E">
        <w:rPr>
          <w:rFonts w:ascii="Times New Roman" w:eastAsia="Times New Roman" w:hAnsi="Times New Roman" w:cs="Times New Roman"/>
          <w:sz w:val="24"/>
          <w:szCs w:val="24"/>
        </w:rPr>
        <w:t xml:space="preserve">. </w:t>
      </w:r>
    </w:p>
    <w:p w14:paraId="182C392A" w14:textId="07274148" w:rsidR="00DC165B" w:rsidRDefault="004550E2"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assess the </w:t>
      </w:r>
      <w:commentRangeStart w:id="23"/>
      <w:r>
        <w:rPr>
          <w:rFonts w:ascii="Times New Roman" w:eastAsia="Times New Roman" w:hAnsi="Times New Roman" w:cs="Times New Roman"/>
          <w:sz w:val="24"/>
          <w:szCs w:val="24"/>
        </w:rPr>
        <w:t xml:space="preserve">dialectical </w:t>
      </w:r>
      <w:commentRangeEnd w:id="23"/>
      <w:r w:rsidR="00F26B4D">
        <w:rPr>
          <w:rStyle w:val="CommentReference"/>
        </w:rPr>
        <w:commentReference w:id="23"/>
      </w:r>
      <w:r>
        <w:rPr>
          <w:rFonts w:ascii="Times New Roman" w:eastAsia="Times New Roman" w:hAnsi="Times New Roman" w:cs="Times New Roman"/>
          <w:sz w:val="24"/>
          <w:szCs w:val="24"/>
        </w:rPr>
        <w:t>relationship between climatic factors and the evolution of life history strategies in flowering plants. To that end, we apply recent theoretical developments in trait evolution models (</w:t>
      </w:r>
      <w:r w:rsidR="000B509B">
        <w:rPr>
          <w:rFonts w:ascii="Times New Roman" w:eastAsia="Times New Roman" w:hAnsi="Times New Roman" w:cs="Times New Roman"/>
          <w:sz w:val="24"/>
          <w:szCs w:val="24"/>
        </w:rPr>
        <w:t>Chapter III</w:t>
      </w:r>
      <w:r>
        <w:rPr>
          <w:rFonts w:ascii="Times New Roman" w:eastAsia="Times New Roman" w:hAnsi="Times New Roman" w:cs="Times New Roman"/>
          <w:sz w:val="24"/>
          <w:szCs w:val="24"/>
        </w:rPr>
        <w:t>) to explicitly incorporate the impact of climatic niche variation on the evolution of life history strategies. We account for the heterogeneity of evolutionary histories in flowering plants and the habitats associated with them by analyzing a broad sample of clades where multiple transitions between annual and perennial strategies are observed. Two specific hypotheses are addressed: (1) annuals tend to evolve in warmer and drier climates, or where seasonality is stronger, more often than perennials; and (2) annuals tend to have faster rates of climatic niche evolution than perennials</w:t>
      </w:r>
      <w:del w:id="24" w:author="Eric Hagen" w:date="2022-07-04T19:42:00Z">
        <w:r w:rsidDel="00F26B4D">
          <w:rPr>
            <w:rFonts w:ascii="Times New Roman" w:eastAsia="Times New Roman" w:hAnsi="Times New Roman" w:cs="Times New Roman"/>
            <w:sz w:val="24"/>
            <w:szCs w:val="24"/>
          </w:rPr>
          <w:delText>, because</w:delText>
        </w:r>
      </w:del>
      <w:ins w:id="25" w:author="Eric Hagen" w:date="2022-07-04T19:42:00Z">
        <w:r w:rsidR="00F26B4D">
          <w:rPr>
            <w:rFonts w:ascii="Times New Roman" w:eastAsia="Times New Roman" w:hAnsi="Times New Roman" w:cs="Times New Roman"/>
            <w:sz w:val="24"/>
            <w:szCs w:val="24"/>
          </w:rPr>
          <w:t xml:space="preserve"> due</w:t>
        </w:r>
      </w:ins>
      <w:r>
        <w:rPr>
          <w:rFonts w:ascii="Times New Roman" w:eastAsia="Times New Roman" w:hAnsi="Times New Roman" w:cs="Times New Roman"/>
          <w:sz w:val="24"/>
          <w:szCs w:val="24"/>
        </w:rPr>
        <w:t xml:space="preserve"> of their higher </w:t>
      </w:r>
      <w:commentRangeStart w:id="26"/>
      <w:proofErr w:type="spellStart"/>
      <w:r>
        <w:rPr>
          <w:rFonts w:ascii="Times New Roman" w:eastAsia="Times New Roman" w:hAnsi="Times New Roman" w:cs="Times New Roman"/>
          <w:sz w:val="24"/>
          <w:szCs w:val="24"/>
        </w:rPr>
        <w:t>invasibility</w:t>
      </w:r>
      <w:proofErr w:type="spellEnd"/>
      <w:r>
        <w:rPr>
          <w:rFonts w:ascii="Times New Roman" w:eastAsia="Times New Roman" w:hAnsi="Times New Roman" w:cs="Times New Roman"/>
          <w:sz w:val="24"/>
          <w:szCs w:val="24"/>
        </w:rPr>
        <w:t xml:space="preserve"> </w:t>
      </w:r>
      <w:commentRangeEnd w:id="26"/>
      <w:r w:rsidR="00F26B4D">
        <w:rPr>
          <w:rStyle w:val="CommentReference"/>
        </w:rPr>
        <w:commentReference w:id="26"/>
      </w:r>
      <w:r>
        <w:rPr>
          <w:rFonts w:ascii="Times New Roman" w:eastAsia="Times New Roman" w:hAnsi="Times New Roman" w:cs="Times New Roman"/>
          <w:sz w:val="24"/>
          <w:szCs w:val="24"/>
        </w:rPr>
        <w:t xml:space="preserve">and shorter generation times. </w:t>
      </w:r>
      <w:commentRangeStart w:id="27"/>
      <w:r>
        <w:rPr>
          <w:rFonts w:ascii="Times New Roman" w:eastAsia="Times New Roman" w:hAnsi="Times New Roman" w:cs="Times New Roman"/>
          <w:sz w:val="24"/>
          <w:szCs w:val="24"/>
        </w:rPr>
        <w:t xml:space="preserve">We expect to find mixed support for our hypotheses </w:t>
      </w:r>
      <w:commentRangeEnd w:id="27"/>
      <w:r w:rsidR="00084B91">
        <w:rPr>
          <w:rStyle w:val="CommentReference"/>
        </w:rPr>
        <w:commentReference w:id="27"/>
      </w:r>
      <w:r>
        <w:rPr>
          <w:rFonts w:ascii="Times New Roman" w:eastAsia="Times New Roman" w:hAnsi="Times New Roman" w:cs="Times New Roman"/>
          <w:sz w:val="24"/>
          <w:szCs w:val="24"/>
        </w:rPr>
        <w:t>due to clade</w:t>
      </w:r>
      <w:ins w:id="28" w:author="Eric Hagen" w:date="2022-07-04T19:45:00Z">
        <w:r w:rsidR="00084B91">
          <w:rPr>
            <w:rFonts w:ascii="Times New Roman" w:eastAsia="Times New Roman" w:hAnsi="Times New Roman" w:cs="Times New Roman"/>
            <w:sz w:val="24"/>
            <w:szCs w:val="24"/>
          </w:rPr>
          <w:t>-</w:t>
        </w:r>
      </w:ins>
      <w:del w:id="29" w:author="Eric Hagen" w:date="2022-07-04T19:45:00Z">
        <w:r w:rsidDel="00084B91">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specific evolutionary patterns. Some clades will undoubtedly have more heterogeneity in transition rates between life history strategies, </w:t>
      </w:r>
      <w:r>
        <w:rPr>
          <w:rFonts w:ascii="Times New Roman" w:eastAsia="Times New Roman" w:hAnsi="Times New Roman" w:cs="Times New Roman"/>
          <w:sz w:val="24"/>
          <w:szCs w:val="24"/>
        </w:rPr>
        <w:lastRenderedPageBreak/>
        <w:t xml:space="preserve">whereas other clades may have exclusively unidirectional transitions, and yet others may have no heterogeneity at all. </w:t>
      </w:r>
      <w:commentRangeStart w:id="30"/>
      <w:r>
        <w:rPr>
          <w:rFonts w:ascii="Times New Roman" w:eastAsia="Times New Roman" w:hAnsi="Times New Roman" w:cs="Times New Roman"/>
          <w:sz w:val="24"/>
          <w:szCs w:val="24"/>
        </w:rPr>
        <w:t>However, due to our large dataset and the ability to account for rate heterogeneity in our model</w:t>
      </w:r>
      <w:ins w:id="31" w:author="Eric Hagen" w:date="2022-07-04T19:47:00Z">
        <w:r w:rsidR="00084B91">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we expect that we can illuminate the generalities of the long-term responses of life-history strategies to climatic variability in flowering plants</w:t>
      </w:r>
      <w:commentRangeEnd w:id="30"/>
      <w:r w:rsidR="00084B91">
        <w:rPr>
          <w:rStyle w:val="CommentReference"/>
        </w:rPr>
        <w:commentReference w:id="30"/>
      </w:r>
      <w:r>
        <w:rPr>
          <w:rFonts w:ascii="Times New Roman" w:eastAsia="Times New Roman" w:hAnsi="Times New Roman" w:cs="Times New Roman"/>
          <w:sz w:val="24"/>
          <w:szCs w:val="24"/>
        </w:rPr>
        <w:t>.</w:t>
      </w:r>
    </w:p>
    <w:p w14:paraId="7399AD70" w14:textId="77777777" w:rsidR="00DC165B" w:rsidRDefault="00DC165B" w:rsidP="004C7D04">
      <w:pPr>
        <w:shd w:val="clear" w:color="auto" w:fill="FFFFFF"/>
        <w:spacing w:line="480" w:lineRule="auto"/>
        <w:rPr>
          <w:rFonts w:ascii="Times New Roman" w:eastAsia="Times New Roman" w:hAnsi="Times New Roman" w:cs="Times New Roman"/>
          <w:sz w:val="24"/>
          <w:szCs w:val="24"/>
        </w:rPr>
      </w:pPr>
    </w:p>
    <w:p w14:paraId="295DB8D2" w14:textId="3DE2096A" w:rsidR="00DC165B" w:rsidRPr="00D0123E" w:rsidRDefault="004550E2" w:rsidP="004C7D04">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7D66D7F7" w14:textId="42C9417C" w:rsidR="00DC165B" w:rsidRPr="00D0123E" w:rsidRDefault="004550E2" w:rsidP="00D0123E">
      <w:pPr>
        <w:shd w:val="clear" w:color="auto" w:fill="FFFFFF"/>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Phylogenetic and life history datasets</w:t>
      </w:r>
    </w:p>
    <w:p w14:paraId="6D781650" w14:textId="77777777" w:rsidR="00DC165B" w:rsidRDefault="004550E2" w:rsidP="004D180F">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build a dataset of life history strategies for a set of flowering plant clades, we used the recent release of the World Checklist of Vascular Plants dataset (WCVP, 2022*; note: this data is part of a dataset to be officially released in November 2022. The dataset was made available for manuscripts that are part of a </w:t>
      </w:r>
      <w:r>
        <w:rPr>
          <w:rFonts w:ascii="Times New Roman" w:eastAsia="Times New Roman" w:hAnsi="Times New Roman" w:cs="Times New Roman"/>
          <w:i/>
          <w:sz w:val="24"/>
          <w:szCs w:val="24"/>
        </w:rPr>
        <w:t>New Phytologist</w:t>
      </w:r>
      <w:r>
        <w:rPr>
          <w:rFonts w:ascii="Times New Roman" w:eastAsia="Times New Roman" w:hAnsi="Times New Roman" w:cs="Times New Roman"/>
          <w:sz w:val="24"/>
          <w:szCs w:val="24"/>
        </w:rPr>
        <w:t xml:space="preserve"> special issue to be published in 2023), which includes life form data following the </w:t>
      </w:r>
      <w:proofErr w:type="spellStart"/>
      <w:r>
        <w:rPr>
          <w:rFonts w:ascii="Times New Roman" w:eastAsia="Times New Roman" w:hAnsi="Times New Roman" w:cs="Times New Roman"/>
          <w:sz w:val="24"/>
          <w:szCs w:val="24"/>
        </w:rPr>
        <w:t>Raunkiaer</w:t>
      </w:r>
      <w:proofErr w:type="spellEnd"/>
      <w:r>
        <w:rPr>
          <w:rFonts w:ascii="Times New Roman" w:eastAsia="Times New Roman" w:hAnsi="Times New Roman" w:cs="Times New Roman"/>
          <w:sz w:val="24"/>
          <w:szCs w:val="24"/>
        </w:rPr>
        <w:t xml:space="preserve"> (1934) system. The </w:t>
      </w:r>
      <w:proofErr w:type="spellStart"/>
      <w:r>
        <w:rPr>
          <w:rFonts w:ascii="Times New Roman" w:eastAsia="Times New Roman" w:hAnsi="Times New Roman" w:cs="Times New Roman"/>
          <w:sz w:val="24"/>
          <w:szCs w:val="24"/>
        </w:rPr>
        <w:t>Raunkiaer</w:t>
      </w:r>
      <w:proofErr w:type="spellEnd"/>
      <w:r>
        <w:rPr>
          <w:rFonts w:ascii="Times New Roman" w:eastAsia="Times New Roman" w:hAnsi="Times New Roman" w:cs="Times New Roman"/>
          <w:sz w:val="24"/>
          <w:szCs w:val="24"/>
        </w:rPr>
        <w:t xml:space="preserve"> system classifies different life history strategies in flowering plants based on the position of the buds in relation to the soil at the end of the growing season and on how plants protect growing buds during the unfavorable seasons. We scored as “annuals” all species marked as “Therophytes” (including combinations such as “Climbing therophyte” and “Semiaquatic therophyte”) or “Biennials” in the WCVP dataset. All other life forms, such as “Cryptophytes”, “Nanophanerophytes”, and “Phanerophytes”, were scored as “perennials”. </w:t>
      </w:r>
    </w:p>
    <w:p w14:paraId="32FCF75F" w14:textId="444D07B5" w:rsidR="00DC165B" w:rsidRDefault="004550E2"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this scoring, the proportion of “annuals” to “perennials” in the WCVP dataset is around 1:5. In other words, annual plants are considerably less common than perennials</w:t>
      </w:r>
      <w:ins w:id="32" w:author="Eric Hagen" w:date="2022-07-05T09:26:00Z">
        <w:r w:rsidR="006F09AE">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therefore it is more common to find clades where all species are perennials than clades where evolutionary transitions between annual and perennial strategies are observed. However, we restrict</w:t>
      </w:r>
      <w:r w:rsidR="00DE0819">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our set of clades to groups that presented multiple evolutionary transitions between different life history strategies. Selecting only groups where both life history states are present is not the ideal scenario, because excluding groups </w:t>
      </w:r>
      <w:r>
        <w:rPr>
          <w:rFonts w:ascii="Times New Roman" w:eastAsia="Times New Roman" w:hAnsi="Times New Roman" w:cs="Times New Roman"/>
          <w:sz w:val="24"/>
          <w:szCs w:val="24"/>
        </w:rPr>
        <w:lastRenderedPageBreak/>
        <w:t>consisting only of perennials may bias our view of how different life histories and climatic niches impact each other across evolutionary time. On the other hand, our analytical framework accounts for hidden heterogeneity that would come from a character</w:t>
      </w:r>
      <w:ins w:id="33" w:author="Eric Hagen" w:date="2022-07-05T09:30:00Z">
        <w:r w:rsidR="006F09AE">
          <w:rPr>
            <w:rFonts w:ascii="Times New Roman" w:eastAsia="Times New Roman" w:hAnsi="Times New Roman" w:cs="Times New Roman"/>
            <w:sz w:val="24"/>
            <w:szCs w:val="24"/>
          </w:rPr>
          <w:t>-</w:t>
        </w:r>
      </w:ins>
      <w:del w:id="34" w:author="Eric Hagen" w:date="2022-07-05T09:30:00Z">
        <w:r w:rsidDel="006F09AE">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independent continuous trait evolution, partially mitigating this source of bias. </w:t>
      </w:r>
    </w:p>
    <w:p w14:paraId="096866D3" w14:textId="0B88FA8B" w:rsidR="00DC165B" w:rsidRPr="00DE0819" w:rsidRDefault="004550E2" w:rsidP="00DE0819">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set of clades selected for our analyses is not restricted to a single taxonomic rank and includes any clade that matched the criteria: (1) both annuals and perennial strategies are observed; (2) time</w:t>
      </w:r>
      <w:ins w:id="35" w:author="Eric Hagen" w:date="2022-07-05T09:30:00Z">
        <w:r w:rsidR="006F09AE">
          <w:rPr>
            <w:rFonts w:ascii="Times New Roman" w:eastAsia="Times New Roman" w:hAnsi="Times New Roman" w:cs="Times New Roman"/>
            <w:sz w:val="24"/>
            <w:szCs w:val="24"/>
          </w:rPr>
          <w:t>-</w:t>
        </w:r>
      </w:ins>
      <w:del w:id="36" w:author="Eric Hagen" w:date="2022-07-05T09:30:00Z">
        <w:r w:rsidDel="006F09AE">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calibrated phylogenetic tree is available in the literature; and (3) phylogenetic tree includes from c. 50 to c. 1000 tips and at least 10% of the known species diversity assigned to that clade. </w:t>
      </w:r>
      <w:commentRangeStart w:id="37"/>
      <w:r>
        <w:rPr>
          <w:rFonts w:ascii="Times New Roman" w:eastAsia="Times New Roman" w:hAnsi="Times New Roman" w:cs="Times New Roman"/>
          <w:sz w:val="24"/>
          <w:szCs w:val="24"/>
        </w:rPr>
        <w:t xml:space="preserve">The clades selected were: </w:t>
      </w:r>
      <w:commentRangeEnd w:id="37"/>
      <w:r w:rsidR="00175184">
        <w:rPr>
          <w:rStyle w:val="CommentReference"/>
        </w:rPr>
        <w:commentReference w:id="37"/>
      </w:r>
      <w:r>
        <w:rPr>
          <w:rFonts w:ascii="Times New Roman" w:eastAsia="Times New Roman" w:hAnsi="Times New Roman" w:cs="Times New Roman"/>
          <w:sz w:val="24"/>
          <w:szCs w:val="24"/>
        </w:rPr>
        <w:t xml:space="preserve">the families </w:t>
      </w:r>
      <w:proofErr w:type="spellStart"/>
      <w:r>
        <w:rPr>
          <w:rFonts w:ascii="Times New Roman" w:eastAsia="Times New Roman" w:hAnsi="Times New Roman" w:cs="Times New Roman"/>
          <w:sz w:val="24"/>
          <w:szCs w:val="24"/>
        </w:rPr>
        <w:t>Balsaminaceae</w:t>
      </w:r>
      <w:proofErr w:type="spellEnd"/>
      <w:r>
        <w:rPr>
          <w:rFonts w:ascii="Times New Roman" w:eastAsia="Times New Roman" w:hAnsi="Times New Roman" w:cs="Times New Roman"/>
          <w:sz w:val="24"/>
          <w:szCs w:val="24"/>
        </w:rPr>
        <w:t xml:space="preserve"> </w:t>
      </w:r>
      <w:r w:rsidR="00B84A57">
        <w:rPr>
          <w:rFonts w:ascii="Times New Roman" w:eastAsia="Times New Roman" w:hAnsi="Times New Roman" w:cs="Times New Roman"/>
          <w:sz w:val="24"/>
          <w:szCs w:val="24"/>
        </w:rPr>
        <w:fldChar w:fldCharType="begin"/>
      </w:r>
      <w:r w:rsidR="00B84A57">
        <w:rPr>
          <w:rFonts w:ascii="Times New Roman" w:eastAsia="Times New Roman" w:hAnsi="Times New Roman" w:cs="Times New Roman"/>
          <w:sz w:val="24"/>
          <w:szCs w:val="24"/>
        </w:rPr>
        <w:instrText xml:space="preserve"> ADDIN ZOTERO_ITEM CSL_CITATION {"citationID":"yvEnr68B","properties":{"formattedCitation":"(Rose et al. 2018)","plainCitation":"(Rose et al. 2018)","noteIndex":0},"citationItems":[{"id":9145,"uris":["http://zotero.org/users/local/X8CzRyu0/items/66TX3BH7"],"itemData":{"id":9145,"type":"article-journal","abstract":"Inferring interfamilial relationships within the eudicot order Ericales has remained one of the more recalcitrant problems in angiosperm phylogenetics, likely due to a rapid, ancient radiation. As a result, no comprehensive time-calibrated tree or biogeographical analysis of the order has been published. Here, we elucidate phylogenetic relationships within the order and then conduct time-dependent biogeographical and diversification analyses by using a taxon and locus-rich supermatrix approach on one-third of the extant species diversity calibrated with 23 macrofossils and two secondary calibration points. Our results corroborate previous studies and also suggest several new but poorly supported relationships. Newly suggested relationships are: (1) holoparasitic Mitrastemonaceae is sister to Lecythidaceae, (2) the clade formed by Mitrastemonaceae + Lecythidaceae is sister to Ericales excluding balsaminoids, (3) Theaceae is sister to the styracoids + sarracenioids + ericoids, and (4) subfamilial relationships with Ericaceae suggest that Arbutoideae is sister to Monotropoideae and Pyroloideae is sister to all subfamilies excluding Arbutoideae, Enkianthoideae, and Monotropoideae. Our results indicate Ericales began to diversify 110 Mya, within Indo-Malaysia and the Neotropics, with exchange between the two areas and expansion out of Indo-Malaysia becoming an important area in shaping the extant diversity of many families. Rapid cladogenesis occurred along the backbone of the order between 104 and 106 Mya. Jump dispersal is important within the order in the last 30 My, but vicariance is the most important cladogenetic driver of disjunctions at deeper levels of the phylogeny. We detect between 69 and 81 shifts in speciation rate throughout the order, the vast majority of which occurred within the last 30 My. We propose that range shifting may be responsible for older shifts in speciation rate, but more recent shifts may be better explained by morphological innovation.","container-title":"Molecular Phylogenetics and Evolution","DOI":"10.1016/j.ympev.2018.01.014","ISSN":"1055-7903","journalAbbreviation":"Molecular Phylogenetics and Evolution","language":"en","page":"59-79","source":"ScienceDirect","title":"Phylogeny, historical biogeography, and diversification of angiosperm order Ericales suggest ancient Neotropical and East Asian connections","volume":"122","author":[{"family":"Rose","given":"Jeffrey P."},{"family":"Kleist","given":"Thomas J."},{"family":"Löfstrand","given":"Stefan D."},{"family":"Drew","given":"Bryan T."},{"family":"Schönenberger","given":"Jürg"},{"family":"Sytsma","given":"Kenneth J."}],"issued":{"date-parts":[["2018",5,1]]}}}],"schema":"https://github.com/citation-style-language/schema/raw/master/csl-citation.json"} </w:instrText>
      </w:r>
      <w:r w:rsidR="00B84A57">
        <w:rPr>
          <w:rFonts w:ascii="Times New Roman" w:eastAsia="Times New Roman" w:hAnsi="Times New Roman" w:cs="Times New Roman"/>
          <w:sz w:val="24"/>
          <w:szCs w:val="24"/>
        </w:rPr>
        <w:fldChar w:fldCharType="separate"/>
      </w:r>
      <w:r w:rsidR="00B84A57">
        <w:rPr>
          <w:rFonts w:ascii="Times New Roman" w:eastAsia="Times New Roman" w:hAnsi="Times New Roman" w:cs="Times New Roman"/>
          <w:noProof/>
          <w:sz w:val="24"/>
          <w:szCs w:val="24"/>
        </w:rPr>
        <w:t>(Rose et al. 2018)</w:t>
      </w:r>
      <w:r w:rsidR="00B84A5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Gesneriaceae</w:t>
      </w:r>
      <w:proofErr w:type="spellEnd"/>
      <w:r>
        <w:rPr>
          <w:rFonts w:ascii="Times New Roman" w:eastAsia="Times New Roman" w:hAnsi="Times New Roman" w:cs="Times New Roman"/>
          <w:sz w:val="24"/>
          <w:szCs w:val="24"/>
        </w:rPr>
        <w:t xml:space="preserve"> </w:t>
      </w:r>
      <w:r w:rsidR="00B84A57">
        <w:rPr>
          <w:rFonts w:ascii="Times New Roman" w:eastAsia="Times New Roman" w:hAnsi="Times New Roman" w:cs="Times New Roman"/>
          <w:sz w:val="24"/>
          <w:szCs w:val="24"/>
        </w:rPr>
        <w:fldChar w:fldCharType="begin"/>
      </w:r>
      <w:r w:rsidR="00B84A57">
        <w:rPr>
          <w:rFonts w:ascii="Times New Roman" w:eastAsia="Times New Roman" w:hAnsi="Times New Roman" w:cs="Times New Roman"/>
          <w:sz w:val="24"/>
          <w:szCs w:val="24"/>
        </w:rPr>
        <w:instrText xml:space="preserve"> ADDIN ZOTERO_ITEM CSL_CITATION {"citationID":"xZfXUAks","properties":{"formattedCitation":"(Roalson and Roberts 2016)","plainCitation":"(Roalson and Roberts 2016)","noteIndex":0},"citationItems":[{"id":9147,"uris":["http://zotero.org/users/local/X8CzRyu0/items/JVRU6UCW"],"itemData":{"id":9147,"type":"article-journal","abstract":"Using a time-calibrated phylogenetic hypothesis including 768 Gesneriaceae species (out of ~3300 species) and more than 29,000 aligned bases from 26 gene regions, we test Gesneriaceae for diversification rate shifts and the possible proximal drivers of these shifts: geographic distributions, growth forms, and pollination syndromes. Bayesian Analysis of Macroevolutionary Mixtures analyses found five significant rate shifts in Beslerieae, core Nematanthus, core Columneinae, core Streptocarpus, and Pacific Cyrtandra. These rate shifts correspond with shifts in diversification rates, as inferred by Binary State Speciation and Extinction Model and Geographic State Speciation and Extinction model, associated with hummingbird pollination, epiphytism, unifoliate growth, and geographic area. Our results suggest that diversification processes are extremely variable across Gesneriaceae clades with different combinations of characters influencing diversification rates in different clades. Diversification patterns between New and Old World lineages show dramatic differences, suggesting that the processes of diversification in Gesneriaceae are very different in these two geographic regions.","container-title":"Systematic Biology","DOI":"10.1093/sysbio/syw012","ISSN":"1063-5157","issue":"4","journalAbbreviation":"Systematic Biology","page":"662-684","source":"Silverchair","title":"Distinct Processes Drive Diversification in Different Clades of Gesneriaceae","volume":"65","author":[{"family":"Roalson","given":"Eric H."},{"family":"Roberts","given":"Wade R."}],"issued":{"date-parts":[["2016",7,1]]}}}],"schema":"https://github.com/citation-style-language/schema/raw/master/csl-citation.json"} </w:instrText>
      </w:r>
      <w:r w:rsidR="00B84A57">
        <w:rPr>
          <w:rFonts w:ascii="Times New Roman" w:eastAsia="Times New Roman" w:hAnsi="Times New Roman" w:cs="Times New Roman"/>
          <w:sz w:val="24"/>
          <w:szCs w:val="24"/>
        </w:rPr>
        <w:fldChar w:fldCharType="separate"/>
      </w:r>
      <w:r w:rsidR="00B84A57">
        <w:rPr>
          <w:rFonts w:ascii="Times New Roman" w:eastAsia="Times New Roman" w:hAnsi="Times New Roman" w:cs="Times New Roman"/>
          <w:noProof/>
          <w:sz w:val="24"/>
          <w:szCs w:val="24"/>
        </w:rPr>
        <w:t>(Roalson and Roberts 2016)</w:t>
      </w:r>
      <w:r w:rsidR="00B84A5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Onagraceae</w:t>
      </w:r>
      <w:proofErr w:type="spellEnd"/>
      <w:r>
        <w:rPr>
          <w:rFonts w:ascii="Times New Roman" w:eastAsia="Times New Roman" w:hAnsi="Times New Roman" w:cs="Times New Roman"/>
          <w:sz w:val="24"/>
          <w:szCs w:val="24"/>
        </w:rPr>
        <w:t xml:space="preserve"> </w:t>
      </w:r>
      <w:r w:rsidR="00B84A57">
        <w:rPr>
          <w:rFonts w:ascii="Times New Roman" w:eastAsia="Times New Roman" w:hAnsi="Times New Roman" w:cs="Times New Roman"/>
          <w:sz w:val="24"/>
          <w:szCs w:val="24"/>
        </w:rPr>
        <w:fldChar w:fldCharType="begin"/>
      </w:r>
      <w:r w:rsidR="00B84A57">
        <w:rPr>
          <w:rFonts w:ascii="Times New Roman" w:eastAsia="Times New Roman" w:hAnsi="Times New Roman" w:cs="Times New Roman"/>
          <w:sz w:val="24"/>
          <w:szCs w:val="24"/>
        </w:rPr>
        <w:instrText xml:space="preserve"> ADDIN ZOTERO_ITEM CSL_CITATION {"citationID":"IvKjlq0H","properties":{"formattedCitation":"(Freyman and H\\uc0\\u246{}hna 2019)","plainCitation":"(Freyman and Höhna 2019)","noteIndex":0},"citationItems":[{"id":9150,"uris":["http://zotero.org/users/local/X8CzRyu0/items/HFSG2A8G"],"itemData":{"id":9150,"type":"article-journal","abstract":"A major goal of evolutionary biology is to identify key evolutionary transitions that correspond with shifts in speciation and extinction rates. Stochastic character mapping has become the primary method used to infer the timing, nature, and number of character state transitions along the branches of a phylogeny. The method is widely employed for standard substitution models of character evolution. However, current approaches cannot be used for models that specifically test the association of character state transitions with shifts in diversification rates such as state-dependent speciation and extinction (SSE) models. Herein, we introduce a new stochastic character mapping algorithm that overcomes these limitations, and apply it to study mating system evolution over a time-calibrated phylogeny of the plant family Onagraceae. Utilizing a hidden state SSE model we tested the association of the loss of self-incompatibility (SI) with shifts in diversification rates. We found that self-compatible lineages have higher extinction rates and lower net-diversification rates compared with self-incompatible lineages. Furthermore, these results provide empirical evidence for the “senescing” diversification rates predicted in highly selfing lineages: our mapped character histories show that the loss of SI is followed by a short-term spike in speciation rates, which declines after a time lag of several million years resulting in negative net-diversification. Lineages that have long been self-compatible, such as Fuchsia and Clarkia, are in a previously unrecognized and ongoing evolutionary decline. Our results demonstrate that stochastic character mapping of SSE models is a powerful tool for examining the timing and nature of both character state transitions and shifts in diversification rates over the phylogeny.","container-title":"Systematic Biology","DOI":"10.1093/sysbio/syy078","ISSN":"1063-5157","issue":"3","journalAbbreviation":"Systematic Biology","page":"505-519","source":"Silverchair","title":"Stochastic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B84A57">
        <w:rPr>
          <w:rFonts w:ascii="Times New Roman" w:eastAsia="Times New Roman" w:hAnsi="Times New Roman" w:cs="Times New Roman"/>
          <w:sz w:val="24"/>
          <w:szCs w:val="24"/>
        </w:rPr>
        <w:fldChar w:fldCharType="separate"/>
      </w:r>
      <w:r w:rsidR="00B84A57" w:rsidRPr="00B84A57">
        <w:rPr>
          <w:rFonts w:ascii="Times New Roman" w:hAnsi="Times New Roman" w:cs="Times New Roman"/>
          <w:sz w:val="24"/>
          <w:lang w:val="en-US"/>
        </w:rPr>
        <w:t>(</w:t>
      </w:r>
      <w:proofErr w:type="spellStart"/>
      <w:r w:rsidR="00B84A57" w:rsidRPr="00B84A57">
        <w:rPr>
          <w:rFonts w:ascii="Times New Roman" w:hAnsi="Times New Roman" w:cs="Times New Roman"/>
          <w:sz w:val="24"/>
          <w:lang w:val="en-US"/>
        </w:rPr>
        <w:t>Freyman</w:t>
      </w:r>
      <w:proofErr w:type="spellEnd"/>
      <w:r w:rsidR="00B84A57" w:rsidRPr="00B84A57">
        <w:rPr>
          <w:rFonts w:ascii="Times New Roman" w:hAnsi="Times New Roman" w:cs="Times New Roman"/>
          <w:sz w:val="24"/>
          <w:lang w:val="en-US"/>
        </w:rPr>
        <w:t xml:space="preserve"> and </w:t>
      </w:r>
      <w:proofErr w:type="spellStart"/>
      <w:r w:rsidR="00B84A57" w:rsidRPr="00B84A57">
        <w:rPr>
          <w:rFonts w:ascii="Times New Roman" w:hAnsi="Times New Roman" w:cs="Times New Roman"/>
          <w:sz w:val="24"/>
          <w:lang w:val="en-US"/>
        </w:rPr>
        <w:t>Höhna</w:t>
      </w:r>
      <w:proofErr w:type="spellEnd"/>
      <w:r w:rsidR="00B84A57" w:rsidRPr="00B84A57">
        <w:rPr>
          <w:rFonts w:ascii="Times New Roman" w:hAnsi="Times New Roman" w:cs="Times New Roman"/>
          <w:sz w:val="24"/>
          <w:lang w:val="en-US"/>
        </w:rPr>
        <w:t xml:space="preserve"> 2019)</w:t>
      </w:r>
      <w:r w:rsidR="00B84A5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Orobanchaceae </w:t>
      </w:r>
      <w:r w:rsidR="00B84A57">
        <w:rPr>
          <w:rFonts w:ascii="Times New Roman" w:eastAsia="Times New Roman" w:hAnsi="Times New Roman" w:cs="Times New Roman"/>
          <w:sz w:val="24"/>
          <w:szCs w:val="24"/>
        </w:rPr>
        <w:fldChar w:fldCharType="begin"/>
      </w:r>
      <w:r w:rsidR="00B84A57">
        <w:rPr>
          <w:rFonts w:ascii="Times New Roman" w:eastAsia="Times New Roman" w:hAnsi="Times New Roman" w:cs="Times New Roman"/>
          <w:sz w:val="24"/>
          <w:szCs w:val="24"/>
        </w:rPr>
        <w:instrText xml:space="preserve"> ADDIN ZOTERO_ITEM CSL_CITATION {"citationID":"Qy8JzxOT","properties":{"formattedCitation":"(Schneider and Moore 2017)","plainCitation":"(Schneider and Moore 2017)","noteIndex":0},"citationItems":[{"id":9153,"uris":["http://zotero.org/users/local/X8CzRyu0/items/C32J29MD"],"itemData":{"id":9153,"type":"article-journal","abstract":"PREMISE OF THE STUDY: Aphyllon is a clade of holoparasites that includes closely related North American and South American species parasitic on Grindelia. Both Aphyllon (Orobanchaceae) and Grindelia (Asteraceae) have amphitropical disjunctions between North America and South America; however, the timing of these patterns and the processes to explain them are unknown. METHODS: Chronograms for the Orobanchaceae and Grindelia and their relatives were constructed using fossil and secondary calibration points, one of which was based on the inferred timing of horizontal gene transfer from a papilionoid legume into the common ancestor of Orobanche and Phelipanche. Elevated rates of molecular evolution in the Orobanchaceae have hindered efforts to determine reliable divergence time estimates in the absence of a fossil record. However, using a horizontal gene transfer event as a secondary calibration overcomes this limitation. These chronograms were used to reconstruct the biogeography of Aphyllon, Grindelia, and relatives using a DEC+J model implemented in RevBayes. KEY RESULTS: Aphyllon had two amphitropical dispersals from North America to South America, while Grindelia had a single dispersal. The dispersal of the Aphyllon lineage that is parasitic on Grindelia (0.40 Ma) took place somewhat after Grindelia began to diversify in South America (0.93 Ma). Using a secondary calibration based on horizontal gene transfer, we infer more recent divergence dates of holoparasitic Orobancheae than previous studies. CONCLUSIONS: Parallel host–parasite amphitropical disjunctions in Grindelia and Aphyllon illustrate one means by which ecological specialization may result in nonindependent patterns of diversity in distantly related lineages. Although Grindelia and Aphyllon both dispersed to South America recently, Grindelia appears to have diversified more extensively following colonization. More broadly, recent Pleistocene glaciations probably have also contributed to patterns of diversity and biogeography of temperate northern hemisphere Orobancheae. We also demonstrate the utility of using horizontal gene transfer events from well-dated clades to calibrate parasite phylogenies in the absence of a fossil record.","container-title":"American Journal of Botany","DOI":"10.3732/ajb.1700181","ISSN":"1537-2197","issue":"11","language":"en","note":"_eprint: https://onlinelibrary.wiley.com/doi/pdf/10.3732/ajb.1700181","page":"1745-1755","source":"Wiley Online Library","title":"Parallel Pleistocene amphitropical disjunctions of a parasitic plant and its host","volume":"104","author":[{"family":"Schneider","given":"Adam C."},{"family":"Moore","given":"Abigail J."}],"issued":{"date-parts":[["2017"]]}}}],"schema":"https://github.com/citation-style-language/schema/raw/master/csl-citation.json"} </w:instrText>
      </w:r>
      <w:r w:rsidR="00B84A57">
        <w:rPr>
          <w:rFonts w:ascii="Times New Roman" w:eastAsia="Times New Roman" w:hAnsi="Times New Roman" w:cs="Times New Roman"/>
          <w:sz w:val="24"/>
          <w:szCs w:val="24"/>
        </w:rPr>
        <w:fldChar w:fldCharType="separate"/>
      </w:r>
      <w:r w:rsidR="00B84A57">
        <w:rPr>
          <w:rFonts w:ascii="Times New Roman" w:eastAsia="Times New Roman" w:hAnsi="Times New Roman" w:cs="Times New Roman"/>
          <w:noProof/>
          <w:sz w:val="24"/>
          <w:szCs w:val="24"/>
        </w:rPr>
        <w:t>(Schneider and Moore 2017)</w:t>
      </w:r>
      <w:r w:rsidR="00B84A5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Polemoniaceae</w:t>
      </w:r>
      <w:proofErr w:type="spellEnd"/>
      <w:r>
        <w:rPr>
          <w:rFonts w:ascii="Times New Roman" w:eastAsia="Times New Roman" w:hAnsi="Times New Roman" w:cs="Times New Roman"/>
          <w:sz w:val="24"/>
          <w:szCs w:val="24"/>
        </w:rPr>
        <w:t xml:space="preserve"> (Rose et al., 2018), and Solanaceae</w:t>
      </w:r>
      <w:r w:rsidR="005569C1">
        <w:rPr>
          <w:rFonts w:ascii="Times New Roman" w:eastAsia="Times New Roman" w:hAnsi="Times New Roman" w:cs="Times New Roman"/>
          <w:sz w:val="24"/>
          <w:szCs w:val="24"/>
        </w:rPr>
        <w:t xml:space="preserve"> </w:t>
      </w:r>
      <w:r w:rsidR="005569C1">
        <w:rPr>
          <w:rFonts w:ascii="Times New Roman" w:eastAsia="Times New Roman" w:hAnsi="Times New Roman" w:cs="Times New Roman"/>
          <w:sz w:val="24"/>
          <w:szCs w:val="24"/>
        </w:rPr>
        <w:fldChar w:fldCharType="begin"/>
      </w:r>
      <w:r w:rsidR="005569C1">
        <w:rPr>
          <w:rFonts w:ascii="Times New Roman" w:eastAsia="Times New Roman" w:hAnsi="Times New Roman" w:cs="Times New Roman"/>
          <w:sz w:val="24"/>
          <w:szCs w:val="24"/>
        </w:rPr>
        <w:instrText xml:space="preserve"> ADDIN ZOTERO_ITEM CSL_CITATION {"citationID":"SEY7If4D","properties":{"formattedCitation":"(S\\uc0\\u228{}rkinen et al. 2013)","plainCitation":"(Särkinen et al. 2013)","noteIndex":0},"citationItems":[{"id":9156,"uris":["http://zotero.org/users/local/X8CzRyu0/items/LYHKEK8X"],"itemData":{"id":9156,"type":"article-journal","abstract":"The Solanaceae is a plant family of great economic importance. Despite a wealth of phylogenetic work on individual clades and a deep knowledge of particular cultivated species such as tomato and potato, a robust evolutionary framework with a dated molecular phylogeny for the family is still lacking. Here we investigate molecular divergence times for Solanaceae using a densely-sampled species-level phylogeny. We also review the fossil record of the family to derive robust calibration points, and estimate a chronogram using an uncorrelated relaxed molecular clock.","container-title":"BMC Evolutionary Biology","DOI":"10.1186/1471-2148-13-214","ISSN":"1471-2148","issue":"1","journalAbbreviation":"BMC Evol Biol","language":"en","page":"214","source":"Springer Link","title":"A phylogenetic framework for evolutionary study of the nightshades (Solanaceae): a dated 1000-tip tree","title-short":"A phylogenetic framework for evolutionary study of the nightshades (Solanaceae)","volume":"13","author":[{"family":"Särkinen","given":"Tiina"},{"family":"Bohs","given":"Lynn"},{"family":"Olmstead","given":"Richard G."},{"family":"Knapp","given":"Sandra"}],"issued":{"date-parts":[["2013",9,30]]}}}],"schema":"https://github.com/citation-style-language/schema/raw/master/csl-citation.json"} </w:instrText>
      </w:r>
      <w:r w:rsidR="005569C1">
        <w:rPr>
          <w:rFonts w:ascii="Times New Roman" w:eastAsia="Times New Roman" w:hAnsi="Times New Roman" w:cs="Times New Roman"/>
          <w:sz w:val="24"/>
          <w:szCs w:val="24"/>
        </w:rPr>
        <w:fldChar w:fldCharType="separate"/>
      </w:r>
      <w:r w:rsidR="005569C1" w:rsidRPr="005569C1">
        <w:rPr>
          <w:rFonts w:ascii="Times New Roman" w:hAnsi="Times New Roman" w:cs="Times New Roman"/>
          <w:sz w:val="24"/>
          <w:lang w:val="en-US"/>
        </w:rPr>
        <w:t>(Särkinen et al. 2013)</w:t>
      </w:r>
      <w:r w:rsidR="005569C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Malvaceae</w:t>
      </w:r>
      <w:proofErr w:type="spellEnd"/>
      <w:r>
        <w:rPr>
          <w:rFonts w:ascii="Times New Roman" w:eastAsia="Times New Roman" w:hAnsi="Times New Roman" w:cs="Times New Roman"/>
          <w:sz w:val="24"/>
          <w:szCs w:val="24"/>
        </w:rPr>
        <w:t xml:space="preserve"> subfamilies </w:t>
      </w:r>
      <w:proofErr w:type="spellStart"/>
      <w:r>
        <w:rPr>
          <w:rFonts w:ascii="Times New Roman" w:eastAsia="Times New Roman" w:hAnsi="Times New Roman" w:cs="Times New Roman"/>
          <w:sz w:val="24"/>
          <w:szCs w:val="24"/>
        </w:rPr>
        <w:t>Eumalvoideae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Grewioideae</w:t>
      </w:r>
      <w:proofErr w:type="spellEnd"/>
      <w:r>
        <w:rPr>
          <w:rFonts w:ascii="Times New Roman" w:eastAsia="Times New Roman" w:hAnsi="Times New Roman" w:cs="Times New Roman"/>
          <w:sz w:val="24"/>
          <w:szCs w:val="24"/>
        </w:rPr>
        <w:t xml:space="preserve"> </w:t>
      </w:r>
      <w:r w:rsidR="00C86251">
        <w:rPr>
          <w:rFonts w:ascii="Times New Roman" w:eastAsia="Times New Roman" w:hAnsi="Times New Roman" w:cs="Times New Roman"/>
          <w:sz w:val="24"/>
          <w:szCs w:val="24"/>
        </w:rPr>
        <w:fldChar w:fldCharType="begin"/>
      </w:r>
      <w:r w:rsidR="00C86251">
        <w:rPr>
          <w:rFonts w:ascii="Times New Roman" w:eastAsia="Times New Roman" w:hAnsi="Times New Roman" w:cs="Times New Roman"/>
          <w:sz w:val="24"/>
          <w:szCs w:val="24"/>
        </w:rPr>
        <w:instrText xml:space="preserve"> ADDIN ZOTERO_ITEM CSL_CITATION {"citationID":"7fkLdPsu","properties":{"formattedCitation":"(Hoorn et al. 2019)","plainCitation":"(Hoorn et al. 2019)","noteIndex":0},"citationItems":[{"id":9158,"uris":["http://zotero.org/users/local/X8CzRyu0/items/YV98EVGM"],"itemData":{"id":9158,"type":"article-journal","abstract":"The evolution of the tropical lowland forests in northern South America is poorly understood, yet new insights into past composition and changes through time can be obtained from the rich and diverse fossil pollen record. Here we present a revision of two diagnostic Malvaceae taxa from the Cenozoic record of northern South America and we relate their evolutionary history to recently updated geological models. In our study we review the pollen morphology and botanical affinity of Rhoipites guianensis and Malvacipolloides maristellae, and integrate these data into a phylogenetic framework. We also produce distribution maps for both fossil and extant taxa, infer the phylogeny and historical biogeography of the lineages to which they belong, and identify their ecological associates and environmental settings. The closest extant relatives of Rhoipites guianensis (Grewioideae) are Vasivaea and Trichospermum, which are taxa of South American origin. During the late Eocene to early Miocene Rhoipites guianensis was widely distributed in the lowland floodplain environments of northern South America. The closest living relatives of Malvacipolloides maristellae (Malvoideae) are members of Abutilinae (e.g., Abutilon, Bakeridesia, Callianthe and Herissantia), which have their origin in the northern hemisphere. This taxon makes its first appearance in the fossil record of northern South America during the early Miocene, and is typically found in fresh water floodplain and lacustrine environments. Our study suggests that both taxa migrated across the Central American Seaway in the early Miocene (around 18 Ma), and virtually disappeared from the fossil record in northern South America during the middle Miocene, coinciding with Andean uplift. However, their descendants expanded and -in the case of the Abutilinae—diversified in the Andes. We conclude that the biogeographic history of these Malvaceae is influenced by Andean uplift and the incipient bridging of the Americas. Thereafter, climate change and diversification of the Andean landscape enabled their descendants to move upslope and into the Andes.","container-title":"Review of Palaeobotany and Palynology","DOI":"10.1016/j.revpalbo.2019.01.010","ISSN":"0034-6667","journalAbbreviation":"Review of Palaeobotany and Palynology","language":"en","page":"90-109","source":"ScienceDirect","title":"Going north and south: The biogeographic history of two Malvaceae in the wake of Neogene Andean uplift and connectivity between the Americas","title-short":"Going north and south","volume":"264","author":[{"family":"Hoorn","given":"Carina"},{"family":"Ham","given":"Raymond","non-dropping-particle":"van der"},{"family":"Parra","given":"Felipe","non-dropping-particle":"de la"},{"family":"Salamanca","given":"Sonia"},{"family":"Steege","given":"Hans","non-dropping-particle":"ter"},{"family":"Banks","given":"Hannah"},{"family":"Star","given":"Wim"},{"family":"Heuven","given":"Bertie Joan","non-dropping-particle":"van"},{"family":"Langelaan","given":"Rob"},{"family":"Carvalho","given":"Fernanda A."},{"family":"Rodriguez-Forero","given":"Guillermo"},{"family":"Lagomarsino","given":"Laura P."}],"issued":{"date-parts":[["2019",5,1]]}}}],"schema":"https://github.com/citation-style-language/schema/raw/master/csl-citation.json"} </w:instrText>
      </w:r>
      <w:r w:rsidR="00C86251">
        <w:rPr>
          <w:rFonts w:ascii="Times New Roman" w:eastAsia="Times New Roman" w:hAnsi="Times New Roman" w:cs="Times New Roman"/>
          <w:sz w:val="24"/>
          <w:szCs w:val="24"/>
        </w:rPr>
        <w:fldChar w:fldCharType="separate"/>
      </w:r>
      <w:r w:rsidR="00C86251">
        <w:rPr>
          <w:rFonts w:ascii="Times New Roman" w:eastAsia="Times New Roman" w:hAnsi="Times New Roman" w:cs="Times New Roman"/>
          <w:noProof/>
          <w:sz w:val="24"/>
          <w:szCs w:val="24"/>
        </w:rPr>
        <w:t>(Hoorn et al. 2019)</w:t>
      </w:r>
      <w:r w:rsidR="00C8625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Apiaceae</w:t>
      </w:r>
      <w:proofErr w:type="spellEnd"/>
      <w:r>
        <w:rPr>
          <w:rFonts w:ascii="Times New Roman" w:eastAsia="Times New Roman" w:hAnsi="Times New Roman" w:cs="Times New Roman"/>
          <w:sz w:val="24"/>
          <w:szCs w:val="24"/>
        </w:rPr>
        <w:t xml:space="preserve"> subfamily </w:t>
      </w:r>
      <w:proofErr w:type="spellStart"/>
      <w:r>
        <w:rPr>
          <w:rFonts w:ascii="Times New Roman" w:eastAsia="Times New Roman" w:hAnsi="Times New Roman" w:cs="Times New Roman"/>
          <w:sz w:val="24"/>
          <w:szCs w:val="24"/>
        </w:rPr>
        <w:t>Apioideae</w:t>
      </w:r>
      <w:proofErr w:type="spellEnd"/>
      <w:r>
        <w:rPr>
          <w:rFonts w:ascii="Times New Roman" w:eastAsia="Times New Roman" w:hAnsi="Times New Roman" w:cs="Times New Roman"/>
          <w:sz w:val="24"/>
          <w:szCs w:val="24"/>
        </w:rPr>
        <w:t xml:space="preserve"> </w:t>
      </w:r>
      <w:r w:rsidR="00C86251">
        <w:rPr>
          <w:rFonts w:ascii="Times New Roman" w:eastAsia="Times New Roman" w:hAnsi="Times New Roman" w:cs="Times New Roman"/>
          <w:sz w:val="24"/>
          <w:szCs w:val="24"/>
        </w:rPr>
        <w:fldChar w:fldCharType="begin"/>
      </w:r>
      <w:r w:rsidR="00C86251">
        <w:rPr>
          <w:rFonts w:ascii="Times New Roman" w:eastAsia="Times New Roman" w:hAnsi="Times New Roman" w:cs="Times New Roman"/>
          <w:sz w:val="24"/>
          <w:szCs w:val="24"/>
        </w:rPr>
        <w:instrText xml:space="preserve"> ADDIN ZOTERO_ITEM CSL_CITATION {"citationID":"pdkDhTvd","properties":{"formattedCitation":"(Banasiak et al. 2013)","plainCitation":"(Banasiak et al. 2013)","noteIndex":0},"citationItems":[{"id":9160,"uris":["http://zotero.org/users/local/X8CzRyu0/items/S7CNVWU7"],"itemData":{"id":9160,"type":"article-journal","abstract":"Aim To analyse spatial and temporal patterns of dispersal events in the euapioids (Apiaceae subfamily Apioideae). Location Worldwide, with an emphasis on the Northern Hemisphere. Methods A phylogeny of euapioids was inferred from 1194 nuclear ribosomal DNA internal transcribed spacer (nrDNA ITS) sequences using Bayesian methods. The reconstruction of ancestral areas was performed simultaneously with phylogenetic inference using a Markov discrete phylogeographical model with Bayesian stochastic search variable selection (BSSVS). Routes with significant non-zero migration rates were identified using Bayes factors. For each significant track and each tree, the distribution of dispersals in time was scored and the asymmetry of dispersals was evaluated. Results The root of the euapioid umbellifers was reconstructed at c. 44.51 Ma (95% highest posterior density interval: 39.11–51.55 Ma). The Eastern Asiatic Region was reconstructed as the most probable ancestral area for the root of the tree. Seventeen migration routes have significant non-zero migration rates. Five of these tracks represent long-distance transoceanic routes: (1) western Eurasia–North America, (2) Eastern Asiatic Region–North America, (3) Australia–Neotropical Kingdom, (4) Australia–Neantarctic, and (5) Neotropical Kingdom–sub-Saharan Africa. Most dispersal events occurred among the areas that comprise the major diversification centres of apioid umbellifers: western Eurasia and the Mediterranean, Irano-Turanian and Eastern Asiatic regions. The floristic exchange among these regions was more or less symmetrical in all directions and continuous in time. The exchange between North America and the Eastern Asiatic Region was asymmetrical; the asymmetry of dispersals between western Eurasia and North America was less pronounced and not statistically significant. Floristic exchange was significantly asymmetrical for the Nearctic–Neotropical Kingdom, Nearctic–Neantarctic, western Eurasia–sub-Saharan Africa, and western Eurasia–Siberia migration tracks. Main conclusions The observed dispersal pattern – intense and symmetrical within the same climatic zone versus scarce and often unidirectional between climatic zones or along long-distance transoceanic tracks – suggests that both the availability of suitable habitats and geographical barriers have played crucial roles in determining the present distribution of euapioid umbellifers.","container-title":"Journal of Biogeography","DOI":"10.1111/jbi.12071","ISSN":"1365-2699","issue":"7","language":"en","note":"_eprint: https://onlinelibrary.wiley.com/doi/pdf/10.1111/jbi.12071","page":"1324-1335","source":"Wiley Online Library","title":"Dispersal patterns in space and time: a case study of Apiaceae subfamily Apioideae","title-short":"Dispersal patterns in space and time","volume":"40","author":[{"family":"Banasiak","given":"Łukasz"},{"family":"Piwczyński","given":"Marcin"},{"family":"Uliński","given":"Tomasz"},{"family":"Downie","given":"Stephen R."},{"family":"Watson","given":"Mark F."},{"family":"Shakya","given":"Bandana"},{"family":"Spalik","given":"Krzysztof"}],"issued":{"date-parts":[["2013"]]}}}],"schema":"https://github.com/citation-style-language/schema/raw/master/csl-citation.json"} </w:instrText>
      </w:r>
      <w:r w:rsidR="00C86251">
        <w:rPr>
          <w:rFonts w:ascii="Times New Roman" w:eastAsia="Times New Roman" w:hAnsi="Times New Roman" w:cs="Times New Roman"/>
          <w:sz w:val="24"/>
          <w:szCs w:val="24"/>
        </w:rPr>
        <w:fldChar w:fldCharType="separate"/>
      </w:r>
      <w:r w:rsidR="00C86251">
        <w:rPr>
          <w:rFonts w:ascii="Times New Roman" w:eastAsia="Times New Roman" w:hAnsi="Times New Roman" w:cs="Times New Roman"/>
          <w:noProof/>
          <w:sz w:val="24"/>
          <w:szCs w:val="24"/>
        </w:rPr>
        <w:t>(Banasiak et al. 2013)</w:t>
      </w:r>
      <w:r w:rsidR="00C8625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Poaceae</w:t>
      </w:r>
      <w:proofErr w:type="spellEnd"/>
      <w:r>
        <w:rPr>
          <w:rFonts w:ascii="Times New Roman" w:eastAsia="Times New Roman" w:hAnsi="Times New Roman" w:cs="Times New Roman"/>
          <w:sz w:val="24"/>
          <w:szCs w:val="24"/>
        </w:rPr>
        <w:t xml:space="preserve"> subfamilies </w:t>
      </w:r>
      <w:proofErr w:type="spellStart"/>
      <w:r>
        <w:rPr>
          <w:rFonts w:ascii="Times New Roman" w:eastAsia="Times New Roman" w:hAnsi="Times New Roman" w:cs="Times New Roman"/>
          <w:sz w:val="24"/>
          <w:szCs w:val="24"/>
        </w:rPr>
        <w:t>Pooideae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Panicoideae</w:t>
      </w:r>
      <w:proofErr w:type="spellEnd"/>
      <w:r w:rsidR="00C86251">
        <w:rPr>
          <w:rFonts w:ascii="Times New Roman" w:eastAsia="Times New Roman" w:hAnsi="Times New Roman" w:cs="Times New Roman"/>
          <w:sz w:val="24"/>
          <w:szCs w:val="24"/>
        </w:rPr>
        <w:t xml:space="preserve"> </w:t>
      </w:r>
      <w:r w:rsidR="00C86251">
        <w:rPr>
          <w:rFonts w:ascii="Times New Roman" w:eastAsia="Times New Roman" w:hAnsi="Times New Roman" w:cs="Times New Roman"/>
          <w:sz w:val="24"/>
          <w:szCs w:val="24"/>
        </w:rPr>
        <w:fldChar w:fldCharType="begin"/>
      </w:r>
      <w:r w:rsidR="00C86251">
        <w:rPr>
          <w:rFonts w:ascii="Times New Roman" w:eastAsia="Times New Roman" w:hAnsi="Times New Roman" w:cs="Times New Roman"/>
          <w:sz w:val="24"/>
          <w:szCs w:val="24"/>
        </w:rPr>
        <w:instrText xml:space="preserve"> ADDIN ZOTERO_ITEM CSL_CITATION {"citationID":"bx5y7BKh","properties":{"formattedCitation":"(Spriggs et al. 2014)","plainCitation":"(Spriggs et al. 2014)","noteIndex":0},"citationItems":[{"id":9162,"uris":["http://zotero.org/users/local/X8CzRyu0/items/I8NT5YZ6"],"itemData":{"id":9162,"type":"article-journal","abstract":"Identifying how organismal attributes and environmental change affect lineage diversification is essential to our understanding of biodiversity. With the largest phylogeny yet compiled for grasses, we present an example of a key physiological innovation that promoted high diversification rates. C4 photosynthesis, a complex suite of traits that improves photosynthetic efficiency under conditions of drought, high temperatures, and low atmospheric CO2, has evolved repeatedly in one lineage of grasses and was consistently associated with elevated diversification rates. In most cases there was a significant lag time between the origin of the pathway and subsequent radiations, suggesting that the ‘C4 effect’ is complex and derives from the interplay of the C4 syndrome with other factors. We also identified comparable radiations occurring during the same time period in C3 Pooid grasses, a diverse, cold-adapted grassland lineage that has never evolved C4 photosynthesis. The mid to late Miocene was an especially important period of both C3 and C4 grass diversification, coincident with the global development of extensive, open biomes in both warm and cool climates. As is likely true for most “key innovations”, the C4 effect is context dependent and only relevant within a particular organismal background and when particular ecological opportunities became available.","container-title":"PLOS ONE","DOI":"10.1371/journal.pone.0097722","ISSN":"1932-6203","issue":"5","journalAbbreviation":"PLOS ONE","language":"en","note":"publisher: Public Library of Science","page":"e97722","source":"PLoS Journals","title":"C4 Photosynthesis Promoted Species Diversification during the Miocene Grassland Expansion","volume":"9","author":[{"family":"Spriggs","given":"Elizabeth L."},{"family":"Christin","given":"Pascal-Antoine"},{"family":"Edwards","given":"Erika J."}],"issued":{"date-parts":[["2014",5,16]]}}}],"schema":"https://github.com/citation-style-language/schema/raw/master/csl-citation.json"} </w:instrText>
      </w:r>
      <w:r w:rsidR="00C86251">
        <w:rPr>
          <w:rFonts w:ascii="Times New Roman" w:eastAsia="Times New Roman" w:hAnsi="Times New Roman" w:cs="Times New Roman"/>
          <w:sz w:val="24"/>
          <w:szCs w:val="24"/>
        </w:rPr>
        <w:fldChar w:fldCharType="separate"/>
      </w:r>
      <w:r w:rsidR="00C86251">
        <w:rPr>
          <w:rFonts w:ascii="Times New Roman" w:eastAsia="Times New Roman" w:hAnsi="Times New Roman" w:cs="Times New Roman"/>
          <w:noProof/>
          <w:sz w:val="24"/>
          <w:szCs w:val="24"/>
        </w:rPr>
        <w:t>(Spriggs et al. 2014)</w:t>
      </w:r>
      <w:r w:rsidR="00C86251">
        <w:rPr>
          <w:rFonts w:ascii="Times New Roman" w:eastAsia="Times New Roman" w:hAnsi="Times New Roman" w:cs="Times New Roman"/>
          <w:sz w:val="24"/>
          <w:szCs w:val="24"/>
        </w:rPr>
        <w:fldChar w:fldCharType="end"/>
      </w:r>
      <w:r w:rsidR="00C8625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the </w:t>
      </w:r>
      <w:proofErr w:type="spellStart"/>
      <w:r>
        <w:rPr>
          <w:rFonts w:ascii="Times New Roman" w:eastAsia="Times New Roman" w:hAnsi="Times New Roman" w:cs="Times New Roman"/>
          <w:sz w:val="24"/>
          <w:szCs w:val="24"/>
        </w:rPr>
        <w:t>Primulaceae</w:t>
      </w:r>
      <w:proofErr w:type="spellEnd"/>
      <w:r>
        <w:rPr>
          <w:rFonts w:ascii="Times New Roman" w:eastAsia="Times New Roman" w:hAnsi="Times New Roman" w:cs="Times New Roman"/>
          <w:sz w:val="24"/>
          <w:szCs w:val="24"/>
        </w:rPr>
        <w:t xml:space="preserve"> subfamily </w:t>
      </w:r>
      <w:proofErr w:type="spellStart"/>
      <w:r>
        <w:rPr>
          <w:rFonts w:ascii="Times New Roman" w:eastAsia="Times New Roman" w:hAnsi="Times New Roman" w:cs="Times New Roman"/>
          <w:sz w:val="24"/>
          <w:szCs w:val="24"/>
        </w:rPr>
        <w:t>Primuloideae</w:t>
      </w:r>
      <w:proofErr w:type="spellEnd"/>
      <w:r>
        <w:rPr>
          <w:rFonts w:ascii="Times New Roman" w:eastAsia="Times New Roman" w:hAnsi="Times New Roman" w:cs="Times New Roman"/>
          <w:sz w:val="24"/>
          <w:szCs w:val="24"/>
        </w:rPr>
        <w:t xml:space="preserve"> </w:t>
      </w:r>
      <w:r w:rsidR="00C86251">
        <w:rPr>
          <w:rFonts w:ascii="Times New Roman" w:eastAsia="Times New Roman" w:hAnsi="Times New Roman" w:cs="Times New Roman"/>
          <w:sz w:val="24"/>
          <w:szCs w:val="24"/>
        </w:rPr>
        <w:fldChar w:fldCharType="begin"/>
      </w:r>
      <w:r w:rsidR="00C86251">
        <w:rPr>
          <w:rFonts w:ascii="Times New Roman" w:eastAsia="Times New Roman" w:hAnsi="Times New Roman" w:cs="Times New Roman"/>
          <w:sz w:val="24"/>
          <w:szCs w:val="24"/>
        </w:rPr>
        <w:instrText xml:space="preserve"> ADDIN ZOTERO_ITEM CSL_CITATION {"citationID":"TwmQvZLT","properties":{"formattedCitation":"(de Vos et al. 2014)","plainCitation":"(de Vos et al. 2014)","noteIndex":0},"citationItems":[{"id":9165,"uris":["http://zotero.org/users/local/X8CzRyu0/items/QML9PFZ5"],"itemData":{"id":9165,"type":"article-journal","abstract":"The exceptional species diversity of flowering plants, exceeding that of their sister group more than 250-fold, is especially evident in floral innovations, interactions with pollinators and sexual systems. Multiple theories, emphasizing flower–pollinator interactions, genetic effects of mating systems or high evolvability, predict that floral evolution profoundly affects angiosperm diversification. However, consequences for speciation and extinction dynamics remain poorly understood. Here, we investigate trajectories of species diversification focusing on heterostyly, a remarkable floral syndrome where outcrossing is enforced via cross-compatible floral morphs differing in placement of their respective sexual organs. Heterostyly evolved at least 20 times independently in angiosperms. Using Darwin's model for heterostyly, the primrose family, we show that heterostyly accelerates species diversification via decreasing extinction rates rather than increasing speciation rates, probably owing to avoidance of the negative genetic effects of selfing. However, impact of heterostyly appears to differ over short and long evolutionary time-scales: the accelerating effect of heterostyly on lineage diversification is manifest only over long evolutionary time-scales, whereas recent losses of heterostyly may prompt ephemeral bursts of speciation. Our results suggest that temporal or clade-specific conditions may ultimately determine the net effects of specific traits on patterns of species diversification.","container-title":"Proceedings of the Royal Society B: Biological Sciences","DOI":"10.1098/rspb.2014.0075","issue":"1784","note":"publisher: Royal Society","page":"20140075","source":"royalsocietypublishing.org (Atypon)","title":"Heterostyly accelerates diversification via reduced extinction in primroses","volume":"281","author":[{"family":"Vos","given":"Jurriaan M.","non-dropping-particle":"de"},{"family":"Hughes","given":"Colin E."},{"family":"Schneeweiss","given":"Gerald M."},{"family":"Moore","given":"Brian R."},{"family":"Conti","given":"Elena"}],"issued":{"date-parts":[["2014",6,7]]}}}],"schema":"https://github.com/citation-style-language/schema/raw/master/csl-citation.json"} </w:instrText>
      </w:r>
      <w:r w:rsidR="00C86251">
        <w:rPr>
          <w:rFonts w:ascii="Times New Roman" w:eastAsia="Times New Roman" w:hAnsi="Times New Roman" w:cs="Times New Roman"/>
          <w:sz w:val="24"/>
          <w:szCs w:val="24"/>
        </w:rPr>
        <w:fldChar w:fldCharType="separate"/>
      </w:r>
      <w:r w:rsidR="00C86251">
        <w:rPr>
          <w:rFonts w:ascii="Times New Roman" w:eastAsia="Times New Roman" w:hAnsi="Times New Roman" w:cs="Times New Roman"/>
          <w:noProof/>
          <w:sz w:val="24"/>
          <w:szCs w:val="24"/>
        </w:rPr>
        <w:t>(de Vos et al. 2014)</w:t>
      </w:r>
      <w:r w:rsidR="00C8625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Asteraceae tribe </w:t>
      </w:r>
      <w:proofErr w:type="spellStart"/>
      <w:r>
        <w:rPr>
          <w:rFonts w:ascii="Times New Roman" w:eastAsia="Times New Roman" w:hAnsi="Times New Roman" w:cs="Times New Roman"/>
          <w:sz w:val="24"/>
          <w:szCs w:val="24"/>
        </w:rPr>
        <w:t>Cardueae</w:t>
      </w:r>
      <w:proofErr w:type="spellEnd"/>
      <w:r>
        <w:rPr>
          <w:rFonts w:ascii="Times New Roman" w:eastAsia="Times New Roman" w:hAnsi="Times New Roman" w:cs="Times New Roman"/>
          <w:sz w:val="24"/>
          <w:szCs w:val="24"/>
        </w:rPr>
        <w:t xml:space="preserve"> </w:t>
      </w:r>
      <w:r w:rsidR="00C86251">
        <w:rPr>
          <w:rFonts w:ascii="Times New Roman" w:eastAsia="Times New Roman" w:hAnsi="Times New Roman" w:cs="Times New Roman"/>
          <w:sz w:val="24"/>
          <w:szCs w:val="24"/>
        </w:rPr>
        <w:fldChar w:fldCharType="begin"/>
      </w:r>
      <w:r w:rsidR="00C86251">
        <w:rPr>
          <w:rFonts w:ascii="Times New Roman" w:eastAsia="Times New Roman" w:hAnsi="Times New Roman" w:cs="Times New Roman"/>
          <w:sz w:val="24"/>
          <w:szCs w:val="24"/>
        </w:rPr>
        <w:instrText xml:space="preserve"> ADDIN ZOTERO_ITEM CSL_CITATION {"citationID":"7baUMryv","properties":{"formattedCitation":"(Park and Potter 2015)","plainCitation":"(Park and Potter 2015)","noteIndex":0},"citationItems":[{"id":9167,"uris":["http://zotero.org/users/local/X8CzRyu0/items/28XRYX8N"],"itemData":{"id":9167,"type":"article-journal","abstract":"The number of exotic plant species that have been introduced into the United States far exceeds that of other groups of organisms, and many of these have become invasive. As in many regions of the globe, invasive members of the thistle tribe, Cardueae, are highly problematic in the California Floristic Province, an established biodiversity hotspot. While Darwin's naturalization hypothesis posits that plant invaders closely related to native species would be at a disadvantage, evidence has been found that introduced thistles more closely related to native species are more likely to become invasive. To elucidate the mechanisms behind this pattern, we modelled the ecological niches of thistle species present in the province and compared niche similarity between taxa and their evolutionary relatedness, using fossil-calibrated molecular phylogenies of the tribe. The predicted niches of invasive species were found to have higher degrees of overlap with native species than noninvasive introduced species do, and pairwise niche distance was significantly correlated with phylogenetic distance, suggesting phylogenetic niche conservatism. Invasive thistles also displayed superior dispersal capabilities compared to noninvasive introduced species, and these capabilities exhibited a phylogenetic signal. By analysing the modelled ecological niches and dispersal capabilities of over a hundred thistle species, we demonstrate that exapted preferences to the invaded environment may explain why close exotic relatives may make bad neighbours in the thistle tribe.","container-title":"Molecular Ecology","DOI":"10.1111/mec.13227","ISSN":"1365-294X","issue":"12","language":"en","note":"_eprint: https://onlinelibrary.wiley.com/doi/pdf/10.1111/mec.13227","page":"3181-3193","source":"Wiley Online Library","title":"Why close relatives make bad neighbours: phylogenetic conservatism in niche preferences and dispersal disproves Darwin's naturalization hypothesis in the thistle tribe","title-short":"Why close relatives make bad neighbours","volume":"24","author":[{"family":"Park","given":"Daniel S."},{"family":"Potter","given":"Daniel"}],"issued":{"date-parts":[["2015"]]}}}],"schema":"https://github.com/citation-style-language/schema/raw/master/csl-citation.json"} </w:instrText>
      </w:r>
      <w:r w:rsidR="00C86251">
        <w:rPr>
          <w:rFonts w:ascii="Times New Roman" w:eastAsia="Times New Roman" w:hAnsi="Times New Roman" w:cs="Times New Roman"/>
          <w:sz w:val="24"/>
          <w:szCs w:val="24"/>
        </w:rPr>
        <w:fldChar w:fldCharType="separate"/>
      </w:r>
      <w:r w:rsidR="00C86251">
        <w:rPr>
          <w:rFonts w:ascii="Times New Roman" w:eastAsia="Times New Roman" w:hAnsi="Times New Roman" w:cs="Times New Roman"/>
          <w:noProof/>
          <w:sz w:val="24"/>
          <w:szCs w:val="24"/>
        </w:rPr>
        <w:t>(Park and Potter 2015)</w:t>
      </w:r>
      <w:r w:rsidR="00C8625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Brassicaceae tribes </w:t>
      </w:r>
      <w:proofErr w:type="spellStart"/>
      <w:r>
        <w:rPr>
          <w:rFonts w:ascii="Times New Roman" w:eastAsia="Times New Roman" w:hAnsi="Times New Roman" w:cs="Times New Roman"/>
          <w:sz w:val="24"/>
          <w:szCs w:val="24"/>
        </w:rPr>
        <w:t>Alysseae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Arabideae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Brassiceae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Cardamineae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Chorisporeae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Erysimeae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Euclidieae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Heliophileae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Lepidieae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Thelypodieae</w:t>
      </w:r>
      <w:proofErr w:type="spellEnd"/>
      <w:r>
        <w:rPr>
          <w:rFonts w:ascii="Times New Roman" w:eastAsia="Times New Roman" w:hAnsi="Times New Roman" w:cs="Times New Roman"/>
          <w:sz w:val="24"/>
          <w:szCs w:val="24"/>
        </w:rPr>
        <w:t xml:space="preserve"> </w:t>
      </w:r>
      <w:r w:rsidR="003003F1">
        <w:rPr>
          <w:rFonts w:ascii="Times New Roman" w:eastAsia="Times New Roman" w:hAnsi="Times New Roman" w:cs="Times New Roman"/>
          <w:sz w:val="24"/>
          <w:szCs w:val="24"/>
        </w:rPr>
        <w:fldChar w:fldCharType="begin"/>
      </w:r>
      <w:r w:rsidR="003003F1">
        <w:rPr>
          <w:rFonts w:ascii="Times New Roman" w:eastAsia="Times New Roman" w:hAnsi="Times New Roman" w:cs="Times New Roman"/>
          <w:sz w:val="24"/>
          <w:szCs w:val="24"/>
        </w:rPr>
        <w:instrText xml:space="preserve"> ADDIN ZOTERO_ITEM CSL_CITATION {"citationID":"PHMN5lW1","properties":{"formattedCitation":"(Huang et al. 2020)","plainCitation":"(Huang et al. 2020)","noteIndex":0},"citationItems":[{"id":9170,"uris":["http://zotero.org/users/local/X8CzRyu0/items/KSIAV8L3"],"itemData":{"id":9170,"type":"article-journal","abstract":"Whole-genome duplication (WGD) events are considered important driving forces of diversification. At least 11 out of 52 Brassicaceae tribes had independent mesopolyploid WGDs followed by diploidization processes. However, the association between mesopolyploidy and subsequent diversification is equivocal. Herein we show the results from a family-wide diversification analysis on Brassicaceae, and elaborate on the hypothesis that polyploidization per se is a fundamental driver in Brassicaceae evolution.We established a time-calibrated chronogram based on whole plastid genomes comprising representative Brassicaceae taxa and published data spanning the entire Rosidae clade. This allowed us to set multiple calibration points and anchored various Brassicaceae taxa for subsequent downstream analyses. All major splits among Brassicaceae lineages were used in BEAST analyses of 48 individually analysed tribes comprising 2101 taxa in total using the internal transcribed spacers of nuclear ribosomal DNA. Diversification patterns were investigated on these tribe-wide chronograms using BAMM and were compared with family-wide data on genome size variation and species richness.Brassicaceae diverged 29.9 million years ago (Mya) during the Oligocene, and the majority of tribes started diversification in the Miocene with an average crown group age of about 12.5 Mya. This matches the cooling phase right after the Mid Miocene climatic optimum. Significant rate shifts were detected in 12 out of 52 tribes during the Mio- and Pliocene, decoupled from preceding mesopolyploid WGDs. Among the various factors analysed, the combined effect of tribal crown group age and net diversification rate (speciation minus extinction) is likely to explain sufficiently species richness across Brassicaceae tribes.The onset of the evolutionary splits among tribes took place under cooler and drier conditions. Pleistocene glacial cycles may have contributed to the maintenance of high diversification rates. Rate shifts are not consistently associated with mesopolyploid WGD. We propose, therefore, that WGDs in general serve as a constant ‘pump’ for continuous and high species diversification.","container-title":"Annals of Botany","DOI":"10.1093/aob/mcz123","ISSN":"0305-7364","issue":"1","journalAbbreviation":"Annals of Botany","page":"29-47","source":"Silverchair","title":"Temporal patterns of diversification in Brassicaceae demonstrate decoupling of rate shifts and mesopolyploidization events","volume":"125","author":[{"family":"Huang","given":"Xiao-Chen"},{"family":"German","given":"Dmitry A"},{"family":"Koch","given":"Marcus A"}],"issued":{"date-parts":[["2020",1,8]]}}}],"schema":"https://github.com/citation-style-language/schema/raw/master/csl-citation.json"} </w:instrText>
      </w:r>
      <w:r w:rsidR="003003F1">
        <w:rPr>
          <w:rFonts w:ascii="Times New Roman" w:eastAsia="Times New Roman" w:hAnsi="Times New Roman" w:cs="Times New Roman"/>
          <w:sz w:val="24"/>
          <w:szCs w:val="24"/>
        </w:rPr>
        <w:fldChar w:fldCharType="separate"/>
      </w:r>
      <w:r w:rsidR="003003F1">
        <w:rPr>
          <w:rFonts w:ascii="Times New Roman" w:eastAsia="Times New Roman" w:hAnsi="Times New Roman" w:cs="Times New Roman"/>
          <w:noProof/>
          <w:sz w:val="24"/>
          <w:szCs w:val="24"/>
        </w:rPr>
        <w:t>(Huang et al. 2020)</w:t>
      </w:r>
      <w:r w:rsidR="003003F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Cremolobeae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Eudemeae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Schizopetaleae</w:t>
      </w:r>
      <w:proofErr w:type="spellEnd"/>
      <w:r>
        <w:rPr>
          <w:rFonts w:ascii="Times New Roman" w:eastAsia="Times New Roman" w:hAnsi="Times New Roman" w:cs="Times New Roman"/>
          <w:sz w:val="24"/>
          <w:szCs w:val="24"/>
        </w:rPr>
        <w:t xml:space="preserve"> (“CES-clade”;</w:t>
      </w:r>
      <w:r w:rsidR="003003F1">
        <w:rPr>
          <w:rFonts w:ascii="Times New Roman" w:eastAsia="Times New Roman" w:hAnsi="Times New Roman" w:cs="Times New Roman"/>
          <w:sz w:val="24"/>
          <w:szCs w:val="24"/>
        </w:rPr>
        <w:t xml:space="preserve"> </w:t>
      </w:r>
      <w:r w:rsidR="003003F1">
        <w:rPr>
          <w:rFonts w:ascii="Times New Roman" w:eastAsia="Times New Roman" w:hAnsi="Times New Roman" w:cs="Times New Roman"/>
          <w:sz w:val="24"/>
          <w:szCs w:val="24"/>
        </w:rPr>
        <w:fldChar w:fldCharType="begin"/>
      </w:r>
      <w:r w:rsidR="003003F1">
        <w:rPr>
          <w:rFonts w:ascii="Times New Roman" w:eastAsia="Times New Roman" w:hAnsi="Times New Roman" w:cs="Times New Roman"/>
          <w:sz w:val="24"/>
          <w:szCs w:val="24"/>
        </w:rPr>
        <w:instrText xml:space="preserve"> ADDIN ZOTERO_ITEM CSL_CITATION {"citationID":"zFQ3kekN","properties":{"custom":"Salariato et al. 2016","formattedCitation":"Salariato et al. 2016","plainCitation":"Salariato et al. 2016","noteIndex":0},"citationItems":[{"id":9173,"uris":["http://zotero.org/users/local/X8CzRyu0/items/RWNCARAR"],"itemData":{"id":9173,"type":"article-journal","abstract":"Dated molecular phylogenetic trees show that the Andean uplift had a major impact on South American biodiversity. For many Andean groups, accelerated diversification (radiation) has been documented. However, not all Andean lineages appear to have diversified following the model of rapid radiation, particularly in the central and southern Andes. Here, we investigated the diversification patterns for the largest South American-endemic lineage of Brassicaceae, composed of tribes Cremolobeae, Eudemeae and Schizopetaleae (CES clade). Species of this group inhabit nearly all Andean biomes and adjacent areas including the Atacama–Sechura desert, the Chilean Matorral and the Patagonian Steppe. First, we studied diversification times and historical biogeography of the CES clade. Second, we analysed diversification rates through time, lineages and associated life forms. Results demonstrate that early diversification of the CES clade occurred in the early to mid-Miocene (c. 12–19 Mya) and involved the central Andes, the southern Andes and the Patagonian Steppe, and the Atacama–Sechura desert. The Chilean Matorral and northern Andes were colonized subsequently in the early Pliocene (4–5 Mya). Diversification of the CES clade was recovered as a gradual process without any evidence for rate shifts or rapid radiation, in contrast to many other Andean groups analysed so far. Diversification time/rates and biogeographical patterns obtained for the CES clade are discussed and compared with patterns and conclusions reported for other Andean plant lineages.","container-title":"Botanical Journal of the Linnean Society","DOI":"10.1111/boj.12430","ISSN":"0024-4074","issue":"4","journalAbbreviation":"Botanical Journal of the Linnean Society","page":"543-566","source":"Silverchair","title":"Diversification patterns in the CES clade (Brassicaceae tribes Cremolobeae, Eudemeae, Schizopetaleae) in Andean South America","volume":"181","author":[{"family":"Salariato","given":"Diego L."},{"family":"Zuloaga","given":"Fernando O."},{"family":"Franzke","given":"Andreas"},{"family":"Mummenhoff","given":"Klaus"},{"family":"Al-Shehbaz","given":"Ihsan A."}],"issued":{"date-parts":[["2016",8,1]]}}}],"schema":"https://github.com/citation-style-language/schema/raw/master/csl-citation.json"} </w:instrText>
      </w:r>
      <w:r w:rsidR="003003F1">
        <w:rPr>
          <w:rFonts w:ascii="Times New Roman" w:eastAsia="Times New Roman" w:hAnsi="Times New Roman" w:cs="Times New Roman"/>
          <w:sz w:val="24"/>
          <w:szCs w:val="24"/>
        </w:rPr>
        <w:fldChar w:fldCharType="separate"/>
      </w:r>
      <w:r w:rsidR="003003F1">
        <w:rPr>
          <w:rFonts w:ascii="Times New Roman" w:eastAsia="Times New Roman" w:hAnsi="Times New Roman" w:cs="Times New Roman"/>
          <w:noProof/>
          <w:sz w:val="24"/>
          <w:szCs w:val="24"/>
        </w:rPr>
        <w:t>Salariato et al. 2016</w:t>
      </w:r>
      <w:r w:rsidR="003003F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Plantaginaceae tribe </w:t>
      </w:r>
      <w:proofErr w:type="spellStart"/>
      <w:r>
        <w:rPr>
          <w:rFonts w:ascii="Times New Roman" w:eastAsia="Times New Roman" w:hAnsi="Times New Roman" w:cs="Times New Roman"/>
          <w:sz w:val="24"/>
          <w:szCs w:val="24"/>
        </w:rPr>
        <w:t>Antirrhineae</w:t>
      </w:r>
      <w:proofErr w:type="spellEnd"/>
      <w:r>
        <w:rPr>
          <w:rFonts w:ascii="Times New Roman" w:eastAsia="Times New Roman" w:hAnsi="Times New Roman" w:cs="Times New Roman"/>
          <w:sz w:val="24"/>
          <w:szCs w:val="24"/>
        </w:rPr>
        <w:t xml:space="preserve"> </w:t>
      </w:r>
      <w:r w:rsidR="00027A78">
        <w:rPr>
          <w:rFonts w:ascii="Times New Roman" w:eastAsia="Times New Roman" w:hAnsi="Times New Roman" w:cs="Times New Roman"/>
          <w:sz w:val="24"/>
          <w:szCs w:val="24"/>
        </w:rPr>
        <w:fldChar w:fldCharType="begin"/>
      </w:r>
      <w:r w:rsidR="00027A78">
        <w:rPr>
          <w:rFonts w:ascii="Times New Roman" w:eastAsia="Times New Roman" w:hAnsi="Times New Roman" w:cs="Times New Roman"/>
          <w:sz w:val="24"/>
          <w:szCs w:val="24"/>
        </w:rPr>
        <w:instrText xml:space="preserve"> ADDIN ZOTERO_ITEM CSL_CITATION {"citationID":"DKopAKB6","properties":{"formattedCitation":"(Gorospe et al. 2020)","plainCitation":"(Gorospe et al. 2020)","noteIndex":0},"citationItems":[{"id":9176,"uris":["http://zotero.org/users/local/X8CzRyu0/items/J932IRPT"],"itemData":{"id":9176,"type":"article-journal","abstract":"Aim The tribe Antirrhineae, including snapdragons, toadflaxes and relatives, is widely distributed across the Northern Hemisphere and the Neotropics. It displays an uneven distribution of diversity, with more than 50% of species and subspecies in the Mediterranean Region. Here we conducted the first detailed, worldwide biogeographic analysis of the Antirrhineae and tested two alternative hypotheses (time-for-speciation versus diversification rate differences) to explain the uneven distribution of diversity. Location Worldwide, with a focus on the Mediterranean Region. Taxon Tribe Antirrhineae (Plantaginaceae). Methods A phylogenetic biogeographic approach was taken, accounting for area connections through time. Ancestral ranges, dispersal events, speciation and lineage accumulation within areas were estimated. Diversification rates for taxa present and absent in the Mediterranean Region were compared, accounting for the effect of a floral key innovation (nectar spur). Results A proto-Mediterranean origin in the Late Eocene was estimated, and the Mediterranean Region stood out as the main centre for speciation and dispersal. Congruent patterns of long-distance dispersal from the Mediterranean Region to North America were recovered for at least two amphiatlantic clades. A significant floristic exchange between the Mediterranean and south-western Asia was detected. We found no evidence of different diversification rates between lineages inside and outside the Mediterranean Region. Main conclusions The Mediterranean Region played a key role in the origin of the current distribution of the Antirrhineae. However, the higher species richness found in this region appears to be the result of a time-for-speciation effect rather than that of increased diversification rates. The establishment of current Mediterranean climates in the Northern Hemisphere appears to have contributed to the recent diversification of the group, in combination with colonization of adjacent regions with arid and semi-arid climates.","container-title":"Journal of Biogeography","DOI":"10.1111/jbi.13939","ISSN":"1365-2699","issue":"11","language":"en","note":"_eprint: https://onlinelibrary.wiley.com/doi/pdf/10.1111/jbi.13939","page":"2442-2456","source":"Wiley Online Library","title":"Out of the Mediterranean Region: Worldwide biogeography of snapdragons and relatives (tribe Antirrhineae, Plantaginaceae)","title-short":"Out of the Mediterranean Region","volume":"47","author":[{"family":"Gorospe","given":"Juan Manuel"},{"family":"Monjas","given":"David"},{"family":"Fernández-Mazuecos","given":"Mario"}],"issued":{"date-parts":[["2020"]]}}}],"schema":"https://github.com/citation-style-language/schema/raw/master/csl-citation.json"} </w:instrText>
      </w:r>
      <w:r w:rsidR="00027A78">
        <w:rPr>
          <w:rFonts w:ascii="Times New Roman" w:eastAsia="Times New Roman" w:hAnsi="Times New Roman" w:cs="Times New Roman"/>
          <w:sz w:val="24"/>
          <w:szCs w:val="24"/>
        </w:rPr>
        <w:fldChar w:fldCharType="separate"/>
      </w:r>
      <w:r w:rsidR="00027A78">
        <w:rPr>
          <w:rFonts w:ascii="Times New Roman" w:eastAsia="Times New Roman" w:hAnsi="Times New Roman" w:cs="Times New Roman"/>
          <w:noProof/>
          <w:sz w:val="24"/>
          <w:szCs w:val="24"/>
        </w:rPr>
        <w:t>(Gorospe et al. 2020)</w:t>
      </w:r>
      <w:r w:rsidR="00027A7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Primulaceae</w:t>
      </w:r>
      <w:proofErr w:type="spellEnd"/>
      <w:r>
        <w:rPr>
          <w:rFonts w:ascii="Times New Roman" w:eastAsia="Times New Roman" w:hAnsi="Times New Roman" w:cs="Times New Roman"/>
          <w:sz w:val="24"/>
          <w:szCs w:val="24"/>
        </w:rPr>
        <w:t xml:space="preserve"> tribe </w:t>
      </w:r>
      <w:proofErr w:type="spellStart"/>
      <w:r>
        <w:rPr>
          <w:rFonts w:ascii="Times New Roman" w:eastAsia="Times New Roman" w:hAnsi="Times New Roman" w:cs="Times New Roman"/>
          <w:sz w:val="24"/>
          <w:szCs w:val="24"/>
        </w:rPr>
        <w:t>Lysimachieae</w:t>
      </w:r>
      <w:proofErr w:type="spellEnd"/>
      <w:r>
        <w:rPr>
          <w:rFonts w:ascii="Times New Roman" w:eastAsia="Times New Roman" w:hAnsi="Times New Roman" w:cs="Times New Roman"/>
          <w:sz w:val="24"/>
          <w:szCs w:val="24"/>
        </w:rPr>
        <w:t xml:space="preserve"> </w:t>
      </w:r>
      <w:r w:rsidR="00027A78">
        <w:rPr>
          <w:rFonts w:ascii="Times New Roman" w:eastAsia="Times New Roman" w:hAnsi="Times New Roman" w:cs="Times New Roman"/>
          <w:sz w:val="24"/>
          <w:szCs w:val="24"/>
        </w:rPr>
        <w:fldChar w:fldCharType="begin"/>
      </w:r>
      <w:r w:rsidR="00027A78">
        <w:rPr>
          <w:rFonts w:ascii="Times New Roman" w:eastAsia="Times New Roman" w:hAnsi="Times New Roman" w:cs="Times New Roman"/>
          <w:sz w:val="24"/>
          <w:szCs w:val="24"/>
        </w:rPr>
        <w:instrText xml:space="preserve"> ADDIN ZOTERO_ITEM CSL_CITATION {"citationID":"H2a3WkIW","properties":{"formattedCitation":"(Yan et al. 2018)","plainCitation":"(Yan et al. 2018)","noteIndex":0},"citationItems":[{"id":9179,"uris":["http://zotero.org/users/local/X8CzRyu0/items/Y9W8NCMT"],"itemData":{"id":9179,"type":"article-journal","abstract":"What causes the disparity in biodiversity among regions is a fundamental question in biogeography, ecology, and evolutionary biology. Evolutionary and biogeographic processes (speciation, extinction, dispersal) directly determine species richness patterns, and can be studied using integrative phylogenetic approaches. However, the strikingly high richness of East Asia relative to other Northern Hemisphere regions remains poorly understood from this perspective. Here, for the first time, we test two general hypotheses (older colonization time, faster diversification rate) to explain this pattern, using the plant tribe Lysimachieae (Primulaceae) as a model system. We generated a new time-calibrated phylogeny for Lysimachieae (13 genes, 126 species), to estimate colonization times and diversification rates for each region and to test the relative importance of these two factors for explaining regional richness patterns. We find that neither time nor diversification rates alone explain richness patterns among regions in Lysimachieae. Instead, a new index that combines both factors explains global richness patterns in the group and their high East Asian biodiversity. Based on our results from Lysimachieae, we suggest that the high richness of plants in East Asia may be explained by a combination of older colonization times and faster diversification rates in this region.","container-title":"New Phytologist","DOI":"10.1111/nph.15144","ISSN":"1469-8137","issue":"1","language":"en","note":"_eprint: https://onlinelibrary.wiley.com/doi/pdf/10.1111/nph.15144","page":"436-448","source":"Wiley Online Library","title":"What explains high plant richness in East Asia? Time and diversification in the tribe Lysimachieae (Primulaceae)","title-short":"What explains high plant richness in East Asia?","volume":"219","author":[{"family":"Yan","given":"Hai-Fei"},{"family":"Zhang","given":"Cai-Yun"},{"family":"Anderberg","given":"Arne A."},{"family":"Hao","given":"Gang"},{"family":"Ge","given":"Xue-Jun"},{"family":"Wiens","given":"John J."}],"issued":{"date-parts":[["2018"]]}}}],"schema":"https://github.com/citation-style-language/schema/raw/master/csl-citation.json"} </w:instrText>
      </w:r>
      <w:r w:rsidR="00027A78">
        <w:rPr>
          <w:rFonts w:ascii="Times New Roman" w:eastAsia="Times New Roman" w:hAnsi="Times New Roman" w:cs="Times New Roman"/>
          <w:sz w:val="24"/>
          <w:szCs w:val="24"/>
        </w:rPr>
        <w:fldChar w:fldCharType="separate"/>
      </w:r>
      <w:r w:rsidR="00027A78">
        <w:rPr>
          <w:rFonts w:ascii="Times New Roman" w:eastAsia="Times New Roman" w:hAnsi="Times New Roman" w:cs="Times New Roman"/>
          <w:noProof/>
          <w:sz w:val="24"/>
          <w:szCs w:val="24"/>
        </w:rPr>
        <w:t>(Yan et al. 2018)</w:t>
      </w:r>
      <w:r w:rsidR="00027A7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Rubiaceae</w:t>
      </w:r>
      <w:proofErr w:type="spellEnd"/>
      <w:r>
        <w:rPr>
          <w:rFonts w:ascii="Times New Roman" w:eastAsia="Times New Roman" w:hAnsi="Times New Roman" w:cs="Times New Roman"/>
          <w:sz w:val="24"/>
          <w:szCs w:val="24"/>
        </w:rPr>
        <w:t xml:space="preserve"> tribes </w:t>
      </w:r>
      <w:proofErr w:type="spellStart"/>
      <w:r>
        <w:rPr>
          <w:rFonts w:ascii="Times New Roman" w:eastAsia="Times New Roman" w:hAnsi="Times New Roman" w:cs="Times New Roman"/>
          <w:sz w:val="24"/>
          <w:szCs w:val="24"/>
        </w:rPr>
        <w:t>Rubieae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Spermacoceae</w:t>
      </w:r>
      <w:proofErr w:type="spellEnd"/>
      <w:r>
        <w:rPr>
          <w:rFonts w:ascii="Times New Roman" w:eastAsia="Times New Roman" w:hAnsi="Times New Roman" w:cs="Times New Roman"/>
          <w:sz w:val="24"/>
          <w:szCs w:val="24"/>
        </w:rPr>
        <w:t xml:space="preserve"> </w:t>
      </w:r>
      <w:r w:rsidR="00027A78">
        <w:rPr>
          <w:rFonts w:ascii="Times New Roman" w:eastAsia="Times New Roman" w:hAnsi="Times New Roman" w:cs="Times New Roman"/>
          <w:sz w:val="24"/>
          <w:szCs w:val="24"/>
        </w:rPr>
        <w:fldChar w:fldCharType="begin"/>
      </w:r>
      <w:r w:rsidR="00027A78">
        <w:rPr>
          <w:rFonts w:ascii="Times New Roman" w:eastAsia="Times New Roman" w:hAnsi="Times New Roman" w:cs="Times New Roman"/>
          <w:sz w:val="24"/>
          <w:szCs w:val="24"/>
        </w:rPr>
        <w:instrText xml:space="preserve"> ADDIN ZOTERO_ITEM CSL_CITATION {"citationID":"vjZaLtA6","properties":{"formattedCitation":"(Neupane et al. 2017; Ehrendorfer et al. 2018)","plainCitation":"(Neupane et al. 2017; Ehrendorfer et al. 2018)","noteIndex":0},"citationItems":[{"id":9185,"uris":["http://zotero.org/users/local/X8CzRyu0/items/R3FBG92P"],"itemData":{"id":9185,"type":"article-journal","abstract":"PREMISE OF THE STUDY: Spermacoceae are mainly an herbaceous group in the Rubiaceae. However, a few lineages are woody and are found in a diverse range of habitat types. Three of the largest woody lineages (Arcytophyllum, Hedyotis, and Kadua) are characterized by their distribution in the moist tropical mountains and have disjunct distribution patterns with respect to their closest relatives. In this study, we explore the cases of derived woodiness in these three lineages and their diversification dynamics in the tropical mountains of Asia, the Pacific, and the Americas. METHODS: By combining phylogenetic results with wood anatomical studies, we estimated timing of origin of the three woody groups, inferred their ancestral traits and ancestral distribution ranges, analyzed their associations with the tropical upland habitat, and elucidated their diversification across tropical mountains. KEY RESULTS: The three woody clades originated and diversified from herbaceous ancestors in close association with the tropical upland habitat during the Miocene. The ancestral range for Asian-Pacific Hedyotis is Africa/Madagascar and continental Asia for Pacific Kadua. The complex geological history of tropical Asia allowed Hedyotis to diversify faster and create narrow endemics near oceans in the highlands of the Western Ghats in India, Sri Lanka, Southeast Asia including southeastern China, and New Guinea. CONCLUSIONS: The three major woody clades in Spermacoceae have gained their woodiness independently from one another, subsequent to colonization by their ancestors from a different geographic environment. The evolution and diversification along the tropical mountain orogeny is strongly linked with the formation of woody habit and many narrow endemic species.","container-title":"American Journal of Botany","DOI":"10.3732/ajb.1600248","ISSN":"1537-2197","issue":"3","language":"en","note":"_eprint: https://onlinelibrary.wiley.com/doi/pdf/10.3732/ajb.1600248","page":"419-438","source":"Wiley Online Library","title":"Evolution of woody life form on tropical mountains in the tribe Spermacoceae (Rubiaceae)","volume":"104","author":[{"family":"Neupane","given":"Suman"},{"family":"Lewis","given":"Paul O."},{"family":"Dessein","given":"Steven"},{"family":"Shanks","given":"Hunter"},{"family":"Paudyal","given":"Sushil"},{"family":"Lens","given":"Frederic"}],"issued":{"date-parts":[["2017"]]}}},{"id":9182,"uris":["http://zotero.org/users/local/X8CzRyu0/items/KF4UFHQ2"],"itemData":{"id":9182,"type":"article-journal","abstract":"The Rubiaceae tribe Rubieae has a world-wide distribution with up to 1,000 species. These collectively exhibit an enormous ecological and morphological diversity, making Rubieae an excellent group for macro- and microevolutionary studies. Previous molecular phylogenetic analyses used only a limited sampling within the tribe or missed lineages crucial for understanding character evolution in this group. Here, we analyze sequences from two plastid spacer regions as well as morphological and biogeographic data from an extensive and evenly distributed sampling to establish a sound phylogenetic framework. This framework serves as a basis for our investigation of the evolution of important morphological characters and the biogeographic history of the Rubieae. The tribe includes three major clades, the Kelloggiinae Clade (Kelloggia), the Rubiinae Clade (Didymaea, Rubia) and the most species-rich Galiinae Clade (Asperula, Callipeltis, Crucianella, Cruciata, Galium, Mericarpaea, Phuopsis, Sherardia, Valantia). Within the Galiinae Clade, the largest genera Galium and Asperula are para- and polyphyletic, respectively. Smaller clades, however, usually correspond to currently recognized taxa (small genera or sections within genera), which may be used as starting points for a refined classification in this clade. Life-form (perennial versus annual), flower shape (long versus short corolla tube) and fruit characters (dry versus fleshy, with or without uncinate hairs) are highly homoplasious and have changed multiple times independently. Inference on the evolution of leaf whorls, a characteristic feature of the tribe, is sensitive to model choice. Multi-parted leaf whorls appear to have originated from opposite leaves with two small interpetiolar stipules that are subsequently enlarged and increased in number. Early diversification of Rubieae probably started during the Miocene in western Eurasia. Disjunctions between the Old and the New World possibly are due to connections via a North Atlantic land bridge. Diversification of the Galiineae Clade started later in the Miocene, probably in the Mediterranean, from where lineages reached, often multiple times, Africa, eastern Asia and further on the Americas and Australia.","container-title":"PLOS ONE","DOI":"10.1371/journal.pone.0207615","ISSN":"1932-6203","issue":"12","journalAbbreviation":"PLOS ONE","language":"en","note":"publisher: Public Library of Science","page":"e0207615","source":"PLoS Journals","title":"Phylogeny, character evolution and spatiotemporal diversification of the species-rich and world-wide distributed tribe Rubieae (Rubiaceae)","volume":"13","author":[{"family":"Ehrendorfer","given":"Friedrich"},{"family":"Barfuss","given":"Michael H. J."},{"family":"Manen","given":"Jean-Francois"},{"family":"Schneeweiss","given":"Gerald M."}],"issued":{"date-parts":[["2018",12,5]]}},"label":"page"}],"schema":"https://github.com/citation-style-language/schema/raw/master/csl-citation.json"} </w:instrText>
      </w:r>
      <w:r w:rsidR="00027A78">
        <w:rPr>
          <w:rFonts w:ascii="Times New Roman" w:eastAsia="Times New Roman" w:hAnsi="Times New Roman" w:cs="Times New Roman"/>
          <w:sz w:val="24"/>
          <w:szCs w:val="24"/>
        </w:rPr>
        <w:fldChar w:fldCharType="separate"/>
      </w:r>
      <w:r w:rsidR="00027A78">
        <w:rPr>
          <w:rFonts w:ascii="Times New Roman" w:eastAsia="Times New Roman" w:hAnsi="Times New Roman" w:cs="Times New Roman"/>
          <w:noProof/>
          <w:sz w:val="24"/>
          <w:szCs w:val="24"/>
        </w:rPr>
        <w:t>(Neupane et al. 2017; Ehrendorfer et al. 2018)</w:t>
      </w:r>
      <w:r w:rsidR="00027A78">
        <w:rPr>
          <w:rFonts w:ascii="Times New Roman" w:eastAsia="Times New Roman" w:hAnsi="Times New Roman" w:cs="Times New Roman"/>
          <w:sz w:val="24"/>
          <w:szCs w:val="24"/>
        </w:rPr>
        <w:fldChar w:fldCharType="end"/>
      </w:r>
      <w:ins w:id="38" w:author="Eric Hagen" w:date="2022-07-05T09:31:00Z">
        <w:r w:rsidR="00175184">
          <w:rPr>
            <w:rFonts w:ascii="Times New Roman" w:eastAsia="Times New Roman" w:hAnsi="Times New Roman" w:cs="Times New Roman"/>
            <w:sz w:val="24"/>
            <w:szCs w:val="24"/>
          </w:rPr>
          <w:t>,</w:t>
        </w:r>
      </w:ins>
      <w:del w:id="39" w:author="Eric Hagen" w:date="2022-07-05T09:31:00Z">
        <w:r w:rsidDel="00175184">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d="40" w:author="Eric Hagen" w:date="2022-07-05T09:31:00Z">
        <w:r w:rsidR="00175184">
          <w:rPr>
            <w:rFonts w:ascii="Times New Roman" w:eastAsia="Times New Roman" w:hAnsi="Times New Roman" w:cs="Times New Roman"/>
            <w:sz w:val="24"/>
            <w:szCs w:val="24"/>
          </w:rPr>
          <w:t>t</w:t>
        </w:r>
      </w:ins>
      <w:del w:id="41" w:author="Eric Hagen" w:date="2022-07-05T09:31:00Z">
        <w:r w:rsidDel="00175184">
          <w:rPr>
            <w:rFonts w:ascii="Times New Roman" w:eastAsia="Times New Roman" w:hAnsi="Times New Roman" w:cs="Times New Roman"/>
            <w:sz w:val="24"/>
            <w:szCs w:val="24"/>
          </w:rPr>
          <w:delText>T</w:delText>
        </w:r>
      </w:del>
      <w:r>
        <w:rPr>
          <w:rFonts w:ascii="Times New Roman" w:eastAsia="Times New Roman" w:hAnsi="Times New Roman" w:cs="Times New Roman"/>
          <w:sz w:val="24"/>
          <w:szCs w:val="24"/>
        </w:rPr>
        <w:t xml:space="preserve">he genera </w:t>
      </w:r>
      <w:proofErr w:type="spellStart"/>
      <w:r>
        <w:rPr>
          <w:rFonts w:ascii="Times New Roman" w:eastAsia="Times New Roman" w:hAnsi="Times New Roman" w:cs="Times New Roman"/>
          <w:i/>
          <w:sz w:val="24"/>
          <w:szCs w:val="24"/>
        </w:rPr>
        <w:t>Chamaecrista</w:t>
      </w:r>
      <w:proofErr w:type="spellEnd"/>
      <w:r>
        <w:rPr>
          <w:rFonts w:ascii="Times New Roman" w:eastAsia="Times New Roman" w:hAnsi="Times New Roman" w:cs="Times New Roman"/>
          <w:sz w:val="24"/>
          <w:szCs w:val="24"/>
        </w:rPr>
        <w:t xml:space="preserve"> (Fabaceae,</w:t>
      </w:r>
      <w:r w:rsidR="00027A78">
        <w:rPr>
          <w:rFonts w:ascii="Times New Roman" w:eastAsia="Times New Roman" w:hAnsi="Times New Roman" w:cs="Times New Roman"/>
          <w:sz w:val="24"/>
          <w:szCs w:val="24"/>
        </w:rPr>
        <w:t xml:space="preserve"> </w:t>
      </w:r>
      <w:r w:rsidR="00027A78">
        <w:rPr>
          <w:rFonts w:ascii="Times New Roman" w:eastAsia="Times New Roman" w:hAnsi="Times New Roman" w:cs="Times New Roman"/>
          <w:sz w:val="24"/>
          <w:szCs w:val="24"/>
        </w:rPr>
        <w:fldChar w:fldCharType="begin"/>
      </w:r>
      <w:r w:rsidR="00027A78">
        <w:rPr>
          <w:rFonts w:ascii="Times New Roman" w:eastAsia="Times New Roman" w:hAnsi="Times New Roman" w:cs="Times New Roman"/>
          <w:sz w:val="24"/>
          <w:szCs w:val="24"/>
        </w:rPr>
        <w:instrText xml:space="preserve"> ADDIN ZOTERO_ITEM CSL_CITATION {"citationID":"EdD3siAb","properties":{"custom":"Vasconcelos et al. 2020","formattedCitation":"Vasconcelos et al. 2020","plainCitation":"Vasconcelos et al. 2020","noteIndex":0},"citationItems":[{"id":9187,"uris":["http://zotero.org/users/local/X8CzRyu0/items/M7RFE8BL"],"itemData":{"id":9187,"type":"article-journal","abstract":"Mountains are among the most biodiverse areas on the globe. In young mountain ranges, exceptional plant species richness is often associated with recent and rapid radiations linked to the mountain uplift itself. In ancient mountains, however, orogeny vastly precedes the evolution of vascular plants, so species richness has been explained by species accumulation during long periods of low extinction rates. Here we evaluate these assumptions by analysing plant diversification dynamics in the campo rupestre, an ecosystem associated with pre-Cambrian mountaintops and highlands of eastern South America, areas where plant species richness and endemism are among the highest in the world. Analyses of 15 angiosperm clades show that radiations of endemics exhibit fastest rates of diversification during the last 5 Myr, a climatically unstable period. However, results from ancestral range estimations using different models disagree on the age of the earliest in situ speciation events and point to a complex floristic assembly. There is a general trend for higher diversification rates associated with these areas, but endemism may also increase or reduce extinction rates, depending on the group. Montane habitats, regardless of their geological age, may lead to boosts in speciation rates by accelerating population isolation in archipelago-like systems, circumstances that can also result in higher extinction rates and fast species turnover, misleading the age estimates of endemic lineages.","container-title":"Proceedings of the Royal Society B: Biological Sciences","DOI":"10.1098/rspb.2019.2933","issue":"1923","note":"publisher: Royal Society","page":"20192933","source":"royalsocietypublishing.org (Atypon)","title":"Fast diversification through a mosaic of evolutionary histories characterizes the endemic flora of ancient Neotropical mountains","volume":"287","author":[{"family":"Vasconcelos","given":"Thais N. C."},{"family":"Alcantara","given":"Suzana"},{"family":"Andrino","given":"Caroline O."},{"family":"Forest","given":"Félix"},{"family":"Reginato","given":"Marcelo"},{"family":"Simon","given":"Marcelo F."},{"family":"Pirani","given":"José R."}],"issued":{"date-parts":[["2020",3,25]]}}}],"schema":"https://github.com/citation-style-language/schema/raw/master/csl-citation.json"} </w:instrText>
      </w:r>
      <w:r w:rsidR="00027A78">
        <w:rPr>
          <w:rFonts w:ascii="Times New Roman" w:eastAsia="Times New Roman" w:hAnsi="Times New Roman" w:cs="Times New Roman"/>
          <w:sz w:val="24"/>
          <w:szCs w:val="24"/>
        </w:rPr>
        <w:fldChar w:fldCharType="separate"/>
      </w:r>
      <w:r w:rsidR="00027A78">
        <w:rPr>
          <w:rFonts w:ascii="Times New Roman" w:eastAsia="Times New Roman" w:hAnsi="Times New Roman" w:cs="Times New Roman"/>
          <w:noProof/>
          <w:sz w:val="24"/>
          <w:szCs w:val="24"/>
        </w:rPr>
        <w:t>Vasconcelos et al. 2020</w:t>
      </w:r>
      <w:r w:rsidR="00027A7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ins w:id="42" w:author="Eric Hagen" w:date="2022-07-05T09:31:00Z">
        <w:r w:rsidR="00175184">
          <w:rPr>
            <w:rFonts w:ascii="Times New Roman" w:eastAsia="Times New Roman" w:hAnsi="Times New Roman" w:cs="Times New Roman"/>
            <w:sz w:val="24"/>
            <w:szCs w:val="24"/>
          </w:rPr>
          <w:t>,</w:t>
        </w:r>
      </w:ins>
      <w:del w:id="43" w:author="Eric Hagen" w:date="2022-07-05T09:31:00Z">
        <w:r w:rsidDel="00175184">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Croton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Euphorbiaceae</w:t>
      </w:r>
      <w:proofErr w:type="spellEnd"/>
      <w:r>
        <w:rPr>
          <w:rFonts w:ascii="Times New Roman" w:eastAsia="Times New Roman" w:hAnsi="Times New Roman" w:cs="Times New Roman"/>
          <w:sz w:val="24"/>
          <w:szCs w:val="24"/>
        </w:rPr>
        <w:t>,</w:t>
      </w:r>
      <w:r w:rsidR="003B3F2A">
        <w:rPr>
          <w:rFonts w:ascii="Times New Roman" w:eastAsia="Times New Roman" w:hAnsi="Times New Roman" w:cs="Times New Roman"/>
          <w:sz w:val="24"/>
          <w:szCs w:val="24"/>
        </w:rPr>
        <w:t xml:space="preserve"> </w:t>
      </w:r>
      <w:r w:rsidR="003B3F2A">
        <w:rPr>
          <w:rFonts w:ascii="Times New Roman" w:eastAsia="Times New Roman" w:hAnsi="Times New Roman" w:cs="Times New Roman"/>
          <w:sz w:val="24"/>
          <w:szCs w:val="24"/>
        </w:rPr>
        <w:fldChar w:fldCharType="begin"/>
      </w:r>
      <w:r w:rsidR="003B3F2A">
        <w:rPr>
          <w:rFonts w:ascii="Times New Roman" w:eastAsia="Times New Roman" w:hAnsi="Times New Roman" w:cs="Times New Roman"/>
          <w:sz w:val="24"/>
          <w:szCs w:val="24"/>
        </w:rPr>
        <w:instrText xml:space="preserve"> ADDIN ZOTERO_ITEM CSL_CITATION {"citationID":"nqWMr9L3","properties":{"custom":"Ar\\uc0\\u233{}valo et al. 2017","formattedCitation":"Ar\\uc0\\u233{}valo et al. 2017","plainCitation":"Arévalo et al. 2017","noteIndex":0},"citationItems":[{"id":9189,"uris":["http://zotero.org/users/local/X8CzRyu0/items/XVBMBCE8"],"itemData":{"id":9189,"type":"article-journal","abstract":"Background and Aims Wood is a major innovation of land plants, and is usually a central component of the body plan for two major plant habits: shrubs and trees. Wood anatomical syndromes vary between shrubs and trees, but no prior work has explicitly evaluated the contingent evolution of wood anatomical diversity in the context of these plant habits.Methods Phylogenetic comparative methods were used to test for contingent evolution of habit, habitat and wood anatomy in the mega-diverse genus Croton (Euphorbiaceae), across the largest and most complete molecular phylogeny of the genus to date.Key Results Plant habit and habitat are highly correlated, but most wood anatomical features correlate more strongly with habit. The ancestral Croton was reconstructed as a tree, the wood of which is inferred to have absent or indistinct growth rings, confluent-like axial parenchyma, procumbent ray cells and disjunctive ray parenchyma cell walls. The taxa sampled showed multiple independent origins of the shrub habit in Croton, and this habit shift is contingent on several wood anatomical features (e.g. similar vessel-ray pits, thick fibre walls, perforated ray cells). The only wood anatomical trait correlated with habitat and not habit was the presence of helical thickenings in the vessel elements of mesic Croton.Conclusions Plant functional traits, individually or in suites, are responses to multiple and often confounding contexts in evolution. By establishing an explicit contingent evolutionary framework, the interplay between habit, habitat and wood anatomical diversity was dissected in the genus Croton. Both habit and habitat influence the evolution of wood anatomical characters, and conversely, the wood anatomy of lineages can affect shifts in plant habit and habitat. This study hypothesizes novel putatively functional trait associations in woody plant structure that could be further tested in a variety of other taxa.","container-title":"Annals of Botany","DOI":"10.1093/aob/mcw243","ISSN":"0305-7364","issue":"4","journalAbbreviation":"Annals of Botany","page":"563-579","source":"Silverchair","title":"Force of habit: shrubs, trees and contingent evolution of wood anatomical diversity using Croton (Euphorbiaceae) as a model system","title-short":"Force of habit","volume":"119","author":[{"family":"Arévalo","given":"Rafael"},{"family":"Ee","given":"Benjamin W.","non-dropping-particle":"van"},{"family":"Riina","given":"Ricarda"},{"family":"Berry","given":"Paul E."},{"family":"Wiedenhoeft","given":"Alex C."}],"issued":{"date-parts":[["2017",3,1]]}}}],"schema":"https://github.com/citation-style-language/schema/raw/master/csl-citation.json"} </w:instrText>
      </w:r>
      <w:r w:rsidR="003B3F2A">
        <w:rPr>
          <w:rFonts w:ascii="Times New Roman" w:eastAsia="Times New Roman" w:hAnsi="Times New Roman" w:cs="Times New Roman"/>
          <w:sz w:val="24"/>
          <w:szCs w:val="24"/>
        </w:rPr>
        <w:fldChar w:fldCharType="separate"/>
      </w:r>
      <w:proofErr w:type="spellStart"/>
      <w:r w:rsidR="003B3F2A" w:rsidRPr="003B3F2A">
        <w:rPr>
          <w:rFonts w:ascii="Times New Roman" w:hAnsi="Times New Roman" w:cs="Times New Roman"/>
          <w:sz w:val="24"/>
          <w:lang w:val="en-US"/>
        </w:rPr>
        <w:t>Arévalo</w:t>
      </w:r>
      <w:proofErr w:type="spellEnd"/>
      <w:r w:rsidR="003B3F2A" w:rsidRPr="003B3F2A">
        <w:rPr>
          <w:rFonts w:ascii="Times New Roman" w:hAnsi="Times New Roman" w:cs="Times New Roman"/>
          <w:sz w:val="24"/>
          <w:lang w:val="en-US"/>
        </w:rPr>
        <w:t xml:space="preserve"> et al. 2017</w:t>
      </w:r>
      <w:r w:rsidR="003B3F2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Hypericum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Hypericaceae</w:t>
      </w:r>
      <w:proofErr w:type="spellEnd"/>
      <w:r>
        <w:rPr>
          <w:rFonts w:ascii="Times New Roman" w:eastAsia="Times New Roman" w:hAnsi="Times New Roman" w:cs="Times New Roman"/>
          <w:sz w:val="24"/>
          <w:szCs w:val="24"/>
        </w:rPr>
        <w:t>,</w:t>
      </w:r>
      <w:r w:rsidR="003B3F2A">
        <w:rPr>
          <w:rFonts w:ascii="Times New Roman" w:eastAsia="Times New Roman" w:hAnsi="Times New Roman" w:cs="Times New Roman"/>
          <w:sz w:val="24"/>
          <w:szCs w:val="24"/>
        </w:rPr>
        <w:t xml:space="preserve"> </w:t>
      </w:r>
      <w:r w:rsidR="003B3F2A">
        <w:rPr>
          <w:rFonts w:ascii="Times New Roman" w:eastAsia="Times New Roman" w:hAnsi="Times New Roman" w:cs="Times New Roman"/>
          <w:sz w:val="24"/>
          <w:szCs w:val="24"/>
        </w:rPr>
        <w:fldChar w:fldCharType="begin"/>
      </w:r>
      <w:r w:rsidR="003B3F2A">
        <w:rPr>
          <w:rFonts w:ascii="Times New Roman" w:eastAsia="Times New Roman" w:hAnsi="Times New Roman" w:cs="Times New Roman"/>
          <w:sz w:val="24"/>
          <w:szCs w:val="24"/>
        </w:rPr>
        <w:instrText xml:space="preserve"> ADDIN ZOTERO_ITEM CSL_CITATION {"citationID":"qq5rKl4H","properties":{"custom":"N\\uc0\\u252{}rk et al. 2013","formattedCitation":"N\\uc0\\u252{}rk et al. 2013","plainCitation":"Nürk et al. 2013","noteIndex":0},"citationItems":[{"id":9192,"uris":["http://zotero.org/users/local/X8CzRyu0/items/N27247Q5"],"itemData":{"id":9192,"type":"article-journal","abstract":"The páramos, high-elevation Andean grasslands ranging from ca. 2800 m to the snow line, harbor one of the fastest evolving biomes worldwide since their appearance in the northern Andes 3–5 million years (Ma) ago. Hypericum (St. John's wort), with over 65% of its Neotropical species, has a center of diversity in these high Mountain ecosystems. Using nuclear rDNA internal transcribed spacer (ITS) sequences of a broad sample of New World Hypericum species we investigate phylogenetic patterns, estimate divergence times, and provide the first insights into diversification rates within the genus in the Neotropics. Two lineages appear to have independently dispersed into South America around 3.5 Ma ago, one of which has radiated in the páramos (Brathys). We find strong support for the polyphyly of section Trigynobrathys, several species of which group within Brathys, while others are found in temperate lowland South America (Trigynobrathys s.str.). All páramo species of Hypericum group in one clade. Within these páramo Hypericum species enormous phenotypic evolution has taken place (life forms from arborescent to prostrate shrubs) evidently in a short time frame. We hypothesize multiple mechanisms to be responsible for the low differentiation in the ITS region contrary to the high morphological diversity found in Hypericum in the páramos. Amongst these may be ongoing hybridization and incomplete lineage sorting, as well as the putative adaptive radiation, which can explain the contrast between phenotypic diversity and the close phylogenetic relationships.","container-title":"Frontiers in Genetics","ISSN":"1664-8021","source":"Frontiers","title":"Explosive radiation in high Andean Hypericum—rates of diversification among New World lineages","URL":"https://www.frontiersin.org/articles/10.3389/fgene.2013.00175","volume":"4","author":[{"family":"Nürk","given":"Nicolai"},{"family":"Scheriau","given":"Charlotte"},{"family":"Madriñán","given":"Santiago"}],"accessed":{"date-parts":[["2022",7,4]]},"issued":{"date-parts":[["2013"]]}}}],"schema":"https://github.com/citation-style-language/schema/raw/master/csl-citation.json"} </w:instrText>
      </w:r>
      <w:r w:rsidR="003B3F2A">
        <w:rPr>
          <w:rFonts w:ascii="Times New Roman" w:eastAsia="Times New Roman" w:hAnsi="Times New Roman" w:cs="Times New Roman"/>
          <w:sz w:val="24"/>
          <w:szCs w:val="24"/>
        </w:rPr>
        <w:fldChar w:fldCharType="separate"/>
      </w:r>
      <w:proofErr w:type="spellStart"/>
      <w:r w:rsidR="003B3F2A" w:rsidRPr="003B3F2A">
        <w:rPr>
          <w:rFonts w:ascii="Times New Roman" w:hAnsi="Times New Roman" w:cs="Times New Roman"/>
          <w:sz w:val="24"/>
          <w:lang w:val="en-US"/>
        </w:rPr>
        <w:t>Nürk</w:t>
      </w:r>
      <w:proofErr w:type="spellEnd"/>
      <w:r w:rsidR="003B3F2A" w:rsidRPr="003B3F2A">
        <w:rPr>
          <w:rFonts w:ascii="Times New Roman" w:hAnsi="Times New Roman" w:cs="Times New Roman"/>
          <w:sz w:val="24"/>
          <w:lang w:val="en-US"/>
        </w:rPr>
        <w:t xml:space="preserve"> et al. 2013</w:t>
      </w:r>
      <w:r w:rsidR="003B3F2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Lupinus</w:t>
      </w:r>
      <w:r>
        <w:rPr>
          <w:rFonts w:ascii="Times New Roman" w:eastAsia="Times New Roman" w:hAnsi="Times New Roman" w:cs="Times New Roman"/>
          <w:sz w:val="24"/>
          <w:szCs w:val="24"/>
        </w:rPr>
        <w:t xml:space="preserve"> (Fabaceae,</w:t>
      </w:r>
      <w:r w:rsidR="00C32AA3">
        <w:rPr>
          <w:rFonts w:ascii="Times New Roman" w:eastAsia="Times New Roman" w:hAnsi="Times New Roman" w:cs="Times New Roman"/>
          <w:sz w:val="24"/>
          <w:szCs w:val="24"/>
        </w:rPr>
        <w:t xml:space="preserve"> </w:t>
      </w:r>
      <w:r w:rsidR="00C32AA3">
        <w:rPr>
          <w:rFonts w:ascii="Times New Roman" w:eastAsia="Times New Roman" w:hAnsi="Times New Roman" w:cs="Times New Roman"/>
          <w:sz w:val="24"/>
          <w:szCs w:val="24"/>
        </w:rPr>
        <w:fldChar w:fldCharType="begin"/>
      </w:r>
      <w:r w:rsidR="00C32AA3">
        <w:rPr>
          <w:rFonts w:ascii="Times New Roman" w:eastAsia="Times New Roman" w:hAnsi="Times New Roman" w:cs="Times New Roman"/>
          <w:sz w:val="24"/>
          <w:szCs w:val="24"/>
        </w:rPr>
        <w:instrText xml:space="preserve"> ADDIN ZOTERO_ITEM CSL_CITATION {"citationID":"GlSmcmiB","properties":{"custom":"Drummond et al. 2012","formattedCitation":"Drummond et al. 2012","plainCitation":"Drummond et al. 2012","noteIndex":0},"citationItems":[{"id":9194,"uris":["http://zotero.org/users/local/X8CzRyu0/items/KBMDYS4T"],"itemData":{"id":9194,"type":"article-journal","abstract":"Replicate radiations provide powerful comparative systems to address questions about the interplay between opportunity and innovation in driving episodes of diversification and the factors limiting their subsequent progression. However, such systems have been rarely documented at intercontinental scales. Here, we evaluate the hypothesis of multiple radiations in the genus Lupinus (Leguminosae), which exhibits some of the highest known rates of net diversification in plants. Given that incomplete taxon sampling, background extinction, and lineage-specific variation in diversification rates can confound macroevolutionary inferences regarding the timing and mechanisms of cladogenesis, we used Bayesian relaxed clock phylogenetic analyses as well as MEDUSA and BiSSE birth–death likelihood models of diversification, to evaluate the evolutionary patterns of lineage accumulation in Lupinus. We identified 3 significant shifts to increased rates of net diversification (r) relative to background levels in the genus (r = 0.18–0.48 lineages/myr). The primary shift occurred approximately 4.6 Ma (r = 0.48–1.76) in the montane regions of western North America, followed by a secondary shift approximately 2.7 Ma (r = 0.89–3.33) associated with range expansion and diversification of allopatrically distributed sister clades in the Mexican highlands and Andes. We also recovered evidence for a third independent shift approximately 6.5 Ma at the base of a lower elevation eastern South American grassland and campo rupestre clade (r = 0.36–1.33). Bayesian ancestral state reconstructions and BiSSE likelihood analyses of correlated diversification indicated that increased rates of speciation are strongly associated with the derived evolution of perennial life history and invasion of montane ecosystems. Although we currently lack hard evidence for “replicate adaptive radiations” in the sense of convergent morphological and ecological trajectories among species in different clades, these results are consistent with the hypothesis that iteroparity functioned as an adaptive key innovation, providing a mechanism for range expansion and rapid divergence in upper elevation regions across much of the New World.","container-title":"Systematic Biology","DOI":"10.1093/sysbio/syr126","ISSN":"1063-5157","issue":"3","journalAbbreviation":"Systematic Biology","page":"443-460","source":"Silverchair","title":"Multiple Continental Radiations and Correlates of Diversification in Lupinus (Leguminosae): Testing for Key Innovation with Incomplete Taxon Sampling","title-short":"Multiple Continental Radiations and Correlates of Diversification in Lupinus (Leguminosae)","volume":"61","author":[{"family":"Drummond","given":"Christopher S."},{"family":"Eastwood","given":"Ruth J."},{"family":"Miotto","given":"Silvia T. S."},{"family":"Hughes","given":"Colin E."}],"issued":{"date-parts":[["2012",5,1]]}}}],"schema":"https://github.com/citation-style-language/schema/raw/master/csl-citation.json"} </w:instrText>
      </w:r>
      <w:r w:rsidR="00C32AA3">
        <w:rPr>
          <w:rFonts w:ascii="Times New Roman" w:eastAsia="Times New Roman" w:hAnsi="Times New Roman" w:cs="Times New Roman"/>
          <w:sz w:val="24"/>
          <w:szCs w:val="24"/>
        </w:rPr>
        <w:fldChar w:fldCharType="separate"/>
      </w:r>
      <w:r w:rsidR="00C32AA3">
        <w:rPr>
          <w:rFonts w:ascii="Times New Roman" w:eastAsia="Times New Roman" w:hAnsi="Times New Roman" w:cs="Times New Roman"/>
          <w:noProof/>
          <w:sz w:val="24"/>
          <w:szCs w:val="24"/>
        </w:rPr>
        <w:t>Drummond et al. 2012</w:t>
      </w:r>
      <w:r w:rsidR="00C32AA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Salvia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Lamiaceae</w:t>
      </w:r>
      <w:proofErr w:type="spellEnd"/>
      <w:r>
        <w:rPr>
          <w:rFonts w:ascii="Times New Roman" w:eastAsia="Times New Roman" w:hAnsi="Times New Roman" w:cs="Times New Roman"/>
          <w:sz w:val="24"/>
          <w:szCs w:val="24"/>
        </w:rPr>
        <w:t>,</w:t>
      </w:r>
      <w:r w:rsidR="00C32AA3">
        <w:rPr>
          <w:rFonts w:ascii="Times New Roman" w:eastAsia="Times New Roman" w:hAnsi="Times New Roman" w:cs="Times New Roman"/>
          <w:sz w:val="24"/>
          <w:szCs w:val="24"/>
        </w:rPr>
        <w:t xml:space="preserve"> </w:t>
      </w:r>
      <w:r w:rsidR="00C32AA3">
        <w:rPr>
          <w:rFonts w:ascii="Times New Roman" w:eastAsia="Times New Roman" w:hAnsi="Times New Roman" w:cs="Times New Roman"/>
          <w:sz w:val="24"/>
          <w:szCs w:val="24"/>
        </w:rPr>
        <w:fldChar w:fldCharType="begin"/>
      </w:r>
      <w:r w:rsidR="00C32AA3">
        <w:rPr>
          <w:rFonts w:ascii="Times New Roman" w:eastAsia="Times New Roman" w:hAnsi="Times New Roman" w:cs="Times New Roman"/>
          <w:sz w:val="24"/>
          <w:szCs w:val="24"/>
        </w:rPr>
        <w:instrText xml:space="preserve"> ADDIN ZOTERO_ITEM CSL_CITATION {"citationID":"I1w2DMU7","properties":{"custom":"Kriebel et al. 2020","formattedCitation":"Kriebel et al. 2020","plainCitation":"Kriebel et al. 2020","noteIndex":0},"citationItems":[{"id":9196,"uris":["http://zotero.org/users/local/X8CzRyu0/items/KSLDGEDG"],"itemData":{"id":9196,"type":"article-journal","abstract":"Switches in pollinators have been argued to be key drivers of floral evolution in angiosperms. However, few studies have tested the relationship between floral shape evolution and switches in pollination in large clades. In concert with a dated phylogeny, we present a morphometric analysis of corolla, anther connective, and style shape across 44% of nearly 1000 species of Salvia (Lamiaceae) and test four hypotheses of floral evolution. We demonstrate that floral morphospace of New World (NW) Salvia is largely distinct from that of Old World (OW) Salvia and that these differences are pollinator driven; shifts in floral morphology sometimes mirror shifts in pollinators; anther connectives (key constituents of the Salvia staminal lever) and styles co-evolved from curved to linear shapes following shifts from bee to bird pollination; and morphological differences between NW and OW bee flowers are partly the legacy of constraints imposed by an earlier shift to bird pollination in the NW. The distinctive staminal lever in Salvia is a morphologically diverse structure that has evolved in concert with both the corolla and style, under different pollinator pressures, and in contingent fashion.","container-title":"Evolution","DOI":"10.1111/evo.14030","ISSN":"1558-5646","issue":"7","language":"en","note":"_eprint: https://onlinelibrary.wiley.com/doi/pdf/10.1111/evo.14030","page":"1335-1355","source":"Wiley Online Library","title":"Pollinator shifts, contingent evolution, and evolutionary constraint drive floral disparity in Salvia (Lamiaceae): Evidence from morphometrics and phylogenetic comparative methods","title-short":"Pollinator shifts, contingent evolution, and evolutionary constraint drive floral disparity in Salvia (Lamiaceae)","volume":"74","author":[{"family":"Kriebel","given":"Ricardo"},{"family":"Drew","given":"Bryan"},{"family":"González-Gallegos","given":"Jesús G."},{"family":"Celep","given":"Ferhat"},{"family":"Heeg","given":"Luciann"},{"family":"Mahdjoub","given":"Mohamed M."},{"family":"Sytsma","given":"Kenneth J."}],"issued":{"date-parts":[["2020"]]}}}],"schema":"https://github.com/citation-style-language/schema/raw/master/csl-citation.json"} </w:instrText>
      </w:r>
      <w:r w:rsidR="00C32AA3">
        <w:rPr>
          <w:rFonts w:ascii="Times New Roman" w:eastAsia="Times New Roman" w:hAnsi="Times New Roman" w:cs="Times New Roman"/>
          <w:sz w:val="24"/>
          <w:szCs w:val="24"/>
        </w:rPr>
        <w:fldChar w:fldCharType="separate"/>
      </w:r>
      <w:r w:rsidR="00C32AA3">
        <w:rPr>
          <w:rFonts w:ascii="Times New Roman" w:eastAsia="Times New Roman" w:hAnsi="Times New Roman" w:cs="Times New Roman"/>
          <w:noProof/>
          <w:sz w:val="24"/>
          <w:szCs w:val="24"/>
        </w:rPr>
        <w:t>Kriebel et al. 2020</w:t>
      </w:r>
      <w:r w:rsidR="00C32AA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del w:id="44" w:author="Eric Hagen" w:date="2022-07-05T09:34:00Z">
        <w:r w:rsidDel="00F10E69">
          <w:rPr>
            <w:rFonts w:ascii="Times New Roman" w:eastAsia="Times New Roman" w:hAnsi="Times New Roman" w:cs="Times New Roman"/>
            <w:sz w:val="24"/>
            <w:szCs w:val="24"/>
          </w:rPr>
          <w:delText xml:space="preserve">All </w:delText>
        </w:r>
      </w:del>
      <w:ins w:id="45" w:author="Eric Hagen" w:date="2022-07-05T09:34:00Z">
        <w:r w:rsidR="00F10E69">
          <w:rPr>
            <w:rFonts w:ascii="Times New Roman" w:eastAsia="Times New Roman" w:hAnsi="Times New Roman" w:cs="Times New Roman"/>
            <w:sz w:val="24"/>
            <w:szCs w:val="24"/>
          </w:rPr>
          <w:t xml:space="preserve">In sum, our phylogenetic data includes </w:t>
        </w:r>
      </w:ins>
      <w:del w:id="46" w:author="Eric Hagen" w:date="2022-07-05T09:34:00Z">
        <w:r w:rsidDel="00F10E69">
          <w:rPr>
            <w:rFonts w:ascii="Times New Roman" w:eastAsia="Times New Roman" w:hAnsi="Times New Roman" w:cs="Times New Roman"/>
            <w:sz w:val="24"/>
            <w:szCs w:val="24"/>
          </w:rPr>
          <w:delText xml:space="preserve">clades combined sum </w:delText>
        </w:r>
      </w:del>
      <w:r>
        <w:rPr>
          <w:rFonts w:ascii="Times New Roman" w:eastAsia="Times New Roman" w:hAnsi="Times New Roman" w:cs="Times New Roman"/>
          <w:sz w:val="24"/>
          <w:szCs w:val="24"/>
        </w:rPr>
        <w:t xml:space="preserve">33 phylogenetic trees </w:t>
      </w:r>
      <w:del w:id="47" w:author="Eric Hagen" w:date="2022-07-05T09:34:00Z">
        <w:r w:rsidDel="00F10E69">
          <w:rPr>
            <w:rFonts w:ascii="Times New Roman" w:eastAsia="Times New Roman" w:hAnsi="Times New Roman" w:cs="Times New Roman"/>
            <w:sz w:val="24"/>
            <w:szCs w:val="24"/>
          </w:rPr>
          <w:delText xml:space="preserve">and </w:delText>
        </w:r>
      </w:del>
      <w:ins w:id="48" w:author="Eric Hagen" w:date="2022-07-05T09:34:00Z">
        <w:r w:rsidR="00F10E69">
          <w:rPr>
            <w:rFonts w:ascii="Times New Roman" w:eastAsia="Times New Roman" w:hAnsi="Times New Roman" w:cs="Times New Roman"/>
            <w:sz w:val="24"/>
            <w:szCs w:val="24"/>
          </w:rPr>
          <w:t xml:space="preserve">with a grand total of </w:t>
        </w:r>
      </w:ins>
      <w:r>
        <w:rPr>
          <w:rFonts w:ascii="Times New Roman" w:eastAsia="Times New Roman" w:hAnsi="Times New Roman" w:cs="Times New Roman"/>
          <w:sz w:val="24"/>
          <w:szCs w:val="24"/>
        </w:rPr>
        <w:t xml:space="preserve">9,993 tips and </w:t>
      </w:r>
      <w:r>
        <w:rPr>
          <w:rFonts w:ascii="Times New Roman" w:eastAsia="Times New Roman" w:hAnsi="Times New Roman" w:cs="Times New Roman"/>
          <w:sz w:val="24"/>
          <w:szCs w:val="24"/>
        </w:rPr>
        <w:lastRenderedPageBreak/>
        <w:t xml:space="preserve">lineages </w:t>
      </w:r>
      <w:ins w:id="49" w:author="Eric Hagen" w:date="2022-07-05T09:35:00Z">
        <w:r w:rsidR="00F10E69">
          <w:rPr>
            <w:rFonts w:ascii="Times New Roman" w:eastAsia="Times New Roman" w:hAnsi="Times New Roman" w:cs="Times New Roman"/>
            <w:sz w:val="24"/>
            <w:szCs w:val="24"/>
          </w:rPr>
          <w:t xml:space="preserve">that </w:t>
        </w:r>
      </w:ins>
      <w:r>
        <w:rPr>
          <w:rFonts w:ascii="Times New Roman" w:eastAsia="Times New Roman" w:hAnsi="Times New Roman" w:cs="Times New Roman"/>
          <w:sz w:val="24"/>
          <w:szCs w:val="24"/>
        </w:rPr>
        <w:t xml:space="preserve">are distributed globally. We also completed the life form scoring by adding data collected from the literature, so that each clade had a maximum of 30% missing data. </w:t>
      </w:r>
    </w:p>
    <w:p w14:paraId="1F165E3B" w14:textId="64F37ACB" w:rsidR="00DC165B" w:rsidRPr="00DE0819" w:rsidRDefault="004550E2" w:rsidP="00DE0819">
      <w:pPr>
        <w:shd w:val="clear" w:color="auto" w:fill="FFFFFF"/>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Distribution points and climatic data</w:t>
      </w:r>
    </w:p>
    <w:p w14:paraId="3829C331" w14:textId="22238364" w:rsidR="00DC165B" w:rsidRDefault="004550E2" w:rsidP="00DE0819">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standardized all species names in the 33 phylogenetic trees following the GBIF taxonomic backbone with the R packages </w:t>
      </w:r>
      <w:commentRangeStart w:id="50"/>
      <w:proofErr w:type="spellStart"/>
      <w:r>
        <w:rPr>
          <w:rFonts w:ascii="Times New Roman" w:eastAsia="Times New Roman" w:hAnsi="Times New Roman" w:cs="Times New Roman"/>
          <w:sz w:val="24"/>
          <w:szCs w:val="24"/>
        </w:rPr>
        <w:t>taxize</w:t>
      </w:r>
      <w:proofErr w:type="spellEnd"/>
      <w:r>
        <w:rPr>
          <w:rFonts w:ascii="Times New Roman" w:eastAsia="Times New Roman" w:hAnsi="Times New Roman" w:cs="Times New Roman"/>
          <w:sz w:val="24"/>
          <w:szCs w:val="24"/>
        </w:rPr>
        <w:t xml:space="preserve"> </w:t>
      </w:r>
      <w:commentRangeEnd w:id="50"/>
      <w:r w:rsidR="00B3251F">
        <w:rPr>
          <w:rStyle w:val="CommentReference"/>
        </w:rPr>
        <w:commentReference w:id="50"/>
      </w:r>
      <w:r w:rsidR="00F83422">
        <w:rPr>
          <w:rFonts w:ascii="Times New Roman" w:eastAsia="Times New Roman" w:hAnsi="Times New Roman" w:cs="Times New Roman"/>
          <w:sz w:val="24"/>
          <w:szCs w:val="24"/>
        </w:rPr>
        <w:fldChar w:fldCharType="begin"/>
      </w:r>
      <w:r w:rsidR="00F83422">
        <w:rPr>
          <w:rFonts w:ascii="Times New Roman" w:eastAsia="Times New Roman" w:hAnsi="Times New Roman" w:cs="Times New Roman"/>
          <w:sz w:val="24"/>
          <w:szCs w:val="24"/>
        </w:rPr>
        <w:instrText xml:space="preserve"> ADDIN ZOTERO_ITEM CSL_CITATION {"citationID":"iEXwUEMp","properties":{"formattedCitation":"(Chamberlain and Sz\\uc0\\u246{}cs 2013)","plainCitation":"(Chamberlain and Szöcs 2013)","noteIndex":0},"citationItems":[{"id":9200,"uris":["http://zotero.org/users/local/X8CzRyu0/items/HIK3A5V2"],"itemData":{"id":9200,"type":"article-journal","container-title":"F1000Research","note":"publisher: Faculty of 1000 Ltd","title":"taxize: taxonomic search and retrieval in R","volume":"2","author":[{"family":"Chamberlain","given":"Scott A."},{"family":"Szöcs","given":"Eduard"}],"issued":{"date-parts":[["2013"]]}}}],"schema":"https://github.com/citation-style-language/schema/raw/master/csl-citation.json"} </w:instrText>
      </w:r>
      <w:r w:rsidR="00F83422">
        <w:rPr>
          <w:rFonts w:ascii="Times New Roman" w:eastAsia="Times New Roman" w:hAnsi="Times New Roman" w:cs="Times New Roman"/>
          <w:sz w:val="24"/>
          <w:szCs w:val="24"/>
        </w:rPr>
        <w:fldChar w:fldCharType="separate"/>
      </w:r>
      <w:r w:rsidR="00F83422" w:rsidRPr="00F83422">
        <w:rPr>
          <w:rFonts w:ascii="Times New Roman" w:hAnsi="Times New Roman" w:cs="Times New Roman"/>
          <w:sz w:val="24"/>
          <w:lang w:val="en-US"/>
        </w:rPr>
        <w:t xml:space="preserve">(Chamberlain and </w:t>
      </w:r>
      <w:proofErr w:type="spellStart"/>
      <w:r w:rsidR="00F83422" w:rsidRPr="00F83422">
        <w:rPr>
          <w:rFonts w:ascii="Times New Roman" w:hAnsi="Times New Roman" w:cs="Times New Roman"/>
          <w:sz w:val="24"/>
          <w:lang w:val="en-US"/>
        </w:rPr>
        <w:t>Szöcs</w:t>
      </w:r>
      <w:proofErr w:type="spellEnd"/>
      <w:r w:rsidR="00F83422" w:rsidRPr="00F83422">
        <w:rPr>
          <w:rFonts w:ascii="Times New Roman" w:hAnsi="Times New Roman" w:cs="Times New Roman"/>
          <w:sz w:val="24"/>
          <w:lang w:val="en-US"/>
        </w:rPr>
        <w:t xml:space="preserve"> 2013)</w:t>
      </w:r>
      <w:r w:rsidR="00F8342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downloaded occurrence points that had preserved specimens associated with them using functions of the R package </w:t>
      </w:r>
      <w:proofErr w:type="spellStart"/>
      <w:r>
        <w:rPr>
          <w:rFonts w:ascii="Times New Roman" w:eastAsia="Times New Roman" w:hAnsi="Times New Roman" w:cs="Times New Roman"/>
          <w:sz w:val="24"/>
          <w:szCs w:val="24"/>
        </w:rPr>
        <w:t>rgbif</w:t>
      </w:r>
      <w:proofErr w:type="spellEnd"/>
      <w:r>
        <w:rPr>
          <w:rFonts w:ascii="Times New Roman" w:eastAsia="Times New Roman" w:hAnsi="Times New Roman" w:cs="Times New Roman"/>
          <w:sz w:val="24"/>
          <w:szCs w:val="24"/>
        </w:rPr>
        <w:t xml:space="preserve"> </w:t>
      </w:r>
      <w:r w:rsidR="00F83422">
        <w:rPr>
          <w:rFonts w:ascii="Times New Roman" w:eastAsia="Times New Roman" w:hAnsi="Times New Roman" w:cs="Times New Roman"/>
          <w:sz w:val="24"/>
          <w:szCs w:val="24"/>
        </w:rPr>
        <w:fldChar w:fldCharType="begin"/>
      </w:r>
      <w:r w:rsidR="00F83422">
        <w:rPr>
          <w:rFonts w:ascii="Times New Roman" w:eastAsia="Times New Roman" w:hAnsi="Times New Roman" w:cs="Times New Roman"/>
          <w:sz w:val="24"/>
          <w:szCs w:val="24"/>
        </w:rPr>
        <w:instrText xml:space="preserve"> ADDIN ZOTERO_ITEM CSL_CITATION {"citationID":"b3BWnu1t","properties":{"formattedCitation":"(Chamberlain and Boettiger 2017)","plainCitation":"(Chamberlain and Boettiger 2017)","noteIndex":0},"citationItems":[{"id":9201,"uris":["http://zotero.org/users/local/X8CzRyu0/items/YRVWYMV5"],"itemData":{"id":9201,"type":"report","note":"ISBN: 2167-9843","publisher":"PeerJ Preprints","title":"R Python, and Ruby clients for GBIF species occurrence data","author":[{"family":"Chamberlain","given":"Scott A."},{"family":"Boettiger","given":"Carl"}],"issued":{"date-parts":[["2017"]]}}}],"schema":"https://github.com/citation-style-language/schema/raw/master/csl-citation.json"} </w:instrText>
      </w:r>
      <w:r w:rsidR="00F83422">
        <w:rPr>
          <w:rFonts w:ascii="Times New Roman" w:eastAsia="Times New Roman" w:hAnsi="Times New Roman" w:cs="Times New Roman"/>
          <w:sz w:val="24"/>
          <w:szCs w:val="24"/>
        </w:rPr>
        <w:fldChar w:fldCharType="separate"/>
      </w:r>
      <w:r w:rsidR="00F83422">
        <w:rPr>
          <w:rFonts w:ascii="Times New Roman" w:eastAsia="Times New Roman" w:hAnsi="Times New Roman" w:cs="Times New Roman"/>
          <w:noProof/>
          <w:sz w:val="24"/>
          <w:szCs w:val="24"/>
        </w:rPr>
        <w:t>(Chamberlain and Boettiger 2017)</w:t>
      </w:r>
      <w:r w:rsidR="00F8342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resulting in a dataset of 3,158,632 occurrence points. This dataset was filtered according to the native distribution range of genera and species using the shapefiles of the Working Group on Taxonomic Databases for Plant Sciences (TDWG) for level 3 botanical countries </w:t>
      </w:r>
      <w:r w:rsidR="00495127">
        <w:rPr>
          <w:rFonts w:ascii="Times New Roman" w:eastAsia="Times New Roman" w:hAnsi="Times New Roman" w:cs="Times New Roman"/>
          <w:sz w:val="24"/>
          <w:szCs w:val="24"/>
        </w:rPr>
        <w:fldChar w:fldCharType="begin"/>
      </w:r>
      <w:r w:rsidR="00495127">
        <w:rPr>
          <w:rFonts w:ascii="Times New Roman" w:eastAsia="Times New Roman" w:hAnsi="Times New Roman" w:cs="Times New Roman"/>
          <w:sz w:val="24"/>
          <w:szCs w:val="24"/>
        </w:rPr>
        <w:instrText xml:space="preserve"> ADDIN ZOTERO_ITEM CSL_CITATION {"citationID":"dCyvRhvl","properties":{"formattedCitation":"(Brummitt et al. 2001)","plainCitation":"(Brummitt et al. 2001)","noteIndex":0},"citationItems":[{"id":9199,"uris":["http://zotero.org/users/local/X8CzRyu0/items/PAK6WIJL"],"itemData":{"id":9199,"type":"book","publisher":"International working group on taxonomic databases for plant sciences (TDWG …","title":"World geographical scheme for recording plant distributions","volume":"951","author":[{"family":"Brummitt","given":"Richard Kenneth"},{"family":"Pando","given":"Francisco"},{"family":"Hollis","given":"S."},{"family":"Brummitt","given":"N. A."}],"issued":{"date-parts":[["2001"]]}}}],"schema":"https://github.com/citation-style-language/schema/raw/master/csl-citation.json"} </w:instrText>
      </w:r>
      <w:r w:rsidR="00495127">
        <w:rPr>
          <w:rFonts w:ascii="Times New Roman" w:eastAsia="Times New Roman" w:hAnsi="Times New Roman" w:cs="Times New Roman"/>
          <w:sz w:val="24"/>
          <w:szCs w:val="24"/>
        </w:rPr>
        <w:fldChar w:fldCharType="separate"/>
      </w:r>
      <w:r w:rsidR="00495127">
        <w:rPr>
          <w:rFonts w:ascii="Times New Roman" w:eastAsia="Times New Roman" w:hAnsi="Times New Roman" w:cs="Times New Roman"/>
          <w:noProof/>
          <w:sz w:val="24"/>
          <w:szCs w:val="24"/>
        </w:rPr>
        <w:t>(Brummitt et al. 2001)</w:t>
      </w:r>
      <w:r w:rsidR="00495127">
        <w:rPr>
          <w:rFonts w:ascii="Times New Roman" w:eastAsia="Times New Roman" w:hAnsi="Times New Roman" w:cs="Times New Roman"/>
          <w:sz w:val="24"/>
          <w:szCs w:val="24"/>
        </w:rPr>
        <w:fldChar w:fldCharType="end"/>
      </w:r>
      <w:r w:rsidR="0049512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combined with the WCVP dataset. This filtering was particularly important to exclude the invasive range</w:t>
      </w:r>
      <w:ins w:id="51" w:author="Eric Hagen" w:date="2022-07-05T09:43:00Z">
        <w:r w:rsidR="00BA3929">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of several species, keeping only native ranges according to the expertise of taxonomists. Other irregularities such as points in the sea, outliers, duplicated coordinates for the same species</w:t>
      </w:r>
      <w:ins w:id="52" w:author="Eric Hagen" w:date="2022-07-05T09:44:00Z">
        <w:r w:rsidR="00BA3929">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centroids of countries were also removed using a similar protocol as </w:t>
      </w:r>
      <w:r w:rsidR="00495127">
        <w:rPr>
          <w:rFonts w:ascii="Times New Roman" w:eastAsia="Times New Roman" w:hAnsi="Times New Roman" w:cs="Times New Roman"/>
          <w:sz w:val="24"/>
          <w:szCs w:val="24"/>
        </w:rPr>
        <w:fldChar w:fldCharType="begin"/>
      </w:r>
      <w:r w:rsidR="00495127">
        <w:rPr>
          <w:rFonts w:ascii="Times New Roman" w:eastAsia="Times New Roman" w:hAnsi="Times New Roman" w:cs="Times New Roman"/>
          <w:sz w:val="24"/>
          <w:szCs w:val="24"/>
        </w:rPr>
        <w:instrText xml:space="preserve"> ADDIN ZOTERO_ITEM CSL_CITATION {"citationID":"h90Bwie7","properties":{"custom":"Vasconcelos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495127">
        <w:rPr>
          <w:rFonts w:ascii="Times New Roman" w:eastAsia="Times New Roman" w:hAnsi="Times New Roman" w:cs="Times New Roman"/>
          <w:sz w:val="24"/>
          <w:szCs w:val="24"/>
        </w:rPr>
        <w:fldChar w:fldCharType="separate"/>
      </w:r>
      <w:r w:rsidR="00495127">
        <w:rPr>
          <w:rFonts w:ascii="Times New Roman" w:eastAsia="Times New Roman" w:hAnsi="Times New Roman" w:cs="Times New Roman"/>
          <w:noProof/>
          <w:sz w:val="24"/>
          <w:szCs w:val="24"/>
        </w:rPr>
        <w:t>Vasconcelos et al. (2021)</w:t>
      </w:r>
      <w:r w:rsidR="00495127">
        <w:rPr>
          <w:rFonts w:ascii="Times New Roman" w:eastAsia="Times New Roman" w:hAnsi="Times New Roman" w:cs="Times New Roman"/>
          <w:sz w:val="24"/>
          <w:szCs w:val="24"/>
        </w:rPr>
        <w:fldChar w:fldCharType="end"/>
      </w:r>
      <w:r w:rsidR="00495127">
        <w:rPr>
          <w:rFonts w:ascii="Times New Roman" w:eastAsia="Times New Roman" w:hAnsi="Times New Roman" w:cs="Times New Roman"/>
          <w:sz w:val="24"/>
          <w:szCs w:val="24"/>
        </w:rPr>
        <w:t>.</w:t>
      </w:r>
    </w:p>
    <w:p w14:paraId="080A9EC9" w14:textId="228FA1F0" w:rsidR="00DC165B" w:rsidRDefault="004550E2" w:rsidP="00471B6E">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our hypotheses, and because there is no consensus in the literature of what type of climatic variables correlate with evolutionary transition of annual and perennial strategies, </w:t>
      </w:r>
      <w:commentRangeStart w:id="53"/>
      <w:r>
        <w:rPr>
          <w:rFonts w:ascii="Times New Roman" w:eastAsia="Times New Roman" w:hAnsi="Times New Roman" w:cs="Times New Roman"/>
          <w:sz w:val="24"/>
          <w:szCs w:val="24"/>
        </w:rPr>
        <w:t xml:space="preserve">we used the climate data from CHELSA </w:t>
      </w:r>
      <w:commentRangeEnd w:id="53"/>
      <w:r w:rsidR="00BA3929">
        <w:rPr>
          <w:rStyle w:val="CommentReference"/>
        </w:rPr>
        <w:commentReference w:id="53"/>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Climatologies</w:t>
      </w:r>
      <w:proofErr w:type="spellEnd"/>
      <w:r>
        <w:rPr>
          <w:rFonts w:ascii="Times New Roman" w:eastAsia="Times New Roman" w:hAnsi="Times New Roman" w:cs="Times New Roman"/>
          <w:sz w:val="24"/>
          <w:szCs w:val="24"/>
        </w:rPr>
        <w:t xml:space="preserve"> at high resolution for the earth’s land surface areas;</w:t>
      </w:r>
      <w:r w:rsidR="009D7989">
        <w:rPr>
          <w:rFonts w:ascii="Times New Roman" w:eastAsia="Times New Roman" w:hAnsi="Times New Roman" w:cs="Times New Roman"/>
          <w:sz w:val="24"/>
          <w:szCs w:val="24"/>
        </w:rPr>
        <w:t xml:space="preserve"> </w:t>
      </w:r>
      <w:r w:rsidR="009D7989">
        <w:rPr>
          <w:rFonts w:ascii="Times New Roman" w:eastAsia="Times New Roman" w:hAnsi="Times New Roman" w:cs="Times New Roman"/>
          <w:sz w:val="24"/>
          <w:szCs w:val="24"/>
        </w:rPr>
        <w:fldChar w:fldCharType="begin"/>
      </w:r>
      <w:r w:rsidR="009D7989">
        <w:rPr>
          <w:rFonts w:ascii="Times New Roman" w:eastAsia="Times New Roman" w:hAnsi="Times New Roman" w:cs="Times New Roman"/>
          <w:sz w:val="24"/>
          <w:szCs w:val="24"/>
        </w:rPr>
        <w:instrText xml:space="preserve"> ADDIN ZOTERO_ITEM CSL_CITATION {"citationID":"9W9gwpz9","properties":{"custom":"Karger et al. 2017","formattedCitation":"Karger et al. 2017","plainCitation":"Karger et al. 2017","noteIndex":0},"citationItems":[{"id":9202,"uris":["http://zotero.org/users/local/X8CzRyu0/items/YDYEQN42"],"itemData":{"id":9202,"type":"article-journal","container-title":"Scientific data","issue":"1","note":"ISBN: 2052-4463\npublisher: Nature Publishing Group","page":"1-20","title":"Climatologies at high resolution for the earth’s land surface areas","volume":"4","author":[{"family":"Karger","given":"Dirk Nikolaus"},{"family":"Conrad","given":"Olaf"},{"family":"Böhner","given":"Jürgen"},{"family":"Kawohl","given":"Tobias"},{"family":"Kreft","given":"Holger"},{"family":"Soria-Auza","given":"Rodrigo Wilber"},{"family":"Zimmermann","given":"Niklaus E."},{"family":"Linder","given":"H. Peter"},{"family":"Kessler","given":"Michael"}],"issued":{"date-parts":[["2017"]]}}}],"schema":"https://github.com/citation-style-language/schema/raw/master/csl-citation.json"} </w:instrText>
      </w:r>
      <w:r w:rsidR="009D7989">
        <w:rPr>
          <w:rFonts w:ascii="Times New Roman" w:eastAsia="Times New Roman" w:hAnsi="Times New Roman" w:cs="Times New Roman"/>
          <w:sz w:val="24"/>
          <w:szCs w:val="24"/>
        </w:rPr>
        <w:fldChar w:fldCharType="separate"/>
      </w:r>
      <w:r w:rsidR="009D7989">
        <w:rPr>
          <w:rFonts w:ascii="Times New Roman" w:eastAsia="Times New Roman" w:hAnsi="Times New Roman" w:cs="Times New Roman"/>
          <w:noProof/>
          <w:sz w:val="24"/>
          <w:szCs w:val="24"/>
        </w:rPr>
        <w:t>Karger et al. 2017</w:t>
      </w:r>
      <w:r w:rsidR="009D79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In total, eight climatic variables divided into three groupings were tested (Table 1): (1) mean variables, including BIO 1: Mean Annual Temperature (MAT), BIO 12: Mean Annual Precipitation (MAP) and Aridity Index (AI; the higher the more humid); (2) seasonality variables, including BIO 4: Temperature Seasonality and BIO15: Precipitation Seasonality; and (3) variables associated with climatic extremes, including BIO17: Precipitation of Driest Quarter (</w:t>
      </w:r>
      <w:commentRangeStart w:id="54"/>
      <w:r>
        <w:rPr>
          <w:rFonts w:ascii="Times New Roman" w:eastAsia="Times New Roman" w:hAnsi="Times New Roman" w:cs="Times New Roman"/>
          <w:sz w:val="24"/>
          <w:szCs w:val="24"/>
        </w:rPr>
        <w:t>drought</w:t>
      </w:r>
      <w:commentRangeEnd w:id="54"/>
      <w:r w:rsidR="00140B03">
        <w:rPr>
          <w:rStyle w:val="CommentReference"/>
        </w:rPr>
        <w:commentReference w:id="54"/>
      </w:r>
      <w:r>
        <w:rPr>
          <w:rFonts w:ascii="Times New Roman" w:eastAsia="Times New Roman" w:hAnsi="Times New Roman" w:cs="Times New Roman"/>
          <w:sz w:val="24"/>
          <w:szCs w:val="24"/>
        </w:rPr>
        <w:t xml:space="preserve">), BIO5: Maximum Temperature of the Warmest Month (heat) and BIO6: Minimum Temperature of the Coldest Month (freezing </w:t>
      </w:r>
      <w:r>
        <w:rPr>
          <w:rFonts w:ascii="Times New Roman" w:eastAsia="Times New Roman" w:hAnsi="Times New Roman" w:cs="Times New Roman"/>
          <w:sz w:val="24"/>
          <w:szCs w:val="24"/>
        </w:rPr>
        <w:lastRenderedPageBreak/>
        <w:t>conditions). All variables were analyzed in their finer scale of 30</w:t>
      </w:r>
      <w:ins w:id="55" w:author="Eric Hagen" w:date="2022-07-05T09:46:00Z">
        <w:r w:rsidR="007965F0">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arc sec</w:t>
      </w:r>
      <w:ins w:id="56" w:author="Eric Hagen" w:date="2022-07-05T09:46:00Z">
        <w:r w:rsidR="007965F0">
          <w:rPr>
            <w:rFonts w:ascii="Times New Roman" w:eastAsia="Times New Roman" w:hAnsi="Times New Roman" w:cs="Times New Roman"/>
            <w:sz w:val="24"/>
            <w:szCs w:val="24"/>
          </w:rPr>
          <w:t>onds</w:t>
        </w:r>
      </w:ins>
      <w:r>
        <w:rPr>
          <w:rFonts w:ascii="Times New Roman" w:eastAsia="Times New Roman" w:hAnsi="Times New Roman" w:cs="Times New Roman"/>
          <w:sz w:val="24"/>
          <w:szCs w:val="24"/>
        </w:rPr>
        <w:t xml:space="preserve"> </w:t>
      </w:r>
      <w:commentRangeStart w:id="57"/>
      <w:r>
        <w:rPr>
          <w:rFonts w:ascii="Times New Roman" w:eastAsia="Times New Roman" w:hAnsi="Times New Roman" w:cs="Times New Roman"/>
          <w:sz w:val="24"/>
          <w:szCs w:val="24"/>
        </w:rPr>
        <w:t xml:space="preserve">(1km in the equator?). </w:t>
      </w:r>
      <w:commentRangeEnd w:id="57"/>
      <w:r w:rsidR="007965F0">
        <w:rPr>
          <w:rStyle w:val="CommentReference"/>
        </w:rPr>
        <w:commentReference w:id="57"/>
      </w:r>
      <w:r>
        <w:rPr>
          <w:rFonts w:ascii="Times New Roman" w:eastAsia="Times New Roman" w:hAnsi="Times New Roman" w:cs="Times New Roman"/>
          <w:sz w:val="24"/>
          <w:szCs w:val="24"/>
        </w:rPr>
        <w:t xml:space="preserve">To summarize climatic data for each species, we used functions of the R packages </w:t>
      </w:r>
      <w:proofErr w:type="spellStart"/>
      <w:r>
        <w:rPr>
          <w:rFonts w:ascii="Times New Roman" w:eastAsia="Times New Roman" w:hAnsi="Times New Roman" w:cs="Times New Roman"/>
          <w:sz w:val="24"/>
          <w:szCs w:val="24"/>
        </w:rPr>
        <w:t>sp</w:t>
      </w:r>
      <w:proofErr w:type="spellEnd"/>
      <w:r>
        <w:rPr>
          <w:rFonts w:ascii="Times New Roman" w:eastAsia="Times New Roman" w:hAnsi="Times New Roman" w:cs="Times New Roman"/>
          <w:sz w:val="24"/>
          <w:szCs w:val="24"/>
        </w:rPr>
        <w:t xml:space="preserve"> and raster</w:t>
      </w:r>
      <w:del w:id="58" w:author="Eric Hagen" w:date="2022-07-05T09:47:00Z">
        <w:r w:rsidDel="000135AE">
          <w:rPr>
            <w:rFonts w:ascii="Times New Roman" w:eastAsia="Times New Roman" w:hAnsi="Times New Roman" w:cs="Times New Roman"/>
            <w:sz w:val="24"/>
            <w:szCs w:val="24"/>
          </w:rPr>
          <w:delText>s</w:delText>
        </w:r>
      </w:del>
      <w:r w:rsidR="009D7989">
        <w:rPr>
          <w:rFonts w:ascii="Times New Roman" w:eastAsia="Times New Roman" w:hAnsi="Times New Roman" w:cs="Times New Roman"/>
          <w:sz w:val="24"/>
          <w:szCs w:val="24"/>
        </w:rPr>
        <w:t xml:space="preserve"> </w:t>
      </w:r>
      <w:r w:rsidR="009D7989">
        <w:rPr>
          <w:rFonts w:ascii="Times New Roman" w:eastAsia="Times New Roman" w:hAnsi="Times New Roman" w:cs="Times New Roman"/>
          <w:sz w:val="24"/>
          <w:szCs w:val="24"/>
        </w:rPr>
        <w:fldChar w:fldCharType="begin"/>
      </w:r>
      <w:r w:rsidR="009D7989">
        <w:rPr>
          <w:rFonts w:ascii="Times New Roman" w:eastAsia="Times New Roman" w:hAnsi="Times New Roman" w:cs="Times New Roman"/>
          <w:sz w:val="24"/>
          <w:szCs w:val="24"/>
        </w:rPr>
        <w:instrText xml:space="preserve"> ADDIN ZOTERO_ITEM CSL_CITATION {"citationID":"8wxb2PM7","properties":{"formattedCitation":"(Bivand et al. 2008; Hijmans et al. 2015)","plainCitation":"(Bivand et al. 2008; Hijmans et al. 2015)","noteIndex":0},"citationItems":[{"id":9203,"uris":["http://zotero.org/users/local/X8CzRyu0/items/VHT2HRV6"],"itemData":{"id":9203,"type":"book","publisher":"Springer","title":"Applied spatial data analysis with R","volume":"747248717","author":[{"family":"Bivand","given":"Roger S."},{"family":"Pebesma","given":"Edzer J."},{"family":"Gómez-Rubio","given":"Virgilio"},{"family":"Pebesma","given":"Edzer Jan"}],"issued":{"date-parts":[["2008"]]}},"label":"page"},{"id":9204,"uris":["http://zotero.org/users/local/X8CzRyu0/items/TPAA8BAK"],"itemData":{"id":9204,"type":"article-journal","container-title":"R package","note":"publisher: sn]","title":"Package ‘raster’","volume":"734","author":[{"family":"Hijmans","given":"Robert J."},{"family":"Van Etten","given":"Jacob"},{"family":"Cheng","given":"Joe"},{"family":"Mattiuzzi","given":"Matteo"},{"family":"Sumner","given":"Michael"},{"family":"Greenberg","given":"Jonathan A."},{"family":"Lamigueiro","given":"Oscar Perpinan"},{"family":"Bevan","given":"Andrew"},{"family":"Racine","given":"Etienne B."},{"family":"Shortridge","given":"Ashton"}],"issued":{"date-parts":[["2015"]]}}}],"schema":"https://github.com/citation-style-language/schema/raw/master/csl-citation.json"} </w:instrText>
      </w:r>
      <w:r w:rsidR="009D7989">
        <w:rPr>
          <w:rFonts w:ascii="Times New Roman" w:eastAsia="Times New Roman" w:hAnsi="Times New Roman" w:cs="Times New Roman"/>
          <w:sz w:val="24"/>
          <w:szCs w:val="24"/>
        </w:rPr>
        <w:fldChar w:fldCharType="separate"/>
      </w:r>
      <w:r w:rsidR="009D7989">
        <w:rPr>
          <w:rFonts w:ascii="Times New Roman" w:eastAsia="Times New Roman" w:hAnsi="Times New Roman" w:cs="Times New Roman"/>
          <w:noProof/>
          <w:sz w:val="24"/>
          <w:szCs w:val="24"/>
        </w:rPr>
        <w:t>(Bivand et al. 2008; Hijmans et al. 2015)</w:t>
      </w:r>
      <w:r w:rsidR="009D79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extract a value for each filtered occurrence point based on the climatic layers we assembled. To mitigate the impact of collecting bias, we filtered these points so that no more than one occurrence point for every 1 x 1 degree cell for each species was included. The value of each remaining point was then </w:t>
      </w:r>
      <w:del w:id="59" w:author="Eric Hagen" w:date="2022-07-05T09:48:00Z">
        <w:r w:rsidDel="000135AE">
          <w:rPr>
            <w:rFonts w:ascii="Times New Roman" w:eastAsia="Times New Roman" w:hAnsi="Times New Roman" w:cs="Times New Roman"/>
            <w:sz w:val="24"/>
            <w:szCs w:val="24"/>
          </w:rPr>
          <w:delText xml:space="preserve">log </w:delText>
        </w:r>
      </w:del>
      <w:ins w:id="60" w:author="Eric Hagen" w:date="2022-07-05T09:48:00Z">
        <w:r w:rsidR="000135AE">
          <w:rPr>
            <w:rFonts w:ascii="Times New Roman" w:eastAsia="Times New Roman" w:hAnsi="Times New Roman" w:cs="Times New Roman"/>
            <w:sz w:val="24"/>
            <w:szCs w:val="24"/>
          </w:rPr>
          <w:t>log-</w:t>
        </w:r>
      </w:ins>
      <w:r>
        <w:rPr>
          <w:rFonts w:ascii="Times New Roman" w:eastAsia="Times New Roman" w:hAnsi="Times New Roman" w:cs="Times New Roman"/>
          <w:sz w:val="24"/>
          <w:szCs w:val="24"/>
        </w:rPr>
        <w:t xml:space="preserve">transformed and used to calculate </w:t>
      </w:r>
      <w:ins w:id="61" w:author="Eric Hagen" w:date="2022-07-05T09:48:00Z">
        <w:r w:rsidR="000135AE">
          <w:rPr>
            <w:rFonts w:ascii="Times New Roman" w:eastAsia="Times New Roman" w:hAnsi="Times New Roman" w:cs="Times New Roman"/>
            <w:sz w:val="24"/>
            <w:szCs w:val="24"/>
          </w:rPr>
          <w:t xml:space="preserve">the </w:t>
        </w:r>
      </w:ins>
      <w:del w:id="62" w:author="Eric Hagen" w:date="2022-07-05T09:48:00Z">
        <w:r w:rsidDel="000135AE">
          <w:rPr>
            <w:rFonts w:ascii="Times New Roman" w:eastAsia="Times New Roman" w:hAnsi="Times New Roman" w:cs="Times New Roman"/>
            <w:sz w:val="24"/>
            <w:szCs w:val="24"/>
          </w:rPr>
          <w:delText xml:space="preserve">mean and </w:delText>
        </w:r>
      </w:del>
      <w:r>
        <w:rPr>
          <w:rFonts w:ascii="Times New Roman" w:eastAsia="Times New Roman" w:hAnsi="Times New Roman" w:cs="Times New Roman"/>
          <w:sz w:val="24"/>
          <w:szCs w:val="24"/>
        </w:rPr>
        <w:t>within</w:t>
      </w:r>
      <w:ins w:id="63" w:author="Eric Hagen" w:date="2022-07-05T09:48:00Z">
        <w:r w:rsidR="000135AE">
          <w:rPr>
            <w:rFonts w:ascii="Times New Roman" w:eastAsia="Times New Roman" w:hAnsi="Times New Roman" w:cs="Times New Roman"/>
            <w:sz w:val="24"/>
            <w:szCs w:val="24"/>
          </w:rPr>
          <w:t>-</w:t>
        </w:r>
      </w:ins>
      <w:del w:id="64" w:author="Eric Hagen" w:date="2022-07-05T09:48:00Z">
        <w:r w:rsidDel="000135AE">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species</w:t>
      </w:r>
      <w:ins w:id="65" w:author="Eric Hagen" w:date="2022-07-05T09:48:00Z">
        <w:r w:rsidR="000135AE">
          <w:rPr>
            <w:rFonts w:ascii="Times New Roman" w:eastAsia="Times New Roman" w:hAnsi="Times New Roman" w:cs="Times New Roman"/>
            <w:sz w:val="24"/>
            <w:szCs w:val="24"/>
          </w:rPr>
          <w:t xml:space="preserve"> mean and</w:t>
        </w:r>
      </w:ins>
      <w:r>
        <w:rPr>
          <w:rFonts w:ascii="Times New Roman" w:eastAsia="Times New Roman" w:hAnsi="Times New Roman" w:cs="Times New Roman"/>
          <w:sz w:val="24"/>
          <w:szCs w:val="24"/>
        </w:rPr>
        <w:t xml:space="preserve"> variance </w:t>
      </w:r>
      <w:r w:rsidR="00F047B3">
        <w:rPr>
          <w:rFonts w:ascii="Times New Roman" w:eastAsia="Times New Roman" w:hAnsi="Times New Roman" w:cs="Times New Roman"/>
          <w:sz w:val="24"/>
          <w:szCs w:val="24"/>
        </w:rPr>
        <w:fldChar w:fldCharType="begin"/>
      </w:r>
      <w:r w:rsidR="00F047B3">
        <w:rPr>
          <w:rFonts w:ascii="Times New Roman" w:eastAsia="Times New Roman" w:hAnsi="Times New Roman" w:cs="Times New Roman"/>
          <w:sz w:val="24"/>
          <w:szCs w:val="24"/>
        </w:rPr>
        <w:instrText xml:space="preserve"> ADDIN ZOTERO_ITEM CSL_CITATION {"citationID":"S91UzbjD","properties":{"formattedCitation":"(Labra et al. 2009)","plainCitation":"(Labra et al. 2009)","noteIndex":0},"citationItems":[{"id":9205,"uris":["http://zotero.org/users/local/X8CzRyu0/items/989KYB83"],"itemData":{"id":9205,"type":"article-journal","abstract":"Microevolutionary studies often find that complex quantitative characters are highly evolvable and adapted to the local environment, while macroevolutionary studies often show evidence of strong phylogenetic effects and stasis. In this contribution, we show how phylogenetic comparative methods can be used to test hypotheses that may help resolve this paradox. As a test case, we studied the interplay between adaptation and phylogenetic inertia on the thermobiology of 32 species of Liolaemus (Squamata: Liolaemidae), a genus of South American lizards living under diverse climatic conditions. Despite a strong phylogenetic effect in the preferred (selected) body temperature, we found clear evidence that this variable is adapted to local temperature and climate. After controlling for adaptation to the thermal environment, little influence of phylogeny was left. This indicates that the phylogenetic effect was not caused by a lag or slowness in adaptation but primarily by the distribution of the thermal environments on the phylogeny. This can be due to thermal niche tracking. In contrast, we found little or no evidence for adaptation to the thermal environment in either cooling or heating rates, critical thermal minimum, or body size.","container-title":"The American Naturalist","DOI":"10.1086/600088","ISSN":"0003-0147","issue":"2","note":"publisher: The University of Chicago Press","page":"204-220","source":"journals.uchicago.edu (Atypon)","title":"Evolution of Thermal Physiology in Liolaemus Lizards: Adaptation, Phylogenetic Inertia, and Niche Tracking.","title-short":"Evolution of Thermal Physiology in Liolaemus Lizards","volume":"174","author":[{"family":"Labra","given":"Antonieta"},{"family":"Pienaar","given":"Jason"},{"family":"Hansen","given":"Thomas F."}],"issued":{"date-parts":[["2009",8]]}}}],"schema":"https://github.com/citation-style-language/schema/raw/master/csl-citation.json"} </w:instrText>
      </w:r>
      <w:r w:rsidR="00F047B3">
        <w:rPr>
          <w:rFonts w:ascii="Times New Roman" w:eastAsia="Times New Roman" w:hAnsi="Times New Roman" w:cs="Times New Roman"/>
          <w:sz w:val="24"/>
          <w:szCs w:val="24"/>
        </w:rPr>
        <w:fldChar w:fldCharType="separate"/>
      </w:r>
      <w:r w:rsidR="00F047B3">
        <w:rPr>
          <w:rFonts w:ascii="Times New Roman" w:eastAsia="Times New Roman" w:hAnsi="Times New Roman" w:cs="Times New Roman"/>
          <w:noProof/>
          <w:sz w:val="24"/>
          <w:szCs w:val="24"/>
        </w:rPr>
        <w:t>(Labra et al. 2009)</w:t>
      </w:r>
      <w:r w:rsidR="00F047B3">
        <w:rPr>
          <w:rFonts w:ascii="Times New Roman" w:eastAsia="Times New Roman" w:hAnsi="Times New Roman" w:cs="Times New Roman"/>
          <w:sz w:val="24"/>
          <w:szCs w:val="24"/>
        </w:rPr>
        <w:fldChar w:fldCharType="end"/>
      </w:r>
      <w:r w:rsidR="00F047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each </w:t>
      </w:r>
      <w:del w:id="66" w:author="Eric Hagen" w:date="2022-07-05T09:49:00Z">
        <w:r w:rsidDel="000135AE">
          <w:rPr>
            <w:rFonts w:ascii="Times New Roman" w:eastAsia="Times New Roman" w:hAnsi="Times New Roman" w:cs="Times New Roman"/>
            <w:sz w:val="24"/>
            <w:szCs w:val="24"/>
          </w:rPr>
          <w:delText>species</w:delText>
        </w:r>
      </w:del>
      <w:ins w:id="67" w:author="Eric Hagen" w:date="2022-07-05T09:49:00Z">
        <w:r w:rsidR="000135AE">
          <w:rPr>
            <w:rFonts w:ascii="Times New Roman" w:eastAsia="Times New Roman" w:hAnsi="Times New Roman" w:cs="Times New Roman"/>
            <w:sz w:val="24"/>
            <w:szCs w:val="24"/>
          </w:rPr>
          <w:t>taxon</w:t>
        </w:r>
      </w:ins>
      <w:r>
        <w:rPr>
          <w:rFonts w:ascii="Times New Roman" w:eastAsia="Times New Roman" w:hAnsi="Times New Roman" w:cs="Times New Roman"/>
          <w:sz w:val="24"/>
          <w:szCs w:val="24"/>
        </w:rPr>
        <w:t xml:space="preserve">, which was used as error measurement in downstream analyses. </w:t>
      </w:r>
    </w:p>
    <w:p w14:paraId="5C63627D" w14:textId="0F1C9B5D" w:rsidR="00DC165B" w:rsidRPr="00471B6E" w:rsidRDefault="004550E2" w:rsidP="004C7D04">
      <w:pPr>
        <w:shd w:val="clear" w:color="auto" w:fill="FFFFFF"/>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Trait evolution analyses </w:t>
      </w:r>
    </w:p>
    <w:p w14:paraId="6BC64FB1" w14:textId="65E1CA43" w:rsidR="00DC165B" w:rsidRDefault="004550E2" w:rsidP="00471B6E">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analysis is conducted with two complementary goals in mind. First, we wish to accurately model the potential link between climatic niche evolution and life history characters within each of our 33 clades. This is done by fitting a set of 10 hOUwie models with 50 stochastic mappings per iteration and adaptive sampling enabled. hOUwie is a recently developed model which explicitly models the joint evolution of discrete and continuous characters (</w:t>
      </w:r>
      <w:r w:rsidR="00953491">
        <w:rPr>
          <w:rFonts w:ascii="Times New Roman" w:eastAsia="Times New Roman" w:hAnsi="Times New Roman" w:cs="Times New Roman"/>
          <w:sz w:val="24"/>
          <w:szCs w:val="24"/>
        </w:rPr>
        <w:t>Chapter III</w:t>
      </w:r>
      <w:r>
        <w:rPr>
          <w:rFonts w:ascii="Times New Roman" w:eastAsia="Times New Roman" w:hAnsi="Times New Roman" w:cs="Times New Roman"/>
          <w:sz w:val="24"/>
          <w:szCs w:val="24"/>
        </w:rPr>
        <w:t>). Each of the fitted model structures can be parameterized such that it is either character dependent or character independent. Character dependent models test for an explicit difference in climatic niche evolution between annual and perennial lineages</w:t>
      </w:r>
      <w:ins w:id="68" w:author="Eric Hagen" w:date="2022-07-05T09:49:00Z">
        <w:r w:rsidR="000135AE">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whereas character independent model structures assume no difference. Furthermore, several models have a mixture of character dependent and independent processes, allowing some differences between parameters to depend on life-history and other parameters to be fixed as equal. Finally, we include character independent models which allow for trait-independent rate heterogeneity. These types of models have been shown to be important as robust null hypotheses and to account for the possibility that our model selection without </w:t>
      </w:r>
      <w:commentRangeStart w:id="69"/>
      <w:r>
        <w:rPr>
          <w:rFonts w:ascii="Times New Roman" w:eastAsia="Times New Roman" w:hAnsi="Times New Roman" w:cs="Times New Roman"/>
          <w:sz w:val="24"/>
          <w:szCs w:val="24"/>
        </w:rPr>
        <w:t xml:space="preserve">HMIMs </w:t>
      </w:r>
      <w:commentRangeEnd w:id="69"/>
      <w:r w:rsidR="000135AE">
        <w:rPr>
          <w:rStyle w:val="CommentReference"/>
        </w:rPr>
        <w:commentReference w:id="69"/>
      </w:r>
      <w:r>
        <w:rPr>
          <w:rFonts w:ascii="Times New Roman" w:eastAsia="Times New Roman" w:hAnsi="Times New Roman" w:cs="Times New Roman"/>
          <w:sz w:val="24"/>
          <w:szCs w:val="24"/>
        </w:rPr>
        <w:t>would be biased towards correlation as a consequence of detecting rate heterogeneity without true correlation (</w:t>
      </w:r>
      <w:r w:rsidR="0056140C">
        <w:rPr>
          <w:rFonts w:ascii="Times New Roman" w:eastAsia="Times New Roman" w:hAnsi="Times New Roman" w:cs="Times New Roman"/>
          <w:sz w:val="24"/>
          <w:szCs w:val="24"/>
        </w:rPr>
        <w:t>Chapter II</w:t>
      </w:r>
      <w:r>
        <w:rPr>
          <w:rFonts w:ascii="Times New Roman" w:eastAsia="Times New Roman" w:hAnsi="Times New Roman" w:cs="Times New Roman"/>
          <w:sz w:val="24"/>
          <w:szCs w:val="24"/>
        </w:rPr>
        <w:t xml:space="preserve">). In the context of this study, these models </w:t>
      </w:r>
      <w:r>
        <w:rPr>
          <w:rFonts w:ascii="Times New Roman" w:eastAsia="Times New Roman" w:hAnsi="Times New Roman" w:cs="Times New Roman"/>
          <w:sz w:val="24"/>
          <w:szCs w:val="24"/>
        </w:rPr>
        <w:lastRenderedPageBreak/>
        <w:t>account for the fact that climatic niche evolution is likely to be variable throughout the phylogeny regardless of potential correlation with life-history.</w:t>
      </w:r>
    </w:p>
    <w:p w14:paraId="31EC23ED" w14:textId="79C295BD" w:rsidR="00DC165B" w:rsidRDefault="004550E2"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parameters we allow to vary in our model are rates of transition between annual and perennial (</w:t>
      </w:r>
      <m:oMath>
        <m:r>
          <w:rPr>
            <w:rFonts w:ascii="Cambria Math" w:eastAsia="Times New Roman" w:hAnsi="Cambria Math" w:cs="Times New Roman"/>
            <w:sz w:val="24"/>
            <w:szCs w:val="24"/>
          </w:rPr>
          <m:t>q</m:t>
        </m:r>
      </m:oMath>
      <w:r>
        <w:rPr>
          <w:rFonts w:ascii="Times New Roman" w:eastAsia="Times New Roman" w:hAnsi="Times New Roman" w:cs="Times New Roman"/>
          <w:sz w:val="24"/>
          <w:szCs w:val="24"/>
        </w:rPr>
        <w:t>), the phenotypic optima of the climatic niche (</w:t>
      </w:r>
      <m:oMath>
        <m:r>
          <w:rPr>
            <w:rFonts w:ascii="Cambria Math" w:eastAsia="Times New Roman" w:hAnsi="Cambria Math" w:cs="Times New Roman"/>
            <w:sz w:val="24"/>
            <w:szCs w:val="24"/>
          </w:rPr>
          <m:t>θ</m:t>
        </m:r>
      </m:oMath>
      <w:r>
        <w:rPr>
          <w:rFonts w:ascii="Times New Roman" w:eastAsia="Times New Roman" w:hAnsi="Times New Roman" w:cs="Times New Roman"/>
          <w:sz w:val="24"/>
          <w:szCs w:val="24"/>
        </w:rPr>
        <w:t xml:space="preserve">), and </w:t>
      </w:r>
      <w:del w:id="70" w:author="Eric Hagen" w:date="2022-07-05T09:55:00Z">
        <w:r w:rsidDel="002612ED">
          <w:rPr>
            <w:rFonts w:ascii="Times New Roman" w:eastAsia="Times New Roman" w:hAnsi="Times New Roman" w:cs="Times New Roman"/>
            <w:sz w:val="24"/>
            <w:szCs w:val="24"/>
          </w:rPr>
          <w:delText xml:space="preserve">the </w:delText>
        </w:r>
      </w:del>
      <w:r>
        <w:rPr>
          <w:rFonts w:ascii="Times New Roman" w:eastAsia="Times New Roman" w:hAnsi="Times New Roman" w:cs="Times New Roman"/>
          <w:sz w:val="24"/>
          <w:szCs w:val="24"/>
        </w:rPr>
        <w:t>rate</w:t>
      </w:r>
      <w:ins w:id="71" w:author="Eric Hagen" w:date="2022-07-05T09:55:00Z">
        <w:r w:rsidR="002612ED">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of climatic niche evolution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σ</m:t>
            </m:r>
          </m:e>
          <m:sup>
            <m:r>
              <w:rPr>
                <w:rFonts w:ascii="Cambria Math" w:eastAsia="Times New Roman" w:hAnsi="Cambria Math" w:cs="Times New Roman"/>
                <w:sz w:val="24"/>
                <w:szCs w:val="24"/>
              </w:rPr>
              <m:t>2</m:t>
            </m:r>
          </m:sup>
        </m:sSup>
      </m:oMath>
      <w:r>
        <w:rPr>
          <w:rFonts w:ascii="Times New Roman" w:eastAsia="Times New Roman" w:hAnsi="Times New Roman" w:cs="Times New Roman"/>
          <w:sz w:val="24"/>
          <w:szCs w:val="24"/>
        </w:rPr>
        <w:t xml:space="preserve">). We conduct </w:t>
      </w:r>
      <w:commentRangeStart w:id="72"/>
      <w:r>
        <w:rPr>
          <w:rFonts w:ascii="Times New Roman" w:eastAsia="Times New Roman" w:hAnsi="Times New Roman" w:cs="Times New Roman"/>
          <w:sz w:val="24"/>
          <w:szCs w:val="24"/>
        </w:rPr>
        <w:t xml:space="preserve">model averaging </w:t>
      </w:r>
      <w:commentRangeEnd w:id="72"/>
      <w:r w:rsidR="002612ED">
        <w:rPr>
          <w:rStyle w:val="CommentReference"/>
        </w:rPr>
        <w:commentReference w:id="72"/>
      </w:r>
      <w:r>
        <w:rPr>
          <w:rFonts w:ascii="Times New Roman" w:eastAsia="Times New Roman" w:hAnsi="Times New Roman" w:cs="Times New Roman"/>
          <w:sz w:val="24"/>
          <w:szCs w:val="24"/>
        </w:rPr>
        <w:t xml:space="preserve">and compare several </w:t>
      </w:r>
      <w:proofErr w:type="gramStart"/>
      <w:r>
        <w:rPr>
          <w:rFonts w:ascii="Times New Roman" w:eastAsia="Times New Roman" w:hAnsi="Times New Roman" w:cs="Times New Roman"/>
          <w:sz w:val="24"/>
          <w:szCs w:val="24"/>
        </w:rPr>
        <w:t>parameter</w:t>
      </w:r>
      <w:proofErr w:type="gramEnd"/>
      <w:r>
        <w:rPr>
          <w:rFonts w:ascii="Times New Roman" w:eastAsia="Times New Roman" w:hAnsi="Times New Roman" w:cs="Times New Roman"/>
          <w:sz w:val="24"/>
          <w:szCs w:val="24"/>
        </w:rPr>
        <w:t xml:space="preserve"> estimates within hOUwie to test for: (1) a relationship between climatic optima and life history strategy (</w:t>
      </w:r>
      <m:oMath>
        <m:r>
          <w:rPr>
            <w:rFonts w:ascii="Cambria Math" w:eastAsia="Times New Roman" w:hAnsi="Cambria Math" w:cs="Times New Roman"/>
            <w:sz w:val="24"/>
            <w:szCs w:val="24"/>
          </w:rPr>
          <m:t>θ</m:t>
        </m:r>
      </m:oMath>
      <w:r>
        <w:rPr>
          <w:rFonts w:ascii="Times New Roman" w:eastAsia="Times New Roman" w:hAnsi="Times New Roman" w:cs="Times New Roman"/>
          <w:sz w:val="24"/>
          <w:szCs w:val="24"/>
        </w:rPr>
        <w:t>), and (</w:t>
      </w:r>
      <w:r w:rsidR="00D315FF">
        <w:rPr>
          <w:rFonts w:ascii="Times New Roman" w:eastAsia="Times New Roman" w:hAnsi="Times New Roman" w:cs="Times New Roman"/>
          <w:sz w:val="24"/>
          <w:szCs w:val="24"/>
        </w:rPr>
        <w:t>2</w:t>
      </w:r>
      <w:r>
        <w:rPr>
          <w:rFonts w:ascii="Times New Roman" w:eastAsia="Times New Roman" w:hAnsi="Times New Roman" w:cs="Times New Roman"/>
          <w:sz w:val="24"/>
          <w:szCs w:val="24"/>
        </w:rPr>
        <w:t>) whether evolutionary rates of annuals are greater for annuals than perennials across all climatic variables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σ</m:t>
            </m:r>
          </m:e>
          <m:sup>
            <m:r>
              <w:rPr>
                <w:rFonts w:ascii="Cambria Math" w:eastAsia="Times New Roman" w:hAnsi="Cambria Math" w:cs="Times New Roman"/>
                <w:sz w:val="24"/>
                <w:szCs w:val="24"/>
              </w:rPr>
              <m:t>2</m:t>
            </m:r>
          </m:sup>
        </m:sSup>
      </m:oMath>
      <w:r>
        <w:rPr>
          <w:rFonts w:ascii="Times New Roman" w:eastAsia="Times New Roman" w:hAnsi="Times New Roman" w:cs="Times New Roman"/>
          <w:sz w:val="24"/>
          <w:szCs w:val="24"/>
        </w:rPr>
        <w:t>). The differences between th</w:t>
      </w:r>
      <w:r w:rsidR="00A61E9F">
        <w:rPr>
          <w:rFonts w:ascii="Times New Roman" w:eastAsia="Times New Roman" w:hAnsi="Times New Roman" w:cs="Times New Roman"/>
          <w:sz w:val="24"/>
          <w:szCs w:val="24"/>
        </w:rPr>
        <w:t>e</w:t>
      </w:r>
      <w:r w:rsidR="0075684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e climatic niche optima of annuals and perennials are expected to depend on the particular climatic variable being modeled (Table 1). For each clade, we test whether there is a signal of correlation between the climatic variable and life history strategy by examining the differences between parameter estimates. </w:t>
      </w:r>
    </w:p>
    <w:p w14:paraId="4B2B00DB" w14:textId="39B06F36" w:rsidR="00DC165B" w:rsidRDefault="004550E2"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determine the model</w:t>
      </w:r>
      <w:ins w:id="73" w:author="Eric Hagen" w:date="2022-07-05T09:57:00Z">
        <w:r w:rsidR="008A0822">
          <w:rPr>
            <w:rFonts w:ascii="Times New Roman" w:eastAsia="Times New Roman" w:hAnsi="Times New Roman" w:cs="Times New Roman"/>
            <w:sz w:val="24"/>
            <w:szCs w:val="24"/>
          </w:rPr>
          <w:t>-</w:t>
        </w:r>
      </w:ins>
      <w:del w:id="74" w:author="Eric Hagen" w:date="2022-07-05T09:57:00Z">
        <w:r w:rsidDel="008A0822">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averaged parameter estimates we first reconstructed the probabilities of each tip state. This step is done for every fitted model and is necessary because the potential inclusion of hidden states means that there may be additional uncertainty in the tip states. Second, we </w:t>
      </w:r>
      <w:commentRangeStart w:id="75"/>
      <w:r>
        <w:rPr>
          <w:rFonts w:ascii="Times New Roman" w:eastAsia="Times New Roman" w:hAnsi="Times New Roman" w:cs="Times New Roman"/>
          <w:sz w:val="24"/>
          <w:szCs w:val="24"/>
        </w:rPr>
        <w:t xml:space="preserve">multiply </w:t>
      </w:r>
      <w:commentRangeEnd w:id="75"/>
      <w:r w:rsidR="008A0822">
        <w:rPr>
          <w:rStyle w:val="CommentReference"/>
        </w:rPr>
        <w:commentReference w:id="75"/>
      </w:r>
      <w:r>
        <w:rPr>
          <w:rFonts w:ascii="Times New Roman" w:eastAsia="Times New Roman" w:hAnsi="Times New Roman" w:cs="Times New Roman"/>
          <w:sz w:val="24"/>
          <w:szCs w:val="24"/>
        </w:rPr>
        <w:t xml:space="preserve">the probability of each tip state by the parameter value associated with that state. In the case of character independence, the parameter value associated with the observed tip states will always be the same. This step leaves us with a set of parameter values for each extant tip. Finally, we conduct model averaging by weighting each tip’s parameter values by the AIC weight of the model fit it is associated with. These tip values are then categorized as either annual or perennial and the mean of each discrete category is taken for each clade. </w:t>
      </w:r>
      <w:commentRangeStart w:id="76"/>
      <w:r>
        <w:rPr>
          <w:rFonts w:ascii="Times New Roman" w:eastAsia="Times New Roman" w:hAnsi="Times New Roman" w:cs="Times New Roman"/>
          <w:sz w:val="24"/>
          <w:szCs w:val="24"/>
        </w:rPr>
        <w:t>We note that any differences in parameter estimates within a clade are significant since they represent parameter estimates from a model set</w:t>
      </w:r>
      <w:commentRangeEnd w:id="76"/>
      <w:r w:rsidR="00A15EF3">
        <w:rPr>
          <w:rStyle w:val="CommentReference"/>
        </w:rPr>
        <w:commentReference w:id="76"/>
      </w:r>
      <w:r>
        <w:rPr>
          <w:rFonts w:ascii="Times New Roman" w:eastAsia="Times New Roman" w:hAnsi="Times New Roman" w:cs="Times New Roman"/>
          <w:sz w:val="24"/>
          <w:szCs w:val="24"/>
        </w:rPr>
        <w:t xml:space="preserve">. Each tip will always have the same observed state (unless explicitly coded as unknown), but their hidden state may differ. </w:t>
      </w:r>
      <w:commentRangeStart w:id="77"/>
      <w:r>
        <w:rPr>
          <w:rFonts w:ascii="Times New Roman" w:eastAsia="Times New Roman" w:hAnsi="Times New Roman" w:cs="Times New Roman"/>
          <w:sz w:val="24"/>
          <w:szCs w:val="24"/>
        </w:rPr>
        <w:t>Thus</w:t>
      </w:r>
      <w:commentRangeEnd w:id="77"/>
      <w:r w:rsidR="00A15EF3">
        <w:rPr>
          <w:rStyle w:val="CommentReference"/>
        </w:rPr>
        <w:commentReference w:id="77"/>
      </w:r>
      <w:r>
        <w:rPr>
          <w:rFonts w:ascii="Times New Roman" w:eastAsia="Times New Roman" w:hAnsi="Times New Roman" w:cs="Times New Roman"/>
          <w:sz w:val="24"/>
          <w:szCs w:val="24"/>
        </w:rPr>
        <w:t xml:space="preserve">, all estimated parameters are averaged </w:t>
      </w:r>
      <w:r>
        <w:rPr>
          <w:rFonts w:ascii="Times New Roman" w:eastAsia="Times New Roman" w:hAnsi="Times New Roman" w:cs="Times New Roman"/>
          <w:sz w:val="24"/>
          <w:szCs w:val="24"/>
        </w:rPr>
        <w:lastRenderedPageBreak/>
        <w:t xml:space="preserve">over hidden rate classes based on the associated observed character and joint probability of the underlying regime. </w:t>
      </w:r>
    </w:p>
    <w:p w14:paraId="4BCCAF85" w14:textId="583AF715" w:rsidR="00DC165B" w:rsidRDefault="004550E2"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part of our analysis is conducted to test whether the associations we detect within clades are broadly consistent across clades. We use phylogenetic paired t-tests to assess whether model averaged parameter estimates associated with life history strategy are consistently different across clades </w:t>
      </w:r>
      <w:r w:rsidR="00D557E5">
        <w:rPr>
          <w:rFonts w:ascii="Times New Roman" w:eastAsia="Times New Roman" w:hAnsi="Times New Roman" w:cs="Times New Roman"/>
          <w:sz w:val="24"/>
          <w:szCs w:val="24"/>
        </w:rPr>
        <w:fldChar w:fldCharType="begin"/>
      </w:r>
      <w:r w:rsidR="00D557E5">
        <w:rPr>
          <w:rFonts w:ascii="Times New Roman" w:eastAsia="Times New Roman" w:hAnsi="Times New Roman" w:cs="Times New Roman"/>
          <w:sz w:val="24"/>
          <w:szCs w:val="24"/>
        </w:rPr>
        <w:instrText xml:space="preserve"> ADDIN ZOTERO_ITEM CSL_CITATION {"citationID":"HIYgMPye","properties":{"formattedCitation":"(Revell 2012)","plainCitation":"(Revell 2012)","noteIndex":0},"citationItems":[{"id":9207,"uris":["http://zotero.org/users/local/X8CzRyu0/items/NCFACGYJ"],"itemData":{"id":9207,"type":"article-journal","container-title":"Methods in ecology and evolution","issue":"2","note":"ISBN: 2041-210X\npublisher: Blackwell Publishing Ltd","page":"217-223","title":"phytools: an R package for phylogenetic comparative biology (and other things)","author":[{"family":"Revell","given":"Liam J."}],"issued":{"date-parts":[["2012"]]}}}],"schema":"https://github.com/citation-style-language/schema/raw/master/csl-citation.json"} </w:instrText>
      </w:r>
      <w:r w:rsidR="00D557E5">
        <w:rPr>
          <w:rFonts w:ascii="Times New Roman" w:eastAsia="Times New Roman" w:hAnsi="Times New Roman" w:cs="Times New Roman"/>
          <w:sz w:val="24"/>
          <w:szCs w:val="24"/>
        </w:rPr>
        <w:fldChar w:fldCharType="separate"/>
      </w:r>
      <w:r w:rsidR="00D557E5">
        <w:rPr>
          <w:rFonts w:ascii="Times New Roman" w:eastAsia="Times New Roman" w:hAnsi="Times New Roman" w:cs="Times New Roman"/>
          <w:noProof/>
          <w:sz w:val="24"/>
          <w:szCs w:val="24"/>
        </w:rPr>
        <w:t>(Revell 2012)</w:t>
      </w:r>
      <w:r w:rsidR="00D557E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We used the whole seed plant phylogeny based on molecular data from </w:t>
      </w:r>
      <w:r w:rsidR="00D557E5">
        <w:rPr>
          <w:rFonts w:ascii="Times New Roman" w:eastAsia="Times New Roman" w:hAnsi="Times New Roman" w:cs="Times New Roman"/>
          <w:sz w:val="24"/>
          <w:szCs w:val="24"/>
        </w:rPr>
        <w:fldChar w:fldCharType="begin"/>
      </w:r>
      <w:r w:rsidR="00D557E5">
        <w:rPr>
          <w:rFonts w:ascii="Times New Roman" w:eastAsia="Times New Roman" w:hAnsi="Times New Roman" w:cs="Times New Roman"/>
          <w:sz w:val="24"/>
          <w:szCs w:val="24"/>
        </w:rPr>
        <w:instrText xml:space="preserve"> ADDIN ZOTERO_ITEM CSL_CITATION {"citationID":"se0wryfU","properties":{"custom":"Smith and Brown","formattedCitation":"Smith and Brown","plainCitation":"Smith and Brown","noteIndex":0},"citationItems":[{"id":9208,"uris":["http://zotero.org/users/local/X8CzRyu0/items/I3DPRNCK"],"itemData":{"id":9208,"type":"article-journal","abstract":"Premise of the Study Large phylogenies can help shed light on macroevolutionary patterns that inform our understanding of fundamental processes that shape the tree of life. These phylogenies also serve as tools that facilitate other systematic, evolutionary, and ecological analyses. Here we combine genetic data from public repositories (GenBank) with phylogenetic data (Open Tree of Life project) to construct a dated phylogeny for seed plants. Methods We conducted a hierarchical clustering analysis of publicly available molecular data for major clades within the Spermatophyta. We constructed phylogenies of major clades, estimated divergence times, and incorporated data from the Open Tree of Life project, resulting in a seed plant phylogeny. We estimated diversification rates, excluding those taxa without molecular data. We also summarized topological uncertainty and data overlap for each major clade. Key Results The trees constructed for Spermatophyta consisted of 79,881 and 353,185 terminal taxa; the latter included the Open Tree of Life taxa for which we could not include molecular data from GenBank. The diversification analyses demonstrated nested patterns of rate shifts throughout the phylogeny. Data overlap and inference uncertainty show significant variation throughout and demonstrate the continued need for data collection across seed plants. Conclusions This study demonstrates a means for combining available resources to construct a dated phylogeny for plants. However, this approach is an early step and more developments are needed to add data, better incorporating underlying uncertainty, and improve resolution. The methods discussed here can also be applied to other major clades in the tree of life.","container-title":"American Journal of Botany","DOI":"10.1002/ajb2.1019","ISSN":"1537-2197","issue":"3","language":"en","note":"_eprint: https://onlinelibrary.wiley.com/doi/pdf/10.1002/ajb2.1019","page":"302-314","source":"Wiley Online Library","title":"Constructing a broadly inclusive seed plant phylogeny","volume":"105","author":[{"family":"Smith","given":"Stephen A."},{"family":"Brown","given":"Joseph W."}],"issued":{"date-parts":[["2018"]]}}}],"schema":"https://github.com/citation-style-language/schema/raw/master/csl-citation.json"} </w:instrText>
      </w:r>
      <w:r w:rsidR="00D557E5">
        <w:rPr>
          <w:rFonts w:ascii="Times New Roman" w:eastAsia="Times New Roman" w:hAnsi="Times New Roman" w:cs="Times New Roman"/>
          <w:sz w:val="24"/>
          <w:szCs w:val="24"/>
        </w:rPr>
        <w:fldChar w:fldCharType="separate"/>
      </w:r>
      <w:r w:rsidR="00D557E5">
        <w:rPr>
          <w:rFonts w:ascii="Times New Roman" w:eastAsia="Times New Roman" w:hAnsi="Times New Roman" w:cs="Times New Roman"/>
          <w:noProof/>
          <w:sz w:val="24"/>
          <w:szCs w:val="24"/>
        </w:rPr>
        <w:t>Smith and Brown</w:t>
      </w:r>
      <w:r w:rsidR="00D557E5">
        <w:rPr>
          <w:rFonts w:ascii="Times New Roman" w:eastAsia="Times New Roman" w:hAnsi="Times New Roman" w:cs="Times New Roman"/>
          <w:sz w:val="24"/>
          <w:szCs w:val="24"/>
        </w:rPr>
        <w:fldChar w:fldCharType="end"/>
      </w:r>
      <w:r w:rsidR="00D557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(2018; “GBMB” tree) as a template to generate a backbone phylogeny that includes each of the 33 clades as individual tips (Figure 2a), using the R packages </w:t>
      </w:r>
      <w:proofErr w:type="spellStart"/>
      <w:r>
        <w:rPr>
          <w:rFonts w:ascii="Times New Roman" w:eastAsia="Times New Roman" w:hAnsi="Times New Roman" w:cs="Times New Roman"/>
          <w:sz w:val="24"/>
          <w:szCs w:val="24"/>
        </w:rPr>
        <w:t>phangorn</w:t>
      </w:r>
      <w:proofErr w:type="spellEnd"/>
      <w:r>
        <w:rPr>
          <w:rFonts w:ascii="Times New Roman" w:eastAsia="Times New Roman" w:hAnsi="Times New Roman" w:cs="Times New Roman"/>
          <w:sz w:val="24"/>
          <w:szCs w:val="24"/>
        </w:rPr>
        <w:t xml:space="preserve"> </w:t>
      </w:r>
      <w:r w:rsidR="00FB0FD5">
        <w:rPr>
          <w:rFonts w:ascii="Times New Roman" w:eastAsia="Times New Roman" w:hAnsi="Times New Roman" w:cs="Times New Roman"/>
          <w:sz w:val="24"/>
          <w:szCs w:val="24"/>
        </w:rPr>
        <w:fldChar w:fldCharType="begin"/>
      </w:r>
      <w:r w:rsidR="00FB0FD5">
        <w:rPr>
          <w:rFonts w:ascii="Times New Roman" w:eastAsia="Times New Roman" w:hAnsi="Times New Roman" w:cs="Times New Roman"/>
          <w:sz w:val="24"/>
          <w:szCs w:val="24"/>
        </w:rPr>
        <w:instrText xml:space="preserve"> ADDIN ZOTERO_ITEM CSL_CITATION {"citationID":"RIozf9k6","properties":{"formattedCitation":"(Schliep 2011)","plainCitation":"(Schliep 2011)","noteIndex":0},"citationItems":[{"id":9211,"uris":["http://zotero.org/users/local/X8CzRyu0/items/NE3RDSRY"],"itemData":{"id":9211,"type":"article-journal","container-title":"Bioinformatics","issue":"4","note":"ISBN: 1460-2059\npublisher: Oxford University Press","page":"592-593","title":"phangorn: phylogenetic analysis in R","volume":"27","author":[{"family":"Schliep","given":"Klaus Peter"}],"issued":{"date-parts":[["2011"]]}}}],"schema":"https://github.com/citation-style-language/schema/raw/master/csl-citation.json"} </w:instrText>
      </w:r>
      <w:r w:rsidR="00FB0FD5">
        <w:rPr>
          <w:rFonts w:ascii="Times New Roman" w:eastAsia="Times New Roman" w:hAnsi="Times New Roman" w:cs="Times New Roman"/>
          <w:sz w:val="24"/>
          <w:szCs w:val="24"/>
        </w:rPr>
        <w:fldChar w:fldCharType="separate"/>
      </w:r>
      <w:r w:rsidR="00FB0FD5">
        <w:rPr>
          <w:rFonts w:ascii="Times New Roman" w:eastAsia="Times New Roman" w:hAnsi="Times New Roman" w:cs="Times New Roman"/>
          <w:noProof/>
          <w:sz w:val="24"/>
          <w:szCs w:val="24"/>
        </w:rPr>
        <w:t>(Schliep 2011)</w:t>
      </w:r>
      <w:r w:rsidR="00FB0F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ape </w:t>
      </w:r>
      <w:r w:rsidR="00FB0FD5">
        <w:rPr>
          <w:rFonts w:ascii="Times New Roman" w:eastAsia="Times New Roman" w:hAnsi="Times New Roman" w:cs="Times New Roman"/>
          <w:sz w:val="24"/>
          <w:szCs w:val="24"/>
        </w:rPr>
        <w:fldChar w:fldCharType="begin"/>
      </w:r>
      <w:r w:rsidR="00FB0FD5">
        <w:rPr>
          <w:rFonts w:ascii="Times New Roman" w:eastAsia="Times New Roman" w:hAnsi="Times New Roman" w:cs="Times New Roman"/>
          <w:sz w:val="24"/>
          <w:szCs w:val="24"/>
        </w:rPr>
        <w:instrText xml:space="preserve"> ADDIN ZOTERO_ITEM CSL_CITATION {"citationID":"s4PnVQ3J","properties":{"formattedCitation":"(Paradis et al. 2004)","plainCitation":"(Paradis et al. 2004)","noteIndex":0},"citationItems":[{"id":9212,"uris":["http://zotero.org/users/local/X8CzRyu0/items/HUV6SNEJ"],"itemData":{"id":9212,"type":"article-journal","container-title":"Bioinformatics","issue":"2","note":"ISBN: 1460-2059\npublisher: Oxford University Press","page":"289-290","title":"APE: analyses of phylogenetics and evolution in R language","volume":"20","author":[{"family":"Paradis","given":"Emmanuel"},{"family":"Claude","given":"Julien"},{"family":"Strimmer","given":"Korbinian"}],"issued":{"date-parts":[["2004"]]}}}],"schema":"https://github.com/citation-style-language/schema/raw/master/csl-citation.json"} </w:instrText>
      </w:r>
      <w:r w:rsidR="00FB0FD5">
        <w:rPr>
          <w:rFonts w:ascii="Times New Roman" w:eastAsia="Times New Roman" w:hAnsi="Times New Roman" w:cs="Times New Roman"/>
          <w:sz w:val="24"/>
          <w:szCs w:val="24"/>
        </w:rPr>
        <w:fldChar w:fldCharType="separate"/>
      </w:r>
      <w:r w:rsidR="00FB0FD5">
        <w:rPr>
          <w:rFonts w:ascii="Times New Roman" w:eastAsia="Times New Roman" w:hAnsi="Times New Roman" w:cs="Times New Roman"/>
          <w:noProof/>
          <w:sz w:val="24"/>
          <w:szCs w:val="24"/>
        </w:rPr>
        <w:t>(Paradis et al. 2004)</w:t>
      </w:r>
      <w:r w:rsidR="00FB0FD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prune out all other tips. </w:t>
      </w:r>
    </w:p>
    <w:p w14:paraId="0676529E" w14:textId="77777777" w:rsidR="00DC165B" w:rsidRDefault="00DC165B" w:rsidP="004C7D04">
      <w:pPr>
        <w:shd w:val="clear" w:color="auto" w:fill="FFFFFF"/>
        <w:spacing w:line="480" w:lineRule="auto"/>
        <w:ind w:firstLine="720"/>
        <w:rPr>
          <w:rFonts w:ascii="Times New Roman" w:eastAsia="Times New Roman" w:hAnsi="Times New Roman" w:cs="Times New Roman"/>
          <w:sz w:val="24"/>
          <w:szCs w:val="24"/>
        </w:rPr>
      </w:pPr>
    </w:p>
    <w:p w14:paraId="32B737D4" w14:textId="0828BBE0" w:rsidR="00F77C2D" w:rsidRDefault="004550E2" w:rsidP="004C7D04">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4B01EA70" w14:textId="5433F202" w:rsidR="00DC165B" w:rsidRDefault="004550E2" w:rsidP="004C7D04">
      <w:pPr>
        <w:shd w:val="clear" w:color="auto" w:fill="FFFFFF"/>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Multi-clade analysis with hOUwie: model selection </w:t>
      </w:r>
    </w:p>
    <w:p w14:paraId="1B7B8292" w14:textId="564797BB" w:rsidR="00DC165B" w:rsidRDefault="004550E2" w:rsidP="004C7D0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general, we </w:t>
      </w:r>
      <w:commentRangeStart w:id="78"/>
      <w:r>
        <w:rPr>
          <w:rFonts w:ascii="Times New Roman" w:eastAsia="Times New Roman" w:hAnsi="Times New Roman" w:cs="Times New Roman"/>
          <w:sz w:val="24"/>
          <w:szCs w:val="24"/>
        </w:rPr>
        <w:t xml:space="preserve">found </w:t>
      </w:r>
      <w:commentRangeEnd w:id="78"/>
      <w:r w:rsidR="00A15EF3">
        <w:rPr>
          <w:rStyle w:val="CommentReference"/>
        </w:rPr>
        <w:commentReference w:id="78"/>
      </w:r>
      <w:r>
        <w:rPr>
          <w:rFonts w:ascii="Times New Roman" w:eastAsia="Times New Roman" w:hAnsi="Times New Roman" w:cs="Times New Roman"/>
          <w:sz w:val="24"/>
          <w:szCs w:val="24"/>
        </w:rPr>
        <w:t xml:space="preserve">a mix of support for character dependence and independence depending on both the clade and climatic variable being analyzed (Figure 2b). Certain clades, such as </w:t>
      </w:r>
      <w:r>
        <w:rPr>
          <w:rFonts w:ascii="Times New Roman" w:eastAsia="Times New Roman" w:hAnsi="Times New Roman" w:cs="Times New Roman"/>
          <w:i/>
          <w:sz w:val="24"/>
          <w:szCs w:val="24"/>
        </w:rPr>
        <w:t>Lupinus</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Pooideae</w:t>
      </w:r>
      <w:proofErr w:type="spellEnd"/>
      <w:r>
        <w:rPr>
          <w:rFonts w:ascii="Times New Roman" w:eastAsia="Times New Roman" w:hAnsi="Times New Roman" w:cs="Times New Roman"/>
          <w:sz w:val="24"/>
          <w:szCs w:val="24"/>
        </w:rPr>
        <w:t xml:space="preserve">, had consistent support for some form of character dependence, whereas other clades, such as Orobanchaceae and </w:t>
      </w:r>
      <w:proofErr w:type="spellStart"/>
      <w:r>
        <w:rPr>
          <w:rFonts w:ascii="Times New Roman" w:eastAsia="Times New Roman" w:hAnsi="Times New Roman" w:cs="Times New Roman"/>
          <w:i/>
          <w:sz w:val="24"/>
          <w:szCs w:val="24"/>
        </w:rPr>
        <w:t>Chamaecrista</w:t>
      </w:r>
      <w:proofErr w:type="spellEnd"/>
      <w:r>
        <w:rPr>
          <w:rFonts w:ascii="Times New Roman" w:eastAsia="Times New Roman" w:hAnsi="Times New Roman" w:cs="Times New Roman"/>
          <w:sz w:val="24"/>
          <w:szCs w:val="24"/>
        </w:rPr>
        <w:t xml:space="preserve">, showed little correlation between life history strategy and climatic niche evolution. However, </w:t>
      </w:r>
      <w:del w:id="79" w:author="Eric Hagen" w:date="2022-07-05T10:07:00Z">
        <w:r w:rsidDel="00F84EBF">
          <w:rPr>
            <w:rFonts w:ascii="Times New Roman" w:eastAsia="Times New Roman" w:hAnsi="Times New Roman" w:cs="Times New Roman"/>
            <w:sz w:val="24"/>
            <w:szCs w:val="24"/>
          </w:rPr>
          <w:delText xml:space="preserve">these patterns are only broad overviews and do not distinguish between </w:delText>
        </w:r>
        <w:r w:rsidR="00FE3BA3" w:rsidDel="00F84EBF">
          <w:rPr>
            <w:rFonts w:ascii="Times New Roman" w:eastAsia="Times New Roman" w:hAnsi="Times New Roman" w:cs="Times New Roman"/>
            <w:sz w:val="24"/>
            <w:szCs w:val="24"/>
          </w:rPr>
          <w:delText xml:space="preserve">in what </w:delText>
        </w:r>
        <w:r w:rsidDel="00F84EBF">
          <w:rPr>
            <w:rFonts w:ascii="Times New Roman" w:eastAsia="Times New Roman" w:hAnsi="Times New Roman" w:cs="Times New Roman"/>
            <w:sz w:val="24"/>
            <w:szCs w:val="24"/>
          </w:rPr>
          <w:delText>way that the character dependent relationship exists</w:delText>
        </w:r>
      </w:del>
      <w:r w:rsidR="00F84EBF">
        <w:rPr>
          <w:rFonts w:ascii="Times New Roman" w:eastAsia="Times New Roman" w:hAnsi="Times New Roman" w:cs="Times New Roman"/>
          <w:sz w:val="24"/>
          <w:szCs w:val="24"/>
        </w:rPr>
        <w:t xml:space="preserve">while these clades share </w:t>
      </w:r>
      <w:r w:rsidR="00007343">
        <w:rPr>
          <w:rFonts w:ascii="Times New Roman" w:eastAsia="Times New Roman" w:hAnsi="Times New Roman" w:cs="Times New Roman"/>
          <w:sz w:val="24"/>
          <w:szCs w:val="24"/>
        </w:rPr>
        <w:t>patterns</w:t>
      </w:r>
      <w:r w:rsidR="00F84EBF">
        <w:rPr>
          <w:rFonts w:ascii="Times New Roman" w:eastAsia="Times New Roman" w:hAnsi="Times New Roman" w:cs="Times New Roman"/>
          <w:sz w:val="24"/>
          <w:szCs w:val="24"/>
        </w:rPr>
        <w:t xml:space="preserve"> </w:t>
      </w:r>
      <w:r w:rsidR="00007343">
        <w:rPr>
          <w:rFonts w:ascii="Times New Roman" w:eastAsia="Times New Roman" w:hAnsi="Times New Roman" w:cs="Times New Roman"/>
          <w:sz w:val="24"/>
          <w:szCs w:val="24"/>
        </w:rPr>
        <w:t>of</w:t>
      </w:r>
      <w:r w:rsidR="00F84EBF">
        <w:rPr>
          <w:rFonts w:ascii="Times New Roman" w:eastAsia="Times New Roman" w:hAnsi="Times New Roman" w:cs="Times New Roman"/>
          <w:sz w:val="24"/>
          <w:szCs w:val="24"/>
        </w:rPr>
        <w:t xml:space="preserve"> character-dependen</w:t>
      </w:r>
      <w:r w:rsidR="00007343">
        <w:rPr>
          <w:rFonts w:ascii="Times New Roman" w:eastAsia="Times New Roman" w:hAnsi="Times New Roman" w:cs="Times New Roman"/>
          <w:sz w:val="24"/>
          <w:szCs w:val="24"/>
        </w:rPr>
        <w:t>t evolution</w:t>
      </w:r>
      <w:r w:rsidR="00F84EBF">
        <w:rPr>
          <w:rFonts w:ascii="Times New Roman" w:eastAsia="Times New Roman" w:hAnsi="Times New Roman" w:cs="Times New Roman"/>
          <w:sz w:val="24"/>
          <w:szCs w:val="24"/>
        </w:rPr>
        <w:t>, they do not necessarily sha</w:t>
      </w:r>
      <w:r w:rsidR="00007343">
        <w:rPr>
          <w:rFonts w:ascii="Times New Roman" w:eastAsia="Times New Roman" w:hAnsi="Times New Roman" w:cs="Times New Roman"/>
          <w:sz w:val="24"/>
          <w:szCs w:val="24"/>
        </w:rPr>
        <w:t>re the modeled “process” causing character dependence</w:t>
      </w:r>
      <w:r w:rsidR="00FE3BA3">
        <w:rPr>
          <w:rFonts w:ascii="Times New Roman" w:eastAsia="Times New Roman" w:hAnsi="Times New Roman" w:cs="Times New Roman"/>
          <w:sz w:val="24"/>
          <w:szCs w:val="24"/>
        </w:rPr>
        <w:t xml:space="preserve"> (i.e., </w:t>
      </w:r>
      <w:r w:rsidR="00007343">
        <w:rPr>
          <w:rFonts w:ascii="Times New Roman" w:eastAsia="Times New Roman" w:hAnsi="Times New Roman" w:cs="Times New Roman"/>
          <w:sz w:val="24"/>
          <w:szCs w:val="24"/>
        </w:rPr>
        <w:t>some</w:t>
      </w:r>
      <w:r w:rsidR="00FE3BA3">
        <w:rPr>
          <w:rFonts w:ascii="Times New Roman" w:eastAsia="Times New Roman" w:hAnsi="Times New Roman" w:cs="Times New Roman"/>
          <w:sz w:val="24"/>
          <w:szCs w:val="24"/>
        </w:rPr>
        <w:t xml:space="preserve"> </w:t>
      </w:r>
      <w:commentRangeStart w:id="80"/>
      <w:r w:rsidR="00FE3BA3">
        <w:rPr>
          <w:rFonts w:ascii="Times New Roman" w:eastAsia="Times New Roman" w:hAnsi="Times New Roman" w:cs="Times New Roman"/>
          <w:sz w:val="24"/>
          <w:szCs w:val="24"/>
        </w:rPr>
        <w:t>clade</w:t>
      </w:r>
      <w:r w:rsidR="00007343">
        <w:rPr>
          <w:rFonts w:ascii="Times New Roman" w:eastAsia="Times New Roman" w:hAnsi="Times New Roman" w:cs="Times New Roman"/>
          <w:sz w:val="24"/>
          <w:szCs w:val="24"/>
        </w:rPr>
        <w:t>s</w:t>
      </w:r>
      <w:r w:rsidR="00FE3BA3">
        <w:rPr>
          <w:rFonts w:ascii="Times New Roman" w:eastAsia="Times New Roman" w:hAnsi="Times New Roman" w:cs="Times New Roman"/>
          <w:sz w:val="24"/>
          <w:szCs w:val="24"/>
        </w:rPr>
        <w:t xml:space="preserve"> </w:t>
      </w:r>
      <w:commentRangeEnd w:id="80"/>
      <w:r w:rsidR="00A15EF3">
        <w:rPr>
          <w:rStyle w:val="CommentReference"/>
        </w:rPr>
        <w:commentReference w:id="80"/>
      </w:r>
      <w:r w:rsidR="00007343">
        <w:rPr>
          <w:rFonts w:ascii="Times New Roman" w:eastAsia="Times New Roman" w:hAnsi="Times New Roman" w:cs="Times New Roman"/>
          <w:sz w:val="24"/>
          <w:szCs w:val="24"/>
        </w:rPr>
        <w:t>may show</w:t>
      </w:r>
      <w:r w:rsidR="00FE3BA3">
        <w:rPr>
          <w:rFonts w:ascii="Times New Roman" w:eastAsia="Times New Roman" w:hAnsi="Times New Roman" w:cs="Times New Roman"/>
          <w:sz w:val="24"/>
          <w:szCs w:val="24"/>
        </w:rPr>
        <w:t xml:space="preserve"> support for a variable theta model</w:t>
      </w:r>
      <w:r w:rsidR="00007343">
        <w:rPr>
          <w:rFonts w:ascii="Times New Roman" w:eastAsia="Times New Roman" w:hAnsi="Times New Roman" w:cs="Times New Roman"/>
          <w:sz w:val="24"/>
          <w:szCs w:val="24"/>
        </w:rPr>
        <w:t>,</w:t>
      </w:r>
      <w:r w:rsidR="00FE3BA3">
        <w:rPr>
          <w:rFonts w:ascii="Times New Roman" w:eastAsia="Times New Roman" w:hAnsi="Times New Roman" w:cs="Times New Roman"/>
          <w:sz w:val="24"/>
          <w:szCs w:val="24"/>
        </w:rPr>
        <w:t xml:space="preserve"> others a variable sigma model, but </w:t>
      </w:r>
      <w:r w:rsidR="00007343">
        <w:rPr>
          <w:rFonts w:ascii="Times New Roman" w:eastAsia="Times New Roman" w:hAnsi="Times New Roman" w:cs="Times New Roman"/>
          <w:sz w:val="24"/>
          <w:szCs w:val="24"/>
        </w:rPr>
        <w:t xml:space="preserve">in </w:t>
      </w:r>
      <w:r w:rsidR="00FE3BA3">
        <w:rPr>
          <w:rFonts w:ascii="Times New Roman" w:eastAsia="Times New Roman" w:hAnsi="Times New Roman" w:cs="Times New Roman"/>
          <w:sz w:val="24"/>
          <w:szCs w:val="24"/>
        </w:rPr>
        <w:t xml:space="preserve">both cases </w:t>
      </w:r>
      <w:r w:rsidR="00007343">
        <w:rPr>
          <w:rFonts w:ascii="Times New Roman" w:eastAsia="Times New Roman" w:hAnsi="Times New Roman" w:cs="Times New Roman"/>
          <w:sz w:val="24"/>
          <w:szCs w:val="24"/>
        </w:rPr>
        <w:t xml:space="preserve">evolution is </w:t>
      </w:r>
      <w:r w:rsidR="00FE3BA3">
        <w:rPr>
          <w:rFonts w:ascii="Times New Roman" w:eastAsia="Times New Roman" w:hAnsi="Times New Roman" w:cs="Times New Roman"/>
          <w:sz w:val="24"/>
          <w:szCs w:val="24"/>
        </w:rPr>
        <w:t xml:space="preserve">character dependent). </w:t>
      </w:r>
      <w:r>
        <w:rPr>
          <w:rFonts w:ascii="Times New Roman" w:eastAsia="Times New Roman" w:hAnsi="Times New Roman" w:cs="Times New Roman"/>
          <w:sz w:val="24"/>
          <w:szCs w:val="24"/>
        </w:rPr>
        <w:t xml:space="preserve">What is shown in Figure 2 is the sum of the AIC weights for all models with some relationship between the parameters of climatic niche evolution and life history strategy. To determine whether our hypotheses are supported by the modeling results, we </w:t>
      </w:r>
      <w:commentRangeStart w:id="81"/>
      <w:r>
        <w:rPr>
          <w:rFonts w:ascii="Times New Roman" w:eastAsia="Times New Roman" w:hAnsi="Times New Roman" w:cs="Times New Roman"/>
          <w:sz w:val="24"/>
          <w:szCs w:val="24"/>
        </w:rPr>
        <w:t xml:space="preserve">examine </w:t>
      </w:r>
      <w:commentRangeEnd w:id="81"/>
      <w:r w:rsidR="00A15EF3">
        <w:rPr>
          <w:rStyle w:val="CommentReference"/>
        </w:rPr>
        <w:commentReference w:id="81"/>
      </w:r>
      <w:r>
        <w:rPr>
          <w:rFonts w:ascii="Times New Roman" w:eastAsia="Times New Roman" w:hAnsi="Times New Roman" w:cs="Times New Roman"/>
          <w:sz w:val="24"/>
          <w:szCs w:val="24"/>
        </w:rPr>
        <w:t>the model</w:t>
      </w:r>
      <w:ins w:id="82" w:author="Eric Hagen" w:date="2022-07-05T10:04:00Z">
        <w:r w:rsidR="00A15EF3">
          <w:rPr>
            <w:rFonts w:ascii="Times New Roman" w:eastAsia="Times New Roman" w:hAnsi="Times New Roman" w:cs="Times New Roman"/>
            <w:sz w:val="24"/>
            <w:szCs w:val="24"/>
          </w:rPr>
          <w:t>-</w:t>
        </w:r>
      </w:ins>
      <w:del w:id="83" w:author="Eric Hagen" w:date="2022-07-05T10:04:00Z">
        <w:r w:rsidDel="00A15EF3">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averaged parameter estimates for annual and perennial lineages. </w:t>
      </w:r>
    </w:p>
    <w:p w14:paraId="6E0923FE" w14:textId="4456F84D" w:rsidR="00DC165B" w:rsidRPr="00E9630C" w:rsidRDefault="00416A93" w:rsidP="00E9630C">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First, we outline the difference in estimates related to long</w:t>
      </w:r>
      <w:ins w:id="84" w:author="Eric Hagen" w:date="2022-07-05T11:14:00Z">
        <w:r w:rsidR="0035343E">
          <w:rPr>
            <w:rFonts w:ascii="Times New Roman" w:eastAsia="Times New Roman" w:hAnsi="Times New Roman" w:cs="Times New Roman"/>
            <w:sz w:val="24"/>
            <w:szCs w:val="24"/>
          </w:rPr>
          <w:t>-</w:t>
        </w:r>
      </w:ins>
      <w:del w:id="85" w:author="Eric Hagen" w:date="2022-07-05T11:14:00Z">
        <w:r w:rsidDel="0035343E">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term average temperature, precipitation, and aridity. For BIO1 (Table S1), the difference in climatic optima ranged from </w:t>
      </w:r>
      <w:commentRangeStart w:id="86"/>
      <w:r>
        <w:rPr>
          <w:rFonts w:ascii="Times New Roman" w:eastAsia="Times New Roman" w:hAnsi="Times New Roman" w:cs="Times New Roman"/>
          <w:sz w:val="24"/>
          <w:szCs w:val="24"/>
        </w:rPr>
        <w:t xml:space="preserve">12.4 degrees Celsius (°C) higher in annuals in </w:t>
      </w:r>
      <w:proofErr w:type="spellStart"/>
      <w:r>
        <w:rPr>
          <w:rFonts w:ascii="Times New Roman" w:eastAsia="Times New Roman" w:hAnsi="Times New Roman" w:cs="Times New Roman"/>
          <w:sz w:val="24"/>
          <w:szCs w:val="24"/>
        </w:rPr>
        <w:t>Gesneriaceae</w:t>
      </w:r>
      <w:proofErr w:type="spellEnd"/>
      <w:r>
        <w:rPr>
          <w:rFonts w:ascii="Times New Roman" w:eastAsia="Times New Roman" w:hAnsi="Times New Roman" w:cs="Times New Roman"/>
          <w:sz w:val="24"/>
          <w:szCs w:val="24"/>
        </w:rPr>
        <w:t xml:space="preserve"> to 7.37</w:t>
      </w:r>
      <w:commentRangeEnd w:id="86"/>
      <w:r w:rsidR="00D83669">
        <w:rPr>
          <w:rStyle w:val="CommentReference"/>
        </w:rPr>
        <w:commentReference w:id="86"/>
      </w:r>
      <w:r>
        <w:rPr>
          <w:rFonts w:ascii="Times New Roman" w:eastAsia="Times New Roman" w:hAnsi="Times New Roman" w:cs="Times New Roman"/>
          <w:sz w:val="24"/>
          <w:szCs w:val="24"/>
        </w:rPr>
        <w:t xml:space="preserve">°C higher in perennials in </w:t>
      </w:r>
      <w:r>
        <w:rPr>
          <w:rFonts w:ascii="Times New Roman" w:eastAsia="Times New Roman" w:hAnsi="Times New Roman" w:cs="Times New Roman"/>
          <w:i/>
          <w:sz w:val="24"/>
          <w:szCs w:val="24"/>
        </w:rPr>
        <w:t>Croton</w:t>
      </w:r>
      <w:r>
        <w:rPr>
          <w:rFonts w:ascii="Times New Roman" w:eastAsia="Times New Roman" w:hAnsi="Times New Roman" w:cs="Times New Roman"/>
          <w:sz w:val="24"/>
          <w:szCs w:val="24"/>
        </w:rPr>
        <w:t xml:space="preserve">. All clades but </w:t>
      </w:r>
      <w:proofErr w:type="spellStart"/>
      <w:r>
        <w:rPr>
          <w:rFonts w:ascii="Times New Roman" w:eastAsia="Times New Roman" w:hAnsi="Times New Roman" w:cs="Times New Roman"/>
          <w:sz w:val="24"/>
          <w:szCs w:val="24"/>
        </w:rPr>
        <w:t>Apioideae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Grewioideae</w:t>
      </w:r>
      <w:proofErr w:type="spellEnd"/>
      <w:r>
        <w:rPr>
          <w:rFonts w:ascii="Times New Roman" w:eastAsia="Times New Roman" w:hAnsi="Times New Roman" w:cs="Times New Roman"/>
          <w:sz w:val="24"/>
          <w:szCs w:val="24"/>
        </w:rPr>
        <w:t xml:space="preserve">, Solanaceae, </w:t>
      </w:r>
      <w:r>
        <w:rPr>
          <w:rFonts w:ascii="Times New Roman" w:eastAsia="Times New Roman" w:hAnsi="Times New Roman" w:cs="Times New Roman"/>
          <w:i/>
          <w:sz w:val="24"/>
          <w:szCs w:val="24"/>
        </w:rPr>
        <w:t>Hypericum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Primulaceae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Balsaminaceae</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Croton</w:t>
      </w:r>
      <w:r>
        <w:rPr>
          <w:rFonts w:ascii="Times New Roman" w:eastAsia="Times New Roman" w:hAnsi="Times New Roman" w:cs="Times New Roman"/>
          <w:sz w:val="24"/>
          <w:szCs w:val="24"/>
        </w:rPr>
        <w:t xml:space="preserve"> had a pattern of higher temperature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annuals</w:t>
      </w:r>
      <w:proofErr w:type="spellEnd"/>
      <w:r>
        <w:rPr>
          <w:rFonts w:ascii="Times New Roman" w:eastAsia="Times New Roman" w:hAnsi="Times New Roman" w:cs="Times New Roman"/>
          <w:sz w:val="24"/>
          <w:szCs w:val="24"/>
        </w:rPr>
        <w:t xml:space="preserve"> than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perennials</w:t>
      </w:r>
      <w:proofErr w:type="spellEnd"/>
      <w:r>
        <w:rPr>
          <w:rFonts w:ascii="Times New Roman" w:eastAsia="Times New Roman" w:hAnsi="Times New Roman" w:cs="Times New Roman"/>
          <w:sz w:val="24"/>
          <w:szCs w:val="24"/>
        </w:rPr>
        <w:t xml:space="preserve">. For BIO12 (Table S5), the difference in climatic optima ranged from 492.1mm more precipitation in annuals in </w:t>
      </w:r>
      <w:proofErr w:type="spellStart"/>
      <w:r>
        <w:rPr>
          <w:rFonts w:ascii="Times New Roman" w:eastAsia="Times New Roman" w:hAnsi="Times New Roman" w:cs="Times New Roman"/>
          <w:sz w:val="24"/>
          <w:szCs w:val="24"/>
        </w:rPr>
        <w:t>Gesneriaceae</w:t>
      </w:r>
      <w:proofErr w:type="spellEnd"/>
      <w:r>
        <w:rPr>
          <w:rFonts w:ascii="Times New Roman" w:eastAsia="Times New Roman" w:hAnsi="Times New Roman" w:cs="Times New Roman"/>
          <w:sz w:val="24"/>
          <w:szCs w:val="24"/>
        </w:rPr>
        <w:t xml:space="preserve"> to 3601mm more precipitation in perennials in </w:t>
      </w:r>
      <w:proofErr w:type="spellStart"/>
      <w:r>
        <w:rPr>
          <w:rFonts w:ascii="Times New Roman" w:eastAsia="Times New Roman" w:hAnsi="Times New Roman" w:cs="Times New Roman"/>
          <w:sz w:val="24"/>
          <w:szCs w:val="24"/>
        </w:rPr>
        <w:t>Polemoniaceae</w:t>
      </w:r>
      <w:proofErr w:type="spellEnd"/>
      <w:r>
        <w:rPr>
          <w:rFonts w:ascii="Times New Roman" w:eastAsia="Times New Roman" w:hAnsi="Times New Roman" w:cs="Times New Roman"/>
          <w:sz w:val="24"/>
          <w:szCs w:val="24"/>
        </w:rPr>
        <w:t xml:space="preserve">. All clades but </w:t>
      </w:r>
      <w:proofErr w:type="spellStart"/>
      <w:r>
        <w:rPr>
          <w:rFonts w:ascii="Times New Roman" w:eastAsia="Times New Roman" w:hAnsi="Times New Roman" w:cs="Times New Roman"/>
          <w:sz w:val="24"/>
          <w:szCs w:val="24"/>
        </w:rPr>
        <w:t>Gesneriaceae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Chamaecrista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Spermacoceae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Thelypodieae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Brassiceae</w:t>
      </w:r>
      <w:proofErr w:type="spellEnd"/>
      <w:r>
        <w:rPr>
          <w:rFonts w:ascii="Times New Roman" w:eastAsia="Times New Roman" w:hAnsi="Times New Roman" w:cs="Times New Roman"/>
          <w:sz w:val="24"/>
          <w:szCs w:val="24"/>
        </w:rPr>
        <w:t xml:space="preserve">, Orobanchaceae, </w:t>
      </w:r>
      <w:proofErr w:type="spellStart"/>
      <w:r>
        <w:rPr>
          <w:rFonts w:ascii="Times New Roman" w:eastAsia="Times New Roman" w:hAnsi="Times New Roman" w:cs="Times New Roman"/>
          <w:sz w:val="24"/>
          <w:szCs w:val="24"/>
        </w:rPr>
        <w:t>Lysimachieae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Cardamineae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Lepidieae</w:t>
      </w:r>
      <w:proofErr w:type="spellEnd"/>
      <w:r>
        <w:rPr>
          <w:rFonts w:ascii="Times New Roman" w:eastAsia="Times New Roman" w:hAnsi="Times New Roman" w:cs="Times New Roman"/>
          <w:sz w:val="24"/>
          <w:szCs w:val="24"/>
        </w:rPr>
        <w:t xml:space="preserve"> had a pattern of higher precipitation in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perennials</w:t>
      </w:r>
      <w:proofErr w:type="spellEnd"/>
      <w:r>
        <w:rPr>
          <w:rFonts w:ascii="Times New Roman" w:eastAsia="Times New Roman" w:hAnsi="Times New Roman" w:cs="Times New Roman"/>
          <w:sz w:val="24"/>
          <w:szCs w:val="24"/>
        </w:rPr>
        <w:t xml:space="preserve"> than</w:t>
      </w:r>
      <w:del w:id="87" w:author="Eric Hagen" w:date="2022-07-05T10:29:00Z">
        <w:r w:rsidDel="00D83669">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annuals</w:t>
      </w:r>
      <w:proofErr w:type="spellEnd"/>
      <w:r>
        <w:rPr>
          <w:rFonts w:ascii="Times New Roman" w:eastAsia="Times New Roman" w:hAnsi="Times New Roman" w:cs="Times New Roman"/>
          <w:sz w:val="24"/>
          <w:szCs w:val="24"/>
        </w:rPr>
        <w:t xml:space="preserve">. Finally, for AI (Table S8), the difference in climatic optima ranged from 930.5AI more humid in annual habitats in </w:t>
      </w:r>
      <w:proofErr w:type="spellStart"/>
      <w:r>
        <w:rPr>
          <w:rFonts w:ascii="Times New Roman" w:eastAsia="Times New Roman" w:hAnsi="Times New Roman" w:cs="Times New Roman"/>
          <w:sz w:val="24"/>
          <w:szCs w:val="24"/>
        </w:rPr>
        <w:t>Thelypodieae</w:t>
      </w:r>
      <w:proofErr w:type="spellEnd"/>
      <w:r>
        <w:rPr>
          <w:rFonts w:ascii="Times New Roman" w:eastAsia="Times New Roman" w:hAnsi="Times New Roman" w:cs="Times New Roman"/>
          <w:sz w:val="24"/>
          <w:szCs w:val="24"/>
        </w:rPr>
        <w:t xml:space="preserve"> to 834131.9AI more humid in perennial habitats in </w:t>
      </w:r>
      <w:r>
        <w:rPr>
          <w:rFonts w:ascii="Times New Roman" w:eastAsia="Times New Roman" w:hAnsi="Times New Roman" w:cs="Times New Roman"/>
          <w:i/>
          <w:sz w:val="24"/>
          <w:szCs w:val="24"/>
        </w:rPr>
        <w:t>Lupinus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Lupinus</w:t>
      </w:r>
      <w:r>
        <w:rPr>
          <w:rFonts w:ascii="Times New Roman" w:eastAsia="Times New Roman" w:hAnsi="Times New Roman" w:cs="Times New Roman"/>
          <w:sz w:val="24"/>
          <w:szCs w:val="24"/>
        </w:rPr>
        <w:t xml:space="preserve"> was clearly an outlier in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annuals</w:t>
      </w:r>
      <w:proofErr w:type="spellEnd"/>
      <w:r>
        <w:rPr>
          <w:rFonts w:ascii="Times New Roman" w:eastAsia="Times New Roman" w:hAnsi="Times New Roman" w:cs="Times New Roman"/>
          <w:sz w:val="24"/>
          <w:szCs w:val="24"/>
        </w:rPr>
        <w:t xml:space="preserve"> for humidity, the next closest difference was for </w:t>
      </w:r>
      <w:proofErr w:type="spellStart"/>
      <w:r>
        <w:rPr>
          <w:rFonts w:ascii="Times New Roman" w:eastAsia="Times New Roman" w:hAnsi="Times New Roman" w:cs="Times New Roman"/>
          <w:sz w:val="24"/>
          <w:szCs w:val="24"/>
        </w:rPr>
        <w:t>Polemoniaceae</w:t>
      </w:r>
      <w:proofErr w:type="spellEnd"/>
      <w:r>
        <w:rPr>
          <w:rFonts w:ascii="Times New Roman" w:eastAsia="Times New Roman" w:hAnsi="Times New Roman" w:cs="Times New Roman"/>
          <w:sz w:val="24"/>
          <w:szCs w:val="24"/>
        </w:rPr>
        <w:t xml:space="preserve"> with 8954.6AI more humidity in perennials. Nonetheless, all clades but </w:t>
      </w:r>
      <w:proofErr w:type="spellStart"/>
      <w:r>
        <w:rPr>
          <w:rFonts w:ascii="Times New Roman" w:eastAsia="Times New Roman" w:hAnsi="Times New Roman" w:cs="Times New Roman"/>
          <w:sz w:val="24"/>
          <w:szCs w:val="24"/>
        </w:rPr>
        <w:t>Thelypodieae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Brassiceae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Spermacoceae</w:t>
      </w:r>
      <w:proofErr w:type="spellEnd"/>
      <w:r>
        <w:rPr>
          <w:rFonts w:ascii="Times New Roman" w:eastAsia="Times New Roman" w:hAnsi="Times New Roman" w:cs="Times New Roman"/>
          <w:sz w:val="24"/>
          <w:szCs w:val="24"/>
        </w:rPr>
        <w:t xml:space="preserve">, Orobanchaceae, and </w:t>
      </w:r>
      <w:proofErr w:type="spellStart"/>
      <w:r>
        <w:rPr>
          <w:rFonts w:ascii="Times New Roman" w:eastAsia="Times New Roman" w:hAnsi="Times New Roman" w:cs="Times New Roman"/>
          <w:sz w:val="24"/>
          <w:szCs w:val="24"/>
        </w:rPr>
        <w:t>Gesneriaceae</w:t>
      </w:r>
      <w:proofErr w:type="spellEnd"/>
      <w:r>
        <w:rPr>
          <w:rFonts w:ascii="Times New Roman" w:eastAsia="Times New Roman" w:hAnsi="Times New Roman" w:cs="Times New Roman"/>
          <w:sz w:val="24"/>
          <w:szCs w:val="24"/>
        </w:rPr>
        <w:t xml:space="preserve"> showed a higher humidity </w:t>
      </w:r>
      <w:proofErr w:type="gramStart"/>
      <w:r>
        <w:rPr>
          <w:rFonts w:ascii="Times New Roman" w:eastAsia="Times New Roman" w:hAnsi="Times New Roman" w:cs="Times New Roman"/>
          <w:sz w:val="24"/>
          <w:szCs w:val="24"/>
        </w:rPr>
        <w:t>optima</w:t>
      </w:r>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perennials</w:t>
      </w:r>
      <w:proofErr w:type="spellEnd"/>
      <w:r>
        <w:rPr>
          <w:rFonts w:ascii="Times New Roman" w:eastAsia="Times New Roman" w:hAnsi="Times New Roman" w:cs="Times New Roman"/>
          <w:sz w:val="24"/>
          <w:szCs w:val="24"/>
        </w:rPr>
        <w:t xml:space="preserve"> than</w:t>
      </w:r>
      <w:del w:id="88" w:author="Eric Hagen" w:date="2022-07-05T10:30:00Z">
        <w:r w:rsidDel="00D83669">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annuals</w:t>
      </w:r>
      <w:proofErr w:type="spellEnd"/>
      <w:r>
        <w:rPr>
          <w:rFonts w:ascii="Times New Roman" w:eastAsia="Times New Roman" w:hAnsi="Times New Roman" w:cs="Times New Roman"/>
          <w:sz w:val="24"/>
          <w:szCs w:val="24"/>
        </w:rPr>
        <w:t xml:space="preserve">. </w:t>
      </w:r>
    </w:p>
    <w:p w14:paraId="6FB6B0D8" w14:textId="084D4301" w:rsidR="00DC165B" w:rsidRDefault="004550E2"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ins w:id="89" w:author="Eric Hagen" w:date="2022-07-05T10:30:00Z">
        <w:r w:rsidR="00D83669">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we outline the difference in estimates related to temperature and precipitation seasonality. For BIO4 (Table S2), and excluding outliers, the difference in climatic optima ranged from 660.9°C standard deviations higher in annuals in Lupinus to 31.6°C standard deviations higher in perennials in </w:t>
      </w:r>
      <w:proofErr w:type="spellStart"/>
      <w:r>
        <w:rPr>
          <w:rFonts w:ascii="Times New Roman" w:eastAsia="Times New Roman" w:hAnsi="Times New Roman" w:cs="Times New Roman"/>
          <w:sz w:val="24"/>
          <w:szCs w:val="24"/>
        </w:rPr>
        <w:t>Spermacoceae</w:t>
      </w:r>
      <w:proofErr w:type="spellEnd"/>
      <w:r>
        <w:rPr>
          <w:rFonts w:ascii="Times New Roman" w:eastAsia="Times New Roman" w:hAnsi="Times New Roman" w:cs="Times New Roman"/>
          <w:sz w:val="24"/>
          <w:szCs w:val="24"/>
        </w:rPr>
        <w:t xml:space="preserve">. All clades but </w:t>
      </w:r>
      <w:proofErr w:type="spellStart"/>
      <w:r>
        <w:rPr>
          <w:rFonts w:ascii="Times New Roman" w:eastAsia="Times New Roman" w:hAnsi="Times New Roman" w:cs="Times New Roman"/>
          <w:sz w:val="24"/>
          <w:szCs w:val="24"/>
        </w:rPr>
        <w:t>Cardamineae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Gesneriaceae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Rubieae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Cardueae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Chorisporeae</w:t>
      </w:r>
      <w:proofErr w:type="spellEnd"/>
      <w:r>
        <w:rPr>
          <w:rFonts w:ascii="Times New Roman" w:eastAsia="Times New Roman" w:hAnsi="Times New Roman" w:cs="Times New Roman"/>
          <w:sz w:val="24"/>
          <w:szCs w:val="24"/>
        </w:rPr>
        <w:t xml:space="preserve">, Orobanchaceae, and </w:t>
      </w:r>
      <w:proofErr w:type="spellStart"/>
      <w:r>
        <w:rPr>
          <w:rFonts w:ascii="Times New Roman" w:eastAsia="Times New Roman" w:hAnsi="Times New Roman" w:cs="Times New Roman"/>
          <w:sz w:val="24"/>
          <w:szCs w:val="24"/>
        </w:rPr>
        <w:t>Spermacoceae</w:t>
      </w:r>
      <w:proofErr w:type="spellEnd"/>
      <w:r>
        <w:rPr>
          <w:rFonts w:ascii="Times New Roman" w:eastAsia="Times New Roman" w:hAnsi="Times New Roman" w:cs="Times New Roman"/>
          <w:sz w:val="24"/>
          <w:szCs w:val="24"/>
        </w:rPr>
        <w:t xml:space="preserve"> had a pattern of greater temperature variability in annuals than perennials. For BIO15 (Table S7), the difference in climatic optima ranged from 27.8mm CV (coefficient of variation) more precipitation variation in annuals in Lupinus to 28.0mm CV more precipitation variability in perennials in </w:t>
      </w:r>
      <w:r>
        <w:rPr>
          <w:rFonts w:ascii="Times New Roman" w:eastAsia="Times New Roman" w:hAnsi="Times New Roman" w:cs="Times New Roman"/>
          <w:i/>
          <w:sz w:val="24"/>
          <w:szCs w:val="24"/>
        </w:rPr>
        <w:t>Croton</w:t>
      </w:r>
      <w:r>
        <w:rPr>
          <w:rFonts w:ascii="Times New Roman" w:eastAsia="Times New Roman" w:hAnsi="Times New Roman" w:cs="Times New Roman"/>
          <w:sz w:val="24"/>
          <w:szCs w:val="24"/>
        </w:rPr>
        <w:t xml:space="preserve">. All clades but </w:t>
      </w:r>
      <w:proofErr w:type="spellStart"/>
      <w:r>
        <w:rPr>
          <w:rFonts w:ascii="Times New Roman" w:eastAsia="Times New Roman" w:hAnsi="Times New Roman" w:cs="Times New Roman"/>
          <w:sz w:val="24"/>
          <w:szCs w:val="24"/>
        </w:rPr>
        <w:t>Polemoniaceae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Primulaceae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Cardueae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Antirrhineae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Thelypodieae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Arabideae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Brassiceae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Apioideae</w:t>
      </w:r>
      <w:proofErr w:type="spellEnd"/>
      <w:r>
        <w:rPr>
          <w:rFonts w:ascii="Times New Roman" w:eastAsia="Times New Roman" w:hAnsi="Times New Roman" w:cs="Times New Roman"/>
          <w:sz w:val="24"/>
          <w:szCs w:val="24"/>
        </w:rPr>
        <w:t xml:space="preserve">, Orobanchaceae, </w:t>
      </w:r>
      <w:proofErr w:type="spellStart"/>
      <w:r>
        <w:rPr>
          <w:rFonts w:ascii="Times New Roman" w:eastAsia="Times New Roman" w:hAnsi="Times New Roman" w:cs="Times New Roman"/>
          <w:sz w:val="24"/>
          <w:szCs w:val="24"/>
        </w:rPr>
        <w:t>Cardamineae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Erysimeae</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Croton</w:t>
      </w:r>
      <w:r>
        <w:rPr>
          <w:rFonts w:ascii="Times New Roman" w:eastAsia="Times New Roman" w:hAnsi="Times New Roman" w:cs="Times New Roman"/>
          <w:sz w:val="24"/>
          <w:szCs w:val="24"/>
        </w:rPr>
        <w:t xml:space="preserve"> </w:t>
      </w:r>
      <w:del w:id="90" w:author="Eric Hagen" w:date="2022-07-05T10:30:00Z">
        <w:r w:rsidDel="00D83669">
          <w:rPr>
            <w:rFonts w:ascii="Times New Roman" w:eastAsia="Times New Roman" w:hAnsi="Times New Roman" w:cs="Times New Roman"/>
            <w:sz w:val="24"/>
            <w:szCs w:val="24"/>
          </w:rPr>
          <w:delText xml:space="preserve">had </w:delText>
        </w:r>
      </w:del>
      <w:ins w:id="91" w:author="Eric Hagen" w:date="2022-07-05T10:30:00Z">
        <w:r w:rsidR="00D83669">
          <w:rPr>
            <w:rFonts w:ascii="Times New Roman" w:eastAsia="Times New Roman" w:hAnsi="Times New Roman" w:cs="Times New Roman"/>
            <w:sz w:val="24"/>
            <w:szCs w:val="24"/>
          </w:rPr>
          <w:t xml:space="preserve">showed </w:t>
        </w:r>
      </w:ins>
      <w:r>
        <w:rPr>
          <w:rFonts w:ascii="Times New Roman" w:eastAsia="Times New Roman" w:hAnsi="Times New Roman" w:cs="Times New Roman"/>
          <w:sz w:val="24"/>
          <w:szCs w:val="24"/>
        </w:rPr>
        <w:t xml:space="preserve">a pattern of </w:t>
      </w:r>
      <w:del w:id="92" w:author="Eric Hagen" w:date="2022-07-05T10:30:00Z">
        <w:r w:rsidDel="00D83669">
          <w:rPr>
            <w:rFonts w:ascii="Times New Roman" w:eastAsia="Times New Roman" w:hAnsi="Times New Roman" w:cs="Times New Roman"/>
            <w:sz w:val="24"/>
            <w:szCs w:val="24"/>
          </w:rPr>
          <w:delText xml:space="preserve">more </w:delText>
        </w:r>
      </w:del>
      <w:ins w:id="93" w:author="Eric Hagen" w:date="2022-07-05T10:30:00Z">
        <w:r w:rsidR="00D83669">
          <w:rPr>
            <w:rFonts w:ascii="Times New Roman" w:eastAsia="Times New Roman" w:hAnsi="Times New Roman" w:cs="Times New Roman"/>
            <w:sz w:val="24"/>
            <w:szCs w:val="24"/>
          </w:rPr>
          <w:t xml:space="preserve">higher </w:t>
        </w:r>
      </w:ins>
      <w:r>
        <w:rPr>
          <w:rFonts w:ascii="Times New Roman" w:eastAsia="Times New Roman" w:hAnsi="Times New Roman" w:cs="Times New Roman"/>
          <w:sz w:val="24"/>
          <w:szCs w:val="24"/>
        </w:rPr>
        <w:t xml:space="preserve">precipitation variability in annuals than </w:t>
      </w:r>
      <w:ins w:id="94" w:author="Eric Hagen" w:date="2022-07-05T10:30:00Z">
        <w:r w:rsidR="00D83669">
          <w:rPr>
            <w:rFonts w:ascii="Times New Roman" w:eastAsia="Times New Roman" w:hAnsi="Times New Roman" w:cs="Times New Roman"/>
            <w:sz w:val="24"/>
            <w:szCs w:val="24"/>
          </w:rPr>
          <w:t xml:space="preserve">in </w:t>
        </w:r>
      </w:ins>
      <w:r>
        <w:rPr>
          <w:rFonts w:ascii="Times New Roman" w:eastAsia="Times New Roman" w:hAnsi="Times New Roman" w:cs="Times New Roman"/>
          <w:sz w:val="24"/>
          <w:szCs w:val="24"/>
        </w:rPr>
        <w:t>perennials.</w:t>
      </w:r>
    </w:p>
    <w:p w14:paraId="1C9432A1" w14:textId="72053970" w:rsidR="00DC165B" w:rsidRPr="00416A93" w:rsidRDefault="004550E2" w:rsidP="004C7D0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416A93">
        <w:rPr>
          <w:rFonts w:ascii="Times New Roman" w:eastAsia="Times New Roman" w:hAnsi="Times New Roman" w:cs="Times New Roman"/>
          <w:sz w:val="24"/>
          <w:szCs w:val="24"/>
        </w:rPr>
        <w:t>Finally,</w:t>
      </w:r>
      <w:r>
        <w:rPr>
          <w:rFonts w:ascii="Times New Roman" w:eastAsia="Times New Roman" w:hAnsi="Times New Roman" w:cs="Times New Roman"/>
          <w:sz w:val="24"/>
          <w:szCs w:val="24"/>
        </w:rPr>
        <w:t xml:space="preserve"> we outline the difference in the most extreme climatic conditions of a year as they are measured by temperature and precipitation. For BIO5 (Table S3), the difference in climatic optima ranged from 16°C higher max temperature in annuals in </w:t>
      </w:r>
      <w:proofErr w:type="spellStart"/>
      <w:r>
        <w:rPr>
          <w:rFonts w:ascii="Times New Roman" w:eastAsia="Times New Roman" w:hAnsi="Times New Roman" w:cs="Times New Roman"/>
          <w:sz w:val="24"/>
          <w:szCs w:val="24"/>
        </w:rPr>
        <w:t>Chorisporeae</w:t>
      </w:r>
      <w:proofErr w:type="spellEnd"/>
      <w:r>
        <w:rPr>
          <w:rFonts w:ascii="Times New Roman" w:eastAsia="Times New Roman" w:hAnsi="Times New Roman" w:cs="Times New Roman"/>
          <w:sz w:val="24"/>
          <w:szCs w:val="24"/>
        </w:rPr>
        <w:t xml:space="preserve"> to 0.28°C higher max temperature in perennials in </w:t>
      </w:r>
      <w:proofErr w:type="spellStart"/>
      <w:r>
        <w:rPr>
          <w:rFonts w:ascii="Times New Roman" w:eastAsia="Times New Roman" w:hAnsi="Times New Roman" w:cs="Times New Roman"/>
          <w:sz w:val="24"/>
          <w:szCs w:val="24"/>
        </w:rPr>
        <w:t>Balsaminaceae</w:t>
      </w:r>
      <w:proofErr w:type="spellEnd"/>
      <w:r>
        <w:rPr>
          <w:rFonts w:ascii="Times New Roman" w:eastAsia="Times New Roman" w:hAnsi="Times New Roman" w:cs="Times New Roman"/>
          <w:sz w:val="24"/>
          <w:szCs w:val="24"/>
        </w:rPr>
        <w:t xml:space="preserve">. For </w:t>
      </w:r>
      <w:proofErr w:type="gramStart"/>
      <w:r w:rsidR="00416A93">
        <w:rPr>
          <w:rFonts w:ascii="Times New Roman" w:eastAsia="Times New Roman" w:hAnsi="Times New Roman" w:cs="Times New Roman"/>
          <w:sz w:val="24"/>
          <w:szCs w:val="24"/>
        </w:rPr>
        <w:t>BIO6</w:t>
      </w:r>
      <w:ins w:id="95" w:author="Eric Hagen" w:date="2022-07-05T10:32:00Z">
        <w:r w:rsidR="009863FB">
          <w:rPr>
            <w:rFonts w:ascii="Times New Roman" w:eastAsia="Times New Roman" w:hAnsi="Times New Roman" w:cs="Times New Roman"/>
            <w:sz w:val="24"/>
            <w:szCs w:val="24"/>
          </w:rPr>
          <w:t>,</w:t>
        </w:r>
      </w:ins>
      <w:r w:rsidR="00416A93">
        <w:rPr>
          <w:rFonts w:ascii="Times New Roman" w:eastAsia="Times New Roman" w:hAnsi="Times New Roman" w:cs="Times New Roman"/>
          <w:sz w:val="24"/>
          <w:szCs w:val="24"/>
        </w:rPr>
        <w:t xml:space="preserve"> and</w:t>
      </w:r>
      <w:proofErr w:type="gramEnd"/>
      <w:r>
        <w:rPr>
          <w:rFonts w:ascii="Times New Roman" w:eastAsia="Times New Roman" w:hAnsi="Times New Roman" w:cs="Times New Roman"/>
          <w:sz w:val="24"/>
          <w:szCs w:val="24"/>
        </w:rPr>
        <w:t xml:space="preserve"> ignoring outliers for which models failed to converge (Table S4), the difference in climatic optima ranged from 6.87°C minimum temperature in annuals in </w:t>
      </w:r>
      <w:proofErr w:type="spellStart"/>
      <w:r>
        <w:rPr>
          <w:rFonts w:ascii="Times New Roman" w:eastAsia="Times New Roman" w:hAnsi="Times New Roman" w:cs="Times New Roman"/>
          <w:sz w:val="24"/>
          <w:szCs w:val="24"/>
        </w:rPr>
        <w:t>Pooideae</w:t>
      </w:r>
      <w:proofErr w:type="spellEnd"/>
      <w:r>
        <w:rPr>
          <w:rFonts w:ascii="Times New Roman" w:eastAsia="Times New Roman" w:hAnsi="Times New Roman" w:cs="Times New Roman"/>
          <w:sz w:val="24"/>
          <w:szCs w:val="24"/>
        </w:rPr>
        <w:t xml:space="preserve"> to 2.65°C minimum temperature in perennials </w:t>
      </w:r>
      <w:proofErr w:type="spellStart"/>
      <w:r>
        <w:rPr>
          <w:rFonts w:ascii="Times New Roman" w:eastAsia="Times New Roman" w:hAnsi="Times New Roman" w:cs="Times New Roman"/>
          <w:sz w:val="24"/>
          <w:szCs w:val="24"/>
        </w:rPr>
        <w:t>Primulaceae</w:t>
      </w:r>
      <w:proofErr w:type="spellEnd"/>
      <w:r>
        <w:rPr>
          <w:rFonts w:ascii="Times New Roman" w:eastAsia="Times New Roman" w:hAnsi="Times New Roman" w:cs="Times New Roman"/>
          <w:sz w:val="24"/>
          <w:szCs w:val="24"/>
        </w:rPr>
        <w:t xml:space="preserve">. All clades but </w:t>
      </w:r>
      <w:proofErr w:type="spellStart"/>
      <w:r>
        <w:rPr>
          <w:rFonts w:ascii="Times New Roman" w:eastAsia="Times New Roman" w:hAnsi="Times New Roman" w:cs="Times New Roman"/>
          <w:sz w:val="24"/>
          <w:szCs w:val="24"/>
        </w:rPr>
        <w:t>Polemoniaceae</w:t>
      </w:r>
      <w:proofErr w:type="spellEnd"/>
      <w:r>
        <w:rPr>
          <w:rFonts w:ascii="Times New Roman" w:eastAsia="Times New Roman" w:hAnsi="Times New Roman" w:cs="Times New Roman"/>
          <w:sz w:val="24"/>
          <w:szCs w:val="24"/>
        </w:rPr>
        <w:t xml:space="preserve">, Croton, Hypericum, </w:t>
      </w:r>
      <w:proofErr w:type="spellStart"/>
      <w:r>
        <w:rPr>
          <w:rFonts w:ascii="Times New Roman" w:eastAsia="Times New Roman" w:hAnsi="Times New Roman" w:cs="Times New Roman"/>
          <w:sz w:val="24"/>
          <w:szCs w:val="24"/>
        </w:rPr>
        <w:t>Lepidieae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Onagraceae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Erysimeae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Grewioideae</w:t>
      </w:r>
      <w:proofErr w:type="spellEnd"/>
      <w:r>
        <w:rPr>
          <w:rFonts w:ascii="Times New Roman" w:eastAsia="Times New Roman" w:hAnsi="Times New Roman" w:cs="Times New Roman"/>
          <w:sz w:val="24"/>
          <w:szCs w:val="24"/>
        </w:rPr>
        <w:t xml:space="preserve">, Solanaceae, </w:t>
      </w:r>
      <w:proofErr w:type="spellStart"/>
      <w:r>
        <w:rPr>
          <w:rFonts w:ascii="Times New Roman" w:eastAsia="Times New Roman" w:hAnsi="Times New Roman" w:cs="Times New Roman"/>
          <w:sz w:val="24"/>
          <w:szCs w:val="24"/>
        </w:rPr>
        <w:t>Primulaceae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Antirrhineae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Balsaminaceae</w:t>
      </w:r>
      <w:proofErr w:type="spellEnd"/>
      <w:r>
        <w:rPr>
          <w:rFonts w:ascii="Times New Roman" w:eastAsia="Times New Roman" w:hAnsi="Times New Roman" w:cs="Times New Roman"/>
          <w:sz w:val="24"/>
          <w:szCs w:val="24"/>
        </w:rPr>
        <w:t xml:space="preserve"> had a pattern of lower minimum temperature of the coldest months in perennials than annuals. For BIO14 (Table S6), the difference in climatic optima ranged from 2.39mm of precipitation during the driest month in annuals in </w:t>
      </w:r>
      <w:proofErr w:type="spellStart"/>
      <w:r>
        <w:rPr>
          <w:rFonts w:ascii="Times New Roman" w:eastAsia="Times New Roman" w:hAnsi="Times New Roman" w:cs="Times New Roman"/>
          <w:sz w:val="24"/>
          <w:szCs w:val="24"/>
        </w:rPr>
        <w:t>Erysimeae</w:t>
      </w:r>
      <w:proofErr w:type="spellEnd"/>
      <w:r>
        <w:rPr>
          <w:rFonts w:ascii="Times New Roman" w:eastAsia="Times New Roman" w:hAnsi="Times New Roman" w:cs="Times New Roman"/>
          <w:sz w:val="24"/>
          <w:szCs w:val="24"/>
        </w:rPr>
        <w:t xml:space="preserve"> to 32.4 mm of precipitation in the driest month in perennials in </w:t>
      </w:r>
      <w:r>
        <w:rPr>
          <w:rFonts w:ascii="Times New Roman" w:eastAsia="Times New Roman" w:hAnsi="Times New Roman" w:cs="Times New Roman"/>
          <w:i/>
          <w:sz w:val="24"/>
          <w:szCs w:val="24"/>
        </w:rPr>
        <w:t>Hypericum</w:t>
      </w:r>
      <w:r w:rsidRPr="00416A93">
        <w:rPr>
          <w:rFonts w:ascii="Times New Roman" w:eastAsia="Times New Roman" w:hAnsi="Times New Roman" w:cs="Times New Roman"/>
          <w:sz w:val="24"/>
          <w:szCs w:val="24"/>
        </w:rPr>
        <w:t xml:space="preserve">. All clades but </w:t>
      </w:r>
      <w:proofErr w:type="spellStart"/>
      <w:r w:rsidRPr="00416A93">
        <w:rPr>
          <w:rFonts w:ascii="Times New Roman" w:eastAsia="Times New Roman" w:hAnsi="Times New Roman" w:cs="Times New Roman"/>
          <w:sz w:val="24"/>
          <w:szCs w:val="24"/>
        </w:rPr>
        <w:t>Erysimeae</w:t>
      </w:r>
      <w:proofErr w:type="spellEnd"/>
      <w:r w:rsidRPr="00416A93">
        <w:rPr>
          <w:rFonts w:ascii="Times New Roman" w:eastAsia="Times New Roman" w:hAnsi="Times New Roman" w:cs="Times New Roman"/>
          <w:sz w:val="24"/>
          <w:szCs w:val="24"/>
        </w:rPr>
        <w:t xml:space="preserve">, </w:t>
      </w:r>
      <w:r w:rsidRPr="00416A93">
        <w:rPr>
          <w:rFonts w:ascii="Times New Roman" w:eastAsia="Times New Roman" w:hAnsi="Times New Roman" w:cs="Times New Roman"/>
          <w:i/>
          <w:sz w:val="24"/>
          <w:szCs w:val="24"/>
        </w:rPr>
        <w:t>Croton</w:t>
      </w:r>
      <w:r w:rsidRPr="00416A93">
        <w:rPr>
          <w:rFonts w:ascii="Times New Roman" w:eastAsia="Times New Roman" w:hAnsi="Times New Roman" w:cs="Times New Roman"/>
          <w:sz w:val="24"/>
          <w:szCs w:val="24"/>
        </w:rPr>
        <w:t xml:space="preserve">, </w:t>
      </w:r>
      <w:proofErr w:type="spellStart"/>
      <w:r w:rsidRPr="00416A93">
        <w:rPr>
          <w:rFonts w:ascii="Times New Roman" w:eastAsia="Times New Roman" w:hAnsi="Times New Roman" w:cs="Times New Roman"/>
          <w:sz w:val="24"/>
          <w:szCs w:val="24"/>
        </w:rPr>
        <w:t>Brassiceae</w:t>
      </w:r>
      <w:proofErr w:type="spellEnd"/>
      <w:r w:rsidRPr="00416A93">
        <w:rPr>
          <w:rFonts w:ascii="Times New Roman" w:eastAsia="Times New Roman" w:hAnsi="Times New Roman" w:cs="Times New Roman"/>
          <w:sz w:val="24"/>
          <w:szCs w:val="24"/>
        </w:rPr>
        <w:t xml:space="preserve">, </w:t>
      </w:r>
      <w:proofErr w:type="spellStart"/>
      <w:r w:rsidRPr="00416A93">
        <w:rPr>
          <w:rFonts w:ascii="Times New Roman" w:eastAsia="Times New Roman" w:hAnsi="Times New Roman" w:cs="Times New Roman"/>
          <w:sz w:val="24"/>
          <w:szCs w:val="24"/>
        </w:rPr>
        <w:t>Thelypodieae</w:t>
      </w:r>
      <w:proofErr w:type="spellEnd"/>
      <w:r w:rsidRPr="00416A93">
        <w:rPr>
          <w:rFonts w:ascii="Times New Roman" w:eastAsia="Times New Roman" w:hAnsi="Times New Roman" w:cs="Times New Roman"/>
          <w:sz w:val="24"/>
          <w:szCs w:val="24"/>
        </w:rPr>
        <w:t xml:space="preserve">, CES, </w:t>
      </w:r>
      <w:proofErr w:type="spellStart"/>
      <w:r w:rsidRPr="00416A93">
        <w:rPr>
          <w:rFonts w:ascii="Times New Roman" w:eastAsia="Times New Roman" w:hAnsi="Times New Roman" w:cs="Times New Roman"/>
          <w:sz w:val="24"/>
          <w:szCs w:val="24"/>
        </w:rPr>
        <w:t>Apioideae</w:t>
      </w:r>
      <w:proofErr w:type="spellEnd"/>
      <w:r w:rsidRPr="00416A93">
        <w:rPr>
          <w:rFonts w:ascii="Times New Roman" w:eastAsia="Times New Roman" w:hAnsi="Times New Roman" w:cs="Times New Roman"/>
          <w:sz w:val="24"/>
          <w:szCs w:val="24"/>
        </w:rPr>
        <w:t xml:space="preserve">, </w:t>
      </w:r>
      <w:proofErr w:type="spellStart"/>
      <w:r w:rsidRPr="00416A93">
        <w:rPr>
          <w:rFonts w:ascii="Times New Roman" w:eastAsia="Times New Roman" w:hAnsi="Times New Roman" w:cs="Times New Roman"/>
          <w:sz w:val="24"/>
          <w:szCs w:val="24"/>
        </w:rPr>
        <w:t>Lepidieae</w:t>
      </w:r>
      <w:proofErr w:type="spellEnd"/>
      <w:r w:rsidRPr="00416A93">
        <w:rPr>
          <w:rFonts w:ascii="Times New Roman" w:eastAsia="Times New Roman" w:hAnsi="Times New Roman" w:cs="Times New Roman"/>
          <w:sz w:val="24"/>
          <w:szCs w:val="24"/>
        </w:rPr>
        <w:t xml:space="preserve">, </w:t>
      </w:r>
      <w:proofErr w:type="spellStart"/>
      <w:r w:rsidRPr="00416A93">
        <w:rPr>
          <w:rFonts w:ascii="Times New Roman" w:eastAsia="Times New Roman" w:hAnsi="Times New Roman" w:cs="Times New Roman"/>
          <w:sz w:val="24"/>
          <w:szCs w:val="24"/>
        </w:rPr>
        <w:t>Gesneriaceae</w:t>
      </w:r>
      <w:proofErr w:type="spellEnd"/>
      <w:r w:rsidRPr="00416A93">
        <w:rPr>
          <w:rFonts w:ascii="Times New Roman" w:eastAsia="Times New Roman" w:hAnsi="Times New Roman" w:cs="Times New Roman"/>
          <w:sz w:val="24"/>
          <w:szCs w:val="24"/>
        </w:rPr>
        <w:t xml:space="preserve">, Lupinus, Orobanchaceae, and </w:t>
      </w:r>
      <w:proofErr w:type="spellStart"/>
      <w:r w:rsidRPr="00416A93">
        <w:rPr>
          <w:rFonts w:ascii="Times New Roman" w:eastAsia="Times New Roman" w:hAnsi="Times New Roman" w:cs="Times New Roman"/>
          <w:sz w:val="24"/>
          <w:szCs w:val="24"/>
        </w:rPr>
        <w:t>Cardamineae</w:t>
      </w:r>
      <w:proofErr w:type="spellEnd"/>
      <w:r w:rsidRPr="00416A93">
        <w:rPr>
          <w:rFonts w:ascii="Times New Roman" w:eastAsia="Times New Roman" w:hAnsi="Times New Roman" w:cs="Times New Roman"/>
          <w:sz w:val="24"/>
          <w:szCs w:val="24"/>
        </w:rPr>
        <w:t xml:space="preserve"> had a pattern of lower minimum precipitation of the driest months in annuals than perennials. </w:t>
      </w:r>
    </w:p>
    <w:p w14:paraId="7C671D81" w14:textId="77777777" w:rsidR="00DC165B" w:rsidRDefault="004550E2" w:rsidP="004C7D0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General patterns: parameter estimates</w:t>
      </w:r>
    </w:p>
    <w:p w14:paraId="1AE3E7F5" w14:textId="0C9051E0" w:rsidR="00DC165B" w:rsidRDefault="004550E2" w:rsidP="00E9630C">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averaging all models, </w:t>
      </w:r>
      <w:proofErr w:type="spellStart"/>
      <w:r>
        <w:rPr>
          <w:rFonts w:ascii="Times New Roman" w:eastAsia="Times New Roman" w:hAnsi="Times New Roman" w:cs="Times New Roman"/>
          <w:sz w:val="24"/>
          <w:szCs w:val="24"/>
        </w:rPr>
        <w:t>phylo.t.test</w:t>
      </w:r>
      <w:proofErr w:type="spellEnd"/>
      <w:r>
        <w:rPr>
          <w:rFonts w:ascii="Times New Roman" w:eastAsia="Times New Roman" w:hAnsi="Times New Roman" w:cs="Times New Roman"/>
          <w:sz w:val="24"/>
          <w:szCs w:val="24"/>
        </w:rPr>
        <w:t xml:space="preserve"> comparisons between parameter estimates show slight differences in sigma squared across all variables (Figure 3</w:t>
      </w:r>
      <w:r w:rsidR="00416A93">
        <w:rPr>
          <w:rFonts w:ascii="Times New Roman" w:eastAsia="Times New Roman" w:hAnsi="Times New Roman" w:cs="Times New Roman"/>
          <w:sz w:val="24"/>
          <w:szCs w:val="24"/>
        </w:rPr>
        <w:t>-5</w:t>
      </w:r>
      <w:r>
        <w:rPr>
          <w:rFonts w:ascii="Times New Roman" w:eastAsia="Times New Roman" w:hAnsi="Times New Roman" w:cs="Times New Roman"/>
          <w:sz w:val="24"/>
          <w:szCs w:val="24"/>
        </w:rPr>
        <w:t>), but none of these differences were significant (</w:t>
      </w:r>
      <w:proofErr w:type="spellStart"/>
      <w:r>
        <w:rPr>
          <w:rFonts w:ascii="Times New Roman" w:eastAsia="Times New Roman" w:hAnsi="Times New Roman" w:cs="Times New Roman"/>
          <w:sz w:val="24"/>
          <w:szCs w:val="24"/>
        </w:rPr>
        <w:t>phylo.t.test</w:t>
      </w:r>
      <w:proofErr w:type="spellEnd"/>
      <w:r>
        <w:rPr>
          <w:rFonts w:ascii="Times New Roman" w:eastAsia="Times New Roman" w:hAnsi="Times New Roman" w:cs="Times New Roman"/>
          <w:sz w:val="24"/>
          <w:szCs w:val="24"/>
        </w:rPr>
        <w:t xml:space="preserve"> p &gt; 0.05). Significant differences in climatic optima between annuals and perennials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annuals</w:t>
      </w:r>
      <w:proofErr w:type="spellEnd"/>
      <w:r>
        <w:rPr>
          <w:rFonts w:ascii="Times New Roman" w:eastAsia="Times New Roman" w:hAnsi="Times New Roman" w:cs="Times New Roman"/>
          <w:sz w:val="24"/>
          <w:szCs w:val="24"/>
        </w:rPr>
        <w:t xml:space="preserve"> </w:t>
      </w:r>
      <w:r>
        <w:rPr>
          <w:rFonts w:ascii="Gungsuh" w:eastAsia="Gungsuh" w:hAnsi="Gungsuh" w:cs="Gungsuh"/>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perennials</w:t>
      </w:r>
      <w:proofErr w:type="spellEnd"/>
      <w:r>
        <w:rPr>
          <w:rFonts w:ascii="Times New Roman" w:eastAsia="Times New Roman" w:hAnsi="Times New Roman" w:cs="Times New Roman"/>
          <w:sz w:val="24"/>
          <w:szCs w:val="24"/>
        </w:rPr>
        <w:t>) were observed for three out of the eight climatic variables analyzed (Figure 3): (1) mean annual temperature, where annuals tend to have higher values than perennials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annuals</w:t>
      </w:r>
      <w:proofErr w:type="spellEnd"/>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perennials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phylo.t.test</w:t>
      </w:r>
      <w:proofErr w:type="spellEnd"/>
      <w:r>
        <w:rPr>
          <w:rFonts w:ascii="Times New Roman" w:eastAsia="Times New Roman" w:hAnsi="Times New Roman" w:cs="Times New Roman"/>
          <w:sz w:val="24"/>
          <w:szCs w:val="24"/>
        </w:rPr>
        <w:t xml:space="preserve"> p = 0.01); (2) maximum temperature of the warmest month, where annuals tend to have higher values then perennials </w:t>
      </w:r>
      <w:r>
        <w:rPr>
          <w:rFonts w:ascii="Times New Roman" w:eastAsia="Times New Roman" w:hAnsi="Times New Roman" w:cs="Times New Roman"/>
          <w:sz w:val="24"/>
          <w:szCs w:val="24"/>
        </w:rPr>
        <w:lastRenderedPageBreak/>
        <w:t>(</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annuals</w:t>
      </w:r>
      <w:proofErr w:type="spellEnd"/>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perennials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phylo.t.test</w:t>
      </w:r>
      <w:proofErr w:type="spellEnd"/>
      <w:r>
        <w:rPr>
          <w:rFonts w:ascii="Times New Roman" w:eastAsia="Times New Roman" w:hAnsi="Times New Roman" w:cs="Times New Roman"/>
          <w:sz w:val="24"/>
          <w:szCs w:val="24"/>
        </w:rPr>
        <w:t xml:space="preserve"> p &lt; 0.001) and precipitation of the driest month, where annuals tend to have lower values than perennials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annuals</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perennials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phylo.t.test</w:t>
      </w:r>
      <w:proofErr w:type="spellEnd"/>
      <w:r>
        <w:rPr>
          <w:rFonts w:ascii="Times New Roman" w:eastAsia="Times New Roman" w:hAnsi="Times New Roman" w:cs="Times New Roman"/>
          <w:sz w:val="24"/>
          <w:szCs w:val="24"/>
        </w:rPr>
        <w:t xml:space="preserve"> p = 0.01). Though </w:t>
      </w:r>
      <w:r w:rsidR="009D21CA">
        <w:rPr>
          <w:rFonts w:ascii="Times New Roman" w:eastAsia="Times New Roman" w:hAnsi="Times New Roman" w:cs="Times New Roman"/>
          <w:sz w:val="24"/>
          <w:szCs w:val="24"/>
        </w:rPr>
        <w:t>some</w:t>
      </w:r>
      <w:r>
        <w:rPr>
          <w:rFonts w:ascii="Times New Roman" w:eastAsia="Times New Roman" w:hAnsi="Times New Roman" w:cs="Times New Roman"/>
          <w:sz w:val="24"/>
          <w:szCs w:val="24"/>
        </w:rPr>
        <w:t xml:space="preserve"> parameter values of other variables are </w:t>
      </w:r>
      <w:del w:id="96" w:author="Eric Hagen" w:date="2022-07-05T10:34:00Z">
        <w:r w:rsidDel="009863FB">
          <w:rPr>
            <w:rFonts w:ascii="Times New Roman" w:eastAsia="Times New Roman" w:hAnsi="Times New Roman" w:cs="Times New Roman"/>
            <w:sz w:val="24"/>
            <w:szCs w:val="24"/>
          </w:rPr>
          <w:delText xml:space="preserve">coherent </w:delText>
        </w:r>
      </w:del>
      <w:ins w:id="97" w:author="Eric Hagen" w:date="2022-07-05T10:34:00Z">
        <w:r w:rsidR="009863FB">
          <w:rPr>
            <w:rFonts w:ascii="Times New Roman" w:eastAsia="Times New Roman" w:hAnsi="Times New Roman" w:cs="Times New Roman"/>
            <w:sz w:val="24"/>
            <w:szCs w:val="24"/>
          </w:rPr>
          <w:t xml:space="preserve">consistent </w:t>
        </w:r>
      </w:ins>
      <w:r>
        <w:rPr>
          <w:rFonts w:ascii="Times New Roman" w:eastAsia="Times New Roman" w:hAnsi="Times New Roman" w:cs="Times New Roman"/>
          <w:sz w:val="24"/>
          <w:szCs w:val="24"/>
        </w:rPr>
        <w:t>with our hypotheses, no significant differences between climatic optima of annuals and perennials were observed for mean annual precipitation, aridity index, minimum temperature of the coldest month</w:t>
      </w:r>
      <w:ins w:id="98" w:author="Eric Hagen" w:date="2022-07-05T10:35:00Z">
        <w:r w:rsidR="002C0B04">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del w:id="99" w:author="Eric Hagen" w:date="2022-07-05T10:35:00Z">
        <w:r w:rsidDel="002C0B04">
          <w:rPr>
            <w:rFonts w:ascii="Times New Roman" w:eastAsia="Times New Roman" w:hAnsi="Times New Roman" w:cs="Times New Roman"/>
            <w:sz w:val="24"/>
            <w:szCs w:val="24"/>
          </w:rPr>
          <w:delText>and for none</w:delText>
        </w:r>
      </w:del>
      <w:ins w:id="100" w:author="Eric Hagen" w:date="2022-07-05T10:35:00Z">
        <w:r w:rsidR="002C0B04">
          <w:rPr>
            <w:rFonts w:ascii="Times New Roman" w:eastAsia="Times New Roman" w:hAnsi="Times New Roman" w:cs="Times New Roman"/>
            <w:sz w:val="24"/>
            <w:szCs w:val="24"/>
          </w:rPr>
          <w:t>or any</w:t>
        </w:r>
      </w:ins>
      <w:r>
        <w:rPr>
          <w:rFonts w:ascii="Times New Roman" w:eastAsia="Times New Roman" w:hAnsi="Times New Roman" w:cs="Times New Roman"/>
          <w:sz w:val="24"/>
          <w:szCs w:val="24"/>
        </w:rPr>
        <w:t xml:space="preserve"> of the variables representing climatic seasonality (</w:t>
      </w:r>
      <w:proofErr w:type="spellStart"/>
      <w:r>
        <w:rPr>
          <w:rFonts w:ascii="Times New Roman" w:eastAsia="Times New Roman" w:hAnsi="Times New Roman" w:cs="Times New Roman"/>
          <w:sz w:val="24"/>
          <w:szCs w:val="24"/>
        </w:rPr>
        <w:t>phylo.t.test</w:t>
      </w:r>
      <w:proofErr w:type="spellEnd"/>
      <w:r>
        <w:rPr>
          <w:rFonts w:ascii="Times New Roman" w:eastAsia="Times New Roman" w:hAnsi="Times New Roman" w:cs="Times New Roman"/>
          <w:sz w:val="24"/>
          <w:szCs w:val="24"/>
        </w:rPr>
        <w:t xml:space="preserve"> p &gt; 0.05). </w:t>
      </w:r>
    </w:p>
    <w:p w14:paraId="344672DA" w14:textId="6A77E606" w:rsidR="00DC165B" w:rsidRDefault="004550E2"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looking at individual clades, the maximum temperature of the warmest month was the climatic variable where the strongest pattern was observed. For this variable, the only exception to the general pattern was </w:t>
      </w:r>
      <w:proofErr w:type="spellStart"/>
      <w:r>
        <w:rPr>
          <w:rFonts w:ascii="Times New Roman" w:eastAsia="Times New Roman" w:hAnsi="Times New Roman" w:cs="Times New Roman"/>
          <w:sz w:val="24"/>
          <w:szCs w:val="24"/>
        </w:rPr>
        <w:t>Balsaminaceae</w:t>
      </w:r>
      <w:proofErr w:type="spellEnd"/>
      <w:r>
        <w:rPr>
          <w:rFonts w:ascii="Times New Roman" w:eastAsia="Times New Roman" w:hAnsi="Times New Roman" w:cs="Times New Roman"/>
          <w:sz w:val="24"/>
          <w:szCs w:val="24"/>
        </w:rPr>
        <w:t xml:space="preserve"> (24.53°C in annuals, 24.82°C in perennials). Maximum difference in optima values </w:t>
      </w:r>
      <w:del w:id="101" w:author="Eric Hagen" w:date="2022-07-05T10:36:00Z">
        <w:r w:rsidDel="002C0B04">
          <w:rPr>
            <w:rFonts w:ascii="Times New Roman" w:eastAsia="Times New Roman" w:hAnsi="Times New Roman" w:cs="Times New Roman"/>
            <w:sz w:val="24"/>
            <w:szCs w:val="24"/>
          </w:rPr>
          <w:delText xml:space="preserve">are </w:delText>
        </w:r>
      </w:del>
      <w:ins w:id="102" w:author="Eric Hagen" w:date="2022-07-05T10:36:00Z">
        <w:r w:rsidR="002C0B04">
          <w:rPr>
            <w:rFonts w:ascii="Times New Roman" w:eastAsia="Times New Roman" w:hAnsi="Times New Roman" w:cs="Times New Roman"/>
            <w:sz w:val="24"/>
            <w:szCs w:val="24"/>
          </w:rPr>
          <w:t xml:space="preserve">were </w:t>
        </w:r>
      </w:ins>
      <w:r>
        <w:rPr>
          <w:rFonts w:ascii="Times New Roman" w:eastAsia="Times New Roman" w:hAnsi="Times New Roman" w:cs="Times New Roman"/>
          <w:sz w:val="24"/>
          <w:szCs w:val="24"/>
        </w:rPr>
        <w:t xml:space="preserve">observed in the Brassicaceae tribes </w:t>
      </w:r>
      <w:proofErr w:type="spellStart"/>
      <w:r>
        <w:rPr>
          <w:rFonts w:ascii="Times New Roman" w:eastAsia="Times New Roman" w:hAnsi="Times New Roman" w:cs="Times New Roman"/>
          <w:sz w:val="24"/>
          <w:szCs w:val="24"/>
        </w:rPr>
        <w:t>Chorisporeae</w:t>
      </w:r>
      <w:proofErr w:type="spellEnd"/>
      <w:r>
        <w:rPr>
          <w:rFonts w:ascii="Times New Roman" w:eastAsia="Times New Roman" w:hAnsi="Times New Roman" w:cs="Times New Roman"/>
          <w:sz w:val="24"/>
          <w:szCs w:val="24"/>
        </w:rPr>
        <w:t xml:space="preserve"> (32°C in annuals and 15.6°C in perennials), </w:t>
      </w:r>
      <w:proofErr w:type="spellStart"/>
      <w:r>
        <w:rPr>
          <w:rFonts w:ascii="Times New Roman" w:eastAsia="Times New Roman" w:hAnsi="Times New Roman" w:cs="Times New Roman"/>
          <w:sz w:val="24"/>
          <w:szCs w:val="24"/>
        </w:rPr>
        <w:t>Euclidieae</w:t>
      </w:r>
      <w:proofErr w:type="spellEnd"/>
      <w:r>
        <w:rPr>
          <w:rFonts w:ascii="Times New Roman" w:eastAsia="Times New Roman" w:hAnsi="Times New Roman" w:cs="Times New Roman"/>
          <w:sz w:val="24"/>
          <w:szCs w:val="24"/>
        </w:rPr>
        <w:t xml:space="preserve"> (27.59°C in annuals, 13.90°C in perennials), and </w:t>
      </w:r>
      <w:proofErr w:type="spellStart"/>
      <w:r>
        <w:rPr>
          <w:rFonts w:ascii="Times New Roman" w:eastAsia="Times New Roman" w:hAnsi="Times New Roman" w:cs="Times New Roman"/>
          <w:sz w:val="24"/>
          <w:szCs w:val="24"/>
        </w:rPr>
        <w:t>Thelypodieae</w:t>
      </w:r>
      <w:proofErr w:type="spellEnd"/>
      <w:r>
        <w:rPr>
          <w:rFonts w:ascii="Times New Roman" w:eastAsia="Times New Roman" w:hAnsi="Times New Roman" w:cs="Times New Roman"/>
          <w:sz w:val="24"/>
          <w:szCs w:val="24"/>
        </w:rPr>
        <w:t xml:space="preserve"> (32.79°C in annuals, 19.8°C in perennials). </w:t>
      </w:r>
    </w:p>
    <w:p w14:paraId="57C09E96" w14:textId="0A4F0AB8" w:rsidR="00DC165B" w:rsidRPr="00E9630C" w:rsidRDefault="004550E2" w:rsidP="00E9630C">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Transition rates tended to be higher for annuals to perennials (0.045-0.097 transitions per million years) than perennials to annuals (0.036-0.085 transitions per million years). We note that in cases where the discrete character was influenced by the continuous character (character dependent models), there is the potential for a great deal of variation in the ancestral state (Figure </w:t>
      </w:r>
      <w:r w:rsidR="009D21CA">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This is because, even though a purely discrete process may favor an entirely annual or perennial life history, when accounting for a reconstruction of the climatic niche, the most probable discrete state will depend on the continuous character distribution. For example, the ancestral state for </w:t>
      </w:r>
      <w:proofErr w:type="spellStart"/>
      <w:r>
        <w:rPr>
          <w:rFonts w:ascii="Times New Roman" w:eastAsia="Times New Roman" w:hAnsi="Times New Roman" w:cs="Times New Roman"/>
          <w:sz w:val="24"/>
          <w:szCs w:val="24"/>
        </w:rPr>
        <w:t>Apioideae</w:t>
      </w:r>
      <w:proofErr w:type="spellEnd"/>
      <w:r>
        <w:rPr>
          <w:rFonts w:ascii="Times New Roman" w:eastAsia="Times New Roman" w:hAnsi="Times New Roman" w:cs="Times New Roman"/>
          <w:sz w:val="24"/>
          <w:szCs w:val="24"/>
        </w:rPr>
        <w:t xml:space="preserve"> had a marginal probability of 99% annual when life history was reconstructed alongside the climatic optima for the warmest temperature of the hottest month, but a probability of 100% perennial when reconstructed alongside the optima for annual precipitation. </w:t>
      </w:r>
    </w:p>
    <w:p w14:paraId="1A6FDF34" w14:textId="77777777" w:rsidR="00DC165B" w:rsidRDefault="00DC165B" w:rsidP="004C7D04">
      <w:pPr>
        <w:shd w:val="clear" w:color="auto" w:fill="FFFFFF"/>
        <w:spacing w:line="480" w:lineRule="auto"/>
        <w:rPr>
          <w:rFonts w:ascii="Times New Roman" w:eastAsia="Times New Roman" w:hAnsi="Times New Roman" w:cs="Times New Roman"/>
          <w:b/>
          <w:sz w:val="24"/>
          <w:szCs w:val="24"/>
        </w:rPr>
      </w:pPr>
    </w:p>
    <w:p w14:paraId="3896EF5A" w14:textId="607DF3C2" w:rsidR="00DC165B" w:rsidRPr="00E9630C" w:rsidRDefault="004550E2" w:rsidP="004C7D04">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0B513419" w14:textId="1D77F89A" w:rsidR="00DC165B" w:rsidRDefault="004550E2" w:rsidP="004C7D04">
      <w:pPr>
        <w:shd w:val="clear" w:color="auto" w:fill="FFFFFF"/>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Ancestral state reconstruction can be sensitive to climatic associations</w:t>
      </w:r>
    </w:p>
    <w:p w14:paraId="454865B1" w14:textId="7A79B389" w:rsidR="00DC165B" w:rsidRDefault="004550E2" w:rsidP="00E9630C">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not directly related to our main hypotheses, our results challenge, as others have </w:t>
      </w:r>
      <w:r w:rsidR="003B6BAD">
        <w:rPr>
          <w:rFonts w:ascii="Times New Roman" w:eastAsia="Times New Roman" w:hAnsi="Times New Roman" w:cs="Times New Roman"/>
          <w:sz w:val="24"/>
          <w:szCs w:val="24"/>
        </w:rPr>
        <w:fldChar w:fldCharType="begin"/>
      </w:r>
      <w:r w:rsidR="003B6BAD">
        <w:rPr>
          <w:rFonts w:ascii="Times New Roman" w:eastAsia="Times New Roman" w:hAnsi="Times New Roman" w:cs="Times New Roman"/>
          <w:sz w:val="24"/>
          <w:szCs w:val="24"/>
        </w:rPr>
        <w:instrText xml:space="preserve"> ADDIN ZOTERO_ITEM CSL_CITATION {"citationID":"B6ViGOQj","properties":{"custom":"(e.g., Carlquist 1974; Baldwin 2007)","formattedCitation":"(e.g., Carlquist 1974; Baldwin 2007)","plainCitation":"(e.g., Carlquist 1974; Baldwin 2007)","noteIndex":0},"citationItems":[{"id":9213,"uris":["http://zotero.org/users/local/X8CzRyu0/items/5SB2LGJZ"],"itemData":{"id":9213,"type":"book","ISBN":"0-231-03562-4","publisher":"Columbia University Press","title":"Island biology","author":[{"family":"Carlquist","given":"Sherwin John"}],"issued":{"date-parts":[["1974"]]}},"label":"page"},{"id":9214,"uris":["http://zotero.org/users/local/X8CzRyu0/items/9YXINWDV"],"itemData":{"id":9214,"type":"article-journal","abstract":"Phylogenetic analyses of nuclear rDNA transcribed spacers and cytogenetic studies of interspecific hybrids reported here uphold Carlquist's hypothesis (1965, Island Biology) that shrubby tarweeds (Deinandra) of Guadalupe Island, Mexico, are products of in situ radiation in the California Islands, where evidence of plant diversification has been equivocal. Based on the rDNA findings, the Guadalupe Island endemics (D. frutescens, D. greeneana subsp. greeneana, and D. palmeri) constitute a clade that arose since the late Pliocene, well after the origin of Guadalupe Island and diversification of annual, mainland Californian lineages of Deinandra. High interfertility and normal meiosis in F1 hybrids between the three endemics contrast with reduced interfertility (to complete intersterility) and meiotic irregularities in F1 hybrids between other, mostly mainland species of Deinandra. Cloned rDNA sequences provided no convincing evidence of introgression among the Guadalupe Island deinandras; morphological, phenological, and/or habitat differences among those taxa indicate ecological barriers to gene flow and a probable role for ecological divergence in diversification. Biosystematic and molecular phylogenetic data for shrubby tarweeds of Guadalupe Island and another secondarily woody, oceanic-island tarweed lineage, the Hawaiian silversword alliance, reveal strikingly similar evolutionary histories. Both groups violate Baker's Rule by stemming from self-incompatible ancestors in western North America, and each has undergone within-island diversification without evolution of strong sterility barriers among lineages. Evolutionary parallels between these Hawaiian and California Island lineages of Madiinae, first suggested by Carlquist, may reflect characteristics of tarweeds that facilitate insular colonization and adaptive radiation.","container-title":"American Journal of Botany","DOI":"10.3732/ajb.94.2.237","ISSN":"1537-2197","issue":"2","language":"en","note":"_eprint: https://onlinelibrary.wiley.com/doi/pdf/10.3732/ajb.94.2.237","page":"237-248","source":"Wiley Online Library","title":"Adaptive radiation of shrubby tarweeds (Deinandra) in the California Islands parallels diversification of the Hawaiian silversword alliance (Compositae–Madiinae)","volume":"94","author":[{"family":"Baldwin","given":"Bruce G."}],"issued":{"date-parts":[["2007"]]}},"label":"page"}],"schema":"https://github.com/citation-style-language/schema/raw/master/csl-citation.json"} </w:instrText>
      </w:r>
      <w:r w:rsidR="003B6BAD">
        <w:rPr>
          <w:rFonts w:ascii="Times New Roman" w:eastAsia="Times New Roman" w:hAnsi="Times New Roman" w:cs="Times New Roman"/>
          <w:sz w:val="24"/>
          <w:szCs w:val="24"/>
        </w:rPr>
        <w:fldChar w:fldCharType="separate"/>
      </w:r>
      <w:r w:rsidR="003B6BAD">
        <w:rPr>
          <w:rFonts w:ascii="Times New Roman" w:eastAsia="Times New Roman" w:hAnsi="Times New Roman" w:cs="Times New Roman"/>
          <w:noProof/>
          <w:sz w:val="24"/>
          <w:szCs w:val="24"/>
        </w:rPr>
        <w:t>(e.g., Carlquist 1974; Baldwin 2007)</w:t>
      </w:r>
      <w:r w:rsidR="003B6BA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traditional idea that </w:t>
      </w:r>
      <w:del w:id="103" w:author="Eric Hagen" w:date="2022-07-05T10:39:00Z">
        <w:r w:rsidDel="003247B0">
          <w:rPr>
            <w:rFonts w:ascii="Times New Roman" w:eastAsia="Times New Roman" w:hAnsi="Times New Roman" w:cs="Times New Roman"/>
            <w:sz w:val="24"/>
            <w:szCs w:val="24"/>
          </w:rPr>
          <w:delText xml:space="preserve">annuality </w:delText>
        </w:r>
      </w:del>
      <w:ins w:id="104" w:author="Eric Hagen" w:date="2022-07-05T10:39:00Z">
        <w:r w:rsidR="003247B0">
          <w:rPr>
            <w:rFonts w:ascii="Times New Roman" w:eastAsia="Times New Roman" w:hAnsi="Times New Roman" w:cs="Times New Roman"/>
            <w:sz w:val="24"/>
            <w:szCs w:val="24"/>
          </w:rPr>
          <w:t xml:space="preserve">the annual habit </w:t>
        </w:r>
      </w:ins>
      <w:r>
        <w:rPr>
          <w:rFonts w:ascii="Times New Roman" w:eastAsia="Times New Roman" w:hAnsi="Times New Roman" w:cs="Times New Roman"/>
          <w:sz w:val="24"/>
          <w:szCs w:val="24"/>
        </w:rPr>
        <w:t xml:space="preserve">is always a “derived” condition in flowering plants. In fact, for 13 out of 33 clades we analyzed, the root state was recovered as an “annual” life form with greater than 50% certainty and </w:t>
      </w:r>
      <w:ins w:id="105" w:author="Eric Hagen" w:date="2022-07-05T10:40:00Z">
        <w:r w:rsidR="003247B0">
          <w:rPr>
            <w:rFonts w:ascii="Times New Roman" w:eastAsia="Times New Roman" w:hAnsi="Times New Roman" w:cs="Times New Roman"/>
            <w:sz w:val="24"/>
            <w:szCs w:val="24"/>
          </w:rPr>
          <w:t xml:space="preserve">with </w:t>
        </w:r>
      </w:ins>
      <w:r>
        <w:rPr>
          <w:rFonts w:ascii="Times New Roman" w:eastAsia="Times New Roman" w:hAnsi="Times New Roman" w:cs="Times New Roman"/>
          <w:sz w:val="24"/>
          <w:szCs w:val="24"/>
        </w:rPr>
        <w:t>several transitions to perennial life form. This in itself is interesting, but we note that there was a great deal of variation in the ancestral state reconstruction depending on the particular climatic variable. Some clades</w:t>
      </w:r>
      <w:ins w:id="106" w:author="Eric Hagen" w:date="2022-07-05T10:40:00Z">
        <w:r w:rsidR="003247B0">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such as </w:t>
      </w:r>
      <w:proofErr w:type="spellStart"/>
      <w:r>
        <w:rPr>
          <w:rFonts w:ascii="Times New Roman" w:eastAsia="Times New Roman" w:hAnsi="Times New Roman" w:cs="Times New Roman"/>
          <w:sz w:val="24"/>
          <w:szCs w:val="24"/>
        </w:rPr>
        <w:t>Apioideae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Rubieae</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Balsamiaceae</w:t>
      </w:r>
      <w:proofErr w:type="spellEnd"/>
      <w:ins w:id="107" w:author="Eric Hagen" w:date="2022-07-05T10:40:00Z">
        <w:r w:rsidR="003247B0">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could be reconstructed with a highly certain annual state or highly certain perennial state depending on the climatic variable being modeled. This highlights both the importance of joint modeling and the inherent uncertainty of reconstructing ancestral states. In cases where uncertainty was highest, the best supported model was often a character dependent model in which the phenotypic optima was allowed to vary (OUM). This stark difference occurs because the probability of the OU model can be quite sensitive to root states</w:t>
      </w:r>
      <w:r w:rsidR="003B6BAD">
        <w:rPr>
          <w:rFonts w:ascii="Times New Roman" w:eastAsia="Times New Roman" w:hAnsi="Times New Roman" w:cs="Times New Roman"/>
          <w:sz w:val="24"/>
          <w:szCs w:val="24"/>
        </w:rPr>
        <w:t xml:space="preserve"> </w:t>
      </w:r>
      <w:r w:rsidR="003B6BAD">
        <w:rPr>
          <w:rFonts w:ascii="Times New Roman" w:eastAsia="Times New Roman" w:hAnsi="Times New Roman" w:cs="Times New Roman"/>
          <w:sz w:val="24"/>
          <w:szCs w:val="24"/>
        </w:rPr>
        <w:fldChar w:fldCharType="begin"/>
      </w:r>
      <w:r w:rsidR="003B6BAD">
        <w:rPr>
          <w:rFonts w:ascii="Times New Roman" w:eastAsia="Times New Roman" w:hAnsi="Times New Roman" w:cs="Times New Roman"/>
          <w:sz w:val="24"/>
          <w:szCs w:val="24"/>
        </w:rPr>
        <w:instrText xml:space="preserve"> ADDIN ZOTERO_ITEM CSL_CITATION {"citationID":"HcIo0W84","properties":{"formattedCitation":"(Butler and King 2004; Ho and An\\uc0\\u233{} 2014)","plainCitation":"(Butler and King 2004; Ho and Ané 2014)","noteIndex":0},"citationItems":[{"id":8553,"uris":["http://zotero.org/users/local/X8CzRyu0/items/ANWDPLAU"],"itemData":{"id":8553,"type":"article-journal","abstract":"Biologists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Tung"},{"family":"Ané","given":"Cécile"}],"issued":{"date-parts":[["2014"]]}},"label":"page"}],"schema":"https://github.com/citation-style-language/schema/raw/master/csl-citation.json"} </w:instrText>
      </w:r>
      <w:r w:rsidR="003B6BAD">
        <w:rPr>
          <w:rFonts w:ascii="Times New Roman" w:eastAsia="Times New Roman" w:hAnsi="Times New Roman" w:cs="Times New Roman"/>
          <w:sz w:val="24"/>
          <w:szCs w:val="24"/>
        </w:rPr>
        <w:fldChar w:fldCharType="separate"/>
      </w:r>
      <w:r w:rsidR="003B6BAD" w:rsidRPr="003B6BAD">
        <w:rPr>
          <w:rFonts w:ascii="Times New Roman" w:hAnsi="Times New Roman" w:cs="Times New Roman"/>
          <w:sz w:val="24"/>
          <w:lang w:val="en-US"/>
        </w:rPr>
        <w:t>(Butler and King 2004; Ho and Ané 2014)</w:t>
      </w:r>
      <w:r w:rsidR="003B6BA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Under an OU model, the influence of the root state decays through time in proportion to the strength of selection </w:t>
      </w:r>
      <w:r w:rsidR="003B6BAD">
        <w:rPr>
          <w:rFonts w:ascii="Times New Roman" w:eastAsia="Times New Roman" w:hAnsi="Times New Roman" w:cs="Times New Roman"/>
          <w:sz w:val="24"/>
          <w:szCs w:val="24"/>
        </w:rPr>
        <w:fldChar w:fldCharType="begin"/>
      </w:r>
      <w:r w:rsidR="003B6BAD">
        <w:rPr>
          <w:rFonts w:ascii="Times New Roman" w:eastAsia="Times New Roman" w:hAnsi="Times New Roman" w:cs="Times New Roman"/>
          <w:sz w:val="24"/>
          <w:szCs w:val="24"/>
        </w:rPr>
        <w:instrText xml:space="preserve"> ADDIN ZOTERO_ITEM CSL_CITATION {"citationID":"x1Ot5wKJ","properties":{"formattedCitation":"(Hansen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3B6BAD">
        <w:rPr>
          <w:rFonts w:ascii="Times New Roman" w:eastAsia="Times New Roman" w:hAnsi="Times New Roman" w:cs="Times New Roman"/>
          <w:sz w:val="24"/>
          <w:szCs w:val="24"/>
        </w:rPr>
        <w:fldChar w:fldCharType="separate"/>
      </w:r>
      <w:r w:rsidR="003B6BAD">
        <w:rPr>
          <w:rFonts w:ascii="Times New Roman" w:eastAsia="Times New Roman" w:hAnsi="Times New Roman" w:cs="Times New Roman"/>
          <w:noProof/>
          <w:sz w:val="24"/>
          <w:szCs w:val="24"/>
        </w:rPr>
        <w:t>(Hansen 1997)</w:t>
      </w:r>
      <w:r w:rsidR="003B6BAD">
        <w:rPr>
          <w:rFonts w:ascii="Times New Roman" w:eastAsia="Times New Roman" w:hAnsi="Times New Roman" w:cs="Times New Roman"/>
          <w:sz w:val="24"/>
          <w:szCs w:val="24"/>
        </w:rPr>
        <w:fldChar w:fldCharType="end"/>
      </w:r>
      <w:ins w:id="108" w:author="Eric Hagen" w:date="2022-07-05T10:40:00Z">
        <w:r w:rsidR="003247B0">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thus the selection of the root state can have a large impact on the model’s fit to the data. </w:t>
      </w:r>
    </w:p>
    <w:p w14:paraId="06C8A412" w14:textId="556685DD" w:rsidR="00DC165B" w:rsidRPr="00E9630C" w:rsidRDefault="004550E2" w:rsidP="00E9630C">
      <w:pPr>
        <w:shd w:val="clear" w:color="auto" w:fill="FFFFFF"/>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This also highlights the sensitivity of ancestral state reconstruction to the particular model and dataset being fit, especially when conducted independently of factors that may influence the evolution of a discrete character. Climate, for example, has been found to be an important factor influencing the evolution of many different discrete traits in plants, such as fruit type (Vasconcelos et al. 2021) and underground storage organs </w:t>
      </w:r>
      <w:r w:rsidR="008C1AB4">
        <w:rPr>
          <w:rFonts w:ascii="Times New Roman" w:eastAsia="Times New Roman" w:hAnsi="Times New Roman" w:cs="Times New Roman"/>
          <w:sz w:val="24"/>
          <w:szCs w:val="24"/>
        </w:rPr>
        <w:fldChar w:fldCharType="begin"/>
      </w:r>
      <w:r w:rsidR="008C1AB4">
        <w:rPr>
          <w:rFonts w:ascii="Times New Roman" w:eastAsia="Times New Roman" w:hAnsi="Times New Roman" w:cs="Times New Roman"/>
          <w:sz w:val="24"/>
          <w:szCs w:val="24"/>
        </w:rPr>
        <w:instrText xml:space="preserve"> ADDIN ZOTERO_ITEM CSL_CITATION {"citationID":"dTyzOo6m","properties":{"formattedCitation":"(Tribble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8C1AB4">
        <w:rPr>
          <w:rFonts w:ascii="Times New Roman" w:eastAsia="Times New Roman" w:hAnsi="Times New Roman" w:cs="Times New Roman"/>
          <w:sz w:val="24"/>
          <w:szCs w:val="24"/>
        </w:rPr>
        <w:fldChar w:fldCharType="separate"/>
      </w:r>
      <w:r w:rsidR="008C1AB4">
        <w:rPr>
          <w:rFonts w:ascii="Times New Roman" w:eastAsia="Times New Roman" w:hAnsi="Times New Roman" w:cs="Times New Roman"/>
          <w:noProof/>
          <w:sz w:val="24"/>
          <w:szCs w:val="24"/>
        </w:rPr>
        <w:t>(Tribble et al. 2021)</w:t>
      </w:r>
      <w:r w:rsidR="008C1AB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that way, we show the importance of joint modeling to understand the evolution of discrete traits that respond to climate. Finally, it is important to note that </w:t>
      </w:r>
      <w:del w:id="109" w:author="Eric Hagen" w:date="2022-07-05T10:43:00Z">
        <w:r w:rsidDel="003247B0">
          <w:rPr>
            <w:rFonts w:ascii="Times New Roman" w:eastAsia="Times New Roman" w:hAnsi="Times New Roman" w:cs="Times New Roman"/>
            <w:sz w:val="24"/>
            <w:szCs w:val="24"/>
          </w:rPr>
          <w:delText>the high</w:delText>
        </w:r>
      </w:del>
      <w:ins w:id="110" w:author="Eric Hagen" w:date="2022-07-05T10:43:00Z">
        <w:r w:rsidR="003247B0">
          <w:rPr>
            <w:rFonts w:ascii="Times New Roman" w:eastAsia="Times New Roman" w:hAnsi="Times New Roman" w:cs="Times New Roman"/>
            <w:sz w:val="24"/>
            <w:szCs w:val="24"/>
          </w:rPr>
          <w:t>la</w:t>
        </w:r>
      </w:ins>
      <w:ins w:id="111" w:author="Eric Hagen" w:date="2022-07-05T10:44:00Z">
        <w:r w:rsidR="003247B0">
          <w:rPr>
            <w:rFonts w:ascii="Times New Roman" w:eastAsia="Times New Roman" w:hAnsi="Times New Roman" w:cs="Times New Roman"/>
            <w:sz w:val="24"/>
            <w:szCs w:val="24"/>
          </w:rPr>
          <w:t>rge</w:t>
        </w:r>
      </w:ins>
      <w:r>
        <w:rPr>
          <w:rFonts w:ascii="Times New Roman" w:eastAsia="Times New Roman" w:hAnsi="Times New Roman" w:cs="Times New Roman"/>
          <w:sz w:val="24"/>
          <w:szCs w:val="24"/>
        </w:rPr>
        <w:t xml:space="preserve"> amount</w:t>
      </w:r>
      <w:ins w:id="112" w:author="Eric Hagen" w:date="2022-07-05T10:44:00Z">
        <w:r w:rsidR="003247B0">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of uncertainty depending on the bioclimatic variable </w:t>
      </w:r>
      <w:del w:id="113" w:author="Eric Hagen" w:date="2022-07-05T10:44:00Z">
        <w:r w:rsidDel="003247B0">
          <w:rPr>
            <w:rFonts w:ascii="Times New Roman" w:eastAsia="Times New Roman" w:hAnsi="Times New Roman" w:cs="Times New Roman"/>
            <w:sz w:val="24"/>
            <w:szCs w:val="24"/>
          </w:rPr>
          <w:delText>was not the case</w:delText>
        </w:r>
      </w:del>
      <w:ins w:id="114" w:author="Eric Hagen" w:date="2022-07-05T10:44:00Z">
        <w:r w:rsidR="003247B0">
          <w:rPr>
            <w:rFonts w:ascii="Times New Roman" w:eastAsia="Times New Roman" w:hAnsi="Times New Roman" w:cs="Times New Roman"/>
            <w:sz w:val="24"/>
            <w:szCs w:val="24"/>
          </w:rPr>
          <w:t>were not observed in</w:t>
        </w:r>
      </w:ins>
      <w:r>
        <w:rPr>
          <w:rFonts w:ascii="Times New Roman" w:eastAsia="Times New Roman" w:hAnsi="Times New Roman" w:cs="Times New Roman"/>
          <w:sz w:val="24"/>
          <w:szCs w:val="24"/>
        </w:rPr>
        <w:t xml:space="preserve"> </w:t>
      </w:r>
      <w:del w:id="115" w:author="Eric Hagen" w:date="2022-07-05T10:44:00Z">
        <w:r w:rsidDel="003247B0">
          <w:rPr>
            <w:rFonts w:ascii="Times New Roman" w:eastAsia="Times New Roman" w:hAnsi="Times New Roman" w:cs="Times New Roman"/>
            <w:sz w:val="24"/>
            <w:szCs w:val="24"/>
          </w:rPr>
          <w:delText xml:space="preserve">for </w:delText>
        </w:r>
      </w:del>
      <w:r>
        <w:rPr>
          <w:rFonts w:ascii="Times New Roman" w:eastAsia="Times New Roman" w:hAnsi="Times New Roman" w:cs="Times New Roman"/>
          <w:sz w:val="24"/>
          <w:szCs w:val="24"/>
        </w:rPr>
        <w:t xml:space="preserve">all character dependent models. </w:t>
      </w:r>
      <w:r>
        <w:rPr>
          <w:rFonts w:ascii="Times New Roman" w:eastAsia="Times New Roman" w:hAnsi="Times New Roman" w:cs="Times New Roman"/>
          <w:i/>
          <w:sz w:val="24"/>
          <w:szCs w:val="24"/>
        </w:rPr>
        <w:lastRenderedPageBreak/>
        <w:t>Lupinus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Heilophileae</w:t>
      </w:r>
      <w:proofErr w:type="spellEnd"/>
      <w:r>
        <w:rPr>
          <w:rFonts w:ascii="Times New Roman" w:eastAsia="Times New Roman" w:hAnsi="Times New Roman" w:cs="Times New Roman"/>
          <w:sz w:val="24"/>
          <w:szCs w:val="24"/>
        </w:rPr>
        <w:t xml:space="preserve">, Solanaceae, </w:t>
      </w:r>
      <w:proofErr w:type="spellStart"/>
      <w:r>
        <w:rPr>
          <w:rFonts w:ascii="Times New Roman" w:eastAsia="Times New Roman" w:hAnsi="Times New Roman" w:cs="Times New Roman"/>
          <w:sz w:val="24"/>
          <w:szCs w:val="24"/>
        </w:rPr>
        <w:t>Pooideae</w:t>
      </w:r>
      <w:proofErr w:type="spellEnd"/>
      <w:r>
        <w:rPr>
          <w:rFonts w:ascii="Times New Roman" w:eastAsia="Times New Roman" w:hAnsi="Times New Roman" w:cs="Times New Roman"/>
          <w:sz w:val="24"/>
          <w:szCs w:val="24"/>
        </w:rPr>
        <w:t xml:space="preserve"> and other clades showed high amounts of support for character dependence and highly certain ancestral state reconstructions across all clim</w:t>
      </w:r>
      <w:del w:id="116" w:author="Eric Hagen" w:date="2022-07-05T10:44:00Z">
        <w:r w:rsidDel="00A65675">
          <w:rPr>
            <w:rFonts w:ascii="Times New Roman" w:eastAsia="Times New Roman" w:hAnsi="Times New Roman" w:cs="Times New Roman"/>
            <w:sz w:val="24"/>
            <w:szCs w:val="24"/>
          </w:rPr>
          <w:delText>i</w:delText>
        </w:r>
      </w:del>
      <w:r>
        <w:rPr>
          <w:rFonts w:ascii="Times New Roman" w:eastAsia="Times New Roman" w:hAnsi="Times New Roman" w:cs="Times New Roman"/>
          <w:sz w:val="24"/>
          <w:szCs w:val="24"/>
        </w:rPr>
        <w:t xml:space="preserve">atic variables. This shows that there is also the potential of increasing the overall certainty of the reconstruction if both the discrete and continuous character had the same likely regime reconstructed at the root. </w:t>
      </w:r>
    </w:p>
    <w:p w14:paraId="078072FC" w14:textId="60506EE3" w:rsidR="00DC165B" w:rsidRDefault="004550E2" w:rsidP="004C7D04">
      <w:pPr>
        <w:shd w:val="clear" w:color="auto" w:fill="FFFFFF"/>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Annuals do not have faster rates of climatic niche evolution </w:t>
      </w:r>
    </w:p>
    <w:p w14:paraId="65C7E67E" w14:textId="7FEC473C" w:rsidR="00DC165B" w:rsidRDefault="004550E2" w:rsidP="00E9630C">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Previous literature point towards lineages with shorter generation times having faster rates of evolution </w:t>
      </w:r>
      <w:r w:rsidR="001D6307">
        <w:rPr>
          <w:rFonts w:ascii="Times New Roman" w:eastAsia="Times New Roman" w:hAnsi="Times New Roman" w:cs="Times New Roman"/>
          <w:sz w:val="24"/>
          <w:szCs w:val="24"/>
        </w:rPr>
        <w:fldChar w:fldCharType="begin"/>
      </w:r>
      <w:r w:rsidR="001D6307">
        <w:rPr>
          <w:rFonts w:ascii="Times New Roman" w:eastAsia="Times New Roman" w:hAnsi="Times New Roman" w:cs="Times New Roman"/>
          <w:sz w:val="24"/>
          <w:szCs w:val="24"/>
        </w:rPr>
        <w:instrText xml:space="preserve"> ADDIN ZOTERO_ITEM CSL_CITATION {"citationID":"7xSp5AM6","properties":{"custom":"(e.g., Mooers and Harvey 1994; Smith and Beaulieu 2009)","formattedCitation":"(e.g., Mooers and Harvey 1994; Smith and Beaulieu 2009)","plainCitation":"(e.g., Mooers and Harvey 1994; Smith and Beaulieu 2009)","noteIndex":0},"citationItems":[{"id":9217,"uris":["http://zotero.org/users/local/X8CzRyu0/items/SMYZVVJG"],"itemData":{"id":9217,"type":"article-journal","container-title":"Molecular phylogenetics and evolution","issue":"4","note":"ISBN: 1055-7903\npublisher: Elsevier","page":"344-350","title":"Metabolic rate, generation time, and the rate of molecular evolution in birds","volume":"3","author":[{"family":"Mooers","given":"Arne Ø"},{"family":"Harvey","given":"Paul H."}],"issued":{"date-parts":[["1994"]]}},"label":"page"},{"id":9140,"uris":["http://zotero.org/users/local/X8CzRyu0/items/ZUDIRYVQ"],"itemData":{"id":9140,"type":"article-journal","abstract":"Across angiosperms, variable rates of molecular substitution are linked with life-history attributes associated with woody and herbaceous growth forms. As the number of generations per unit time is correlated with molecular substitution rates, it is expected that rates of phenotypic evolution would also be influenced by differences in generation times. Here, we make the first broad-scale comparison of growth-form-dependent rates of niche evolution. We examined the climatic niches of species on large time-calibrated phylogenies of five angiosperm clades and found that woody lineages have accumulated fewer changes per million years in climatic niche space than related herbaceous lineages. Also, climate space explored by woody lineages is consistently smaller than sister lineages composed mainly of herbaceous taxa. This pattern is probably linked to differences in the rate of climatic niche evolution. These results have implications for niche conservatism; in particular, the role of niche conservatism in the distribution of plant biodiversity. The consistent differences in the rate of climatic niche evolution also emphasize the need to incorporate models of phenotypic evolution that allow for rate heterogeneity when examining large datasets.","container-title":"Proceedings of the Royal Society B: Biological Sciences","DOI":"10.1098/rspb.2009.1176","issue":"1677","note":"publisher: Royal Society","page":"4345-4352","source":"royalsocietypublishing.org (Atypon)","title":"Life history influences rates of climatic niche evolution in flowering plants","volume":"276","author":[{"family":"Smith","given":"Stephen A."},{"family":"Beaulieu","given":"Jeremy M."}],"issued":{"date-parts":[["2009",12,22]]}},"label":"page"}],"schema":"https://github.com/citation-style-language/schema/raw/master/csl-citation.json"} </w:instrText>
      </w:r>
      <w:r w:rsidR="001D6307">
        <w:rPr>
          <w:rFonts w:ascii="Times New Roman" w:eastAsia="Times New Roman" w:hAnsi="Times New Roman" w:cs="Times New Roman"/>
          <w:sz w:val="24"/>
          <w:szCs w:val="24"/>
        </w:rPr>
        <w:fldChar w:fldCharType="separate"/>
      </w:r>
      <w:r w:rsidR="001D6307">
        <w:rPr>
          <w:rFonts w:ascii="Times New Roman" w:eastAsia="Times New Roman" w:hAnsi="Times New Roman" w:cs="Times New Roman"/>
          <w:noProof/>
          <w:sz w:val="24"/>
          <w:szCs w:val="24"/>
        </w:rPr>
        <w:t>(e.g., Mooers and Harvey 1994; Smith and Beaulieu 2009)</w:t>
      </w:r>
      <w:r w:rsidR="001D630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We found that this is not the case for annuals, and there are some possible reasons for this. First, although annuals do tend to have a faster development in their post-germination phase (Grime</w:t>
      </w:r>
      <w:del w:id="117" w:author="Eric Hagen" w:date="2022-07-05T10:46:00Z">
        <w:r w:rsidDel="00452620">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1977; Friedman 2020), their generations are not necessarily shorter because annuals can also have relatively longer seed dormancy and can remain in the form of seeds for many years</w:t>
      </w:r>
      <w:r w:rsidR="00965611">
        <w:rPr>
          <w:rFonts w:ascii="Times New Roman" w:eastAsia="Times New Roman" w:hAnsi="Times New Roman" w:cs="Times New Roman"/>
          <w:sz w:val="24"/>
          <w:szCs w:val="24"/>
        </w:rPr>
        <w:t xml:space="preserve"> </w:t>
      </w:r>
      <w:r w:rsidR="00965611">
        <w:rPr>
          <w:rFonts w:ascii="Times New Roman" w:eastAsia="Times New Roman" w:hAnsi="Times New Roman" w:cs="Times New Roman"/>
          <w:sz w:val="24"/>
          <w:szCs w:val="24"/>
        </w:rPr>
        <w:fldChar w:fldCharType="begin"/>
      </w:r>
      <w:r w:rsidR="00965611">
        <w:rPr>
          <w:rFonts w:ascii="Times New Roman" w:eastAsia="Times New Roman" w:hAnsi="Times New Roman" w:cs="Times New Roman"/>
          <w:sz w:val="24"/>
          <w:szCs w:val="24"/>
        </w:rPr>
        <w:instrText xml:space="preserve"> ADDIN ZOTERO_ITEM CSL_CITATION {"citationID":"494ABOcS","properties":{"formattedCitation":"(Venable and Lawlor 1980; Nunney 2002; Kooyers 2015)","plainCitation":"(Venable and Lawlor 1980; Nunney 2002; Kooyers 2015)","noteIndex":0},"citationItems":[{"id":9218,"uris":["http://zotero.org/users/local/X8CzRyu0/items/LACAVBBI"],"itemData":{"id":9218,"type":"article-journal","abstract":"A model is developed to consider the interplay between dispersibility and delayed germination in desert annuals. The model explores the effect of low levels of dispersal, considered realistic for annual plants, on optimal germination fraction. The model also demonstrates the effect of the amount and accuracy of “predictive” (responsive to the environment) dormancy on the optimal innate germination fraction (not responsive to environmental conditions).","container-title":"Oecologia","DOI":"10.1007/BF00540137","ISSN":"1432-1939","issue":"2","journalAbbreviation":"Oecologia","language":"en","page":"272-282","source":"Springer Link","title":"Delayed germination and dispersal in desert annuals: Escape in space and time","title-short":"Delayed germination and dispersal in desert annuals","volume":"46","author":[{"family":"Venable","given":"D. Lawrence"},{"family":"Lawlor","given":"Lawrence"}],"issued":{"date-parts":[["1980",1,1]]}},"label":"page"},{"id":9219,"uris":["http://zotero.org/users/local/X8CzRyu0/items/ADL6XCBC"],"itemData":{"id":9219,"type":"article-journal","abstract":"Many annual plant populations undergo dramatic fluctuations in size. Such fluctuations can result in the loss of genetic variability. Here I formalize the potential for a seed bank to buffer against such genetic loss. The average time to seed germination (T) defines the generation time of “annuals” with a seed bank, and assuming random seed germination, I show that, under otherwise ideal conditions, a population’s effective size (Ne) equals NT, where N is the number of adult plants. This result supports the general principle that lengthening the prereproductive period increases Ne. When adult numbers vary, Ne at any time depends on N and on the numbers contributing to the seed bank in previous seasons. Averaging these effects over time gives \n</w:instrText>
      </w:r>
      <w:r w:rsidR="00965611">
        <w:rPr>
          <w:rFonts w:ascii="Cambria Math" w:eastAsia="Times New Roman" w:hAnsi="Cambria Math" w:cs="Cambria Math"/>
          <w:sz w:val="24"/>
          <w:szCs w:val="24"/>
        </w:rPr>
        <w:instrText>𝑁</w:instrText>
      </w:r>
      <w:r w:rsidR="00965611">
        <w:rPr>
          <w:rFonts w:ascii="Times New Roman" w:eastAsia="Times New Roman" w:hAnsi="Times New Roman" w:cs="Times New Roman"/>
          <w:sz w:val="24"/>
          <w:szCs w:val="24"/>
        </w:rPr>
        <w:instrText>\ne\n≈\n</w:instrText>
      </w:r>
      <w:r w:rsidR="00965611">
        <w:rPr>
          <w:rFonts w:ascii="Cambria Math" w:eastAsia="Times New Roman" w:hAnsi="Cambria Math" w:cs="Cambria Math"/>
          <w:sz w:val="24"/>
          <w:szCs w:val="24"/>
        </w:rPr>
        <w:instrText>𝑁</w:instrText>
      </w:r>
      <w:r w:rsidR="00965611">
        <w:rPr>
          <w:rFonts w:ascii="Times New Roman" w:eastAsia="Times New Roman" w:hAnsi="Times New Roman" w:cs="Times New Roman"/>
          <w:sz w:val="24"/>
          <w:szCs w:val="24"/>
        </w:rPr>
        <w:instrText>\nh\n+(</w:instrText>
      </w:r>
      <w:r w:rsidR="00965611">
        <w:rPr>
          <w:rFonts w:ascii="Cambria Math" w:eastAsia="Times New Roman" w:hAnsi="Cambria Math" w:cs="Cambria Math"/>
          <w:sz w:val="24"/>
          <w:szCs w:val="24"/>
        </w:rPr>
        <w:instrText>𝑇</w:instrText>
      </w:r>
      <w:r w:rsidR="00965611">
        <w:rPr>
          <w:rFonts w:ascii="Times New Roman" w:eastAsia="Times New Roman" w:hAnsi="Times New Roman" w:cs="Times New Roman"/>
          <w:sz w:val="24"/>
          <w:szCs w:val="24"/>
        </w:rPr>
        <w:instrText>−1)\n</w:instrText>
      </w:r>
      <w:r w:rsidR="00965611">
        <w:rPr>
          <w:rFonts w:ascii="Cambria Math" w:eastAsia="Times New Roman" w:hAnsi="Cambria Math" w:cs="Cambria Math"/>
          <w:sz w:val="24"/>
          <w:szCs w:val="24"/>
        </w:rPr>
        <w:instrText>𝑁</w:instrText>
      </w:r>
      <w:r w:rsidR="00965611">
        <w:rPr>
          <w:rFonts w:ascii="Times New Roman" w:eastAsia="Times New Roman" w:hAnsi="Times New Roman" w:cs="Times New Roman"/>
          <w:sz w:val="24"/>
          <w:szCs w:val="24"/>
        </w:rPr>
        <w:instrText>\na\nNe≈Nh+(T−1)Na\n, where Nh and Na are the harmonic and arithmetic means of the adult population. Thus if \n</w:instrText>
      </w:r>
      <w:r w:rsidR="00965611">
        <w:rPr>
          <w:rFonts w:ascii="Cambria Math" w:eastAsia="Times New Roman" w:hAnsi="Cambria Math" w:cs="Cambria Math"/>
          <w:sz w:val="24"/>
          <w:szCs w:val="24"/>
        </w:rPr>
        <w:instrText>𝑇≫</w:instrText>
      </w:r>
      <w:r w:rsidR="00965611">
        <w:rPr>
          <w:rFonts w:ascii="Times New Roman" w:eastAsia="Times New Roman" w:hAnsi="Times New Roman" w:cs="Times New Roman"/>
          <w:sz w:val="24"/>
          <w:szCs w:val="24"/>
        </w:rPr>
        <w:instrText>1\nT</w:instrText>
      </w:r>
      <w:r w:rsidR="00965611">
        <w:rPr>
          <w:rFonts w:ascii="Cambria Math" w:eastAsia="Times New Roman" w:hAnsi="Cambria Math" w:cs="Cambria Math"/>
          <w:sz w:val="24"/>
          <w:szCs w:val="24"/>
        </w:rPr>
        <w:instrText>≫</w:instrText>
      </w:r>
      <w:r w:rsidR="00965611">
        <w:rPr>
          <w:rFonts w:ascii="Times New Roman" w:eastAsia="Times New Roman" w:hAnsi="Times New Roman" w:cs="Times New Roman"/>
          <w:sz w:val="24"/>
          <w:szCs w:val="24"/>
        </w:rPr>
        <w:instrText>1\n, Ne is determined primarily by Na. Simulations showed that until fluctuations in N are large (&gt;25×) this relationship is accurate. I extended the theory to incorporate a selfing rate (S) and reproductive variance (I) through seed production (k), outcrossed pollen (m), and variation in selfing rate: \n</w:instrText>
      </w:r>
      <w:r w:rsidR="00965611">
        <w:rPr>
          <w:rFonts w:ascii="Cambria Math" w:eastAsia="Times New Roman" w:hAnsi="Cambria Math" w:cs="Cambria Math"/>
          <w:sz w:val="24"/>
          <w:szCs w:val="24"/>
        </w:rPr>
        <w:instrText>𝑁</w:instrText>
      </w:r>
      <w:r w:rsidR="00965611">
        <w:rPr>
          <w:rFonts w:ascii="Times New Roman" w:eastAsia="Times New Roman" w:hAnsi="Times New Roman" w:cs="Times New Roman"/>
          <w:sz w:val="24"/>
          <w:szCs w:val="24"/>
        </w:rPr>
        <w:instrText>\ne\n=</w:instrText>
      </w:r>
      <w:r w:rsidR="00965611">
        <w:rPr>
          <w:rFonts w:ascii="Cambria Math" w:eastAsia="Times New Roman" w:hAnsi="Cambria Math" w:cs="Cambria Math"/>
          <w:sz w:val="24"/>
          <w:szCs w:val="24"/>
        </w:rPr>
        <w:instrText>𝑁𝑇</w:instrText>
      </w:r>
      <w:r w:rsidR="00965611">
        <w:rPr>
          <w:rFonts w:ascii="Times New Roman" w:eastAsia="Times New Roman" w:hAnsi="Times New Roman" w:cs="Times New Roman"/>
          <w:sz w:val="24"/>
          <w:szCs w:val="24"/>
        </w:rPr>
        <w:instrText>(1−</w:instrText>
      </w:r>
      <w:r w:rsidR="00965611">
        <w:rPr>
          <w:rFonts w:ascii="Cambria Math" w:eastAsia="Times New Roman" w:hAnsi="Cambria Math" w:cs="Cambria Math"/>
          <w:sz w:val="24"/>
          <w:szCs w:val="24"/>
        </w:rPr>
        <w:instrText>𝑆</w:instrText>
      </w:r>
      <w:r w:rsidR="00965611">
        <w:rPr>
          <w:rFonts w:ascii="Times New Roman" w:eastAsia="Times New Roman" w:hAnsi="Times New Roman" w:cs="Times New Roman"/>
          <w:sz w:val="24"/>
          <w:szCs w:val="24"/>
        </w:rPr>
        <w:instrText>/2)/(1+</w:instrText>
      </w:r>
      <w:r w:rsidR="00965611">
        <w:rPr>
          <w:rFonts w:ascii="Cambria Math" w:eastAsia="Times New Roman" w:hAnsi="Cambria Math" w:cs="Cambria Math"/>
          <w:sz w:val="24"/>
          <w:szCs w:val="24"/>
        </w:rPr>
        <w:instrText>𝐼</w:instrText>
      </w:r>
      <w:r w:rsidR="00965611">
        <w:rPr>
          <w:rFonts w:ascii="Times New Roman" w:eastAsia="Times New Roman" w:hAnsi="Times New Roman" w:cs="Times New Roman"/>
          <w:sz w:val="24"/>
          <w:szCs w:val="24"/>
        </w:rPr>
        <w:instrText>)=</w:instrText>
      </w:r>
      <w:r w:rsidR="00965611">
        <w:rPr>
          <w:rFonts w:ascii="Cambria Math" w:eastAsia="Times New Roman" w:hAnsi="Cambria Math" w:cs="Cambria Math"/>
          <w:sz w:val="24"/>
          <w:szCs w:val="24"/>
        </w:rPr>
        <w:instrText>𝑁𝑇</w:instrText>
      </w:r>
      <w:r w:rsidR="00965611">
        <w:rPr>
          <w:rFonts w:ascii="Times New Roman" w:eastAsia="Times New Roman" w:hAnsi="Times New Roman" w:cs="Times New Roman"/>
          <w:sz w:val="24"/>
          <w:szCs w:val="24"/>
        </w:rPr>
        <w:instrText>/[(1+\n</w:instrText>
      </w:r>
      <w:r w:rsidR="00965611">
        <w:rPr>
          <w:rFonts w:ascii="Cambria Math" w:eastAsia="Times New Roman" w:hAnsi="Cambria Math" w:cs="Cambria Math"/>
          <w:sz w:val="24"/>
          <w:szCs w:val="24"/>
        </w:rPr>
        <w:instrText>𝐹</w:instrText>
      </w:r>
      <w:r w:rsidR="00965611">
        <w:rPr>
          <w:rFonts w:ascii="Times New Roman" w:eastAsia="Times New Roman" w:hAnsi="Times New Roman" w:cs="Times New Roman"/>
          <w:sz w:val="24"/>
          <w:szCs w:val="24"/>
        </w:rPr>
        <w:instrText>\n</w:instrText>
      </w:r>
      <w:r w:rsidR="00965611">
        <w:rPr>
          <w:rFonts w:ascii="Cambria Math" w:eastAsia="Times New Roman" w:hAnsi="Cambria Math" w:cs="Cambria Math"/>
          <w:sz w:val="24"/>
          <w:szCs w:val="24"/>
        </w:rPr>
        <w:instrText>𝐼𝑆</w:instrText>
      </w:r>
      <w:r w:rsidR="00965611">
        <w:rPr>
          <w:rFonts w:ascii="Times New Roman" w:eastAsia="Times New Roman" w:hAnsi="Times New Roman" w:cs="Times New Roman"/>
          <w:sz w:val="24"/>
          <w:szCs w:val="24"/>
        </w:rPr>
        <w:instrText>\n)(1+</w:instrText>
      </w:r>
      <w:r w:rsidR="00965611">
        <w:rPr>
          <w:rFonts w:ascii="Cambria Math" w:eastAsia="Times New Roman" w:hAnsi="Cambria Math" w:cs="Cambria Math"/>
          <w:sz w:val="24"/>
          <w:szCs w:val="24"/>
        </w:rPr>
        <w:instrText>𝐼</w:instrText>
      </w:r>
      <w:r w:rsidR="00965611">
        <w:rPr>
          <w:rFonts w:ascii="Times New Roman" w:eastAsia="Times New Roman" w:hAnsi="Times New Roman" w:cs="Times New Roman"/>
          <w:sz w:val="24"/>
          <w:szCs w:val="24"/>
        </w:rPr>
        <w:instrText>)]\nNe=NT(1−S/2)/(1+I)=NT/[(1+FIS)(1+I)]\n. Reproductive variance (I) equals \n[\n</w:instrText>
      </w:r>
      <w:r w:rsidR="00965611">
        <w:rPr>
          <w:rFonts w:ascii="Cambria Math" w:eastAsia="Times New Roman" w:hAnsi="Cambria Math" w:cs="Cambria Math"/>
          <w:sz w:val="24"/>
          <w:szCs w:val="24"/>
        </w:rPr>
        <w:instrText>𝐼</w:instrText>
      </w:r>
      <w:r w:rsidR="00965611">
        <w:rPr>
          <w:rFonts w:ascii="Times New Roman" w:eastAsia="Times New Roman" w:hAnsi="Times New Roman" w:cs="Times New Roman"/>
          <w:sz w:val="24"/>
          <w:szCs w:val="24"/>
        </w:rPr>
        <w:instrText>\n</w:instrText>
      </w:r>
      <w:r w:rsidR="00965611">
        <w:rPr>
          <w:rFonts w:ascii="Cambria Math" w:eastAsia="Times New Roman" w:hAnsi="Cambria Math" w:cs="Cambria Math"/>
          <w:sz w:val="24"/>
          <w:szCs w:val="24"/>
        </w:rPr>
        <w:instrText>𝑘</w:instrText>
      </w:r>
      <w:r w:rsidR="00965611">
        <w:rPr>
          <w:rFonts w:ascii="Times New Roman" w:eastAsia="Times New Roman" w:hAnsi="Times New Roman" w:cs="Times New Roman"/>
          <w:sz w:val="24"/>
          <w:szCs w:val="24"/>
        </w:rPr>
        <w:instrText>\n(1+</w:instrText>
      </w:r>
      <w:r w:rsidR="00965611">
        <w:rPr>
          <w:rFonts w:ascii="Cambria Math" w:eastAsia="Times New Roman" w:hAnsi="Cambria Math" w:cs="Cambria Math"/>
          <w:sz w:val="24"/>
          <w:szCs w:val="24"/>
        </w:rPr>
        <w:instrText>𝑆</w:instrText>
      </w:r>
      <w:r w:rsidR="00965611">
        <w:rPr>
          <w:rFonts w:ascii="Times New Roman" w:eastAsia="Times New Roman" w:hAnsi="Times New Roman" w:cs="Times New Roman"/>
          <w:sz w:val="24"/>
          <w:szCs w:val="24"/>
        </w:rPr>
        <w:instrText>\n)\n2\n+\n</w:instrText>
      </w:r>
      <w:r w:rsidR="00965611">
        <w:rPr>
          <w:rFonts w:ascii="Cambria Math" w:eastAsia="Times New Roman" w:hAnsi="Cambria Math" w:cs="Cambria Math"/>
          <w:sz w:val="24"/>
          <w:szCs w:val="24"/>
        </w:rPr>
        <w:instrText>𝐼</w:instrText>
      </w:r>
      <w:r w:rsidR="00965611">
        <w:rPr>
          <w:rFonts w:ascii="Times New Roman" w:eastAsia="Times New Roman" w:hAnsi="Times New Roman" w:cs="Times New Roman"/>
          <w:sz w:val="24"/>
          <w:szCs w:val="24"/>
        </w:rPr>
        <w:instrText>\n</w:instrText>
      </w:r>
      <w:r w:rsidR="00965611">
        <w:rPr>
          <w:rFonts w:ascii="Cambria Math" w:eastAsia="Times New Roman" w:hAnsi="Cambria Math" w:cs="Cambria Math"/>
          <w:sz w:val="24"/>
          <w:szCs w:val="24"/>
        </w:rPr>
        <w:instrText>𝑚</w:instrText>
      </w:r>
      <w:r w:rsidR="00965611">
        <w:rPr>
          <w:rFonts w:ascii="Times New Roman" w:eastAsia="Times New Roman" w:hAnsi="Times New Roman" w:cs="Times New Roman"/>
          <w:sz w:val="24"/>
          <w:szCs w:val="24"/>
        </w:rPr>
        <w:instrText>\n(1−</w:instrText>
      </w:r>
      <w:r w:rsidR="00965611">
        <w:rPr>
          <w:rFonts w:ascii="Cambria Math" w:eastAsia="Times New Roman" w:hAnsi="Cambria Math" w:cs="Cambria Math"/>
          <w:sz w:val="24"/>
          <w:szCs w:val="24"/>
        </w:rPr>
        <w:instrText>𝑆</w:instrText>
      </w:r>
      <w:r w:rsidR="00965611">
        <w:rPr>
          <w:rFonts w:ascii="Times New Roman" w:eastAsia="Times New Roman" w:hAnsi="Times New Roman" w:cs="Times New Roman"/>
          <w:sz w:val="24"/>
          <w:szCs w:val="24"/>
        </w:rPr>
        <w:instrText>\n)\n2\n+2(1−\n</w:instrText>
      </w:r>
      <w:r w:rsidR="00965611">
        <w:rPr>
          <w:rFonts w:ascii="Cambria Math" w:eastAsia="Times New Roman" w:hAnsi="Cambria Math" w:cs="Cambria Math"/>
          <w:sz w:val="24"/>
          <w:szCs w:val="24"/>
        </w:rPr>
        <w:instrText>𝑆</w:instrText>
      </w:r>
      <w:r w:rsidR="00965611">
        <w:rPr>
          <w:rFonts w:ascii="Times New Roman" w:eastAsia="Times New Roman" w:hAnsi="Times New Roman" w:cs="Times New Roman"/>
          <w:sz w:val="24"/>
          <w:szCs w:val="24"/>
        </w:rPr>
        <w:instrText>\n2\n)\n</w:instrText>
      </w:r>
      <w:r w:rsidR="00965611">
        <w:rPr>
          <w:rFonts w:ascii="Cambria Math" w:eastAsia="Times New Roman" w:hAnsi="Cambria Math" w:cs="Cambria Math"/>
          <w:sz w:val="24"/>
          <w:szCs w:val="24"/>
        </w:rPr>
        <w:instrText>𝐼</w:instrText>
      </w:r>
      <w:r w:rsidR="00965611">
        <w:rPr>
          <w:rFonts w:ascii="Times New Roman" w:eastAsia="Times New Roman" w:hAnsi="Times New Roman" w:cs="Times New Roman"/>
          <w:sz w:val="24"/>
          <w:szCs w:val="24"/>
        </w:rPr>
        <w:instrText>\n</w:instrText>
      </w:r>
      <w:r w:rsidR="00965611">
        <w:rPr>
          <w:rFonts w:ascii="Cambria Math" w:eastAsia="Times New Roman" w:hAnsi="Cambria Math" w:cs="Cambria Math"/>
          <w:sz w:val="24"/>
          <w:szCs w:val="24"/>
        </w:rPr>
        <w:instrText>𝑘𝑚</w:instrText>
      </w:r>
      <w:r w:rsidR="00965611">
        <w:rPr>
          <w:rFonts w:ascii="Times New Roman" w:eastAsia="Times New Roman" w:hAnsi="Times New Roman" w:cs="Times New Roman"/>
          <w:sz w:val="24"/>
          <w:szCs w:val="24"/>
        </w:rPr>
        <w:instrText>\n+\n</w:instrText>
      </w:r>
      <w:r w:rsidR="00965611">
        <w:rPr>
          <w:rFonts w:ascii="Cambria Math" w:eastAsia="Times New Roman" w:hAnsi="Cambria Math" w:cs="Cambria Math"/>
          <w:sz w:val="24"/>
          <w:szCs w:val="24"/>
        </w:rPr>
        <w:instrText>𝑆</w:instrText>
      </w:r>
      <w:r w:rsidR="00965611">
        <w:rPr>
          <w:rFonts w:ascii="Times New Roman" w:eastAsia="Times New Roman" w:hAnsi="Times New Roman" w:cs="Times New Roman"/>
          <w:sz w:val="24"/>
          <w:szCs w:val="24"/>
        </w:rPr>
        <w:instrText>\n2\n</w:instrText>
      </w:r>
      <w:r w:rsidR="00965611">
        <w:rPr>
          <w:rFonts w:ascii="Cambria Math" w:eastAsia="Times New Roman" w:hAnsi="Cambria Math" w:cs="Cambria Math"/>
          <w:sz w:val="24"/>
          <w:szCs w:val="24"/>
        </w:rPr>
        <w:instrText>𝐼</w:instrText>
      </w:r>
      <w:r w:rsidR="00965611">
        <w:rPr>
          <w:rFonts w:ascii="Times New Roman" w:eastAsia="Times New Roman" w:hAnsi="Times New Roman" w:cs="Times New Roman"/>
          <w:sz w:val="24"/>
          <w:szCs w:val="24"/>
        </w:rPr>
        <w:instrText>\n</w:instrText>
      </w:r>
      <w:r w:rsidR="00965611">
        <w:rPr>
          <w:rFonts w:ascii="Cambria Math" w:eastAsia="Times New Roman" w:hAnsi="Cambria Math" w:cs="Cambria Math"/>
          <w:sz w:val="24"/>
          <w:szCs w:val="24"/>
        </w:rPr>
        <w:instrText>𝑆</w:instrText>
      </w:r>
      <w:r w:rsidR="00965611">
        <w:rPr>
          <w:rFonts w:ascii="Times New Roman" w:eastAsia="Times New Roman" w:hAnsi="Times New Roman" w:cs="Times New Roman"/>
          <w:sz w:val="24"/>
          <w:szCs w:val="24"/>
        </w:rPr>
        <w:instrText>\n(1+\n</w:instrText>
      </w:r>
      <w:r w:rsidR="00965611">
        <w:rPr>
          <w:rFonts w:ascii="Cambria Math" w:eastAsia="Times New Roman" w:hAnsi="Cambria Math" w:cs="Cambria Math"/>
          <w:sz w:val="24"/>
          <w:szCs w:val="24"/>
        </w:rPr>
        <w:instrText>𝐼</w:instrText>
      </w:r>
      <w:r w:rsidR="00965611">
        <w:rPr>
          <w:rFonts w:ascii="Times New Roman" w:eastAsia="Times New Roman" w:hAnsi="Times New Roman" w:cs="Times New Roman"/>
          <w:sz w:val="24"/>
          <w:szCs w:val="24"/>
        </w:rPr>
        <w:instrText>\n</w:instrText>
      </w:r>
      <w:r w:rsidR="00965611">
        <w:rPr>
          <w:rFonts w:ascii="Cambria Math" w:eastAsia="Times New Roman" w:hAnsi="Cambria Math" w:cs="Cambria Math"/>
          <w:sz w:val="24"/>
          <w:szCs w:val="24"/>
        </w:rPr>
        <w:instrText>𝑘</w:instrText>
      </w:r>
      <w:r w:rsidR="00965611">
        <w:rPr>
          <w:rFonts w:ascii="Times New Roman" w:eastAsia="Times New Roman" w:hAnsi="Times New Roman" w:cs="Times New Roman"/>
          <w:sz w:val="24"/>
          <w:szCs w:val="24"/>
        </w:rPr>
        <w:instrText>\n)]/4\n[Ik(1+S)2+Im(1−S)2+2(1−S2)Ikm+S2IS(1+Ik)]/4\n, where Ij is the standardized variance (\n</w:instrText>
      </w:r>
      <w:r w:rsidR="00965611">
        <w:rPr>
          <w:rFonts w:ascii="Cambria Math" w:eastAsia="Times New Roman" w:hAnsi="Cambria Math" w:cs="Cambria Math"/>
          <w:sz w:val="24"/>
          <w:szCs w:val="24"/>
        </w:rPr>
        <w:instrText>𝑉</w:instrText>
      </w:r>
      <w:r w:rsidR="00965611">
        <w:rPr>
          <w:rFonts w:ascii="Times New Roman" w:eastAsia="Times New Roman" w:hAnsi="Times New Roman" w:cs="Times New Roman"/>
          <w:sz w:val="24"/>
          <w:szCs w:val="24"/>
        </w:rPr>
        <w:instrText>\n</w:instrText>
      </w:r>
      <w:r w:rsidR="00965611">
        <w:rPr>
          <w:rFonts w:ascii="Cambria Math" w:eastAsia="Times New Roman" w:hAnsi="Cambria Math" w:cs="Cambria Math"/>
          <w:sz w:val="24"/>
          <w:szCs w:val="24"/>
        </w:rPr>
        <w:instrText>𝑗</w:instrText>
      </w:r>
      <w:r w:rsidR="00965611">
        <w:rPr>
          <w:rFonts w:ascii="Times New Roman" w:eastAsia="Times New Roman" w:hAnsi="Times New Roman" w:cs="Times New Roman"/>
          <w:sz w:val="24"/>
          <w:szCs w:val="24"/>
        </w:rPr>
        <w:instrText>\n/\n</w:instrText>
      </w:r>
      <w:r w:rsidR="00965611">
        <w:rPr>
          <w:rFonts w:ascii="Cambria Math" w:eastAsia="Times New Roman" w:hAnsi="Cambria Math" w:cs="Cambria Math"/>
          <w:sz w:val="24"/>
          <w:szCs w:val="24"/>
        </w:rPr>
        <w:instrText>𝑗</w:instrText>
      </w:r>
      <w:r w:rsidR="00965611">
        <w:rPr>
          <w:rFonts w:ascii="Times New Roman" w:eastAsia="Times New Roman" w:hAnsi="Times New Roman" w:cs="Times New Roman"/>
          <w:sz w:val="24"/>
          <w:szCs w:val="24"/>
        </w:rPr>
        <w:instrText xml:space="preserve">\n2\nVj/j2\n) of factor j and Ikm is the standardized covariance between k and m. These results are applicable to other organisms with a similar life history, such as freshwater crustaceans with diapausing eggs (e.g., tadpole shrimp, clam shrimp, and fairy shrimp) and other semelparous species with discrete breeding seasons and a variable maturation time (e.g., Pacific salmon).","container-title":"The American Naturalist","DOI":"10.1086/341017","ISSN":"0003-0147","issue":"2","note":"publisher: The University of Chicago Press","page":"195-204","source":"journals.uchicago.edu (Atypon)","title":"The Effective Size of Annual Plant Populations: The Interaction of a Seed Bank with Fluctuating Population Size in Maintaining Genetic Variation.","title-short":"The Effective Size of Annual Plant Populations","volume":"160","author":[{"family":"Nunney","given":"Leonard"}],"issued":{"date-parts":[["2002",8]]}}},{"id":9221,"uris":["http://zotero.org/users/local/X8CzRyu0/items/NT3MJXBR"],"itemData":{"id":9221,"type":"article-journal","abstract":"While the functional genetics and physiological mechanisms controlling drought resistance in crop plants have been intensely studied, less research has examined the genetic basis of adaptation to drought stress in natural populations. Drought resistance adaptations in nature reflect natural rather than human-mediated selection and may identify novel mechanisms for stress tolerance. Adaptations conferring drought resistance have historically been divided into alternative strategies including drought escape (rapid development to complete a life cycle before drought) and drought avoidance (reducing water loss to prevent dehydration). Recent studies in genetic model systems such as Arabidopsis, Mimulus, and Panicum have begun to elucidate the genes, expression profiles, and physiological changes responsible for ecologically important variation in drought resistance. Similar to most crop plants, variation in drought escape and avoidance is complex, underlain by many QTL of small effect, and pervasive gene by environment interactions. Recently identified major-effect alleles point to a significant role for genetic constraints in limiting the concurrent evolution of both drought escape and avoidance strategies, although these constraints are not universally found. This progress suggests that understanding the mechanistic basic and fitness consequences of gene by environment interactions will be critical for crop improvement and forecasting population persistence in unpredictable environments.","container-title":"Plant Science","DOI":"10.1016/j.plantsci.2015.02.012","ISSN":"0168-9452","journalAbbreviation":"Plant Science","language":"en","page":"155-162","source":"ScienceDirect","title":"The evolution of drought escape and avoidance in natural herbaceous populations","volume":"234","author":[{"family":"Kooyers","given":"Nicholas J."}],"issued":{"date-parts":[["2015",5,1]]}}}],"schema":"https://github.com/citation-style-language/schema/raw/master/csl-citation.json"} </w:instrText>
      </w:r>
      <w:r w:rsidR="00965611">
        <w:rPr>
          <w:rFonts w:ascii="Times New Roman" w:eastAsia="Times New Roman" w:hAnsi="Times New Roman" w:cs="Times New Roman"/>
          <w:sz w:val="24"/>
          <w:szCs w:val="24"/>
        </w:rPr>
        <w:fldChar w:fldCharType="separate"/>
      </w:r>
      <w:r w:rsidR="00965611">
        <w:rPr>
          <w:rFonts w:ascii="Times New Roman" w:eastAsia="Times New Roman" w:hAnsi="Times New Roman" w:cs="Times New Roman"/>
          <w:noProof/>
          <w:sz w:val="24"/>
          <w:szCs w:val="24"/>
        </w:rPr>
        <w:t>(Venable and Lawlor 1980; Nunney 2002; Kooyers 2015)</w:t>
      </w:r>
      <w:r w:rsidR="0096561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that way, their generation times can </w:t>
      </w:r>
      <w:del w:id="118" w:author="Eric Hagen" w:date="2022-07-05T10:46:00Z">
        <w:r w:rsidDel="00FA3352">
          <w:rPr>
            <w:rFonts w:ascii="Times New Roman" w:eastAsia="Times New Roman" w:hAnsi="Times New Roman" w:cs="Times New Roman"/>
            <w:sz w:val="24"/>
            <w:szCs w:val="24"/>
          </w:rPr>
          <w:delText xml:space="preserve">be </w:delText>
        </w:r>
      </w:del>
      <w:r>
        <w:rPr>
          <w:rFonts w:ascii="Times New Roman" w:eastAsia="Times New Roman" w:hAnsi="Times New Roman" w:cs="Times New Roman"/>
          <w:sz w:val="24"/>
          <w:szCs w:val="24"/>
        </w:rPr>
        <w:t>in fact</w:t>
      </w:r>
      <w:ins w:id="119" w:author="Eric Hagen" w:date="2022-07-05T10:46:00Z">
        <w:r w:rsidR="00FA3352">
          <w:rPr>
            <w:rFonts w:ascii="Times New Roman" w:eastAsia="Times New Roman" w:hAnsi="Times New Roman" w:cs="Times New Roman"/>
            <w:sz w:val="24"/>
            <w:szCs w:val="24"/>
          </w:rPr>
          <w:t xml:space="preserve"> be</w:t>
        </w:r>
      </w:ins>
      <w:r>
        <w:rPr>
          <w:rFonts w:ascii="Times New Roman" w:eastAsia="Times New Roman" w:hAnsi="Times New Roman" w:cs="Times New Roman"/>
          <w:sz w:val="24"/>
          <w:szCs w:val="24"/>
        </w:rPr>
        <w:t xml:space="preserve"> much longer in the pre-germination phase, leading to the incorrect assumption that the visible aboveground, post-germination phase represents the whole life cycle. </w:t>
      </w:r>
    </w:p>
    <w:p w14:paraId="40E24B69" w14:textId="36228B18" w:rsidR="00DC165B" w:rsidRDefault="004550E2"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Second, many annuals are self-compatible due to the necessity of guaranteed fertilization in a single reproductive event (</w:t>
      </w:r>
      <w:proofErr w:type="spellStart"/>
      <w:r>
        <w:rPr>
          <w:rFonts w:ascii="Times New Roman" w:eastAsia="Times New Roman" w:hAnsi="Times New Roman" w:cs="Times New Roman"/>
          <w:sz w:val="24"/>
          <w:szCs w:val="24"/>
        </w:rPr>
        <w:t>Aarssen</w:t>
      </w:r>
      <w:proofErr w:type="spellEnd"/>
      <w:del w:id="120" w:author="Eric Hagen" w:date="2022-07-05T10:47:00Z">
        <w:r w:rsidDel="004459B4">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2000). </w:t>
      </w:r>
      <w:proofErr w:type="spellStart"/>
      <w:r>
        <w:rPr>
          <w:rFonts w:ascii="Times New Roman" w:eastAsia="Times New Roman" w:hAnsi="Times New Roman" w:cs="Times New Roman"/>
          <w:sz w:val="24"/>
          <w:szCs w:val="24"/>
        </w:rPr>
        <w:t>Selfing</w:t>
      </w:r>
      <w:proofErr w:type="spellEnd"/>
      <w:r>
        <w:rPr>
          <w:rFonts w:ascii="Times New Roman" w:eastAsia="Times New Roman" w:hAnsi="Times New Roman" w:cs="Times New Roman"/>
          <w:sz w:val="24"/>
          <w:szCs w:val="24"/>
        </w:rPr>
        <w:t xml:space="preserve"> has long been considered an evolutionary dead-end in plants (Stebbins</w:t>
      </w:r>
      <w:del w:id="121" w:author="Eric Hagen" w:date="2022-07-05T10:47:00Z">
        <w:r w:rsidDel="004D5BE7">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1950) because inbreeding depression reduces genetic diversity of </w:t>
      </w:r>
      <w:proofErr w:type="spellStart"/>
      <w:r>
        <w:rPr>
          <w:rFonts w:ascii="Times New Roman" w:eastAsia="Times New Roman" w:hAnsi="Times New Roman" w:cs="Times New Roman"/>
          <w:sz w:val="24"/>
          <w:szCs w:val="24"/>
        </w:rPr>
        <w:t>selfing</w:t>
      </w:r>
      <w:proofErr w:type="spellEnd"/>
      <w:r>
        <w:rPr>
          <w:rFonts w:ascii="Times New Roman" w:eastAsia="Times New Roman" w:hAnsi="Times New Roman" w:cs="Times New Roman"/>
          <w:sz w:val="24"/>
          <w:szCs w:val="24"/>
        </w:rPr>
        <w:t xml:space="preserve"> populations, precluding adaptation to changing environments </w:t>
      </w:r>
      <w:r w:rsidR="007E0145">
        <w:rPr>
          <w:rFonts w:ascii="Times New Roman" w:eastAsia="Times New Roman" w:hAnsi="Times New Roman" w:cs="Times New Roman"/>
          <w:sz w:val="24"/>
          <w:szCs w:val="24"/>
        </w:rPr>
        <w:fldChar w:fldCharType="begin"/>
      </w:r>
      <w:r w:rsidR="007E0145">
        <w:rPr>
          <w:rFonts w:ascii="Times New Roman" w:eastAsia="Times New Roman" w:hAnsi="Times New Roman" w:cs="Times New Roman"/>
          <w:sz w:val="24"/>
          <w:szCs w:val="24"/>
        </w:rPr>
        <w:instrText xml:space="preserve"> ADDIN ZOTERO_ITEM CSL_CITATION {"citationID":"ZIMjNyjS","properties":{"custom":"(Takebayashi and Morrell 2001; Escobar et al. 2010; Shimizu and Tsuchimatsu 2015; but see Igic and Busch 2013)","formattedCitation":"(Takebayashi and Morrell 2001; Escobar et al. 2010; Shimizu and Tsuchimatsu 2015; but see Igic and Busch 2013)","plainCitation":"(Takebayashi and Morrell 2001; Escobar et al. 2010; Shimizu and Tsuchimatsu 2015; but see Igic and Busch 2013)","noteIndex":0},"citationItems":[{"id":9226,"uris":["http://zotero.org/users/local/X8CzRyu0/items/FYGVEYM5"],"itemData":{"id":9226,"type":"article-journal","abstract":"G. Ledyard Stebbins suggested that self-fertilization (selfing) may be an evolutionary dead end because it may result in the loss of genetic diversity and consequently preclude adaptation to changing environments. While the basic premise of selfing as a dead end is widely accepted, there have been few rigorous evaluations of the hypothesis. We examine the foundations of the dead-end hypothesis by considering theoretical advances in the study of mating-system evolution. We discuss theories predicting the irreversibility of self-fertilization and the extinction of selfing lineages through the loss of adaptive potential and genetic degradation. In the second portion of the review, focusing on the irreversibility of selfing, we summarize the contribution of phylogenetic studies of mating-system evolution to determine if evolutionary history supports this well-established hypothesis. Most studies are in accord with the hypothesis; no single study unequivocally demonstrates the transition from highly selfing to outcrossing lineages. Finally, we discuss the problems encountered when phylogenetic studies rely on reconstruction of ancestral mating systems. To avoid some of these problems, we applied likelihood ratio tests of irreversibility of mating-system evolution to several data sets and found that current data sets are probably too small for this test.","container-title":"American Journal of Botany","DOI":"10.2307/3558325","ISSN":"1537-2197","issue":"7","language":"en","note":"_eprint: https://onlinelibrary.wiley.com/doi/pdf/10.2307/3558325","page":"1143-1150","source":"Wiley Online Library","title":"Is self-fertilization an evolutionary dead end? Revisiting an old hypothesis with genetic theories and a macroevolutionary approach","title-short":"Is self-fertilization an evolutionary dead end?","volume":"88","author":[{"family":"Takebayashi","given":"Naoki"},{"family":"Morrell","given":"Peter L."}],"issued":{"date-parts":[["2001"]]}},"label":"page"},{"id":9227,"uris":["http://zotero.org/users/local/X8CzRyu0/items/B2RIJ637"],"itemData":{"id":9227,"type":"article-journal","abstract":"Self-fertilization is hypothesized to be an evolutionary dead end because reversion to outcrossing can rarely happen, and selfing lineages are thought to rapidly become extinct because of limited potential for adaptation and/or accumulation of deleterious mutations. We tested these two assumptions by combining morphological characters and molecular-evolution analyses in a tribe of hermaphroditic grasses (Triticeae). First, we determined the mating system of the 19 studied species. Then, we sequenced 27 protein-coding loci and compared base composition and substitution patterns between selfers and outcrossers. We found that the evolution of the mating system is best described by a model including outcrossing-to-selfing transitions only. At the molecular level, we showed that regions of low recombination exhibit signatures of relaxed selection. However, we did not detect any evidence of accumulation of nonsynonymous substitutions in selfers compared to outcrossers. Additionally, we tested for the potential deleterious effects of GC-biased gene conversion in outcrossing species. We found that recombination and not the mating system affected substitution patterns and base composition. We suggest that, in Triticeae, although recombination patterns have remained stable, selfing lineages are of recent origin and inbreeding may have persisted for insufficient time for differences between the two mating systems to evolve.","container-title":"Evolution","DOI":"10.1111/j.1558-5646.2010.01045.x","ISSN":"1558-5646","issue":"10","language":"en","note":"_eprint: https://onlinelibrary.wiley.com/doi/pdf/10.1111/j.1558-5646.2010.01045.x","page":"2855-2872","source":"Wiley Online Library","title":"An Integrative Test of the Dead-End Hypothesis of Selfing Evolution in Triticeae (poaceae)","volume":"64","author":[{"family":"Escobar","given":"Juan S."},{"family":"Cenci","given":"Alberto"},{"family":"Bolognini","given":"Jeremy"},{"family":"Haudry","given":"Annabelle"},{"family":"Laurent","given":"Stefan"},{"family":"David","given":"Jacques"},{"family":"Glémin","given":"Sylvain"}],"issued":{"date-parts":[["2010"]]}}},{"id":9092,"uris":["http://zotero.org/users/local/X8CzRyu0/items/CFLHLIIV"],"itemData":{"id":9092,"type":"article-journal","abstract":"A compound hypothesis positing that self-fertilization is an evolutionary dead end conflates two distinct claims: the transition from outcrossing to selfing is unidirectional; and the diversification rate, or the balance of the speciation and extinction rate, is negative for selfing species. Both claims have enjoyed widespread informal support for decades, but have recently come under suspicion. Sources of data that apparently contradict strongly asymmetric mating system transitions often rely on statistical phylogenetic tests plagued by profound flaws. Although recently developed models mend preceding approaches, they have been employed sparingly, and many problems remain. Theoretical investigations, genetic data and applications of new phylogenetic methods provide indirect support for an association of selfing with negative diversification rates. We lack direct tests of reversals from selfing to outcrossing, and require data concerning the genetic basis and complexity of independently evolved outcrossing adaptations. The identification of the mechanisms that limit the longevity of selfing lineages has been difficult. Limitations may include brief and variable durations of selfing lineages, as well as ongoing difficulties in relating additive genetic and nucleotide variation. Furthermore, a common line of evidence for the stability of mixed mating – based simply on its frequent occurrence – is misleading. We make specific suggestions for research programs that aim to provide a richer understanding of mating system evolution and seriously challenge Stebbins’ venerable hypothesis. Contents Summary 386 I. Introduction 387 II. Microevolutionary perspectives on SEDE 388 III. Macroevolutionary perspectives on SEDE 390 IV. SEDE and the distribution of outcrossing rates in angiosperms 393 V. Redirection of study to challenge Stebbins’ claims 394 Acknowledgements 395 References 395","container-title":"New Phytologist","DOI":"10.1111/nph.12182","ISSN":"1469-8137","issue":"2","language":"en","note":"_eprint: https://onlinelibrary.wiley.com/doi/pdf/10.1111/nph.12182","page":"386-397","source":"Wiley Online Library","title":"Is self-fertilization an evolutionary dead end?","volume":"198","author":[{"family":"Igic","given":"Boris"},{"family":"Busch","given":"Jeremiah W."}],"issued":{"date-parts":[["2013"]]}},"label":"page"},{"id":9230,"uris":["http://zotero.org/users/local/X8CzRyu0/items/JKRUX5A3"],"itemData":{"id":9230,"type":"article-journal","abstract":"Selfing has evolved in animals, fungi, and plants, and since Darwin's pioneering study, it is considered one of the most frequent evolutionary trends in flowering plants. Generally, the evolution of selfing is characterized by a loss of self-incompatibility, the selfing syndrome, and changes in genome-wide polymorphism patterns. Recent interdisciplinary studies involving molecular functional experiments, genome-wide data, experimental evolution, and evolutionary ecology using Arabidopsis thaliana, Caenorhabditis elegans, and other species show that the evolution of selfing is not merely a degradation of outcrossing traits but a model for studying the recurrent patterns underlying adaptive molecular evolution. For example, in wild Arabidopsis relatives, self-compatibility evolved from mutations in the male specificity gene, S-LOCUS CYSTEINE-RICH PROTEIN/S-LOCUS PROTEIN 11 (SCR/SP11), rather than the female specificity gene, S-LOCUS RECEPTOR KINASE (SRK), supporting the theoretical prediction of sexual asymmetry. Prevalence of dominant self-compatible mutations is consistent with Haldane's sieve, which acts against recessive adaptive mutations. Time estimates based on genome-wide polymorphisms and self-incompatibility genes generally support the recent origin of selfing.","container-title":"Annual Review of Ecology, Evolution, and Systematics","DOI":"10.1146/annurev-ecolsys-112414-054249","issue":"1","note":"_eprint: https://doi.org/10.1146/annurev-ecolsys-112414-054249","page":"593-622","source":"Annual Reviews","title":"Evolution of Selfing: Recurrent Patterns in Molecular Adaptation","title-short":"Evolution of Selfing","volume":"46","author":[{"family":"Shimizu","given":"Kentaro K."},{"family":"Tsuchimatsu","given":"Takashi"}],"issued":{"date-parts":[["2015"]]}}}],"schema":"https://github.com/citation-style-language/schema/raw/master/csl-citation.json"} </w:instrText>
      </w:r>
      <w:r w:rsidR="007E0145">
        <w:rPr>
          <w:rFonts w:ascii="Times New Roman" w:eastAsia="Times New Roman" w:hAnsi="Times New Roman" w:cs="Times New Roman"/>
          <w:sz w:val="24"/>
          <w:szCs w:val="24"/>
        </w:rPr>
        <w:fldChar w:fldCharType="separate"/>
      </w:r>
      <w:r w:rsidR="007E0145">
        <w:rPr>
          <w:rFonts w:ascii="Times New Roman" w:eastAsia="Times New Roman" w:hAnsi="Times New Roman" w:cs="Times New Roman"/>
          <w:noProof/>
          <w:sz w:val="24"/>
          <w:szCs w:val="24"/>
        </w:rPr>
        <w:t>(Takebayashi and Morrell 2001; Escobar et al. 2010; Shimizu and Tsuchimatsu 2015; but see Igic and Busch 2013)</w:t>
      </w:r>
      <w:r w:rsidR="007E0145">
        <w:rPr>
          <w:rFonts w:ascii="Times New Roman" w:eastAsia="Times New Roman" w:hAnsi="Times New Roman" w:cs="Times New Roman"/>
          <w:sz w:val="24"/>
          <w:szCs w:val="24"/>
        </w:rPr>
        <w:fldChar w:fldCharType="end"/>
      </w:r>
      <w:ins w:id="122" w:author="Eric Hagen" w:date="2022-07-05T10:47:00Z">
        <w:r w:rsidR="004D5BE7">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del w:id="123" w:author="Eric Hagen" w:date="2022-07-05T10:47:00Z">
        <w:r w:rsidDel="004D5BE7">
          <w:rPr>
            <w:rFonts w:ascii="Times New Roman" w:eastAsia="Times New Roman" w:hAnsi="Times New Roman" w:cs="Times New Roman"/>
            <w:sz w:val="24"/>
            <w:szCs w:val="24"/>
          </w:rPr>
          <w:delText xml:space="preserve">which </w:delText>
        </w:r>
      </w:del>
      <w:ins w:id="124" w:author="Eric Hagen" w:date="2022-07-05T10:47:00Z">
        <w:r w:rsidR="004D5BE7">
          <w:rPr>
            <w:rFonts w:ascii="Times New Roman" w:eastAsia="Times New Roman" w:hAnsi="Times New Roman" w:cs="Times New Roman"/>
            <w:sz w:val="24"/>
            <w:szCs w:val="24"/>
          </w:rPr>
          <w:t xml:space="preserve">This </w:t>
        </w:r>
      </w:ins>
      <w:r>
        <w:rPr>
          <w:rFonts w:ascii="Times New Roman" w:eastAsia="Times New Roman" w:hAnsi="Times New Roman" w:cs="Times New Roman"/>
          <w:sz w:val="24"/>
          <w:szCs w:val="24"/>
        </w:rPr>
        <w:t xml:space="preserve">may constraint rates of niche evolution in annuals despite their generally higher vagility. In areas of constant disturbance, such as in areas of anthropogenic influence, annuals will be favored due to their higher vagility and </w:t>
      </w:r>
      <w:del w:id="125" w:author="Eric Hagen" w:date="2022-07-05T10:48:00Z">
        <w:r w:rsidDel="002C6CD9">
          <w:rPr>
            <w:rFonts w:ascii="Times New Roman" w:eastAsia="Times New Roman" w:hAnsi="Times New Roman" w:cs="Times New Roman"/>
            <w:sz w:val="24"/>
            <w:szCs w:val="24"/>
          </w:rPr>
          <w:delText xml:space="preserve">their </w:delText>
        </w:r>
      </w:del>
      <w:r>
        <w:rPr>
          <w:rFonts w:ascii="Times New Roman" w:eastAsia="Times New Roman" w:hAnsi="Times New Roman" w:cs="Times New Roman"/>
          <w:sz w:val="24"/>
          <w:szCs w:val="24"/>
        </w:rPr>
        <w:t>short</w:t>
      </w:r>
      <w:ins w:id="126" w:author="Eric Hagen" w:date="2022-07-05T10:48:00Z">
        <w:r w:rsidR="002C6CD9">
          <w:rPr>
            <w:rFonts w:ascii="Times New Roman" w:eastAsia="Times New Roman" w:hAnsi="Times New Roman" w:cs="Times New Roman"/>
            <w:sz w:val="24"/>
            <w:szCs w:val="24"/>
          </w:rPr>
          <w:t>er</w:t>
        </w:r>
      </w:ins>
      <w:r>
        <w:rPr>
          <w:rFonts w:ascii="Times New Roman" w:eastAsia="Times New Roman" w:hAnsi="Times New Roman" w:cs="Times New Roman"/>
          <w:sz w:val="24"/>
          <w:szCs w:val="24"/>
        </w:rPr>
        <w:t xml:space="preserve"> reproductive window between germination and seed dispersal (Grime</w:t>
      </w:r>
      <w:del w:id="127" w:author="Eric Hagen" w:date="2022-07-05T10:48:00Z">
        <w:r w:rsidDel="002C6CD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1977). Though </w:t>
      </w:r>
      <w:del w:id="128" w:author="Eric Hagen" w:date="2022-07-05T10:48:00Z">
        <w:r w:rsidDel="002C6CD9">
          <w:rPr>
            <w:rFonts w:ascii="Times New Roman" w:eastAsia="Times New Roman" w:hAnsi="Times New Roman" w:cs="Times New Roman"/>
            <w:sz w:val="24"/>
            <w:szCs w:val="24"/>
          </w:rPr>
          <w:delText>this may</w:delText>
        </w:r>
      </w:del>
      <w:ins w:id="129" w:author="Eric Hagen" w:date="2022-07-05T10:48:00Z">
        <w:r w:rsidR="002C6CD9">
          <w:rPr>
            <w:rFonts w:ascii="Times New Roman" w:eastAsia="Times New Roman" w:hAnsi="Times New Roman" w:cs="Times New Roman"/>
            <w:sz w:val="24"/>
            <w:szCs w:val="24"/>
          </w:rPr>
          <w:t>these traits</w:t>
        </w:r>
      </w:ins>
      <w:r>
        <w:rPr>
          <w:rFonts w:ascii="Times New Roman" w:eastAsia="Times New Roman" w:hAnsi="Times New Roman" w:cs="Times New Roman"/>
          <w:sz w:val="24"/>
          <w:szCs w:val="24"/>
        </w:rPr>
        <w:t xml:space="preserve"> make them </w:t>
      </w:r>
      <w:del w:id="130" w:author="Eric Hagen" w:date="2022-07-05T10:48:00Z">
        <w:r w:rsidDel="002C6CD9">
          <w:rPr>
            <w:rFonts w:ascii="Times New Roman" w:eastAsia="Times New Roman" w:hAnsi="Times New Roman" w:cs="Times New Roman"/>
            <w:sz w:val="24"/>
            <w:szCs w:val="24"/>
          </w:rPr>
          <w:delText>look like they are</w:delText>
        </w:r>
      </w:del>
      <w:ins w:id="131" w:author="Eric Hagen" w:date="2022-07-05T10:48:00Z">
        <w:r w:rsidR="002C6CD9">
          <w:rPr>
            <w:rFonts w:ascii="Times New Roman" w:eastAsia="Times New Roman" w:hAnsi="Times New Roman" w:cs="Times New Roman"/>
            <w:sz w:val="24"/>
            <w:szCs w:val="24"/>
          </w:rPr>
          <w:t>appear to be</w:t>
        </w:r>
      </w:ins>
      <w:r>
        <w:rPr>
          <w:rFonts w:ascii="Times New Roman" w:eastAsia="Times New Roman" w:hAnsi="Times New Roman" w:cs="Times New Roman"/>
          <w:sz w:val="24"/>
          <w:szCs w:val="24"/>
        </w:rPr>
        <w:t xml:space="preserve"> generally better invaders, they are </w:t>
      </w:r>
      <w:ins w:id="132" w:author="Eric Hagen" w:date="2022-07-05T10:48:00Z">
        <w:r w:rsidR="002C6CD9">
          <w:rPr>
            <w:rFonts w:ascii="Times New Roman" w:eastAsia="Times New Roman" w:hAnsi="Times New Roman" w:cs="Times New Roman"/>
            <w:sz w:val="24"/>
            <w:szCs w:val="24"/>
          </w:rPr>
          <w:t xml:space="preserve">actually </w:t>
        </w:r>
      </w:ins>
      <w:r>
        <w:rPr>
          <w:rFonts w:ascii="Times New Roman" w:eastAsia="Times New Roman" w:hAnsi="Times New Roman" w:cs="Times New Roman"/>
          <w:sz w:val="24"/>
          <w:szCs w:val="24"/>
        </w:rPr>
        <w:t xml:space="preserve">poor competitors against </w:t>
      </w:r>
      <w:r>
        <w:rPr>
          <w:rFonts w:ascii="Times New Roman" w:eastAsia="Times New Roman" w:hAnsi="Times New Roman" w:cs="Times New Roman"/>
          <w:sz w:val="24"/>
          <w:szCs w:val="24"/>
        </w:rPr>
        <w:lastRenderedPageBreak/>
        <w:t xml:space="preserve">perennials in more stable environments and </w:t>
      </w:r>
      <w:ins w:id="133" w:author="Eric Hagen" w:date="2022-07-05T10:48:00Z">
        <w:r w:rsidR="002C6CD9">
          <w:rPr>
            <w:rFonts w:ascii="Times New Roman" w:eastAsia="Times New Roman" w:hAnsi="Times New Roman" w:cs="Times New Roman"/>
            <w:sz w:val="24"/>
            <w:szCs w:val="24"/>
          </w:rPr>
          <w:t xml:space="preserve">are </w:t>
        </w:r>
      </w:ins>
      <w:r>
        <w:rPr>
          <w:rFonts w:ascii="Times New Roman" w:eastAsia="Times New Roman" w:hAnsi="Times New Roman" w:cs="Times New Roman"/>
          <w:sz w:val="24"/>
          <w:szCs w:val="24"/>
        </w:rPr>
        <w:t xml:space="preserve">thus </w:t>
      </w:r>
      <w:del w:id="134" w:author="Eric Hagen" w:date="2022-07-05T10:48:00Z">
        <w:r w:rsidDel="002C6CD9">
          <w:rPr>
            <w:rFonts w:ascii="Times New Roman" w:eastAsia="Times New Roman" w:hAnsi="Times New Roman" w:cs="Times New Roman"/>
            <w:sz w:val="24"/>
            <w:szCs w:val="24"/>
          </w:rPr>
          <w:delText xml:space="preserve">are </w:delText>
        </w:r>
      </w:del>
      <w:r>
        <w:rPr>
          <w:rFonts w:ascii="Times New Roman" w:eastAsia="Times New Roman" w:hAnsi="Times New Roman" w:cs="Times New Roman"/>
          <w:sz w:val="24"/>
          <w:szCs w:val="24"/>
        </w:rPr>
        <w:t>“confined” to habitats where heat is very extreme (Grime</w:t>
      </w:r>
      <w:del w:id="135" w:author="Eric Hagen" w:date="2022-07-05T10:49:00Z">
        <w:r w:rsidDel="002C6CD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1977).</w:t>
      </w:r>
    </w:p>
    <w:p w14:paraId="4473DA9A" w14:textId="77777777" w:rsidR="00DC165B" w:rsidRDefault="00DC165B" w:rsidP="004C7D04">
      <w:pPr>
        <w:shd w:val="clear" w:color="auto" w:fill="FFFFFF"/>
        <w:spacing w:line="480" w:lineRule="auto"/>
        <w:ind w:firstLine="720"/>
        <w:rPr>
          <w:rFonts w:ascii="Times New Roman" w:eastAsia="Times New Roman" w:hAnsi="Times New Roman" w:cs="Times New Roman"/>
          <w:sz w:val="24"/>
          <w:szCs w:val="24"/>
        </w:rPr>
      </w:pPr>
    </w:p>
    <w:p w14:paraId="3BA9D889" w14:textId="08BAD3A2" w:rsidR="00DC165B" w:rsidRPr="00E9630C" w:rsidRDefault="004550E2" w:rsidP="004C7D04">
      <w:pPr>
        <w:shd w:val="clear" w:color="auto" w:fill="FFFFFF"/>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Lack of general rules for most variables, including seasonality and precipitation</w:t>
      </w:r>
    </w:p>
    <w:p w14:paraId="7DE4C3BA" w14:textId="29C9AA20" w:rsidR="00DC165B" w:rsidRDefault="004550E2" w:rsidP="00E9630C">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accessibility of data and methods to test trait evolution hypotheses using phylogenetic comparative frameworks increased, multiple studies found that temperature, precipitation and seasonality variables are relevant in explaining the evolution of different life history strategies in plants </w:t>
      </w:r>
      <w:r w:rsidR="007E0145">
        <w:rPr>
          <w:rFonts w:ascii="Times New Roman" w:eastAsia="Times New Roman" w:hAnsi="Times New Roman" w:cs="Times New Roman"/>
          <w:sz w:val="24"/>
          <w:szCs w:val="24"/>
        </w:rPr>
        <w:fldChar w:fldCharType="begin"/>
      </w:r>
      <w:r w:rsidR="007E0145">
        <w:rPr>
          <w:rFonts w:ascii="Times New Roman" w:eastAsia="Times New Roman" w:hAnsi="Times New Roman" w:cs="Times New Roman"/>
          <w:sz w:val="24"/>
          <w:szCs w:val="24"/>
        </w:rPr>
        <w:instrText xml:space="preserve"> ADDIN ZOTERO_ITEM CSL_CITATION {"citationID":"N9DF0ee4","properties":{"formattedCitation":"(Fiz et al. 2002; Evans et al. 2005; Humphreys and Linder 2013; Ogburn and Edwards 2015; Monroe et al. 2019)","plainCitation":"(Fiz et al. 2002; Evans et al. 2005; Humphreys and Linder 2013; Ogburn and Edwards 2015; Monroe et al. 2019)","noteIndex":0},"citationItems":[{"id":9121,"uris":["http://zotero.org/users/local/X8CzRyu0/items/LXZVIVM8"],"itemData":{"id":9121,"type":"article-journal","abstract":"Phylogenetic analyses of nrITS sequences of Asteraceae revealed that the Bellis group is a natural assemblage comprising all the species of Bellis and Bellium, but not Rhynchospermum. In contrast, we propose to include the genera Bellis, Bellium, and Bellidastrum in the subtribe Bellidinae in the interest of circumscribing natural groups. Our results also suggest an early diversification in the western Mediterranean Basin of two monophyletic lineages, Bellis and Bellium. Three major groups can be distinguished within Bellis: (1) the B. perennis group, containing five annual and perennial species with three ploidy levels (diploid, octoploid, and decaploid), which are distributed throughout the Mediterranean Basin despite lack of pappus; (2) the Bellis sylvestris group, with five annual and perennial species primarily from the western Mediterranean, in which there are five ploidy levels (diploid, tetraploid, hexaploid, octoploid, and decaploid); and (3) a basal grade consisting of three diploid, perennial species which displays remarkable diversification of morphologies. Striking characteristics, such as an annual life form, polyploidy, and loss of pappus, seem to have occurred in parallel several times and in different geographical areas during the early diversification of Bellis species in the western Mediterranean. Character evolution reconstructions allow us to describe a putative ancestor of the genus Bellis (proto-Bellis).","container-title":"Molecular Phylogenetics and Evolution","DOI":"10.1016/S1055-7903(02)00228-2","ISSN":"1055-7903","issue":"1","journalAbbreviation":"Molecular Phylogenetics and Evolution","language":"en","page":"157-171","source":"ScienceDirect","title":"Phylogenetic position of Mediterranean Astereae and character evolution of daisies (Bellis, Asteraceae) inferred from nrDNA ITS sequences","volume":"25","author":[{"family":"Fiz","given":"Omar"},{"family":"Valcárcel","given":"Virginia"},{"family":"Vargas","given":"Pablo"}],"issued":{"date-parts":[["2002",10,1]]}},"label":"page"},{"id":9126,"uris":["http://zotero.org/users/local/X8CzRyu0/items/QNVLN4UR"],"itemData":{"id":9126,"type":"article-journal","abstract":"Evolutionary ecologists have long sought to understand the conditions under which perennial (iteroparous) versus annual (semelparous) plant life histories are favored. We evaluated the idea that aridity and variation in the length of droughts should favor the evolution of an annual life history, both by decreasing adult survival and by increasing the potential for high seedling survival via reduced plant cover. We calculated phylogenetically independent contrasts of climate with respect to life history in a clade of winter-establishing evening primroses (sections Anogra and Kleinia; Oenothera; Onagraceae), which includes seven annuals, 12 perennials, and two variable taxa. Climate variables were quantified from long-term records at weather stations near collection localities. To explicitly account for phylogenetic uncertainty, contrasts were calculated on a random sample of phylogenetic trees from the posterior distribution of a Bayesian analysis of DNA sequence data. Statements of association are based on comparing the pertree mean contrast, which has a null expectation of zero, to a set of per-tree mean contrasts calculated on the same trees, after randomizing the climate data. As predicted, increased annual aridity, increased annual potential evapotranspiration, and decreased annual precipitation were associated with transitions to the annual habit, but these trends were not significantly different from the null pattern. Transitions to the annual habit were not significantly associated with increases in one measure of aridity in summer nor with increased summer drought, but they were associated with significantly increased maximum summer temperatures. In winter, increased aridity and decreased precipitation were significantly associated with transitions to the annual habit. Changes in life history were not significantly associated with changes in the coefficient of variation of precipitation, either on an annual or seasonal (summer vs. winter) basis. Though we cannot attribute causality on the basis of a correlational, historical study, our results are consistent with the idea that increased heat and drought at certain times of the year favor the evolution of the annual habit. Increased heat in summer may cause adult survival to decline, while increased aridity and decreased precipitation in the season of seedling recruitment (winter) may favor a drought-avoiding, short-lived annual strategy. Not all of the predicted patterns were observed: the capability for drought-induced dormancy may preclude change in habit in response to summer drought in our study group.","container-title":"Evolution","DOI":"10.1111/j.0014-3820.2005.tb01061.x","ISSN":"1558-5646","issue":"9","language":"en","note":"_eprint: https://onlinelibrary.wiley.com/doi/pdf/10.1111/j.0014-3820.2005.tb01061.x","page":"1914-1927","source":"Wiley Online Library","title":"Climate and Life-History Evolution in Evening Primroses (oenothera, Onagraceae): A Phylogenetic Comparative Analysis","title-short":"Climate and Life-History Evolution in Evening Primroses (oenothera, Onagraceae)","volume":"59","author":[{"family":"Evans","given":"Margaret E. K."},{"family":"Hearn","given":"David J."},{"family":"Hahn","given":"William J."},{"family":"Spangle","given":"Jennifer M."},{"family":"Venable","given":"D. Lawrence"}],"issued":{"date-parts":[["2005"]]}},"label":"page"},{"id":9123,"uris":["http://zotero.org/users/local/X8CzRyu0/items/IXFASRXD"],"itemData":{"id":9123,"type":"article-journal","abstract":"Temperature is considered an important determinant of biodiversity distribution patterns. Grasses (Poaceae) occupy among the warmest and coldest environments on earth but the role of cold tolerance evolution in generating this distribution is understudied. We studied cold tolerance of Danthonioideae (c. 280 species), a major constituent of the austral temperate grass flora. We determined differences in cold tolerance among species from different continents grown in a common winter garden and assessed the relationship between measured cold tolerance and that predicted by species ranges. We then used temperatures in current ranges and a phylogeny of 81% of the species to study the timing and mode of cold tolerance evolution across the subfamily. Species ranges generally underestimate cold tolerance but are still a meaningful representation of differences in cold tolerance among species. We infer cold tolerance evolution to have commenced at the onset of danthonioid diversification, subsequently increasing in both pace and extent in certain lineages. Interspecific variation in cold tolerance is better accounted for by spatial than phylogenetic distance. Contrary to expectations, temperature – low temperature in particular – appears not to limit the distribution of this temperate clade. Competition, time or dispersal limitation could explain its relative absence from northern temperate regions.","container-title":"New Phytologist","DOI":"10.1111/nph.12244","ISSN":"1469-8137","issue":"4","language":"en","note":"_eprint: https://onlinelibrary.wiley.com/doi/pdf/10.1111/nph.12244","page":"1261-1273","source":"Wiley Online Library","title":"Evidence for recent evolution of cold tolerance in grasses suggests current distribution is not limited by (low) temperature","volume":"198","author":[{"family":"Humphreys","given":"Aelys M."},{"family":"Linder","given":"H. Peter"}],"issued":{"date-parts":[["2013"]]}},"label":"page"},{"id":8343,"uris":["http://zotero.org/users/local/X8CzRyu0/items/CREYSD8Q"],"itemData":{"id":8343,"type":"article-journal","abstract":"Despite the recent focus on phylogenetic niche conservatism in macroevolutionary studies, many clades have diversified widely along multiple niche dimensions. The factors underlying lineage-specific niche lability are still not well understood. We examined morphological and climate niche evolution in Montiaceae (Caryophyllales), an ecologically variable plant lineage distributed primarily along the mountain chains of the western Americas. Montiaceae inhabit a broader range of temperatures than their relatives, with an increase in the evolutionary rate of temperature niche diversification at the node subtending this clade. Within Montiaceae, life history is highly labile and significantly correlated with temperature, with perennials consistently occurring in cooler environments. This elevated evolutionary lability facilitated repeated shifts between habitats as new environments were created by post-Eocene orogenic events and aridification in the western Americas. The shifts between annual and perennial forms are elaborations of an underlying rosette body plan in most cases, and may involve simple alterations in biomass allocation. Montiaceae stand as another clear counterexample to phylogenetic niche conservatism, and demonstrate a mechanism by which pronounced ecological shifts may occur frequently and rapidly among closely related species.","container-title":"Molecular Phylogenetics and Evolution","DOI":"10.1016/j.ympev.2015.06.006","ISSN":"1055-7903","journalAbbreviation":"Mol. Phylogenet. Evol","language":"en","page":"181-192","source":"ScienceDirect","title":"Life history lability underlies rapid climate niche evolution in the angiosperm clade Montiaceae","volume":"92","author":[{"family":"Ogburn","given":"Matthew R."},{"family":"Edwards","given":"Erika J."}],"issued":{"date-parts":[["2015",11,1]]}},"label":"page"},{"id":9118,"uris":["http://zotero.org/users/local/X8CzRyu0/items/CTEHVSYZ"],"itemData":{"id":9118,"type":"article-journal","abstract":"Explaining variation in life history strategies is an enduring goal of evolutionary biology and ecology. Early theory predicted that for plants, annual and perennial life histories reflect adaptations to environments that experience alternative drought regimens. Nevertheless, empirical support for this hypothesis from comparative analyses remains lacking. Here, we test classic life history theory in Heliophila L. (Brassicaceae), a diverse genus of flowering plants native to Africa, controlling for phylogeny and integrating 34 yr of satellite-based drought detection with 2192 herbaria occurrence records. We find that the common ancestor of these species was likely to be an annual, and that perenniality and annuality have repeatedly evolved, an estimated seven and five times, respectively. By comparing historical drought regimens, we show that annuals rather than perennial species occur in environments where droughts are significantly more frequent. We also find evidence that annual plants adapt to predictable drought regimens by escaping drought-prone seasons as seeds. These results yield compelling support for longstanding theoretical predictions by revealing the importance of drought frequency and predictability to explain plant life history. More broadly, this work highlights scalable approaches, integrating herbaria records and remote sensing to address outstanding questions in evolutionary ecology.","container-title":"New Phytologist","DOI":"10.1111/nph.15919","ISSN":"1469-8137","issue":"4","language":"en","note":"_eprint: https://onlinelibrary.wiley.com/doi/pdf/10.1111/nph.15919","page":"2054-2062","source":"Wiley Online Library","title":"Drought regimens predict life history strategies in Heliophila","volume":"223","author":[{"family":"Monroe","given":"J. Grey"},{"family":"Gill","given":"Brian"},{"family":"Turner","given":"Kathryn G."},{"family":"McKay","given":"John K."}],"issued":{"date-parts":[["2019"]]}},"label":"page"}],"schema":"https://github.com/citation-style-language/schema/raw/master/csl-citation.json"} </w:instrText>
      </w:r>
      <w:r w:rsidR="007E0145">
        <w:rPr>
          <w:rFonts w:ascii="Times New Roman" w:eastAsia="Times New Roman" w:hAnsi="Times New Roman" w:cs="Times New Roman"/>
          <w:sz w:val="24"/>
          <w:szCs w:val="24"/>
        </w:rPr>
        <w:fldChar w:fldCharType="separate"/>
      </w:r>
      <w:r w:rsidR="007E0145">
        <w:rPr>
          <w:rFonts w:ascii="Times New Roman" w:eastAsia="Times New Roman" w:hAnsi="Times New Roman" w:cs="Times New Roman"/>
          <w:noProof/>
          <w:sz w:val="24"/>
          <w:szCs w:val="24"/>
        </w:rPr>
        <w:t>(Fiz et al. 2002; Evans et al. 2005; Humphreys and Linder 2013; Ogburn and Edwards 2015; Monroe et al. 2019)</w:t>
      </w:r>
      <w:r w:rsidR="007E014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results show that some of these previously documented patterns are </w:t>
      </w:r>
      <w:del w:id="136" w:author="Eric Hagen" w:date="2022-07-05T10:50:00Z">
        <w:r w:rsidDel="00B84924">
          <w:rPr>
            <w:rFonts w:ascii="Times New Roman" w:eastAsia="Times New Roman" w:hAnsi="Times New Roman" w:cs="Times New Roman"/>
            <w:sz w:val="24"/>
            <w:szCs w:val="24"/>
          </w:rPr>
          <w:delText xml:space="preserve">clade or area </w:delText>
        </w:r>
      </w:del>
      <w:r>
        <w:rPr>
          <w:rFonts w:ascii="Times New Roman" w:eastAsia="Times New Roman" w:hAnsi="Times New Roman" w:cs="Times New Roman"/>
          <w:sz w:val="24"/>
          <w:szCs w:val="24"/>
        </w:rPr>
        <w:t>specific</w:t>
      </w:r>
      <w:ins w:id="137" w:author="Eric Hagen" w:date="2022-07-05T10:50:00Z">
        <w:r w:rsidR="00B84924">
          <w:rPr>
            <w:rFonts w:ascii="Times New Roman" w:eastAsia="Times New Roman" w:hAnsi="Times New Roman" w:cs="Times New Roman"/>
            <w:sz w:val="24"/>
            <w:szCs w:val="24"/>
          </w:rPr>
          <w:t xml:space="preserve"> to certain clades or areas</w:t>
        </w:r>
      </w:ins>
      <w:r>
        <w:rPr>
          <w:rFonts w:ascii="Times New Roman" w:eastAsia="Times New Roman" w:hAnsi="Times New Roman" w:cs="Times New Roman"/>
          <w:sz w:val="24"/>
          <w:szCs w:val="24"/>
        </w:rPr>
        <w:t xml:space="preserve"> </w:t>
      </w:r>
      <w:commentRangeStart w:id="138"/>
      <w:r>
        <w:rPr>
          <w:rFonts w:ascii="Times New Roman" w:eastAsia="Times New Roman" w:hAnsi="Times New Roman" w:cs="Times New Roman"/>
          <w:sz w:val="24"/>
          <w:szCs w:val="24"/>
        </w:rPr>
        <w:t>and do not hold as a generality across all flowering plants when multiple clades are considered in the same analytical framework</w:t>
      </w:r>
      <w:commentRangeEnd w:id="138"/>
      <w:r w:rsidR="00B84924">
        <w:rPr>
          <w:rStyle w:val="CommentReference"/>
        </w:rPr>
        <w:commentReference w:id="138"/>
      </w:r>
      <w:r>
        <w:rPr>
          <w:rFonts w:ascii="Times New Roman" w:eastAsia="Times New Roman" w:hAnsi="Times New Roman" w:cs="Times New Roman"/>
          <w:sz w:val="24"/>
          <w:szCs w:val="24"/>
        </w:rPr>
        <w:t xml:space="preserve">. For instance, we found no significant </w:t>
      </w:r>
      <w:commentRangeStart w:id="139"/>
      <w:r>
        <w:rPr>
          <w:rFonts w:ascii="Times New Roman" w:eastAsia="Times New Roman" w:hAnsi="Times New Roman" w:cs="Times New Roman"/>
          <w:sz w:val="24"/>
          <w:szCs w:val="24"/>
        </w:rPr>
        <w:t xml:space="preserve">difference </w:t>
      </w:r>
      <w:commentRangeEnd w:id="139"/>
      <w:r w:rsidR="00DA404C">
        <w:rPr>
          <w:rStyle w:val="CommentReference"/>
        </w:rPr>
        <w:commentReference w:id="139"/>
      </w:r>
      <w:r>
        <w:rPr>
          <w:rFonts w:ascii="Times New Roman" w:eastAsia="Times New Roman" w:hAnsi="Times New Roman" w:cs="Times New Roman"/>
          <w:sz w:val="24"/>
          <w:szCs w:val="24"/>
        </w:rPr>
        <w:t xml:space="preserve">in optima values for mean annual precipitation and aridity index across all clades, and the lack of strong signal for drought as an important factor in the evolution of annual strategy was unanticipated. We did recover a significant difference between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annuals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perennials</w:t>
      </w:r>
      <w:proofErr w:type="spellEnd"/>
      <w:r>
        <w:rPr>
          <w:rFonts w:ascii="Times New Roman" w:eastAsia="Times New Roman" w:hAnsi="Times New Roman" w:cs="Times New Roman"/>
          <w:sz w:val="24"/>
          <w:szCs w:val="24"/>
        </w:rPr>
        <w:t xml:space="preserve"> </w:t>
      </w:r>
      <w:del w:id="140" w:author="Eric Hagen" w:date="2022-07-05T10:52:00Z">
        <w:r w:rsidDel="00A20F1C">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for precipitation of the driest month (p &lt; 0.05) with annuals tending to have a </w:t>
      </w:r>
      <w:proofErr w:type="gramStart"/>
      <w:r>
        <w:rPr>
          <w:rFonts w:ascii="Times New Roman" w:eastAsia="Times New Roman" w:hAnsi="Times New Roman" w:cs="Times New Roman"/>
          <w:sz w:val="24"/>
          <w:szCs w:val="24"/>
        </w:rPr>
        <w:t>drier optima</w:t>
      </w:r>
      <w:proofErr w:type="gramEnd"/>
      <w:r>
        <w:rPr>
          <w:rFonts w:ascii="Times New Roman" w:eastAsia="Times New Roman" w:hAnsi="Times New Roman" w:cs="Times New Roman"/>
          <w:sz w:val="24"/>
          <w:szCs w:val="24"/>
        </w:rPr>
        <w:t>, but this pattern was not observed in 11 out of 33 clades analyzed; in one third of the clades, perennials, not annuals, tend</w:t>
      </w:r>
      <w:ins w:id="141" w:author="Eric Hagen" w:date="2022-07-05T10:53:00Z">
        <w:r w:rsidR="00A20F1C">
          <w:rPr>
            <w:rFonts w:ascii="Times New Roman" w:eastAsia="Times New Roman" w:hAnsi="Times New Roman" w:cs="Times New Roman"/>
            <w:sz w:val="24"/>
            <w:szCs w:val="24"/>
          </w:rPr>
          <w:t>ed</w:t>
        </w:r>
      </w:ins>
      <w:r>
        <w:rPr>
          <w:rFonts w:ascii="Times New Roman" w:eastAsia="Times New Roman" w:hAnsi="Times New Roman" w:cs="Times New Roman"/>
          <w:sz w:val="24"/>
          <w:szCs w:val="24"/>
        </w:rPr>
        <w:t xml:space="preserve"> to have a lower optimum for this variable. The reason for this lack of strong correlation with precipitation may be the existence of other forms of compensatory mechanisms to deal with extreme drought in perennial plants. Several mechanisms of vegetative tolerance to desiccation have evolved in perennials, including</w:t>
      </w:r>
      <w:ins w:id="142" w:author="Eric Hagen" w:date="2022-07-05T10:55:00Z">
        <w:r w:rsidR="00A20F1C">
          <w:rPr>
            <w:rFonts w:ascii="Times New Roman" w:eastAsia="Times New Roman" w:hAnsi="Times New Roman" w:cs="Times New Roman"/>
            <w:sz w:val="24"/>
            <w:szCs w:val="24"/>
          </w:rPr>
          <w:t xml:space="preserve"> </w:t>
        </w:r>
      </w:ins>
      <w:del w:id="143" w:author="Eric Hagen" w:date="2022-07-05T10:55:00Z">
        <w:r w:rsidDel="00A20F1C">
          <w:rPr>
            <w:rFonts w:ascii="Times New Roman" w:eastAsia="Times New Roman" w:hAnsi="Times New Roman" w:cs="Times New Roman"/>
            <w:sz w:val="24"/>
            <w:szCs w:val="24"/>
          </w:rPr>
          <w:delText xml:space="preserve">, but not restricted to, </w:delText>
        </w:r>
      </w:del>
      <w:r>
        <w:rPr>
          <w:rFonts w:ascii="Times New Roman" w:eastAsia="Times New Roman" w:hAnsi="Times New Roman" w:cs="Times New Roman"/>
          <w:sz w:val="24"/>
          <w:szCs w:val="24"/>
        </w:rPr>
        <w:t>changes in photosynthesis pathways</w:t>
      </w:r>
      <w:r w:rsidR="007E0145">
        <w:rPr>
          <w:rFonts w:ascii="Times New Roman" w:eastAsia="Times New Roman" w:hAnsi="Times New Roman" w:cs="Times New Roman"/>
          <w:sz w:val="24"/>
          <w:szCs w:val="24"/>
        </w:rPr>
        <w:t xml:space="preserve"> </w:t>
      </w:r>
      <w:r w:rsidR="007E0145">
        <w:rPr>
          <w:rFonts w:ascii="Times New Roman" w:eastAsia="Times New Roman" w:hAnsi="Times New Roman" w:cs="Times New Roman"/>
          <w:sz w:val="24"/>
          <w:szCs w:val="24"/>
        </w:rPr>
        <w:fldChar w:fldCharType="begin"/>
      </w:r>
      <w:r w:rsidR="007E0145">
        <w:rPr>
          <w:rFonts w:ascii="Times New Roman" w:eastAsia="Times New Roman" w:hAnsi="Times New Roman" w:cs="Times New Roman"/>
          <w:sz w:val="24"/>
          <w:szCs w:val="24"/>
        </w:rPr>
        <w:instrText xml:space="preserve"> ADDIN ZOTERO_ITEM CSL_CITATION {"citationID":"3R2bCi3x","properties":{"formattedCitation":"(Ehleringer et al. 1991)","plainCitation":"(Ehleringer et al. 1991)","noteIndex":0},"citationItems":[{"id":9234,"uris":["http://zotero.org/users/local/X8CzRyu0/items/3SFI4FAL"],"itemData":{"id":9234,"type":"article-journal","abstract":"Plants assimilate carbon by one of three photosynthetic pathways, commonly called the C3, C4, and CAM pathways. The C4 photosynthetic pathway, found only among the angiosperms, represents a modification of C3 metabolism that is most effective at low concentrations of CO2. Today, C4 plants are most common in hot, open ecosystems, and it is commonly felt that they evolved under these conditions. However, high light and high temperature, by themselves, are not sufficient to favor the evolution of C4 photosynthesis at atmospheric CO2 levels significantly above the current ambient values. A review of evidence suggests that C4 plants evolved in response to a reduction in atmospheric CO2 levels that began during the Cretaceous and continued until the Miocene.","container-title":"Trends in Ecology &amp; Evolution","DOI":"10.1016/0169-5347(91)90183-X","ISSN":"0169-5347","issue":"3","journalAbbreviation":"Trends in Ecology &amp; Evolution","language":"en","page":"95-99","source":"ScienceDirect","title":"Climate change and the evolution of C4 photosynthesis","volume":"6","author":[{"family":"Ehleringer","given":"James R."},{"family":"Sage","given":"Rowan F."},{"family":"Flanagan","given":"Lawrence B."},{"family":"Pearcy","given":"Robert W."}],"issued":{"date-parts":[["1991",3,1]]}}}],"schema":"https://github.com/citation-style-language/schema/raw/master/csl-citation.json"} </w:instrText>
      </w:r>
      <w:r w:rsidR="007E0145">
        <w:rPr>
          <w:rFonts w:ascii="Times New Roman" w:eastAsia="Times New Roman" w:hAnsi="Times New Roman" w:cs="Times New Roman"/>
          <w:sz w:val="24"/>
          <w:szCs w:val="24"/>
        </w:rPr>
        <w:fldChar w:fldCharType="separate"/>
      </w:r>
      <w:r w:rsidR="007E0145">
        <w:rPr>
          <w:rFonts w:ascii="Times New Roman" w:eastAsia="Times New Roman" w:hAnsi="Times New Roman" w:cs="Times New Roman"/>
          <w:noProof/>
          <w:sz w:val="24"/>
          <w:szCs w:val="24"/>
        </w:rPr>
        <w:t>(Ehleringer et al. 1991)</w:t>
      </w:r>
      <w:r w:rsidR="007E014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presence of subterraneous structures (Howard et al., 2019), succulence of leaves and stems (Ogburn and Edwards, 2010), and senescence of photosynthesis structures during dry seasons </w:t>
      </w:r>
      <w:r w:rsidR="007E0145">
        <w:rPr>
          <w:rFonts w:ascii="Times New Roman" w:eastAsia="Times New Roman" w:hAnsi="Times New Roman" w:cs="Times New Roman"/>
          <w:sz w:val="24"/>
          <w:szCs w:val="24"/>
        </w:rPr>
        <w:fldChar w:fldCharType="begin"/>
      </w:r>
      <w:r w:rsidR="007E0145">
        <w:rPr>
          <w:rFonts w:ascii="Times New Roman" w:eastAsia="Times New Roman" w:hAnsi="Times New Roman" w:cs="Times New Roman"/>
          <w:sz w:val="24"/>
          <w:szCs w:val="24"/>
        </w:rPr>
        <w:instrText xml:space="preserve"> ADDIN ZOTERO_ITEM CSL_CITATION {"citationID":"Jz2UeWNg","properties":{"formattedCitation":"(Munn\\uc0\\u233{}-Bosch and Alegre 2004)","plainCitation":"(Munné-Bosch and Alegre 2004)","noteIndex":0},"citationItems":[{"id":9236,"uris":["http://zotero.org/users/local/X8CzRyu0/items/E6TEC8PA"],"itemData":{"id":9236,"type":"article-journal","abstract":"Leaf senescence is a highly regulated physiological process that leads to leaf death and is, as such, the last developmental stage of the leaf. Plant aging and environmental stresses may induce the process of senescence. Here we will focus on the role of leaf senescence in field-grown plants as a response to adverse climatic conditions and, more specifically, on how it contributes to plant survival under drought stress. Drought induces several responses in plants including leaf senescence, which plays a major role in the survival of several species. Drought-induced leaf senescence contributes to nutrient remobilisation during stress, thus allowing the rest of the plant (i.e. the youngest leaves, fruits or flowers) to benefit from the nutrients accumulated during the life span of the leaf. In addition, drought-induced leaf senescence, especially when accompanied by leaf abscission, avoids large losses through transpiration, thus contributing to the maintenance of a favourable water balance of the whole plant. Drought-induced leaf senescence occurs gradually and is characterised by specific macroscopic, cellular, biochemical and molecular changes. Leaf yellowing (i.e. chlorophyll degradation) and specific changes in cell ultrastructure (e.g. chromatin condensation, thylakoid swelling, plastoglobuli accumulation), metabolism (e.g. protein degradation, lipid peroxidation) and gene expression occur during leaf senescence in drought-stressed plants. Cytokinins and ABA have been shown to be involved in the regulation of drought-induced leaf senescence, although the possible role of other plant hormones should not be excluded. Reactive oxygen species, whose concentrations increase during drought-induced leaf senescence, are also known to be regulators of this process. The complex mechanisms of regulation of leaf senescence in drought-stressed plants are discussed, and attention is drawn to those aspects that still require investigation.","container-title":"Functional Plant Biology","DOI":"10.1071/fp03236","ISSN":"1445-4416","issue":"3","journalAbbreviation":"Functional Plant Biol.","language":"en","note":"publisher: CSIRO PUBLISHING","page":"203-216","source":"www.publish.csiro.au","title":"Die and let live: leaf senescence contributes to plant survival under drought stress","title-short":"Die and let live","volume":"31","author":[{"family":"Munné-Bosch","given":"Sergi"},{"family":"Alegre","given":"Leonor"}],"issued":{"date-parts":[["2004"]]}}}],"schema":"https://github.com/citation-style-language/schema/raw/master/csl-citation.json"} </w:instrText>
      </w:r>
      <w:r w:rsidR="007E0145">
        <w:rPr>
          <w:rFonts w:ascii="Times New Roman" w:eastAsia="Times New Roman" w:hAnsi="Times New Roman" w:cs="Times New Roman"/>
          <w:sz w:val="24"/>
          <w:szCs w:val="24"/>
        </w:rPr>
        <w:fldChar w:fldCharType="separate"/>
      </w:r>
      <w:r w:rsidR="007E0145" w:rsidRPr="007E0145">
        <w:rPr>
          <w:rFonts w:ascii="Times New Roman" w:hAnsi="Times New Roman" w:cs="Times New Roman"/>
          <w:sz w:val="24"/>
          <w:lang w:val="en-US"/>
        </w:rPr>
        <w:t>(Munné-Bosch and Alegre 2004)</w:t>
      </w:r>
      <w:r w:rsidR="007E014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In that way, evolutionary pathways to survive drought are diverse</w:t>
      </w:r>
      <w:ins w:id="144" w:author="Eric Hagen" w:date="2022-07-05T10:55:00Z">
        <w:r w:rsidR="00A20F1C">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evolving an annual lifestyle is not the sole mechanism to escape drought available for plants. </w:t>
      </w:r>
    </w:p>
    <w:p w14:paraId="423ECC6F" w14:textId="162B578F" w:rsidR="00DC165B" w:rsidRDefault="004550E2"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similar lack of significant association was found for all variables related to seasonality, and for minimum temperature of the coldest month, a variable associated with freezing temperatures. In those cases,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annuals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perennials</w:t>
      </w:r>
      <w:proofErr w:type="spellEnd"/>
      <w:r>
        <w:rPr>
          <w:rFonts w:ascii="Times New Roman" w:eastAsia="Times New Roman" w:hAnsi="Times New Roman" w:cs="Times New Roman"/>
          <w:sz w:val="24"/>
          <w:szCs w:val="24"/>
        </w:rPr>
        <w:t xml:space="preserve"> are not significantly different from each other across all clades, meaning that there is little support for the role of these climatic variables as general rules governing how life history strategies evolve in plants. </w:t>
      </w:r>
      <w:del w:id="145" w:author="Eric Hagen" w:date="2022-07-05T10:58:00Z">
        <w:r w:rsidDel="00170ECE">
          <w:rPr>
            <w:rFonts w:ascii="Times New Roman" w:eastAsia="Times New Roman" w:hAnsi="Times New Roman" w:cs="Times New Roman"/>
            <w:sz w:val="24"/>
            <w:szCs w:val="24"/>
          </w:rPr>
          <w:delText>Here, t</w:delText>
        </w:r>
      </w:del>
      <w:ins w:id="146" w:author="Eric Hagen" w:date="2022-07-05T10:58:00Z">
        <w:r w:rsidR="00170ECE">
          <w:rPr>
            <w:rFonts w:ascii="Times New Roman" w:eastAsia="Times New Roman" w:hAnsi="Times New Roman" w:cs="Times New Roman"/>
            <w:sz w:val="24"/>
            <w:szCs w:val="24"/>
          </w:rPr>
          <w:t>T</w:t>
        </w:r>
      </w:ins>
      <w:r>
        <w:rPr>
          <w:rFonts w:ascii="Times New Roman" w:eastAsia="Times New Roman" w:hAnsi="Times New Roman" w:cs="Times New Roman"/>
          <w:sz w:val="24"/>
          <w:szCs w:val="24"/>
        </w:rPr>
        <w:t xml:space="preserve">he relevance of these variables </w:t>
      </w:r>
      <w:del w:id="147" w:author="Eric Hagen" w:date="2022-07-05T10:58:00Z">
        <w:r w:rsidDel="00170ECE">
          <w:rPr>
            <w:rFonts w:ascii="Times New Roman" w:eastAsia="Times New Roman" w:hAnsi="Times New Roman" w:cs="Times New Roman"/>
            <w:sz w:val="24"/>
            <w:szCs w:val="24"/>
          </w:rPr>
          <w:delText>are probably</w:delText>
        </w:r>
      </w:del>
      <w:ins w:id="148" w:author="Eric Hagen" w:date="2022-07-05T10:58:00Z">
        <w:r w:rsidR="00170ECE">
          <w:rPr>
            <w:rFonts w:ascii="Times New Roman" w:eastAsia="Times New Roman" w:hAnsi="Times New Roman" w:cs="Times New Roman"/>
            <w:sz w:val="24"/>
            <w:szCs w:val="24"/>
          </w:rPr>
          <w:t>seems to be</w:t>
        </w:r>
      </w:ins>
      <w:r>
        <w:rPr>
          <w:rFonts w:ascii="Times New Roman" w:eastAsia="Times New Roman" w:hAnsi="Times New Roman" w:cs="Times New Roman"/>
          <w:sz w:val="24"/>
          <w:szCs w:val="24"/>
        </w:rPr>
        <w:t xml:space="preserve"> clade</w:t>
      </w:r>
      <w:ins w:id="149" w:author="Eric Hagen" w:date="2022-07-05T10:57:00Z">
        <w:r w:rsidR="00170ECE">
          <w:rPr>
            <w:rFonts w:ascii="Times New Roman" w:eastAsia="Times New Roman" w:hAnsi="Times New Roman" w:cs="Times New Roman"/>
            <w:sz w:val="24"/>
            <w:szCs w:val="24"/>
          </w:rPr>
          <w:t>-</w:t>
        </w:r>
      </w:ins>
      <w:del w:id="150" w:author="Eric Hagen" w:date="2022-07-05T10:57:00Z">
        <w:r w:rsidDel="00170ECE">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specific and related to particularities of their geographical distributions. For example, in groups where species distribution varies from dry lowland to humid alpine environments, such as </w:t>
      </w:r>
      <w:r>
        <w:rPr>
          <w:rFonts w:ascii="Times New Roman" w:eastAsia="Times New Roman" w:hAnsi="Times New Roman" w:cs="Times New Roman"/>
          <w:i/>
          <w:sz w:val="24"/>
          <w:szCs w:val="24"/>
        </w:rPr>
        <w:t>Lupinus</w:t>
      </w:r>
      <w:r>
        <w:rPr>
          <w:rFonts w:ascii="Times New Roman" w:eastAsia="Times New Roman" w:hAnsi="Times New Roman" w:cs="Times New Roman"/>
          <w:sz w:val="24"/>
          <w:szCs w:val="24"/>
        </w:rPr>
        <w:t xml:space="preserve"> (Drummond et al., 2012; </w:t>
      </w:r>
      <w:proofErr w:type="spellStart"/>
      <w:r>
        <w:rPr>
          <w:rFonts w:ascii="Times New Roman" w:eastAsia="Times New Roman" w:hAnsi="Times New Roman" w:cs="Times New Roman"/>
          <w:sz w:val="24"/>
          <w:szCs w:val="24"/>
        </w:rPr>
        <w:t>Givnish</w:t>
      </w:r>
      <w:proofErr w:type="spellEnd"/>
      <w:r>
        <w:rPr>
          <w:rFonts w:ascii="Times New Roman" w:eastAsia="Times New Roman" w:hAnsi="Times New Roman" w:cs="Times New Roman"/>
          <w:sz w:val="24"/>
          <w:szCs w:val="24"/>
        </w:rPr>
        <w:t xml:space="preserve">, 2015) and the </w:t>
      </w:r>
      <w:proofErr w:type="spellStart"/>
      <w:r>
        <w:rPr>
          <w:rFonts w:ascii="Times New Roman" w:eastAsia="Times New Roman" w:hAnsi="Times New Roman" w:cs="Times New Roman"/>
          <w:sz w:val="24"/>
          <w:szCs w:val="24"/>
        </w:rPr>
        <w:t>Brassicaeae</w:t>
      </w:r>
      <w:proofErr w:type="spellEnd"/>
      <w:r>
        <w:rPr>
          <w:rFonts w:ascii="Times New Roman" w:eastAsia="Times New Roman" w:hAnsi="Times New Roman" w:cs="Times New Roman"/>
          <w:sz w:val="24"/>
          <w:szCs w:val="24"/>
        </w:rPr>
        <w:t xml:space="preserve"> tribe </w:t>
      </w:r>
      <w:proofErr w:type="spellStart"/>
      <w:r>
        <w:rPr>
          <w:rFonts w:ascii="Times New Roman" w:eastAsia="Times New Roman" w:hAnsi="Times New Roman" w:cs="Times New Roman"/>
          <w:sz w:val="24"/>
          <w:szCs w:val="24"/>
        </w:rPr>
        <w:t>Arabideae</w:t>
      </w:r>
      <w:proofErr w:type="spellEnd"/>
      <w:r>
        <w:rPr>
          <w:rFonts w:ascii="Times New Roman" w:eastAsia="Times New Roman" w:hAnsi="Times New Roman" w:cs="Times New Roman"/>
          <w:sz w:val="24"/>
          <w:szCs w:val="24"/>
        </w:rPr>
        <w:t xml:space="preserve"> </w:t>
      </w:r>
      <w:r w:rsidR="007E0145">
        <w:rPr>
          <w:rFonts w:ascii="Times New Roman" w:eastAsia="Times New Roman" w:hAnsi="Times New Roman" w:cs="Times New Roman"/>
          <w:sz w:val="24"/>
          <w:szCs w:val="24"/>
        </w:rPr>
        <w:fldChar w:fldCharType="begin"/>
      </w:r>
      <w:r w:rsidR="007E0145">
        <w:rPr>
          <w:rFonts w:ascii="Times New Roman" w:eastAsia="Times New Roman" w:hAnsi="Times New Roman" w:cs="Times New Roman"/>
          <w:sz w:val="24"/>
          <w:szCs w:val="24"/>
        </w:rPr>
        <w:instrText xml:space="preserve"> ADDIN ZOTERO_ITEM CSL_CITATION {"citationID":"oShIO9gk","properties":{"formattedCitation":"(Koch et al. 2012)","plainCitation":"(Koch et al. 2012)","noteIndex":0},"citationItems":[{"id":9239,"uris":["http://zotero.org/users/local/X8CzRyu0/items/DVF2SPR9"],"itemData":{"id":9239,"type":"article-journal","abstract":"Based on extensive molecular studies and critical evaluation of morphology, tribe Arabideae has recently been split into two tribes with the newly introduced tribe Stevenieae sister to the remaining members of tribe Arabideae. Tribe Stevenieae includes 11 species belonging to Pseudoturritis (1 sp.), Macropodium (2 spp.), and Stevenia (8 spp.). Tribe Arabideae includes about 488 species in 17 genera, and its taxonomy is highly affected by the previous para­ and polyphyletic circumscription of Arabis. Here we segregate three morphologically similar but phylogenetically distinct new genera, Scapiarabis, Borodiniopsis, and Sinoarabis from Arabis (tribe Arabideae) and provide keys to the genera of Arabideae as currently delimited and to the four species of Scapiarabis. Four new combinations in Scapiarabis (S. ariana, S. karategina, S. popovii, S. saxícola), one in Borodiniopsis (B. alaschanica), and one in Sinoarabis (S. setosifolia) are proposed. Arabis kamelinii and A. kokanika are reduced to synonymy of Scapiarabis ariana and S. saxicola, respectively. It is shown that Scapiarabis forms a clade with the monotypic genera Botschantzevia, Arcyosperma, Parryodes, and Borodiniopsis. Biogeographically the whole clade forms a circle around the Asian high mountain system, which is interrupted and separated by genetically distinct members of the sister clade that includes Baimashania, Pseudodraba and Sinoarabis. The whole biogeographic scenario predates the Pleistocene, and the genera are of Pliocene origin.","container-title":"TAXON","DOI":"10.1002/tax.615003","ISSN":"1996-8175","issue":"5","language":"en","note":"_eprint: https://onlinelibrary.wiley.com/doi/pdf/10.1002/tax.615003","page":"955-969","source":"Wiley Online Library","title":"Systematics, taxonomy and biogeography of three new Asian genera of Brassicaceae tribe Arabideae: An ancient distribution circle around the Asian high mountains","title-short":"Systematics, taxonomy and biogeography of three new Asian genera of Brassicaceae tribe Arabideae","volume":"61","author":[{"family":"Koch","given":"Marcus A."},{"family":"Karl","given":"Robert"},{"family":"German","given":"Dmitry A."},{"family":"Al-Shehbaz","given":"Ihsan A."}],"issued":{"date-parts":[["2012"]]}}}],"schema":"https://github.com/citation-style-language/schema/raw/master/csl-citation.json"} </w:instrText>
      </w:r>
      <w:r w:rsidR="007E0145">
        <w:rPr>
          <w:rFonts w:ascii="Times New Roman" w:eastAsia="Times New Roman" w:hAnsi="Times New Roman" w:cs="Times New Roman"/>
          <w:sz w:val="24"/>
          <w:szCs w:val="24"/>
        </w:rPr>
        <w:fldChar w:fldCharType="separate"/>
      </w:r>
      <w:r w:rsidR="007E0145">
        <w:rPr>
          <w:rFonts w:ascii="Times New Roman" w:eastAsia="Times New Roman" w:hAnsi="Times New Roman" w:cs="Times New Roman"/>
          <w:noProof/>
          <w:sz w:val="24"/>
          <w:szCs w:val="24"/>
        </w:rPr>
        <w:t>(Koch et al. 2012)</w:t>
      </w:r>
      <w:r w:rsidR="007E014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perennials</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was found to be lower. In th</w:t>
      </w:r>
      <w:ins w:id="151" w:author="Eric Hagen" w:date="2022-07-05T10:59:00Z">
        <w:r w:rsidR="00170ECE">
          <w:rPr>
            <w:rFonts w:ascii="Times New Roman" w:eastAsia="Times New Roman" w:hAnsi="Times New Roman" w:cs="Times New Roman"/>
            <w:sz w:val="24"/>
            <w:szCs w:val="24"/>
          </w:rPr>
          <w:t>e</w:t>
        </w:r>
      </w:ins>
      <w:del w:id="152" w:author="Eric Hagen" w:date="2022-07-05T10:59:00Z">
        <w:r w:rsidDel="00170ECE">
          <w:rPr>
            <w:rFonts w:ascii="Times New Roman" w:eastAsia="Times New Roman" w:hAnsi="Times New Roman" w:cs="Times New Roman"/>
            <w:sz w:val="24"/>
            <w:szCs w:val="24"/>
          </w:rPr>
          <w:delText>o</w:delText>
        </w:r>
      </w:del>
      <w:r>
        <w:rPr>
          <w:rFonts w:ascii="Times New Roman" w:eastAsia="Times New Roman" w:hAnsi="Times New Roman" w:cs="Times New Roman"/>
          <w:sz w:val="24"/>
          <w:szCs w:val="24"/>
        </w:rPr>
        <w:t>se cases, perennials may indeed be associated with a frost tolerance strategy, due to somewhat well</w:t>
      </w:r>
      <w:ins w:id="153" w:author="Eric Hagen" w:date="2022-07-05T10:59:00Z">
        <w:r w:rsidR="00170ECE">
          <w:rPr>
            <w:rFonts w:ascii="Times New Roman" w:eastAsia="Times New Roman" w:hAnsi="Times New Roman" w:cs="Times New Roman"/>
            <w:sz w:val="24"/>
            <w:szCs w:val="24"/>
          </w:rPr>
          <w:t>-</w:t>
        </w:r>
      </w:ins>
      <w:del w:id="154" w:author="Eric Hagen" w:date="2022-07-05T10:59:00Z">
        <w:r w:rsidDel="00170ECE">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distributed events of frost in mountains that lead to high seedling mortality in annuals (“winter by night and summer by day”; </w:t>
      </w:r>
      <w:proofErr w:type="spellStart"/>
      <w:r>
        <w:rPr>
          <w:rFonts w:ascii="Times New Roman" w:eastAsia="Times New Roman" w:hAnsi="Times New Roman" w:cs="Times New Roman"/>
          <w:sz w:val="24"/>
          <w:szCs w:val="24"/>
        </w:rPr>
        <w:t>Givnish</w:t>
      </w:r>
      <w:proofErr w:type="spellEnd"/>
      <w:r>
        <w:rPr>
          <w:rFonts w:ascii="Times New Roman" w:eastAsia="Times New Roman" w:hAnsi="Times New Roman" w:cs="Times New Roman"/>
          <w:sz w:val="24"/>
          <w:szCs w:val="24"/>
        </w:rPr>
        <w:t xml:space="preserve">, 2015). However, in groups such as </w:t>
      </w:r>
      <w:proofErr w:type="spellStart"/>
      <w:r>
        <w:rPr>
          <w:rFonts w:ascii="Times New Roman" w:eastAsia="Times New Roman" w:hAnsi="Times New Roman" w:cs="Times New Roman"/>
          <w:sz w:val="24"/>
          <w:szCs w:val="24"/>
        </w:rPr>
        <w:t>Balsaminaceae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Onagraceae</w:t>
      </w:r>
      <w:proofErr w:type="spellEnd"/>
      <w:r>
        <w:rPr>
          <w:rFonts w:ascii="Times New Roman" w:eastAsia="Times New Roman" w:hAnsi="Times New Roman" w:cs="Times New Roman"/>
          <w:sz w:val="24"/>
          <w:szCs w:val="24"/>
        </w:rPr>
        <w:t xml:space="preserve">, and Solanaceae, </w:t>
      </w:r>
      <w:del w:id="155" w:author="Eric Hagen" w:date="2022-07-05T11:00:00Z">
        <w:r w:rsidDel="00170ECE">
          <w:rPr>
            <w:rFonts w:ascii="Times New Roman" w:eastAsia="Times New Roman" w:hAnsi="Times New Roman" w:cs="Times New Roman"/>
            <w:sz w:val="24"/>
            <w:szCs w:val="24"/>
          </w:rPr>
          <w:delText>where their</w:delText>
        </w:r>
      </w:del>
      <w:ins w:id="156" w:author="Eric Hagen" w:date="2022-07-05T11:00:00Z">
        <w:r w:rsidR="00170ECE">
          <w:rPr>
            <w:rFonts w:ascii="Times New Roman" w:eastAsia="Times New Roman" w:hAnsi="Times New Roman" w:cs="Times New Roman"/>
            <w:sz w:val="24"/>
            <w:szCs w:val="24"/>
          </w:rPr>
          <w:t>which have</w:t>
        </w:r>
      </w:ins>
      <w:r>
        <w:rPr>
          <w:rFonts w:ascii="Times New Roman" w:eastAsia="Times New Roman" w:hAnsi="Times New Roman" w:cs="Times New Roman"/>
          <w:sz w:val="24"/>
          <w:szCs w:val="24"/>
        </w:rPr>
        <w:t xml:space="preserve"> distribution</w:t>
      </w:r>
      <w:ins w:id="157" w:author="Eric Hagen" w:date="2022-07-05T11:00:00Z">
        <w:r w:rsidR="00170ECE">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rang</w:t>
      </w:r>
      <w:ins w:id="158" w:author="Eric Hagen" w:date="2022-07-05T11:00:00Z">
        <w:r w:rsidR="00170ECE">
          <w:rPr>
            <w:rFonts w:ascii="Times New Roman" w:eastAsia="Times New Roman" w:hAnsi="Times New Roman" w:cs="Times New Roman"/>
            <w:sz w:val="24"/>
            <w:szCs w:val="24"/>
          </w:rPr>
          <w:t>ing</w:t>
        </w:r>
      </w:ins>
      <w:del w:id="159" w:author="Eric Hagen" w:date="2022-07-05T11:00:00Z">
        <w:r w:rsidDel="00170ECE">
          <w:rPr>
            <w:rFonts w:ascii="Times New Roman" w:eastAsia="Times New Roman" w:hAnsi="Times New Roman" w:cs="Times New Roman"/>
            <w:sz w:val="24"/>
            <w:szCs w:val="24"/>
          </w:rPr>
          <w:delText>es</w:delText>
        </w:r>
      </w:del>
      <w:r>
        <w:rPr>
          <w:rFonts w:ascii="Times New Roman" w:eastAsia="Times New Roman" w:hAnsi="Times New Roman" w:cs="Times New Roman"/>
          <w:sz w:val="24"/>
          <w:szCs w:val="24"/>
        </w:rPr>
        <w:t xml:space="preserve"> from tropical to temperate biomes </w:t>
      </w:r>
      <w:r w:rsidR="007E0145">
        <w:rPr>
          <w:rFonts w:ascii="Times New Roman" w:eastAsia="Times New Roman" w:hAnsi="Times New Roman" w:cs="Times New Roman"/>
          <w:sz w:val="24"/>
          <w:szCs w:val="24"/>
        </w:rPr>
        <w:fldChar w:fldCharType="begin"/>
      </w:r>
      <w:r w:rsidR="007E0145">
        <w:rPr>
          <w:rFonts w:ascii="Times New Roman" w:eastAsia="Times New Roman" w:hAnsi="Times New Roman" w:cs="Times New Roman"/>
          <w:sz w:val="24"/>
          <w:szCs w:val="24"/>
        </w:rPr>
        <w:instrText xml:space="preserve"> ADDIN ZOTERO_ITEM CSL_CITATION {"citationID":"gdydBqIL","properties":{"formattedCitation":"(Wagner et al. 2007)","plainCitation":"(Wagner et al. 2007)","noteIndex":0},"citationItems":[{"id":9242,"uris":["http://zotero.org/users/local/X8CzRyu0/items/2NJCYJTD"],"itemData":{"id":9242,"type":"article-journal","container-title":"Systematic Botany Monographs","title":"Revised classification of the Onagraceae","author":[{"family":"Wagner","given":"Warren L."},{"family":"Hoch","given":"Peter C."},{"family":"Raven","given":"Peter H."}],"issued":{"date-parts":[["2007"]]}}}],"schema":"https://github.com/citation-style-language/schema/raw/master/csl-citation.json"} </w:instrText>
      </w:r>
      <w:r w:rsidR="007E0145">
        <w:rPr>
          <w:rFonts w:ascii="Times New Roman" w:eastAsia="Times New Roman" w:hAnsi="Times New Roman" w:cs="Times New Roman"/>
          <w:sz w:val="24"/>
          <w:szCs w:val="24"/>
        </w:rPr>
        <w:fldChar w:fldCharType="separate"/>
      </w:r>
      <w:r w:rsidR="007E0145">
        <w:rPr>
          <w:rFonts w:ascii="Times New Roman" w:eastAsia="Times New Roman" w:hAnsi="Times New Roman" w:cs="Times New Roman"/>
          <w:noProof/>
          <w:sz w:val="24"/>
          <w:szCs w:val="24"/>
        </w:rPr>
        <w:t>(Wagner et al. 2007)</w:t>
      </w:r>
      <w:r w:rsidR="007E0145">
        <w:rPr>
          <w:rFonts w:ascii="Times New Roman" w:eastAsia="Times New Roman" w:hAnsi="Times New Roman" w:cs="Times New Roman"/>
          <w:sz w:val="24"/>
          <w:szCs w:val="24"/>
        </w:rPr>
        <w:fldChar w:fldCharType="end"/>
      </w:r>
      <w:ins w:id="160" w:author="Eric Hagen" w:date="2022-07-05T11:01:00Z">
        <w:r w:rsidR="00170ECE">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del w:id="161" w:author="Eric Hagen" w:date="2022-07-05T11:00:00Z">
        <w:r w:rsidDel="00170ECE">
          <w:rPr>
            <w:rFonts w:ascii="Times New Roman" w:eastAsia="Times New Roman" w:hAnsi="Times New Roman" w:cs="Times New Roman"/>
            <w:sz w:val="24"/>
            <w:szCs w:val="24"/>
          </w:rPr>
          <w:delText xml:space="preserve">and </w:delText>
        </w:r>
      </w:del>
      <w:del w:id="162" w:author="Eric Hagen" w:date="2022-07-05T11:01:00Z">
        <w:r w:rsidDel="00170ECE">
          <w:rPr>
            <w:rFonts w:ascii="Times New Roman" w:eastAsia="Times New Roman" w:hAnsi="Times New Roman" w:cs="Times New Roman"/>
            <w:sz w:val="24"/>
            <w:szCs w:val="24"/>
          </w:rPr>
          <w:delText xml:space="preserve">most </w:delText>
        </w:r>
      </w:del>
      <w:r>
        <w:rPr>
          <w:rFonts w:ascii="Times New Roman" w:eastAsia="Times New Roman" w:hAnsi="Times New Roman" w:cs="Times New Roman"/>
          <w:sz w:val="24"/>
          <w:szCs w:val="24"/>
        </w:rPr>
        <w:t xml:space="preserve">perennial species </w:t>
      </w:r>
      <w:ins w:id="163" w:author="Eric Hagen" w:date="2022-07-05T11:01:00Z">
        <w:r w:rsidR="00170ECE">
          <w:rPr>
            <w:rFonts w:ascii="Times New Roman" w:eastAsia="Times New Roman" w:hAnsi="Times New Roman" w:cs="Times New Roman"/>
            <w:sz w:val="24"/>
            <w:szCs w:val="24"/>
          </w:rPr>
          <w:t xml:space="preserve">are </w:t>
        </w:r>
      </w:ins>
      <w:del w:id="164" w:author="Eric Hagen" w:date="2022-07-05T11:00:00Z">
        <w:r w:rsidDel="00170ECE">
          <w:rPr>
            <w:rFonts w:ascii="Times New Roman" w:eastAsia="Times New Roman" w:hAnsi="Times New Roman" w:cs="Times New Roman"/>
            <w:sz w:val="24"/>
            <w:szCs w:val="24"/>
          </w:rPr>
          <w:delText xml:space="preserve">are </w:delText>
        </w:r>
      </w:del>
      <w:r>
        <w:rPr>
          <w:rFonts w:ascii="Times New Roman" w:eastAsia="Times New Roman" w:hAnsi="Times New Roman" w:cs="Times New Roman"/>
          <w:sz w:val="24"/>
          <w:szCs w:val="24"/>
        </w:rPr>
        <w:t>restricted to humid tropical forests where frost does not occur</w:t>
      </w:r>
      <w:ins w:id="165" w:author="Eric Hagen" w:date="2022-07-05T11:01:00Z">
        <w:r w:rsidR="00170ECE">
          <w:rPr>
            <w:rFonts w:ascii="Times New Roman" w:eastAsia="Times New Roman" w:hAnsi="Times New Roman" w:cs="Times New Roman"/>
            <w:sz w:val="24"/>
            <w:szCs w:val="24"/>
          </w:rPr>
          <w:t xml:space="preserve"> while</w:t>
        </w:r>
      </w:ins>
      <w:del w:id="166" w:author="Eric Hagen" w:date="2022-07-05T11:01:00Z">
        <w:r w:rsidDel="00170ECE">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annuals are </w:t>
      </w:r>
      <w:del w:id="167" w:author="Eric Hagen" w:date="2022-07-05T11:01:00Z">
        <w:r w:rsidDel="00170ECE">
          <w:rPr>
            <w:rFonts w:ascii="Times New Roman" w:eastAsia="Times New Roman" w:hAnsi="Times New Roman" w:cs="Times New Roman"/>
            <w:sz w:val="24"/>
            <w:szCs w:val="24"/>
          </w:rPr>
          <w:delText>the strategy found in areas where</w:delText>
        </w:r>
      </w:del>
      <w:ins w:id="168" w:author="Eric Hagen" w:date="2022-07-05T11:01:00Z">
        <w:r w:rsidR="00170ECE">
          <w:rPr>
            <w:rFonts w:ascii="Times New Roman" w:eastAsia="Times New Roman" w:hAnsi="Times New Roman" w:cs="Times New Roman"/>
            <w:sz w:val="24"/>
            <w:szCs w:val="24"/>
          </w:rPr>
          <w:t xml:space="preserve">able to </w:t>
        </w:r>
      </w:ins>
      <w:ins w:id="169" w:author="Eric Hagen" w:date="2022-07-05T11:02:00Z">
        <w:r w:rsidR="00170ECE">
          <w:rPr>
            <w:rFonts w:ascii="Times New Roman" w:eastAsia="Times New Roman" w:hAnsi="Times New Roman" w:cs="Times New Roman"/>
            <w:sz w:val="24"/>
            <w:szCs w:val="24"/>
          </w:rPr>
          <w:t>live in areas where</w:t>
        </w:r>
      </w:ins>
      <w:r>
        <w:rPr>
          <w:rFonts w:ascii="Times New Roman" w:eastAsia="Times New Roman" w:hAnsi="Times New Roman" w:cs="Times New Roman"/>
          <w:sz w:val="24"/>
          <w:szCs w:val="24"/>
        </w:rPr>
        <w:t xml:space="preserve"> occasional events of frost are present, such as </w:t>
      </w:r>
      <w:ins w:id="170" w:author="Eric Hagen" w:date="2022-07-05T11:02:00Z">
        <w:r w:rsidR="00170ECE">
          <w:rPr>
            <w:rFonts w:ascii="Times New Roman" w:eastAsia="Times New Roman" w:hAnsi="Times New Roman" w:cs="Times New Roman"/>
            <w:sz w:val="24"/>
            <w:szCs w:val="24"/>
          </w:rPr>
          <w:t>M</w:t>
        </w:r>
      </w:ins>
      <w:del w:id="171" w:author="Eric Hagen" w:date="2022-07-05T11:02:00Z">
        <w:r w:rsidDel="00170ECE">
          <w:rPr>
            <w:rFonts w:ascii="Times New Roman" w:eastAsia="Times New Roman" w:hAnsi="Times New Roman" w:cs="Times New Roman"/>
            <w:sz w:val="24"/>
            <w:szCs w:val="24"/>
          </w:rPr>
          <w:delText>m</w:delText>
        </w:r>
      </w:del>
      <w:r>
        <w:rPr>
          <w:rFonts w:ascii="Times New Roman" w:eastAsia="Times New Roman" w:hAnsi="Times New Roman" w:cs="Times New Roman"/>
          <w:sz w:val="24"/>
          <w:szCs w:val="24"/>
        </w:rPr>
        <w:t>editerranean habitats</w:t>
      </w:r>
      <w:r w:rsidR="003F7713">
        <w:rPr>
          <w:rFonts w:ascii="Times New Roman" w:eastAsia="Times New Roman" w:hAnsi="Times New Roman" w:cs="Times New Roman"/>
          <w:sz w:val="24"/>
          <w:szCs w:val="24"/>
        </w:rPr>
        <w:t xml:space="preserve"> </w:t>
      </w:r>
      <w:r w:rsidR="003F7713">
        <w:rPr>
          <w:rFonts w:ascii="Times New Roman" w:eastAsia="Times New Roman" w:hAnsi="Times New Roman" w:cs="Times New Roman"/>
          <w:sz w:val="24"/>
          <w:szCs w:val="24"/>
        </w:rPr>
        <w:fldChar w:fldCharType="begin"/>
      </w:r>
      <w:r w:rsidR="003F7713">
        <w:rPr>
          <w:rFonts w:ascii="Times New Roman" w:eastAsia="Times New Roman" w:hAnsi="Times New Roman" w:cs="Times New Roman"/>
          <w:sz w:val="24"/>
          <w:szCs w:val="24"/>
        </w:rPr>
        <w:instrText xml:space="preserve"> ADDIN ZOTERO_ITEM CSL_CITATION {"citationID":"SFixLYy8","properties":{"formattedCitation":"(Pescador et al. 2018)","plainCitation":"(Pescador et al. 2018)","noteIndex":0},"citationItems":[{"id":9243,"uris":["http://zotero.org/users/local/X8CzRyu0/items/GPHXVH49"],"itemData":{"id":9243,"type":"article-journal","abstract":"In Mediterranean annual plants, germination mainly occurs during the autumn and only those seedlings that survive winter freezing can flower and produce seedlings in spring. Surprisingly, the effect of freezing events as an abiotic determinant of these communities remains unexplored. The present study aimed to investigate how freezing events affect annual Mediterranean communities and whether their functional structure as related to freezing resistance is linked to the main biotic and abiotic determinants of these communities.In 120 plots located on a semi-arid Mediterranean steppe (Spain), the community functional structure related to the lethal temperature causing 50 % frost damage (LT50 trait) in seedlings was estimated and summarized as the community-weighted mean (CWM-LT50) and its functional diversity (FD-LT50). Plots were stratified according to distance to rabbit shelters and latrines as a proxy for rabbit density, proximity to Stipa tenacissima and spring water availability, where annual species abundance was recorded in all plots over three consecutive years.Annual species were able to resist a threshold temperature of –4 °C and most had LT50 values around the absolute minimum temperature (–9.5 °C) in the three years. Higher rabbit densities led to lower CWM-LT50 and higher FD-LT50 values. Plots close to Stipa tussocks had higher CWM-LT50 values whereas water availability had no effects.High freezing resistance was extended among winter annual species, suggesting the presence of an association between historical environmental filtering and low winter temperatures. However, the community functional structure related to freezing resistance remained variable among scenarios with differences in herbivory pressure and distance to perennial vegetation. The trends observed indicate that traits that allow plants to deal with herbivory may also promote freezing resistance, and that tussocks can act as nurses via microclimatic amelioration of harsher winter conditions.","container-title":"Annals of Botany","DOI":"10.1093/aob/mcx166","ISSN":"0305-7364","issue":"2","journalAbbreviation":"Annals of Botany","page":"335-344","source":"Silverchair","title":"Winter is coming: plant freezing resistance as a key functional trait for the assembly of annual Mediterranean communities","title-short":"Winter is coming","volume":"121","author":[{"family":"Pescador","given":"David S"},{"family":"Sánchez","given":"Ana M"},{"family":"Luzuriaga","given":"Arantzazu L"},{"family":"Sierra-Almeida","given":"Angela"},{"family":"Escudero","given":"Adrián"}],"issued":{"date-parts":[["2018",2,12]]}}}],"schema":"https://github.com/citation-style-language/schema/raw/master/csl-citation.json"} </w:instrText>
      </w:r>
      <w:r w:rsidR="003F7713">
        <w:rPr>
          <w:rFonts w:ascii="Times New Roman" w:eastAsia="Times New Roman" w:hAnsi="Times New Roman" w:cs="Times New Roman"/>
          <w:sz w:val="24"/>
          <w:szCs w:val="24"/>
        </w:rPr>
        <w:fldChar w:fldCharType="separate"/>
      </w:r>
      <w:r w:rsidR="003F7713">
        <w:rPr>
          <w:rFonts w:ascii="Times New Roman" w:eastAsia="Times New Roman" w:hAnsi="Times New Roman" w:cs="Times New Roman"/>
          <w:noProof/>
          <w:sz w:val="24"/>
          <w:szCs w:val="24"/>
        </w:rPr>
        <w:t>(Pescador et al. 2018)</w:t>
      </w:r>
      <w:r w:rsidR="003F7713">
        <w:rPr>
          <w:rFonts w:ascii="Times New Roman" w:eastAsia="Times New Roman" w:hAnsi="Times New Roman" w:cs="Times New Roman"/>
          <w:sz w:val="24"/>
          <w:szCs w:val="24"/>
        </w:rPr>
        <w:fldChar w:fldCharType="end"/>
      </w:r>
      <w:r w:rsidR="003F7713">
        <w:rPr>
          <w:rFonts w:ascii="Times New Roman" w:eastAsia="Times New Roman" w:hAnsi="Times New Roman" w:cs="Times New Roman"/>
          <w:sz w:val="24"/>
          <w:szCs w:val="24"/>
        </w:rPr>
        <w:t xml:space="preserve">. </w:t>
      </w:r>
      <w:commentRangeStart w:id="172"/>
      <w:del w:id="173" w:author="Eric Hagen" w:date="2022-07-05T11:02:00Z">
        <w:r w:rsidDel="00170ECE">
          <w:rPr>
            <w:rFonts w:ascii="Times New Roman" w:eastAsia="Times New Roman" w:hAnsi="Times New Roman" w:cs="Times New Roman"/>
            <w:sz w:val="24"/>
            <w:szCs w:val="24"/>
          </w:rPr>
          <w:delText>In that way</w:delText>
        </w:r>
      </w:del>
      <w:ins w:id="174" w:author="Eric Hagen" w:date="2022-07-05T11:02:00Z">
        <w:r w:rsidR="00170ECE">
          <w:rPr>
            <w:rFonts w:ascii="Times New Roman" w:eastAsia="Times New Roman" w:hAnsi="Times New Roman" w:cs="Times New Roman"/>
            <w:sz w:val="24"/>
            <w:szCs w:val="24"/>
          </w:rPr>
          <w:t>Considering these clade-specific particularities</w:t>
        </w:r>
      </w:ins>
      <w:r>
        <w:rPr>
          <w:rFonts w:ascii="Times New Roman" w:eastAsia="Times New Roman" w:hAnsi="Times New Roman" w:cs="Times New Roman"/>
          <w:sz w:val="24"/>
          <w:szCs w:val="24"/>
        </w:rPr>
        <w:t xml:space="preserve">, our results do not support </w:t>
      </w:r>
      <w:del w:id="175" w:author="Eric Hagen" w:date="2022-07-05T11:02:00Z">
        <w:r w:rsidDel="004B1B4A">
          <w:rPr>
            <w:rFonts w:ascii="Times New Roman" w:eastAsia="Times New Roman" w:hAnsi="Times New Roman" w:cs="Times New Roman"/>
            <w:sz w:val="24"/>
            <w:szCs w:val="24"/>
          </w:rPr>
          <w:delText xml:space="preserve">these variables as strong generalities </w:delText>
        </w:r>
      </w:del>
      <w:ins w:id="176" w:author="Eric Hagen" w:date="2022-07-05T11:02:00Z">
        <w:r w:rsidR="004B1B4A">
          <w:rPr>
            <w:rFonts w:ascii="Times New Roman" w:eastAsia="Times New Roman" w:hAnsi="Times New Roman" w:cs="Times New Roman"/>
            <w:sz w:val="24"/>
            <w:szCs w:val="24"/>
          </w:rPr>
          <w:t>gene</w:t>
        </w:r>
      </w:ins>
      <w:ins w:id="177" w:author="Eric Hagen" w:date="2022-07-05T11:03:00Z">
        <w:r w:rsidR="004B1B4A">
          <w:rPr>
            <w:rFonts w:ascii="Times New Roman" w:eastAsia="Times New Roman" w:hAnsi="Times New Roman" w:cs="Times New Roman"/>
            <w:sz w:val="24"/>
            <w:szCs w:val="24"/>
          </w:rPr>
          <w:t xml:space="preserve">ral climatic patterns </w:t>
        </w:r>
      </w:ins>
      <w:r>
        <w:rPr>
          <w:rFonts w:ascii="Times New Roman" w:eastAsia="Times New Roman" w:hAnsi="Times New Roman" w:cs="Times New Roman"/>
          <w:sz w:val="24"/>
          <w:szCs w:val="24"/>
        </w:rPr>
        <w:t>for the whole of flowering plants, but we also do not discard their importance in some groups, depending on their geographical distribution.</w:t>
      </w:r>
      <w:commentRangeEnd w:id="172"/>
      <w:r w:rsidR="004B1B4A">
        <w:rPr>
          <w:rStyle w:val="CommentReference"/>
        </w:rPr>
        <w:commentReference w:id="172"/>
      </w:r>
    </w:p>
    <w:p w14:paraId="6A4EE717" w14:textId="18BA4BE1" w:rsidR="00DC165B" w:rsidRDefault="004550E2" w:rsidP="004C7D04">
      <w:pPr>
        <w:shd w:val="clear" w:color="auto" w:fill="FFFFFF"/>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Annual strategy as a heat avoidance mechanism</w:t>
      </w:r>
    </w:p>
    <w:p w14:paraId="70044A39" w14:textId="77023A07" w:rsidR="00DC165B" w:rsidRDefault="004550E2" w:rsidP="00E9630C">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one constant pattern we found across almost all analyzed clades relates to their response to extreme heat. In 32 out of the 33 clades, we found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annuals</w:t>
      </w:r>
      <w:proofErr w:type="spellEnd"/>
      <w:r>
        <w:rPr>
          <w:rFonts w:ascii="Times New Roman" w:eastAsia="Times New Roman" w:hAnsi="Times New Roman" w:cs="Times New Roman"/>
          <w:sz w:val="24"/>
          <w:szCs w:val="24"/>
        </w:rPr>
        <w:t xml:space="preserve"> to be consistently higher for maximum temperature of the warmest month. This points towards a generality in the way </w:t>
      </w:r>
      <w:r>
        <w:rPr>
          <w:rFonts w:ascii="Times New Roman" w:eastAsia="Times New Roman" w:hAnsi="Times New Roman" w:cs="Times New Roman"/>
          <w:sz w:val="24"/>
          <w:szCs w:val="24"/>
        </w:rPr>
        <w:lastRenderedPageBreak/>
        <w:t>flowering plants evolve in response to survival in areas subject to extreme heat, where adult mortality is high and surviving as a seed through the hottest seasons may be an option</w:t>
      </w:r>
      <w:r w:rsidR="00EF6538">
        <w:rPr>
          <w:rFonts w:ascii="Times New Roman" w:eastAsia="Times New Roman" w:hAnsi="Times New Roman" w:cs="Times New Roman"/>
          <w:sz w:val="24"/>
          <w:szCs w:val="24"/>
        </w:rPr>
        <w:t xml:space="preserve"> </w:t>
      </w:r>
      <w:r w:rsidR="00EF6538">
        <w:rPr>
          <w:rFonts w:ascii="Times New Roman" w:eastAsia="Times New Roman" w:hAnsi="Times New Roman" w:cs="Times New Roman"/>
          <w:sz w:val="24"/>
          <w:szCs w:val="24"/>
        </w:rPr>
        <w:fldChar w:fldCharType="begin"/>
      </w:r>
      <w:r w:rsidR="00EF6538">
        <w:rPr>
          <w:rFonts w:ascii="Times New Roman" w:eastAsia="Times New Roman" w:hAnsi="Times New Roman" w:cs="Times New Roman"/>
          <w:sz w:val="24"/>
          <w:szCs w:val="24"/>
        </w:rPr>
        <w:instrText xml:space="preserve"> ADDIN ZOTERO_ITEM CSL_CITATION {"citationID":"kwTtqN5t","properties":{"formattedCitation":"(Angert et al. 2007; Venable 2007)","plainCitation":"(Angert et al. 2007; Venable 2007)","noteIndex":0},"citationItems":[{"id":9246,"uris":["http://zotero.org/users/local/X8CzRyu0/items/R48WKQY8"],"itemData":{"id":9246,"type":"article-journal","abstract":"1 Combining long-term observational studies with comparative physiological ecology can yield a deeper understanding of the contribution of individual function to population and community dynamics. Sonoran Desert winter annuals exhibit striking year-to-year variation in population dynamics that is driven by variable precipitation, but species differ in the strength of demographic response to precipitation and hence in the degree of temporal variance in population dynamics. To understand the physiological mechanisms of differing population dynamic responses to environmental variation, we investigated interspecific differences in functional traits that mediate responsiveness to precipitation. 2 We conducted sequential harvests throughout the growing season to examine relative growth rate and biomass allocation patterns. We then related growth parameters to leaf-level carbon isotope discrimination (a time-integrated measure of water-use efficiency) and long-term demographic variation. 3 We hypothesized that water-use efficiency should trade-off with rapid growth rates. Furthermore, we hypothesized that species having efficient water use should have buffered population dynamics in dry years but sacrifice high growth and fecundity in wet years, resulting in low long-term variance in demographic success. Conversely, species with high growth capacity should be very responsive to infrequent periods of high precipitation and thus exhibit high temporal variance. 4 Species differed in seasonal relative growth rate and allocation patterns. Species with the highest relative growth rates rapidly deployed large leaf area displays following mid-season rainfall. Species with intermediate relative growth rates exhibited high biomass assimilation rates per unit leaf area. Species with low relative growth rates exhibited low leaf area ratios and low assimilation rates per unit leaf area. 5 Relative growth rate was positively related to leaf carbon isotope discrimination, consistent with a trade-off between growth rate and water-use efficiency. 6 Seasonal relative growth rate did not predict long-term demographic variance. However, leaf area plasticity in response to precipitation was positively related to long-term demographic variance. Our results illustrate how morphological and physiological traits influence demographic tracking of environmental variability and demonstrate how species differences in functional strategies determine population and community dynamics.","container-title":"Journal of Ecology","DOI":"10.1111/j.1365-2745.2006.01203.x","ISSN":"1365-2745","issue":"2","language":"en","note":"_eprint: https://onlinelibrary.wiley.com/doi/pdf/10.1111/j.1365-2745.2006.01203.x","page":"321-331","source":"Wiley Online Library","title":"Linking growth strategies to long-term population dynamics in a guild of desert annuals","volume":"95","author":[{"family":"Angert","given":"A. L."},{"family":"Huxman","given":"T. E."},{"family":"Barron-Gafford","given":"G. A."},{"family":"Gerst","given":"K. L."},{"family":"Venable","given":"D. L."}],"issued":{"date-parts":[["2007"]]}},"label":"page"},{"id":9249,"uris":["http://zotero.org/users/local/X8CzRyu0/items/C7DCBDFW"],"itemData":{"id":9249,"type":"article-journal","abstract":"Evolutionary bet hedging encapsulates the counterintuitive idea that organisms evolve traits that reduce short-term reproductive success in favor of longer-term risk reduction. It has been widely investigated theoretically, and many putative examples have been cited including practical ones such as the dormancy involved in microbe and weed persistence. However, long-term data on demographic variation from the actual evolutionarily relevant environments have been unavailable to test for its mechanistic relationship to alleged bet hedging traits. I report an association between delayed germination (a bet hedging trait) and risk using a 22-year data set on demographic variation for 10 species of desert annual plants. Species with greater variation in reproductive success (per capita survival from germination to reproduction × per capita fecundity of survivors) were found to have lower average germination fractions. This provides a definitive test using realistic data on demographic variance that confirms the life history prediction for bet hedging. I also showed that the species with greater long-term demographic variation tended to be the ones with greater sensitivity of reproductive success to variation among years in growing-season precipitation.","container-title":"Ecology","DOI":"10.1890/06-1495","ISSN":"1939-9170","issue":"5","language":"en","note":"_eprint: https://onlinelibrary.wiley.com/doi/pdf/10.1890/06-1495","page":"1086-1090","source":"Wiley Online Library","title":"Bet Hedging in a Guild of Desert Annuals","volume":"88","author":[{"family":"Venable","given":"D. Lawrence"}],"issued":{"date-parts":[["2007"]]}}}],"schema":"https://github.com/citation-style-language/schema/raw/master/csl-citation.json"} </w:instrText>
      </w:r>
      <w:r w:rsidR="00EF6538">
        <w:rPr>
          <w:rFonts w:ascii="Times New Roman" w:eastAsia="Times New Roman" w:hAnsi="Times New Roman" w:cs="Times New Roman"/>
          <w:sz w:val="24"/>
          <w:szCs w:val="24"/>
        </w:rPr>
        <w:fldChar w:fldCharType="separate"/>
      </w:r>
      <w:r w:rsidR="00EF6538">
        <w:rPr>
          <w:rFonts w:ascii="Times New Roman" w:eastAsia="Times New Roman" w:hAnsi="Times New Roman" w:cs="Times New Roman"/>
          <w:noProof/>
          <w:sz w:val="24"/>
          <w:szCs w:val="24"/>
        </w:rPr>
        <w:t>(Angert et al. 2007; Venable 2007)</w:t>
      </w:r>
      <w:r w:rsidR="00EF653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Both annuals and perennials are probably equally sensitive to heat stress in their adult form</w:t>
      </w:r>
      <w:r w:rsidR="00EF6538">
        <w:rPr>
          <w:rFonts w:ascii="Times New Roman" w:eastAsia="Times New Roman" w:hAnsi="Times New Roman" w:cs="Times New Roman"/>
          <w:sz w:val="24"/>
          <w:szCs w:val="24"/>
        </w:rPr>
        <w:t xml:space="preserve"> </w:t>
      </w:r>
      <w:r w:rsidR="00EF6538">
        <w:rPr>
          <w:rFonts w:ascii="Times New Roman" w:eastAsia="Times New Roman" w:hAnsi="Times New Roman" w:cs="Times New Roman"/>
          <w:sz w:val="24"/>
          <w:szCs w:val="24"/>
        </w:rPr>
        <w:fldChar w:fldCharType="begin"/>
      </w:r>
      <w:r w:rsidR="00EF6538">
        <w:rPr>
          <w:rFonts w:ascii="Times New Roman" w:eastAsia="Times New Roman" w:hAnsi="Times New Roman" w:cs="Times New Roman"/>
          <w:sz w:val="24"/>
          <w:szCs w:val="24"/>
        </w:rPr>
        <w:instrText xml:space="preserve"> ADDIN ZOTERO_ITEM CSL_CITATION {"citationID":"jJhd2vP1","properties":{"formattedCitation":"(Raunkiaer 1934; Teskey et al. 2015)","plainCitation":"(Raunkiaer 1934; Teskey et al. 2015)","noteIndex":0},"citationItems":[{"id":9103,"uris":["http://zotero.org/users/local/X8CzRyu0/items/ZQKGR8IV"],"itemData":{"id":9103,"type":"article-journal","container-title":"The life forms of plants and statistical plant geography; being the collected papers of C. Raunkiaer.","note":"publisher: Oxford: Clarendon Press.","title":"The life forms of plants and statistical plant geography; being the collected papers of C. Raunkiaer.","author":[{"family":"Raunkiaer","given":"Christen"}],"issued":{"date-parts":[["1934"]]}},"label":"page"},{"id":9253,"uris":["http://zotero.org/users/local/X8CzRyu0/items/BSUEDIYZ"],"itemData":{"id":9253,"type":"article-journal","abstract":"The number and intensity of heat waves has increased, and this trend is likely to continue throughout the 21st century. Often, heat waves are accompanied by drought conditions. It is projected that the global land area experiencing heat waves will double by 2020, and quadruple by 2040. Extreme heat events can impact a wide variety of tree functions. At the leaf level, photosynthesis is reduced, photooxidative stress increases, leaves abscise and the growth rate of remaining leaves decreases. In some species, stomatal conductance increases at high temperatures, which may be a mechanism for leaf cooling. At the whole plant level, heat stress can decrease growth and shift biomass allocation. When drought stress accompanies heat waves, the negative effects of heat stress are exacerbated and can lead to tree mortality. However, some species exhibit remarkable tolerance to thermal stress. Responses include changes that minimize stress on photosynthesis and reductions in dark respiration. Although there have been few studies to date, there is evidence of within-species genetic variation in thermal tolerance, which could be important to exploit in production forestry systems. Understanding the mechanisms of differing tree responses to extreme temperature events may be critically important for understanding how tree species will be affected by climate change.","container-title":"Plant, Cell &amp; Environment","DOI":"10.1111/pce.12417","ISSN":"1365-3040","issue":"9","language":"en","note":"_eprint: https://onlinelibrary.wiley.com/doi/pdf/10.1111/pce.12417","page":"1699-1712","source":"Wiley Online Library","title":"Responses of tree species to heat waves and extreme heat events","volume":"38","author":[{"family":"Teskey","given":"Robert"},{"family":"Wertin","given":"Timothy"},{"family":"Bauweraerts","given":"Ingvar"},{"family":"Ameye","given":"Maarten"},{"family":"Mcguire","given":"Mary Anne"},{"family":"Steppe","given":"Kathy"}],"issued":{"date-parts":[["2015"]]}},"label":"page"}],"schema":"https://github.com/citation-style-language/schema/raw/master/csl-citation.json"} </w:instrText>
      </w:r>
      <w:r w:rsidR="00EF6538">
        <w:rPr>
          <w:rFonts w:ascii="Times New Roman" w:eastAsia="Times New Roman" w:hAnsi="Times New Roman" w:cs="Times New Roman"/>
          <w:sz w:val="24"/>
          <w:szCs w:val="24"/>
        </w:rPr>
        <w:fldChar w:fldCharType="separate"/>
      </w:r>
      <w:r w:rsidR="00EF6538">
        <w:rPr>
          <w:rFonts w:ascii="Times New Roman" w:eastAsia="Times New Roman" w:hAnsi="Times New Roman" w:cs="Times New Roman"/>
          <w:noProof/>
          <w:sz w:val="24"/>
          <w:szCs w:val="24"/>
        </w:rPr>
        <w:t>(Raunkiaer 1934; Teskey et al. 2015)</w:t>
      </w:r>
      <w:r w:rsidR="00EF653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but annuals can evade the hottest season in the form of seed, which is one of the most resistant plant structures </w:t>
      </w:r>
      <w:r w:rsidR="00EF6538">
        <w:rPr>
          <w:rFonts w:ascii="Times New Roman" w:eastAsia="Times New Roman" w:hAnsi="Times New Roman" w:cs="Times New Roman"/>
          <w:sz w:val="24"/>
          <w:szCs w:val="24"/>
        </w:rPr>
        <w:fldChar w:fldCharType="begin"/>
      </w:r>
      <w:r w:rsidR="00EF6538">
        <w:rPr>
          <w:rFonts w:ascii="Times New Roman" w:eastAsia="Times New Roman" w:hAnsi="Times New Roman" w:cs="Times New Roman"/>
          <w:sz w:val="24"/>
          <w:szCs w:val="24"/>
        </w:rPr>
        <w:instrText xml:space="preserve"> ADDIN ZOTERO_ITEM CSL_CITATION {"citationID":"BWjNErTK","properties":{"custom":"(e.g., Janzen 1984)","formattedCitation":"(e.g., Janzen 1984)","plainCitation":"(e.g., Janzen 1984)","noteIndex":0},"citationItems":[{"id":9258,"uris":["http://zotero.org/users/local/X8CzRyu0/items/EDWAHPA2"],"itemData":{"id":9258,"type":"article-journal","abstract":"Many species of herbs (including grasses) have some of their seeds dispersed by the large grazing mammals that consume the seeds along with foliage. This is an interaction that has probably been occurring for many millions of years. It should result in a very effective kind of seed dispersal to sites newly open for colonization in a wide variety of habitat types. It should select not only for seeds with the traits that enhance survival percentage or amount during the trip though the animal (small size, large numbers, resistant seed coats), but for edibility of the plant's vegetation either at the time of ripening of seeds or throughout the vegetative life of the plant. Such a view of the vegetative structure of a herb as the functional fruit (\"bait\" for the dispersal agent) confounds attempts at understanding leaf defensive chemistry and seed coat traits solely in the context of fitness-depressing herbivory or seed dormancy.","container-title":"The American Naturalist","DOI":"10.1086/284208","ISSN":"0003-0147","issue":"3","note":"publisher: The University of Chicago Press","page":"338-353","source":"journals.uchicago.edu (Atypon)","title":"Dispersal of Small Seeds by Big Herbivores: Foliage is the Fruit","title-short":"Dispersal of Small Seeds by Big Herbivores","volume":"123","author":[{"family":"Janzen","given":"Daniel H."}],"issued":{"date-parts":[["1984",3]]}}}],"schema":"https://github.com/citation-style-language/schema/raw/master/csl-citation.json"} </w:instrText>
      </w:r>
      <w:r w:rsidR="00EF6538">
        <w:rPr>
          <w:rFonts w:ascii="Times New Roman" w:eastAsia="Times New Roman" w:hAnsi="Times New Roman" w:cs="Times New Roman"/>
          <w:sz w:val="24"/>
          <w:szCs w:val="24"/>
        </w:rPr>
        <w:fldChar w:fldCharType="separate"/>
      </w:r>
      <w:r w:rsidR="00EF6538">
        <w:rPr>
          <w:rFonts w:ascii="Times New Roman" w:eastAsia="Times New Roman" w:hAnsi="Times New Roman" w:cs="Times New Roman"/>
          <w:noProof/>
          <w:sz w:val="24"/>
          <w:szCs w:val="24"/>
        </w:rPr>
        <w:t>(e.g., Janzen 1984)</w:t>
      </w:r>
      <w:r w:rsidR="00EF653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Start w:id="178"/>
      <w:proofErr w:type="spellStart"/>
      <w:r>
        <w:rPr>
          <w:rFonts w:ascii="Times New Roman" w:eastAsia="Times New Roman" w:hAnsi="Times New Roman" w:cs="Times New Roman"/>
          <w:sz w:val="24"/>
          <w:szCs w:val="24"/>
        </w:rPr>
        <w:t>Annuality</w:t>
      </w:r>
      <w:proofErr w:type="spellEnd"/>
      <w:r>
        <w:rPr>
          <w:rFonts w:ascii="Times New Roman" w:eastAsia="Times New Roman" w:hAnsi="Times New Roman" w:cs="Times New Roman"/>
          <w:sz w:val="24"/>
          <w:szCs w:val="24"/>
        </w:rPr>
        <w:t xml:space="preserve"> then becomes a type of heat avoidance mechanism.</w:t>
      </w:r>
      <w:commentRangeEnd w:id="178"/>
      <w:r w:rsidR="007D5789">
        <w:rPr>
          <w:rStyle w:val="CommentReference"/>
        </w:rPr>
        <w:commentReference w:id="178"/>
      </w:r>
    </w:p>
    <w:p w14:paraId="6FA069FC" w14:textId="0DE9827E" w:rsidR="00DC165B" w:rsidRDefault="004550E2" w:rsidP="004C7D04">
      <w:pPr>
        <w:shd w:val="clear" w:color="auto" w:fill="FFFFFF"/>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Pr>
          <w:rFonts w:ascii="Times New Roman" w:eastAsia="Times New Roman" w:hAnsi="Times New Roman" w:cs="Times New Roman"/>
          <w:i/>
          <w:sz w:val="24"/>
          <w:szCs w:val="24"/>
        </w:rPr>
        <w:t>Impatiens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Balsaminaceae</w:t>
      </w:r>
      <w:proofErr w:type="spellEnd"/>
      <w:r>
        <w:rPr>
          <w:rFonts w:ascii="Times New Roman" w:eastAsia="Times New Roman" w:hAnsi="Times New Roman" w:cs="Times New Roman"/>
          <w:sz w:val="24"/>
          <w:szCs w:val="24"/>
        </w:rPr>
        <w:t xml:space="preserve">), the group that was constantly found to go against this general pattern, many of the annuals occur in temperate regions of North America, Europe, and Asia, whereas many perennials are native to the warmer tropical areas </w:t>
      </w:r>
      <w:r w:rsidR="00BC2AA7">
        <w:rPr>
          <w:rFonts w:ascii="Times New Roman" w:eastAsia="Times New Roman" w:hAnsi="Times New Roman" w:cs="Times New Roman"/>
          <w:sz w:val="24"/>
          <w:szCs w:val="24"/>
        </w:rPr>
        <w:fldChar w:fldCharType="begin"/>
      </w:r>
      <w:r w:rsidR="00BC2AA7">
        <w:rPr>
          <w:rFonts w:ascii="Times New Roman" w:eastAsia="Times New Roman" w:hAnsi="Times New Roman" w:cs="Times New Roman"/>
          <w:sz w:val="24"/>
          <w:szCs w:val="24"/>
        </w:rPr>
        <w:instrText xml:space="preserve"> ADDIN ZOTERO_ITEM CSL_CITATION {"citationID":"gZeLg0fS","properties":{"formattedCitation":"(Grey-Wilson 1980; Ruchisansakun et al. 2016)","plainCitation":"(Grey-Wilson 1980; Ruchisansakun et al. 2016)","noteIndex":0},"citationItems":[{"id":9260,"uris":["http://zotero.org/users/local/X8CzRyu0/items/PPCSFFMF"],"itemData":{"id":9260,"type":"book","ISBN":"90-6191-041-2","publisher":"CRC Press","title":"Impatiens of Africa","author":[{"family":"Grey-Wilson","given":"Christopher"}],"issued":{"date-parts":[["1980"]]}},"label":"page"},{"id":9261,"uris":["http://zotero.org/users/local/X8CzRyu0/items/67EY9KTH"],"itemData":{"id":9261,"type":"article-journal","abstract":"Abstract—\nPhylogenetic analyses have revealed extensive evolutionary lability of morphological characters in the large genus Impatiens. This potentially complicates taxonomic classifications, especially if these are based on analyses which include a limited number\nof characters and taxa. In this study we focus on the systematics of previously poorly represented Impatiens from Southeast Asia, a hotspot of species diversity, using an expanded taxon sampling. Specifically we implement phylogenetic analyses of DNA sequences from the nuclear ITS and\nplastid atpB-rbcL intergenic spacer and reconstruct the evolution of several morphological characters to study Semeiocardium, a taxon which has been recognized as a distinct genus, subgenus, and section in previous taxonomic treatments. Both Bayesian and Parsimony analyses demonstrated\nthat Impatiens subg. Semeiocardium is not monophyletic. Thirteen representatives are part of a large clade, which also includes many other Southeast Asian taxa. Connate lateral united petals are a synapomorphy of this clade, while a four-locular ovary and connate outer lateral\nsepals are not. Impatiens muscicola and I. santisukii, which were previously classified under I. subg. Semeiocardium, do not belong to the clade with connate lateral united petals or to I. sect. Semeiocardium. Due to ambiguous combinations of morphological\ncharacters we could not determine whether sampled species belonged to I. sect. Semeiocardium. In addition to the characters that were used to diagnose I. sect. Semeiocardium, we identify connate lateral united petals as a taxonomically useful character to distinguish\nan additional monophyletic clade in I. sect. Semeiocardium. Further research is needed to identify diagnostic characters for the sister clade comprising I. stenosepala and its allies.","container-title":"Systematic Botany","DOI":"10.1600/036364415X690102","issue":"4","journalAbbreviation":"Systematic Botany","page":"1063-1074","source":"IngentaConnect","title":"Phylogenetic Analyses of Molecular Data and Reconstruction of Morphological Character Evolution in Asian Impatiens section Semeiocardium (Balsaminaceae)","volume":"40","author":[{"family":"Ruchisansakun","given":"Saroj"},{"family":"Niet","given":"Timotheüs","non-dropping-particle":"van der"},{"family":"Janssens","given":"Steven B."},{"family":"Triboun","given":"Pramote"},{"family":"Techaprasan","given":"Jiranan"},{"family":"Jenjittikul","given":"Thaya"},{"family":"Suksathan","given":"Piyakaset"}],"issued":{"date-parts":[["2016",1,1]]}}}],"schema":"https://github.com/citation-style-language/schema/raw/master/csl-citation.json"} </w:instrText>
      </w:r>
      <w:r w:rsidR="00BC2AA7">
        <w:rPr>
          <w:rFonts w:ascii="Times New Roman" w:eastAsia="Times New Roman" w:hAnsi="Times New Roman" w:cs="Times New Roman"/>
          <w:sz w:val="24"/>
          <w:szCs w:val="24"/>
        </w:rPr>
        <w:fldChar w:fldCharType="separate"/>
      </w:r>
      <w:r w:rsidR="00BC2AA7">
        <w:rPr>
          <w:rFonts w:ascii="Times New Roman" w:eastAsia="Times New Roman" w:hAnsi="Times New Roman" w:cs="Times New Roman"/>
          <w:noProof/>
          <w:sz w:val="24"/>
          <w:szCs w:val="24"/>
        </w:rPr>
        <w:t>(Grey-Wilson 1980; Ruchisansakun et al. 2016)</w:t>
      </w:r>
      <w:r w:rsidR="00BC2AA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They are mainly summer annuals (i.e.</w:t>
      </w:r>
      <w:ins w:id="179" w:author="Eric Hagen" w:date="2022-07-05T11:09:00Z">
        <w:r w:rsidR="007D5789">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complete their life cycle during the summer), in contrast to other species in our dataset which are winter annuals (complete life cycle during </w:t>
      </w:r>
      <w:proofErr w:type="gramStart"/>
      <w:r>
        <w:rPr>
          <w:rFonts w:ascii="Times New Roman" w:eastAsia="Times New Roman" w:hAnsi="Times New Roman" w:cs="Times New Roman"/>
          <w:sz w:val="24"/>
          <w:szCs w:val="24"/>
        </w:rPr>
        <w:t>winter;</w:t>
      </w:r>
      <w:proofErr w:type="gramEnd"/>
      <w:r>
        <w:rPr>
          <w:rFonts w:ascii="Times New Roman" w:eastAsia="Times New Roman" w:hAnsi="Times New Roman" w:cs="Times New Roman"/>
          <w:sz w:val="24"/>
          <w:szCs w:val="24"/>
        </w:rPr>
        <w:t xml:space="preserve"> e.g.</w:t>
      </w:r>
      <w:ins w:id="180" w:author="Eric Hagen" w:date="2022-07-05T11:10:00Z">
        <w:r w:rsidR="007D5789">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Mulroy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Rundel</w:t>
      </w:r>
      <w:proofErr w:type="spellEnd"/>
      <w:del w:id="181" w:author="Eric Hagen" w:date="2022-07-05T11:10:00Z">
        <w:r w:rsidDel="007D578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1977). Though to our knowledge there is no list of species at a global scale that distinguish winter from summer annuals, nor </w:t>
      </w:r>
      <w:del w:id="182" w:author="Eric Hagen" w:date="2022-07-05T11:10:00Z">
        <w:r w:rsidDel="007D5789">
          <w:rPr>
            <w:rFonts w:ascii="Times New Roman" w:eastAsia="Times New Roman" w:hAnsi="Times New Roman" w:cs="Times New Roman"/>
            <w:sz w:val="24"/>
            <w:szCs w:val="24"/>
          </w:rPr>
          <w:delText xml:space="preserve">there </w:delText>
        </w:r>
      </w:del>
      <w:r>
        <w:rPr>
          <w:rFonts w:ascii="Times New Roman" w:eastAsia="Times New Roman" w:hAnsi="Times New Roman" w:cs="Times New Roman"/>
          <w:sz w:val="24"/>
          <w:szCs w:val="24"/>
        </w:rPr>
        <w:t xml:space="preserve">are </w:t>
      </w:r>
      <w:ins w:id="183" w:author="Eric Hagen" w:date="2022-07-05T11:10:00Z">
        <w:r w:rsidR="007D5789">
          <w:rPr>
            <w:rFonts w:ascii="Times New Roman" w:eastAsia="Times New Roman" w:hAnsi="Times New Roman" w:cs="Times New Roman"/>
            <w:sz w:val="24"/>
            <w:szCs w:val="24"/>
          </w:rPr>
          <w:t xml:space="preserve">there </w:t>
        </w:r>
      </w:ins>
      <w:r>
        <w:rPr>
          <w:rFonts w:ascii="Times New Roman" w:eastAsia="Times New Roman" w:hAnsi="Times New Roman" w:cs="Times New Roman"/>
          <w:sz w:val="24"/>
          <w:szCs w:val="24"/>
        </w:rPr>
        <w:t xml:space="preserve">any evolutionary studies comparing these two different types of life history strategies, we suspect that the </w:t>
      </w:r>
      <w:del w:id="184" w:author="Eric Hagen" w:date="2022-07-05T11:11:00Z">
        <w:r w:rsidDel="007D5789">
          <w:rPr>
            <w:rFonts w:ascii="Times New Roman" w:eastAsia="Times New Roman" w:hAnsi="Times New Roman" w:cs="Times New Roman"/>
            <w:sz w:val="24"/>
            <w:szCs w:val="24"/>
          </w:rPr>
          <w:delText xml:space="preserve">fact that we find a </w:delText>
        </w:r>
      </w:del>
      <w:r>
        <w:rPr>
          <w:rFonts w:ascii="Times New Roman" w:eastAsia="Times New Roman" w:hAnsi="Times New Roman" w:cs="Times New Roman"/>
          <w:sz w:val="24"/>
          <w:szCs w:val="24"/>
        </w:rPr>
        <w:t>strong support</w:t>
      </w:r>
      <w:ins w:id="185" w:author="Eric Hagen" w:date="2022-07-05T11:11:00Z">
        <w:r w:rsidR="007D5789">
          <w:rPr>
            <w:rFonts w:ascii="Times New Roman" w:eastAsia="Times New Roman" w:hAnsi="Times New Roman" w:cs="Times New Roman"/>
            <w:sz w:val="24"/>
            <w:szCs w:val="24"/>
          </w:rPr>
          <w:t xml:space="preserve"> we found</w:t>
        </w:r>
      </w:ins>
      <w:r>
        <w:rPr>
          <w:rFonts w:ascii="Times New Roman" w:eastAsia="Times New Roman" w:hAnsi="Times New Roman" w:cs="Times New Roman"/>
          <w:sz w:val="24"/>
          <w:szCs w:val="24"/>
        </w:rPr>
        <w:t xml:space="preserve"> for maximum temperature of the warmest month as an important variable means that most annuals, at least in our dataset, are probably summer annuals. That would be also consistent with the idea </w:t>
      </w:r>
      <w:ins w:id="186" w:author="Eric Hagen" w:date="2022-07-05T11:12:00Z">
        <w:r w:rsidR="007D5789">
          <w:rPr>
            <w:rFonts w:ascii="Times New Roman" w:eastAsia="Times New Roman" w:hAnsi="Times New Roman" w:cs="Times New Roman"/>
            <w:sz w:val="24"/>
            <w:szCs w:val="24"/>
          </w:rPr>
          <w:t>that</w:t>
        </w:r>
      </w:ins>
      <w:del w:id="187" w:author="Eric Hagen" w:date="2022-07-05T11:12:00Z">
        <w:r w:rsidDel="007D5789">
          <w:rPr>
            <w:rFonts w:ascii="Times New Roman" w:eastAsia="Times New Roman" w:hAnsi="Times New Roman" w:cs="Times New Roman"/>
            <w:sz w:val="24"/>
            <w:szCs w:val="24"/>
          </w:rPr>
          <w:delText>of</w:delText>
        </w:r>
      </w:del>
      <w:r>
        <w:rPr>
          <w:rFonts w:ascii="Times New Roman" w:eastAsia="Times New Roman" w:hAnsi="Times New Roman" w:cs="Times New Roman"/>
          <w:sz w:val="24"/>
          <w:szCs w:val="24"/>
        </w:rPr>
        <w:t xml:space="preserve"> </w:t>
      </w:r>
      <w:ins w:id="188" w:author="Eric Hagen" w:date="2022-07-05T11:11:00Z">
        <w:r w:rsidR="007D5789">
          <w:rPr>
            <w:rFonts w:ascii="Times New Roman" w:eastAsia="Times New Roman" w:hAnsi="Times New Roman" w:cs="Times New Roman"/>
            <w:sz w:val="24"/>
            <w:szCs w:val="24"/>
          </w:rPr>
          <w:t>M</w:t>
        </w:r>
      </w:ins>
      <w:del w:id="189" w:author="Eric Hagen" w:date="2022-07-05T11:11:00Z">
        <w:r w:rsidDel="007D5789">
          <w:rPr>
            <w:rFonts w:ascii="Times New Roman" w:eastAsia="Times New Roman" w:hAnsi="Times New Roman" w:cs="Times New Roman"/>
            <w:sz w:val="24"/>
            <w:szCs w:val="24"/>
          </w:rPr>
          <w:delText>m</w:delText>
        </w:r>
      </w:del>
      <w:r>
        <w:rPr>
          <w:rFonts w:ascii="Times New Roman" w:eastAsia="Times New Roman" w:hAnsi="Times New Roman" w:cs="Times New Roman"/>
          <w:sz w:val="24"/>
          <w:szCs w:val="24"/>
        </w:rPr>
        <w:t>editerranean and subtropical deserts, where summers are the most unfavorable season for plants, generally favor the evolution of annuals. On an evolutionary stand</w:t>
      </w:r>
      <w:del w:id="190" w:author="Eric Hagen" w:date="2022-07-05T11:12:00Z">
        <w:r w:rsidDel="007D5789">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point, this further supports the lack of alternative pathways for heat tolerance in vegetative structures in plants. This is a worrying scenario for most environments dominated by perennials, </w:t>
      </w:r>
      <w:commentRangeStart w:id="191"/>
      <w:r>
        <w:rPr>
          <w:rFonts w:ascii="Times New Roman" w:eastAsia="Times New Roman" w:hAnsi="Times New Roman" w:cs="Times New Roman"/>
          <w:sz w:val="24"/>
          <w:szCs w:val="24"/>
        </w:rPr>
        <w:t xml:space="preserve">given that extreme heat and heat waves tend to become increasingly frequent </w:t>
      </w:r>
      <w:commentRangeEnd w:id="191"/>
      <w:r w:rsidR="007D5789">
        <w:rPr>
          <w:rStyle w:val="CommentReference"/>
        </w:rPr>
        <w:commentReference w:id="191"/>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Teskey</w:t>
      </w:r>
      <w:proofErr w:type="spellEnd"/>
      <w:r>
        <w:rPr>
          <w:rFonts w:ascii="Times New Roman" w:eastAsia="Times New Roman" w:hAnsi="Times New Roman" w:cs="Times New Roman"/>
          <w:sz w:val="24"/>
          <w:szCs w:val="24"/>
        </w:rPr>
        <w:t xml:space="preserve"> et al., 2015). </w:t>
      </w:r>
    </w:p>
    <w:p w14:paraId="780EDD5B" w14:textId="77777777" w:rsidR="00DC165B" w:rsidRDefault="00DC165B" w:rsidP="004C7D04">
      <w:pPr>
        <w:shd w:val="clear" w:color="auto" w:fill="FFFFFF"/>
        <w:spacing w:line="480" w:lineRule="auto"/>
        <w:rPr>
          <w:rFonts w:ascii="Times New Roman" w:eastAsia="Times New Roman" w:hAnsi="Times New Roman" w:cs="Times New Roman"/>
          <w:sz w:val="24"/>
          <w:szCs w:val="24"/>
        </w:rPr>
      </w:pPr>
    </w:p>
    <w:p w14:paraId="08D30C31" w14:textId="40ECDA25" w:rsidR="00DC165B" w:rsidRDefault="0035515B" w:rsidP="004C7D04">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14:paraId="412940CF" w14:textId="77777777" w:rsidR="00E9630C" w:rsidRDefault="00E9630C" w:rsidP="004C7D04">
      <w:pPr>
        <w:shd w:val="clear" w:color="auto" w:fill="FFFFFF"/>
        <w:spacing w:line="480" w:lineRule="auto"/>
        <w:rPr>
          <w:rFonts w:ascii="Times New Roman" w:eastAsia="Times New Roman" w:hAnsi="Times New Roman" w:cs="Times New Roman"/>
          <w:b/>
          <w:sz w:val="24"/>
          <w:szCs w:val="24"/>
        </w:rPr>
      </w:pPr>
    </w:p>
    <w:p w14:paraId="2387725E" w14:textId="26E78D97" w:rsidR="00DC165B" w:rsidRDefault="004550E2" w:rsidP="00E9630C">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study provides the first broadscale analysis of life history strategy evolution in flowering plants in relation to their distribution across a climatic gradient. We show how multi-clade analyses can change previous ideas based on a few groups. As predicted, we found mixed support for most climatic variables tested due to clade</w:t>
      </w:r>
      <w:r w:rsidR="0035343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specific evolutionary patterns. However, this approach also allowed us to find at least one </w:t>
      </w:r>
      <w:r w:rsidR="0035343E">
        <w:rPr>
          <w:rFonts w:ascii="Times New Roman" w:eastAsia="Times New Roman" w:hAnsi="Times New Roman" w:cs="Times New Roman"/>
          <w:sz w:val="24"/>
          <w:szCs w:val="24"/>
        </w:rPr>
        <w:t xml:space="preserve">universality </w:t>
      </w:r>
      <w:r>
        <w:rPr>
          <w:rFonts w:ascii="Times New Roman" w:eastAsia="Times New Roman" w:hAnsi="Times New Roman" w:cs="Times New Roman"/>
          <w:sz w:val="24"/>
          <w:szCs w:val="24"/>
        </w:rPr>
        <w:t>in the long</w:t>
      </w:r>
      <w:r w:rsidR="0035343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term responses of life history evolution in relation to climate. Temperature variables, </w:t>
      </w:r>
      <w:r w:rsidR="0035343E">
        <w:rPr>
          <w:rFonts w:ascii="Times New Roman" w:eastAsia="Times New Roman" w:hAnsi="Times New Roman" w:cs="Times New Roman"/>
          <w:sz w:val="24"/>
          <w:szCs w:val="24"/>
        </w:rPr>
        <w:t>especially</w:t>
      </w:r>
      <w:r>
        <w:rPr>
          <w:rFonts w:ascii="Times New Roman" w:eastAsia="Times New Roman" w:hAnsi="Times New Roman" w:cs="Times New Roman"/>
          <w:sz w:val="24"/>
          <w:szCs w:val="24"/>
        </w:rPr>
        <w:t xml:space="preserve"> extreme heat, were found to have a consistent effect in all clades, pointing towards a generality that </w:t>
      </w:r>
      <w:r w:rsidR="0035343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annual semelparous strategy probably often evolves as a </w:t>
      </w:r>
      <w:r w:rsidR="0035343E">
        <w:rPr>
          <w:rFonts w:ascii="Times New Roman" w:eastAsia="Times New Roman" w:hAnsi="Times New Roman" w:cs="Times New Roman"/>
          <w:sz w:val="24"/>
          <w:szCs w:val="24"/>
        </w:rPr>
        <w:t xml:space="preserve">mechanism of </w:t>
      </w:r>
      <w:r>
        <w:rPr>
          <w:rFonts w:ascii="Times New Roman" w:eastAsia="Times New Roman" w:hAnsi="Times New Roman" w:cs="Times New Roman"/>
          <w:sz w:val="24"/>
          <w:szCs w:val="24"/>
        </w:rPr>
        <w:t>heat avoidance, possibly due to the lack of alternative evolutionary pathways to survive heat stress in plants. Finally, we also show</w:t>
      </w:r>
      <w:r w:rsidR="0035343E">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how climatic variables have a huge influence in the evolution of correlated discrete traits once a joint modeling approach is considered. Besides answering our research questions, this analysis also provides an example of how to use hOUwie for future users. </w:t>
      </w:r>
    </w:p>
    <w:p w14:paraId="1E3B4D54" w14:textId="77777777" w:rsidR="00DC165B" w:rsidRDefault="00DC165B" w:rsidP="004C7D04">
      <w:pPr>
        <w:shd w:val="clear" w:color="auto" w:fill="FFFFFF"/>
        <w:spacing w:line="480" w:lineRule="auto"/>
        <w:ind w:firstLine="720"/>
        <w:rPr>
          <w:rFonts w:ascii="Times New Roman" w:eastAsia="Times New Roman" w:hAnsi="Times New Roman" w:cs="Times New Roman"/>
          <w:sz w:val="24"/>
          <w:szCs w:val="24"/>
        </w:rPr>
      </w:pPr>
    </w:p>
    <w:p w14:paraId="21979ABD" w14:textId="77777777" w:rsidR="00A21488" w:rsidRDefault="00A21488" w:rsidP="004C7D0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E652146" w14:textId="4AAF155A" w:rsidR="00A21488" w:rsidRPr="00A21488" w:rsidRDefault="004550E2" w:rsidP="004C7D04">
      <w:pPr>
        <w:shd w:val="clear" w:color="auto" w:fill="FFFFFF"/>
        <w:spacing w:line="480" w:lineRule="auto"/>
        <w:rPr>
          <w:rFonts w:ascii="Times New Roman" w:eastAsia="Times New Roman" w:hAnsi="Times New Roman" w:cs="Times New Roman"/>
          <w:b/>
          <w:sz w:val="24"/>
          <w:szCs w:val="24"/>
        </w:rPr>
      </w:pPr>
      <w:commentRangeStart w:id="192"/>
      <w:r>
        <w:rPr>
          <w:rFonts w:ascii="Times New Roman" w:eastAsia="Times New Roman" w:hAnsi="Times New Roman" w:cs="Times New Roman"/>
          <w:b/>
          <w:sz w:val="24"/>
          <w:szCs w:val="24"/>
        </w:rPr>
        <w:lastRenderedPageBreak/>
        <w:t>References</w:t>
      </w:r>
      <w:commentRangeEnd w:id="192"/>
      <w:r w:rsidR="002C0B04">
        <w:rPr>
          <w:rStyle w:val="CommentReference"/>
        </w:rPr>
        <w:commentReference w:id="192"/>
      </w:r>
    </w:p>
    <w:p w14:paraId="3A3C4809" w14:textId="77777777" w:rsidR="00E81204" w:rsidRPr="00E81204" w:rsidRDefault="00E81204" w:rsidP="00E81204">
      <w:pPr>
        <w:pStyle w:val="Bibliography"/>
        <w:rPr>
          <w:rFonts w:ascii="Times New Roman" w:hAnsi="Times New Roman" w:cs="Times New Roman"/>
          <w:sz w:val="24"/>
          <w:lang w:val="en-US"/>
        </w:rPr>
      </w:pPr>
      <w:r>
        <w:rPr>
          <w:rFonts w:eastAsia="Times New Roman"/>
          <w:sz w:val="24"/>
          <w:szCs w:val="24"/>
        </w:rPr>
        <w:fldChar w:fldCharType="begin"/>
      </w:r>
      <w:r>
        <w:rPr>
          <w:rFonts w:eastAsia="Times New Roman"/>
          <w:sz w:val="24"/>
          <w:szCs w:val="24"/>
        </w:rPr>
        <w:instrText xml:space="preserve"> ADDIN ZOTERO_BIBL {"uncited":[],"omitted":[],"custom":[]} CSL_BIBLIOGRAPHY </w:instrText>
      </w:r>
      <w:r>
        <w:rPr>
          <w:rFonts w:eastAsia="Times New Roman"/>
          <w:sz w:val="24"/>
          <w:szCs w:val="24"/>
        </w:rPr>
        <w:fldChar w:fldCharType="separate"/>
      </w:r>
      <w:r w:rsidRPr="00E81204">
        <w:rPr>
          <w:rFonts w:ascii="Times New Roman" w:hAnsi="Times New Roman" w:cs="Times New Roman"/>
          <w:sz w:val="24"/>
          <w:lang w:val="en-US"/>
        </w:rPr>
        <w:t>Aarssen L.W. 2000. Why Are Most Selfers Annuals? A New Hypothesis for the Fitness Benefit of Selfing. Oikos. 89:606–612.</w:t>
      </w:r>
    </w:p>
    <w:p w14:paraId="35A44202"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Andreasen K., Baldwin B.G. 2001. Unequal Evolutionary Rates Between Annual and Perennial Lineages of Checker Mallows (Sidalcea, Malvaceae): Evidence from 18S–26S rDNA Internal and External Transcribed Spacers. Molecular Biology and Evolution. 18:936–944.</w:t>
      </w:r>
    </w:p>
    <w:p w14:paraId="79851E2A"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Angert A.L., Huxman T.E., Barron-Gafford G.A., Gerst K.L., Venable D.L. 2007. Linking growth strategies to long-term population dynamics in a guild of desert annuals. Journal of Ecology. 95:321–331.</w:t>
      </w:r>
    </w:p>
    <w:p w14:paraId="02E3307D"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Arévalo R., van Ee B.W., Riina R., Berry P.E., Wiedenhoeft A.C. 2017. Force of habit: shrubs, trees and contingent evolution of wood anatomical diversity using Croton (Euphorbiaceae) as a model system. Annals of Botany. 119:563–579.</w:t>
      </w:r>
    </w:p>
    <w:p w14:paraId="60C7EF5E"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Baldwin B.G. 2007. Adaptive radiation of shrubby tarweeds (Deinandra) in the California Islands parallels diversification of the Hawaiian silversword alliance (Compositae–Madiinae). American Journal of Botany. 94:237–248.</w:t>
      </w:r>
    </w:p>
    <w:p w14:paraId="7136DFAF"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Banasiak Ł., Piwczyński M., Uliński T., Downie S.R., Watson M.F., Shakya B., Spalik K. 2013. Dispersal patterns in space and time: a case study of Apiaceae subfamily Apioideae. Journal of Biogeography. 40:1324–1335.</w:t>
      </w:r>
    </w:p>
    <w:p w14:paraId="61303B0D"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Billings W.D., Mooney H.A. 1968. The Ecology of Arctic and Alpine Plants. Biological Reviews. 43:481–529.</w:t>
      </w:r>
    </w:p>
    <w:p w14:paraId="125652F1"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Bivand R.S., Pebesma E.J., Gómez-Rubio V., Pebesma E.J. 2008. Applied spatial data analysis with R. Springer.</w:t>
      </w:r>
    </w:p>
    <w:p w14:paraId="14B8ACA3"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Brummitt R.K., Pando F., Hollis S., Brummitt N.A. 2001. World geographical scheme for recording plant distributions. International working group on taxonomic databases for plant sciences (TDWG ….</w:t>
      </w:r>
    </w:p>
    <w:p w14:paraId="0BC3AED4" w14:textId="234EF8A0"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Butler M.A., King A.A. 2004. Phylogenetic Comparative Analysis: A Modeling Approach for Adaptive Evolution. The American Naturalist. 164:683–695.</w:t>
      </w:r>
    </w:p>
    <w:p w14:paraId="6D16A4AC"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Carlquist S.J. 1974. Island biology. Columbia University Press.</w:t>
      </w:r>
    </w:p>
    <w:p w14:paraId="18B85A64"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Chamberlain S.A., Boettiger C. 2017. R Python, and Ruby clients for GBIF species occurrence data. .</w:t>
      </w:r>
    </w:p>
    <w:p w14:paraId="73706433"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Chamberlain S.A., Szöcs E. 2013. taxize: taxonomic search and retrieval in R. F1000Research. 2.</w:t>
      </w:r>
    </w:p>
    <w:p w14:paraId="39C0E95F"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Cole L.C. 1954. The Population Consequences of Life History Phenomena. The Quarterly Review of Biology. 29:103–137.</w:t>
      </w:r>
    </w:p>
    <w:p w14:paraId="38C5AA45"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lastRenderedPageBreak/>
        <w:t>Drummond C.S., Eastwood R.J., Miotto S.T.S., Hughes C.E. 2012. Multiple Continental Radiations and Correlates of Diversification in Lupinus (Leguminosae): Testing for Key Innovation with Incomplete Taxon Sampling. Systematic Biology. 61:443–460.</w:t>
      </w:r>
    </w:p>
    <w:p w14:paraId="1221DADB"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Edwards E.J., Chatelet D.S., Chen B.-C., Ong J.Y., Tagane S., Kanemitsu H., Tagawa K., Teramoto K., Park B., Chung K.-F., Hu J.-M., Yahara T., Donoghue M.J. 2017. Convergence, Consilience, and the Evolution of Temperate Deciduous Forests. The American Naturalist. 190:S87–S104.</w:t>
      </w:r>
    </w:p>
    <w:p w14:paraId="37D5C978"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Ehleringer J.R., Sage R.F., Flanagan L.B., Pearcy R.W. 1991. Climate change and the evolution of C4 photosynthesis. Trends in Ecology &amp; Evolution. 6:95–99.</w:t>
      </w:r>
    </w:p>
    <w:p w14:paraId="1F9EC621"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Ehrendorfer F., Barfuss M.H.J., Manen J.-F., Schneeweiss G.M. 2018. Phylogeny, character evolution and spatiotemporal diversification of the species-rich and world-wide distributed tribe Rubieae (Rubiaceae). PLOS ONE. 13:e0207615.</w:t>
      </w:r>
    </w:p>
    <w:p w14:paraId="2923A90C"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Escobar J.S., Cenci A., Bolognini J., Haudry A., Laurent S., David J., Glémin S. 2010. An Integrative Test of the Dead-End Hypothesis of Selfing Evolution in Triticeae (poaceae). Evolution. 64:2855–2872.</w:t>
      </w:r>
    </w:p>
    <w:p w14:paraId="5818E8A8"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Evans M.E.K., Hearn D.J., Hahn W.J., Spangle J.M., Venable D.L. 2005. Climate and Life-History Evolution in Evening Primroses (oenothera, Onagraceae): A Phylogenetic Comparative Analysis. Evolution. 59:1914–1927.</w:t>
      </w:r>
    </w:p>
    <w:p w14:paraId="4EA250D1"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Fiz O., Valcárcel V., Vargas P. 2002. Phylogenetic position of Mediterranean Astereae and character evolution of daisies (Bellis, Asteraceae) inferred from nrDNA ITS sequences. Molecular Phylogenetics and Evolution. 25:157–171.</w:t>
      </w:r>
    </w:p>
    <w:p w14:paraId="44034F52"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Freyman W.A., Höhna S. 2019. Stochastic Character Mapping of State-Dependent Diversification Reveals the Tempo of Evolutionary Decline in Self-Compatible Onagraceae Lineages. Systematic Biology. 68:505–519.</w:t>
      </w:r>
    </w:p>
    <w:p w14:paraId="4E06DE1F"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Friedman J. 2020. The Evolution of Annual and Perennial Plant Life Histories: Ecological Correlates and Genetic Mechanisms. Annual Review of Ecology, Evolution, and Systematics. 51:461–481.</w:t>
      </w:r>
    </w:p>
    <w:p w14:paraId="78842339"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Givnish T.J. 2015. Adaptive radiation versus ‘radiation’ and ‘explosive diversification’: why conceptual distinctions are fundamental to understanding evolution. New Phytologist. 207:297–303.</w:t>
      </w:r>
    </w:p>
    <w:p w14:paraId="00484B5B"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Gorospe J.M., Monjas D., Fernández-Mazuecos M. 2020. Out of the Mediterranean Region: Worldwide biogeography of snapdragons and relatives (tribe Antirrhineae, Plantaginaceae). Journal of Biogeography. 47:2442–2456.</w:t>
      </w:r>
    </w:p>
    <w:p w14:paraId="707F8918"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Grey-Wilson C. 1980. Impatiens of Africa. CRC Press.</w:t>
      </w:r>
    </w:p>
    <w:p w14:paraId="67BB4FE9"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Grime J.P. 1977. Evidence for the Existence of Three Primary Strategies in Plants and Its Relevance to Ecological and Evolutionary Theory. The American Naturalist. 111:1169–1194.</w:t>
      </w:r>
    </w:p>
    <w:p w14:paraId="17F57EFB"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Hansen T.F. 1997. Stabilizing Selection and the Comparative Analysis of Adaptation. Evolution. 51:1341–1351.</w:t>
      </w:r>
    </w:p>
    <w:p w14:paraId="401514C9"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lastRenderedPageBreak/>
        <w:t>Hijmans R.J., Van Etten J., Cheng J., Mattiuzzi M., Sumner M., Greenberg J.A., Lamigueiro O.P., Bevan A., Racine E.B., Shortridge A. 2015. Package ‘raster.’ R package. 734.</w:t>
      </w:r>
    </w:p>
    <w:p w14:paraId="03CB464E"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Ho L.S.T., Ané C. 2014. Intrinsic inference difficulties for trait evolution with Ornstein‐Uhlenbeck models. Methods in Ecology and Evolution. 5:1133–1146.</w:t>
      </w:r>
    </w:p>
    <w:p w14:paraId="2854C54D"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Holzmueller E.J., Jose S. 2009. Invasive plant conundrum: What makes the aliens so successful? Journal of Tropical Agriculture. 47:18–29.</w:t>
      </w:r>
    </w:p>
    <w:p w14:paraId="5721DFD5"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Hoorn C., van der Ham R., de la Parra F., Salamanca S., ter Steege H., Banks H., Star W., van Heuven B.J., Langelaan R., Carvalho F.A., Rodriguez-Forero G., Lagomarsino L.P. 2019. Going north and south: The biogeographic history of two Malvaceae in the wake of Neogene Andean uplift and connectivity between the Americas. Review of Palaeobotany and Palynology. 264:90–109.</w:t>
      </w:r>
    </w:p>
    <w:p w14:paraId="4994C572"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Howard C.C., Folk R.A., Beaulieu J.M., Cellinese N. 2019. The monocotyledonous underground: global climatic and phylogenetic patterns of geophyte diversity. American Journal of Botany. 106:850–863.</w:t>
      </w:r>
    </w:p>
    <w:p w14:paraId="6B6782CC"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Huang X.-C., German D.A., Koch M.A. 2020. Temporal patterns of diversification in Brassicaceae demonstrate decoupling of rate shifts and mesopolyploidization events. Annals of Botany. 125:29–47.</w:t>
      </w:r>
    </w:p>
    <w:p w14:paraId="7D11CAE2"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Humphreys A.M., Linder H.P. 2013. Evidence for recent evolution of cold tolerance in grasses suggests current distribution is not limited by (low) temperature. New Phytologist. 198:1261–1273.</w:t>
      </w:r>
    </w:p>
    <w:p w14:paraId="2EA14D31"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Igic B., Busch J.W. 2013. Is self-fertilization an evolutionary dead end? New Phytologist. 198:386–397.</w:t>
      </w:r>
    </w:p>
    <w:p w14:paraId="7D1B2BD6"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Janzen D.H. 1984. Dispersal of Small Seeds by Big Herbivores: Foliage is the Fruit. The American Naturalist. 123:338–353.</w:t>
      </w:r>
    </w:p>
    <w:p w14:paraId="166DA52F"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Karger D.N., Conrad O., Böhner J., Kawohl T., Kreft H., Soria-Auza R.W., Zimmermann N.E., Linder H.P., Kessler M. 2017. Climatologies at high resolution for the earth’s land surface areas. Scientific data. 4:1–20.</w:t>
      </w:r>
    </w:p>
    <w:p w14:paraId="0766BA0B"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Koch M.A., Karl R., German D.A., Al-Shehbaz I.A. 2012. Systematics, taxonomy and biogeography of three new Asian genera of Brassicaceae tribe Arabideae: An ancient distribution circle around the Asian high mountains. TAXON. 61:955–969.</w:t>
      </w:r>
    </w:p>
    <w:p w14:paraId="0AFBF3CB"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Kooyers N.J. 2015. The evolution of drought escape and avoidance in natural herbaceous populations. Plant Science. 234:155–162.</w:t>
      </w:r>
    </w:p>
    <w:p w14:paraId="7EC46445"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Kriebel R., Drew B., González-Gallegos J.G., Celep F., Heeg L., Mahdjoub M.M., Sytsma K.J. 2020. Pollinator shifts, contingent evolution, and evolutionary constraint drive floral disparity in Salvia (Lamiaceae): Evidence from morphometrics and phylogenetic comparative methods. Evolution. 74:1335–1355.</w:t>
      </w:r>
    </w:p>
    <w:p w14:paraId="4F47ADBE"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Labra A., Pienaar J., Hansen T.F. 2009. Evolution of Thermal Physiology in Liolaemus Lizards: Adaptation, Phylogenetic Inertia, and Niche Tracking. The American Naturalist. 174:204–220.</w:t>
      </w:r>
    </w:p>
    <w:p w14:paraId="0BE12379"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lastRenderedPageBreak/>
        <w:t>Linder H.P., Lehmann C.E.R., Archibald S., Osborne C.P., Richardson D.M. 2018. Global grass (Poaceae) success underpinned by traits facilitating colonization, persistence and habitat transformation. Biological Reviews. 93:1125–1144.</w:t>
      </w:r>
    </w:p>
    <w:p w14:paraId="571A9D71"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Monroe J.G., Gill B., Turner K.G., McKay J.K. 2019. Drought regimens predict life history strategies in Heliophila. New Phytologist. 223:2054–2062.</w:t>
      </w:r>
    </w:p>
    <w:p w14:paraId="3316D2A4"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Mooers A.Ø., Harvey P.H. 1994. Metabolic rate, generation time, and the rate of molecular evolution in birds. Molecular phylogenetics and evolution. 3:344–350.</w:t>
      </w:r>
    </w:p>
    <w:p w14:paraId="0D9BA836"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Mulroy T.W., Rundel P.W. 1977. Annual Plants: Adaptations to Desert Environments. BioScience. 27:109–114.</w:t>
      </w:r>
    </w:p>
    <w:p w14:paraId="2790CFCC"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Munné-Bosch S., Alegre L. 2004. Die and let live: leaf senescence contributes to plant survival under drought stress. Functional Plant Biol. 31:203–216.</w:t>
      </w:r>
    </w:p>
    <w:p w14:paraId="79809714"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Neupane S., Lewis P.O., Dessein S., Shanks H., Paudyal S., Lens F. 2017. Evolution of woody life form on tropical mountains in the tribe Spermacoceae (Rubiaceae). American Journal of Botany. 104:419–438.</w:t>
      </w:r>
    </w:p>
    <w:p w14:paraId="5530CF87"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Nunney L. 2002. The Effective Size of Annual Plant Populations: The Interaction of a Seed Bank with Fluctuating Population Size in Maintaining Genetic Variation. The American Naturalist. 160:195–204.</w:t>
      </w:r>
    </w:p>
    <w:p w14:paraId="4C965239"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Nürk N., Scheriau C., Madriñán S. 2013. Explosive radiation in high Andean Hypericum—rates of diversification among New World lineages. Frontiers in Genetics. 4.</w:t>
      </w:r>
    </w:p>
    <w:p w14:paraId="3DDD28ED"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Ogburn M.R., Edwards E.J. 2015. Life history lability underlies rapid climate niche evolution in the angiosperm clade Montiaceae. Mol. Phylogenet. Evol. 92:181–192.</w:t>
      </w:r>
    </w:p>
    <w:p w14:paraId="6877EC3A"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Pannell J.R., Auld J.R., Brandvain Y., Burd M., Busch J.W., Cheptou P.-O., Conner J.K., Goldberg E.E., Grant A.-G., Grossenbacher D.L., Hovick S.M., Igic B., Kalisz S., Petanidou T., Randle A.M., de Casas R.R., Pauw A., Vamosi J.C., Winn A.A. 2015. The scope of Baker’s law. New Phytologist. 208:656–667.</w:t>
      </w:r>
    </w:p>
    <w:p w14:paraId="5BAE6EFF"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Paradis E., Claude J., Strimmer K. 2004. APE: analyses of phylogenetics and evolution in R language. Bioinformatics. 20:289–290.</w:t>
      </w:r>
    </w:p>
    <w:p w14:paraId="4DE50520"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Park D.S., Potter D. 2015. Why close relatives make bad neighbours: phylogenetic conservatism in niche preferences and dispersal disproves Darwin’s naturalization hypothesis in the thistle tribe. Molecular Ecology. 24:3181–3193.</w:t>
      </w:r>
    </w:p>
    <w:p w14:paraId="66028A51"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Pescador D.S., Sánchez A.M., Luzuriaga A.L., Sierra-Almeida A., Escudero A. 2018. Winter is coming: plant freezing resistance as a key functional trait for the assembly of annual Mediterranean communities. Annals of Botany. 121:335–344.</w:t>
      </w:r>
    </w:p>
    <w:p w14:paraId="0A8142A2"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Rando J.G., Zuntini A.R., Conceição A.S., van den Berg C., Pirani J.R., de Queiroz L.P. 2016. Phylogeny of Chamaecrista ser. Coriaceae (Leguminosae) Unveils a Lineage Recently Diversified in Brazilian Campo Rupestre Vegetation. International Journal of Plant Sciences. 177:3–17.</w:t>
      </w:r>
    </w:p>
    <w:p w14:paraId="1BE60856"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lastRenderedPageBreak/>
        <w:t>Raunkiaer C. 1934. The life forms of plants and statistical plant geography; being the collected papers of C. Raunkiaer. The life forms of plants and statistical plant geography; being the collected papers of C. Raunkiaer.</w:t>
      </w:r>
    </w:p>
    <w:p w14:paraId="62DA89A8"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Revell L.J. 2012. phytools: an R package for phylogenetic comparative biology (and other things). Methods in ecology and evolution.:217–223.</w:t>
      </w:r>
    </w:p>
    <w:p w14:paraId="74DFD7A2"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Ricklefs R.E., Renner S.S. 1994. Species Richness Within Families of Flowering Plants. Evolution. 48:1619–1636.</w:t>
      </w:r>
    </w:p>
    <w:p w14:paraId="4A604761"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Roalson E.H., Roberts W.R. 2016. Distinct Processes Drive Diversification in Different Clades of Gesneriaceae. Systematic Biology. 65:662–684.</w:t>
      </w:r>
    </w:p>
    <w:p w14:paraId="6A9F32DF"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Rose J.P., Kleist T.J., Löfstrand S.D., Drew B.T., Schönenberger J., Sytsma K.J. 2018. Phylogeny, historical biogeography, and diversification of angiosperm order Ericales suggest ancient Neotropical and East Asian connections. Molecular Phylogenetics and Evolution. 122:59–79.</w:t>
      </w:r>
    </w:p>
    <w:p w14:paraId="786F7EA8"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Ruchisansakun S., van der Niet T., Janssens S.B., Triboun P., Techaprasan J., Jenjittikul T., Suksathan P. 2016. Phylogenetic Analyses of Molecular Data and Reconstruction of Morphological Character Evolution in Asian Impatiens section Semeiocardium (Balsaminaceae). Systematic Botany. 40:1063–1074.</w:t>
      </w:r>
    </w:p>
    <w:p w14:paraId="685AF794"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Salariato D.L., Zuloaga F.O., Franzke A., Mummenhoff K., Al-Shehbaz I.A. 2016. Diversification patterns in the CES clade (Brassicaceae tribes Cremolobeae, Eudemeae, Schizopetaleae) in Andean South America. Botanical Journal of the Linnean Society. 181:543–566.</w:t>
      </w:r>
    </w:p>
    <w:p w14:paraId="04D8CF0C"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Särkinen T., Bohs L., Olmstead R.G., Knapp S. 2013. A phylogenetic framework for evolutionary study of the nightshades (Solanaceae): a dated 1000-tip tree. BMC Evol Biol. 13:214.</w:t>
      </w:r>
    </w:p>
    <w:p w14:paraId="0C8BB084"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Schliep K.P. 2011. phangorn: phylogenetic analysis in R. Bioinformatics. 27:592–593.</w:t>
      </w:r>
    </w:p>
    <w:p w14:paraId="65FF716C"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Schneider A.C., Moore A.J. 2017. Parallel Pleistocene amphitropical disjunctions of a parasitic plant and its host. American Journal of Botany. 104:1745–1755.</w:t>
      </w:r>
    </w:p>
    <w:p w14:paraId="13AF224A"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Shimizu K.K., Tsuchimatsu T. 2015. Evolution of Selfing: Recurrent Patterns in Molecular Adaptation. Annual Review of Ecology, Evolution, and Systematics. 46:593–622.</w:t>
      </w:r>
    </w:p>
    <w:p w14:paraId="40C3337F"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Smith S.A., Beaulieu J.M. 2009. Life history influences rates of climatic niche evolution in flowering plants. Proceedings of the Royal Society B: Biological Sciences. 276:4345–4352.</w:t>
      </w:r>
    </w:p>
    <w:p w14:paraId="1B9B54F9"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Smith S.A., Brown J.W. 2018. Constructing a broadly inclusive seed plant phylogeny. American Journal of Botany. 105:302–314.</w:t>
      </w:r>
    </w:p>
    <w:p w14:paraId="31179306"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Spriggs E.L., Christin P.-A., Edwards E.J. 2014. C4 Photosynthesis Promoted Species Diversification during the Miocene Grassland Expansion. PLOS ONE. 9:e97722.</w:t>
      </w:r>
    </w:p>
    <w:p w14:paraId="70701A5A"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Stearns S.C. 1992. The evolution of life histories. Oxford university press Oxford.</w:t>
      </w:r>
    </w:p>
    <w:p w14:paraId="17AFF259"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lastRenderedPageBreak/>
        <w:t>Stebbins G.L. 1950. Variation and evolution in plants. Variation and evolution in plants. Columbia University Press.</w:t>
      </w:r>
    </w:p>
    <w:p w14:paraId="53F0F95A"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Stebbins G.L. 1974. Flowering plants: evolution above the species level. Cambridge, Mass: Belknap Press of Harvard University Press.</w:t>
      </w:r>
    </w:p>
    <w:p w14:paraId="5E9AD44D"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Takebayashi N., Morrell P.L. 2001. Is self-fertilization an evolutionary dead end? Revisiting an old hypothesis with genetic theories and a macroevolutionary approach. American Journal of Botany. 88:1143–1150.</w:t>
      </w:r>
    </w:p>
    <w:p w14:paraId="74CF694F"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Teskey R., Wertin T., Bauweraerts I., Ameye M., Mcguire M.A., Steppe K. 2015. Responses of tree species to heat waves and extreme heat events. Plant, Cell &amp; Environment. 38:1699–1712.</w:t>
      </w:r>
    </w:p>
    <w:p w14:paraId="5407E5A6"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Tribble C.M., May M.R., Jackson-Gain A., Zenil-Ferguson R., Specht C.D., Rothfels C.J. 2021. Unearthing modes of climatic adaptation in underground storage organs across Liliales. .</w:t>
      </w:r>
    </w:p>
    <w:p w14:paraId="4E01E526"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Vasconcelos T., Boyko J.D., Beaulieu J.M. 2021. Linking mode of seed dispersal and climatic niche evolution in flowering plants. J. Biogeogr. n/a.</w:t>
      </w:r>
    </w:p>
    <w:p w14:paraId="39C0C676"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Vasconcelos T.N.C., Alcantara S., Andrino C.O., Forest F., Reginato M., Simon M.F., Pirani J.R. 2020. Fast diversification through a mosaic of evolutionary histories characterizes the endemic flora of ancient Neotropical mountains. Proceedings of the Royal Society B: Biological Sciences. 287:20192933.</w:t>
      </w:r>
    </w:p>
    <w:p w14:paraId="338A66AC"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Venable D.L. 2007. Bet Hedging in a Guild of Desert Annuals. Ecology. 88:1086–1090.</w:t>
      </w:r>
    </w:p>
    <w:p w14:paraId="5F91AB1A"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Venable D.L., Lawlor L. 1980. Delayed germination and dispersal in desert annuals: Escape in space and time. Oecologia. 46:272–282.</w:t>
      </w:r>
    </w:p>
    <w:p w14:paraId="725DDD62"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de Vos J.M., Hughes C.E., Schneeweiss G.M., Moore B.R., Conti E. 2014. Heterostyly accelerates diversification via reduced extinction in primroses. Proceedings of the Royal Society B: Biological Sciences. 281:20140075.</w:t>
      </w:r>
    </w:p>
    <w:p w14:paraId="1602E9BF" w14:textId="42AC461A" w:rsid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Wagner W.L., Hoch P.C., Raven P.H. 2007. Revised classification of the Onagraceae. Systematic Botany Monographs.</w:t>
      </w:r>
    </w:p>
    <w:p w14:paraId="3419030B" w14:textId="397FA93A"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W</w:t>
      </w:r>
      <w:r>
        <w:rPr>
          <w:rFonts w:ascii="Times New Roman" w:eastAsia="Times New Roman" w:hAnsi="Times New Roman" w:cs="Times New Roman"/>
          <w:sz w:val="24"/>
          <w:szCs w:val="24"/>
        </w:rPr>
        <w:t>CSP (2022). 'World Checklist of Selected Plant Families. Facilitated by the Royal Botanic Gardens, Kew. Published on the Internet; http://wcsp.science.kew.org/ [Note: this data is part of a dataset to be officially released in November 2022. The dataset was made available for manuscripts that are part of a special issue on the WCVP to be published by New Phytologist in 2023.]</w:t>
      </w:r>
    </w:p>
    <w:p w14:paraId="08CE02A8" w14:textId="77777777" w:rsidR="00E81204" w:rsidRPr="00E81204" w:rsidRDefault="00E81204" w:rsidP="00E81204">
      <w:pPr>
        <w:pStyle w:val="Bibliography"/>
        <w:rPr>
          <w:rFonts w:ascii="Times New Roman" w:hAnsi="Times New Roman" w:cs="Times New Roman"/>
          <w:sz w:val="24"/>
          <w:lang w:val="en-US"/>
        </w:rPr>
      </w:pPr>
      <w:r w:rsidRPr="00E81204">
        <w:rPr>
          <w:rFonts w:ascii="Times New Roman" w:hAnsi="Times New Roman" w:cs="Times New Roman"/>
          <w:sz w:val="24"/>
          <w:lang w:val="en-US"/>
        </w:rPr>
        <w:t>Yan H.-F., Zhang C.-Y., Anderberg A.A., Hao G., Ge X.-J., Wiens J.J. 2018. What explains high plant richness in East Asia? Time and diversification in the tribe Lysimachieae (Primulaceae). New Phytologist. 219:436–448.</w:t>
      </w:r>
    </w:p>
    <w:p w14:paraId="6843733B" w14:textId="17165B53" w:rsidR="00DC165B" w:rsidRDefault="00E81204" w:rsidP="004C7D0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14:paraId="453F9047" w14:textId="77777777" w:rsidR="001F5671" w:rsidRDefault="001F5671" w:rsidP="004C7D0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7EA88D53" w14:textId="3CDBD6D9" w:rsidR="00DC165B" w:rsidRDefault="001F5671" w:rsidP="004C7D04">
      <w:pPr>
        <w:shd w:val="clear" w:color="auto" w:fill="FFFFFF"/>
        <w:spacing w:line="480" w:lineRule="auto"/>
        <w:rPr>
          <w:rFonts w:ascii="Times New Roman" w:eastAsia="Times New Roman" w:hAnsi="Times New Roman" w:cs="Times New Roman"/>
          <w:b/>
          <w:bCs/>
          <w:sz w:val="24"/>
          <w:szCs w:val="24"/>
        </w:rPr>
      </w:pPr>
      <w:r w:rsidRPr="001F5671">
        <w:rPr>
          <w:rFonts w:ascii="Times New Roman" w:eastAsia="Times New Roman" w:hAnsi="Times New Roman" w:cs="Times New Roman"/>
          <w:b/>
          <w:bCs/>
          <w:sz w:val="24"/>
          <w:szCs w:val="24"/>
        </w:rPr>
        <w:lastRenderedPageBreak/>
        <w:t>Appendix</w:t>
      </w:r>
    </w:p>
    <w:p w14:paraId="744EB9C0" w14:textId="77777777" w:rsidR="00B30164" w:rsidRDefault="00B30164" w:rsidP="004C7D04">
      <w:pPr>
        <w:shd w:val="clear" w:color="auto" w:fill="FFFFFF"/>
        <w:spacing w:line="240" w:lineRule="auto"/>
        <w:rPr>
          <w:rFonts w:ascii="Times New Roman" w:eastAsia="Times New Roman" w:hAnsi="Times New Roman" w:cs="Times New Roman"/>
          <w:sz w:val="24"/>
          <w:szCs w:val="24"/>
        </w:rPr>
      </w:pPr>
    </w:p>
    <w:p w14:paraId="2395D940" w14:textId="59CED827" w:rsidR="00B30164" w:rsidRDefault="00B30164" w:rsidP="004C7D04">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1. </w:t>
      </w:r>
      <w:r>
        <w:rPr>
          <w:rFonts w:ascii="Times New Roman" w:eastAsia="Times New Roman" w:hAnsi="Times New Roman" w:cs="Times New Roman"/>
          <w:sz w:val="24"/>
          <w:szCs w:val="24"/>
        </w:rPr>
        <w:t xml:space="preserve">Inequalities describing how expectations of climatic optima and variance will differ for each climatic variable. When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a</w:t>
      </w:r>
      <w:proofErr w:type="spellEnd"/>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p</w:t>
      </w:r>
      <w:proofErr w:type="spellEnd"/>
      <w:r>
        <w:rPr>
          <w:rFonts w:ascii="Times New Roman" w:eastAsia="Times New Roman" w:hAnsi="Times New Roman" w:cs="Times New Roman"/>
          <w:sz w:val="24"/>
          <w:szCs w:val="24"/>
        </w:rPr>
        <w:t xml:space="preserve">, we expect the climatic optima for that variable to be greater for annuals than perennials. When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a</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θ</w:t>
      </w:r>
      <w:r>
        <w:rPr>
          <w:rFonts w:ascii="Times New Roman" w:eastAsia="Times New Roman" w:hAnsi="Times New Roman" w:cs="Times New Roman"/>
          <w:sz w:val="24"/>
          <w:szCs w:val="24"/>
          <w:vertAlign w:val="subscript"/>
        </w:rPr>
        <w:t>p</w:t>
      </w:r>
      <w:proofErr w:type="spellEnd"/>
      <w:r>
        <w:rPr>
          <w:rFonts w:ascii="Times New Roman" w:eastAsia="Times New Roman" w:hAnsi="Times New Roman" w:cs="Times New Roman"/>
          <w:sz w:val="24"/>
          <w:szCs w:val="24"/>
        </w:rPr>
        <w:t>, we expect the climatic optima for that variable to be greater for perennials than annuals. For all variables, we expect annuals to present higher rates of climatic niche evolution (σ</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for annuals than perennials. </w:t>
      </w:r>
    </w:p>
    <w:p w14:paraId="6F473146" w14:textId="77777777" w:rsidR="00B30164" w:rsidRDefault="00B30164" w:rsidP="004C7D04">
      <w:pPr>
        <w:shd w:val="clear" w:color="auto" w:fill="FFFFFF"/>
        <w:spacing w:line="240" w:lineRule="auto"/>
        <w:rPr>
          <w:rFonts w:ascii="Times New Roman" w:eastAsia="Times New Roman" w:hAnsi="Times New Roman" w:cs="Times New Roman"/>
          <w:sz w:val="24"/>
          <w:szCs w:val="24"/>
        </w:rPr>
      </w:pPr>
    </w:p>
    <w:tbl>
      <w:tblPr>
        <w:tblStyle w:val="TableGrid"/>
        <w:tblW w:w="9029" w:type="dxa"/>
        <w:tblLayout w:type="fixed"/>
        <w:tblLook w:val="0600" w:firstRow="0" w:lastRow="0" w:firstColumn="0" w:lastColumn="0" w:noHBand="1" w:noVBand="1"/>
      </w:tblPr>
      <w:tblGrid>
        <w:gridCol w:w="1502"/>
        <w:gridCol w:w="931"/>
        <w:gridCol w:w="886"/>
        <w:gridCol w:w="705"/>
        <w:gridCol w:w="1001"/>
        <w:gridCol w:w="1001"/>
        <w:gridCol w:w="1001"/>
        <w:gridCol w:w="1001"/>
        <w:gridCol w:w="1001"/>
      </w:tblGrid>
      <w:tr w:rsidR="00B30164" w14:paraId="27DA8A2D" w14:textId="77777777" w:rsidTr="00B30164">
        <w:trPr>
          <w:trHeight w:val="20"/>
        </w:trPr>
        <w:tc>
          <w:tcPr>
            <w:tcW w:w="1500" w:type="dxa"/>
          </w:tcPr>
          <w:p w14:paraId="46BC2C3D" w14:textId="77777777" w:rsidR="00B30164" w:rsidRPr="00B30164" w:rsidRDefault="00B30164" w:rsidP="004C7D04">
            <w:pPr>
              <w:pStyle w:val="NoSpacing"/>
              <w:rPr>
                <w:rFonts w:ascii="Times New Roman" w:hAnsi="Times New Roman" w:cs="Times New Roman"/>
                <w:sz w:val="24"/>
                <w:szCs w:val="24"/>
              </w:rPr>
            </w:pPr>
          </w:p>
        </w:tc>
        <w:tc>
          <w:tcPr>
            <w:tcW w:w="2520" w:type="dxa"/>
            <w:gridSpan w:val="3"/>
          </w:tcPr>
          <w:p w14:paraId="3BF9FEA5" w14:textId="77777777" w:rsidR="00B30164" w:rsidRPr="00B30164" w:rsidRDefault="00B30164" w:rsidP="004C7D04">
            <w:pPr>
              <w:pStyle w:val="NoSpacing"/>
              <w:rPr>
                <w:rFonts w:ascii="Times New Roman" w:hAnsi="Times New Roman" w:cs="Times New Roman"/>
                <w:sz w:val="24"/>
                <w:szCs w:val="24"/>
              </w:rPr>
            </w:pPr>
            <w:r w:rsidRPr="00B30164">
              <w:rPr>
                <w:rFonts w:ascii="Times New Roman" w:hAnsi="Times New Roman" w:cs="Times New Roman"/>
                <w:sz w:val="24"/>
                <w:szCs w:val="24"/>
              </w:rPr>
              <w:t>Mean vars</w:t>
            </w:r>
          </w:p>
        </w:tc>
        <w:tc>
          <w:tcPr>
            <w:tcW w:w="2002" w:type="dxa"/>
            <w:gridSpan w:val="2"/>
          </w:tcPr>
          <w:p w14:paraId="00AADBA8" w14:textId="77777777" w:rsidR="00B30164" w:rsidRPr="00B30164" w:rsidRDefault="00B30164" w:rsidP="004C7D04">
            <w:pPr>
              <w:pStyle w:val="NoSpacing"/>
              <w:rPr>
                <w:rFonts w:ascii="Times New Roman" w:hAnsi="Times New Roman" w:cs="Times New Roman"/>
                <w:sz w:val="24"/>
                <w:szCs w:val="24"/>
              </w:rPr>
            </w:pPr>
            <w:r w:rsidRPr="00B30164">
              <w:rPr>
                <w:rFonts w:ascii="Times New Roman" w:hAnsi="Times New Roman" w:cs="Times New Roman"/>
                <w:sz w:val="24"/>
                <w:szCs w:val="24"/>
              </w:rPr>
              <w:t>Seasonality vars</w:t>
            </w:r>
          </w:p>
        </w:tc>
        <w:tc>
          <w:tcPr>
            <w:tcW w:w="3003" w:type="dxa"/>
            <w:gridSpan w:val="3"/>
          </w:tcPr>
          <w:p w14:paraId="35B97C19" w14:textId="77777777" w:rsidR="00B30164" w:rsidRPr="00B30164" w:rsidRDefault="00B30164" w:rsidP="004C7D04">
            <w:pPr>
              <w:pStyle w:val="NoSpacing"/>
              <w:rPr>
                <w:rFonts w:ascii="Times New Roman" w:hAnsi="Times New Roman" w:cs="Times New Roman"/>
                <w:sz w:val="24"/>
                <w:szCs w:val="24"/>
              </w:rPr>
            </w:pPr>
            <w:r w:rsidRPr="00B30164">
              <w:rPr>
                <w:rFonts w:ascii="Times New Roman" w:hAnsi="Times New Roman" w:cs="Times New Roman"/>
                <w:sz w:val="24"/>
                <w:szCs w:val="24"/>
              </w:rPr>
              <w:t>Extreme vars</w:t>
            </w:r>
          </w:p>
        </w:tc>
      </w:tr>
      <w:tr w:rsidR="00B30164" w14:paraId="23BF092E" w14:textId="77777777" w:rsidTr="00B30164">
        <w:trPr>
          <w:trHeight w:val="20"/>
        </w:trPr>
        <w:tc>
          <w:tcPr>
            <w:tcW w:w="1500" w:type="dxa"/>
          </w:tcPr>
          <w:p w14:paraId="05F39D0B" w14:textId="77777777" w:rsidR="00B30164" w:rsidRPr="00B30164" w:rsidRDefault="00B30164" w:rsidP="004C7D04">
            <w:pPr>
              <w:pStyle w:val="NoSpacing"/>
              <w:rPr>
                <w:rFonts w:ascii="Times New Roman" w:hAnsi="Times New Roman" w:cs="Times New Roman"/>
                <w:sz w:val="24"/>
                <w:szCs w:val="24"/>
              </w:rPr>
            </w:pPr>
          </w:p>
        </w:tc>
        <w:tc>
          <w:tcPr>
            <w:tcW w:w="930" w:type="dxa"/>
          </w:tcPr>
          <w:p w14:paraId="6DDC676A" w14:textId="77777777" w:rsidR="00B30164" w:rsidRPr="00B30164" w:rsidRDefault="00B30164" w:rsidP="004C7D04">
            <w:pPr>
              <w:pStyle w:val="NoSpacing"/>
              <w:rPr>
                <w:rFonts w:ascii="Times New Roman" w:hAnsi="Times New Roman" w:cs="Times New Roman"/>
                <w:sz w:val="24"/>
                <w:szCs w:val="24"/>
              </w:rPr>
            </w:pPr>
            <w:r w:rsidRPr="00B30164">
              <w:rPr>
                <w:rFonts w:ascii="Times New Roman" w:hAnsi="Times New Roman" w:cs="Times New Roman"/>
                <w:sz w:val="24"/>
                <w:szCs w:val="24"/>
              </w:rPr>
              <w:t>BIO1</w:t>
            </w:r>
          </w:p>
        </w:tc>
        <w:tc>
          <w:tcPr>
            <w:tcW w:w="885" w:type="dxa"/>
          </w:tcPr>
          <w:p w14:paraId="3B784518" w14:textId="77777777" w:rsidR="00B30164" w:rsidRPr="00B30164" w:rsidRDefault="00B30164" w:rsidP="004C7D04">
            <w:pPr>
              <w:pStyle w:val="NoSpacing"/>
              <w:rPr>
                <w:rFonts w:ascii="Times New Roman" w:hAnsi="Times New Roman" w:cs="Times New Roman"/>
                <w:sz w:val="24"/>
                <w:szCs w:val="24"/>
              </w:rPr>
            </w:pPr>
            <w:r w:rsidRPr="00B30164">
              <w:rPr>
                <w:rFonts w:ascii="Times New Roman" w:hAnsi="Times New Roman" w:cs="Times New Roman"/>
                <w:sz w:val="24"/>
                <w:szCs w:val="24"/>
              </w:rPr>
              <w:t>BIO12</w:t>
            </w:r>
          </w:p>
        </w:tc>
        <w:tc>
          <w:tcPr>
            <w:tcW w:w="705" w:type="dxa"/>
          </w:tcPr>
          <w:p w14:paraId="0FFF7FAA" w14:textId="77777777" w:rsidR="00B30164" w:rsidRPr="00B30164" w:rsidRDefault="00B30164" w:rsidP="004C7D04">
            <w:pPr>
              <w:pStyle w:val="NoSpacing"/>
              <w:rPr>
                <w:rFonts w:ascii="Times New Roman" w:hAnsi="Times New Roman" w:cs="Times New Roman"/>
                <w:sz w:val="24"/>
                <w:szCs w:val="24"/>
              </w:rPr>
            </w:pPr>
            <w:r w:rsidRPr="00B30164">
              <w:rPr>
                <w:rFonts w:ascii="Times New Roman" w:hAnsi="Times New Roman" w:cs="Times New Roman"/>
                <w:sz w:val="24"/>
                <w:szCs w:val="24"/>
              </w:rPr>
              <w:t>AI</w:t>
            </w:r>
          </w:p>
        </w:tc>
        <w:tc>
          <w:tcPr>
            <w:tcW w:w="1001" w:type="dxa"/>
          </w:tcPr>
          <w:p w14:paraId="57D15D58" w14:textId="77777777" w:rsidR="00B30164" w:rsidRPr="00B30164" w:rsidRDefault="00B30164" w:rsidP="004C7D04">
            <w:pPr>
              <w:pStyle w:val="NoSpacing"/>
              <w:rPr>
                <w:rFonts w:ascii="Times New Roman" w:hAnsi="Times New Roman" w:cs="Times New Roman"/>
                <w:sz w:val="24"/>
                <w:szCs w:val="24"/>
              </w:rPr>
            </w:pPr>
            <w:r w:rsidRPr="00B30164">
              <w:rPr>
                <w:rFonts w:ascii="Times New Roman" w:hAnsi="Times New Roman" w:cs="Times New Roman"/>
                <w:sz w:val="24"/>
                <w:szCs w:val="24"/>
              </w:rPr>
              <w:t>BIO4</w:t>
            </w:r>
          </w:p>
        </w:tc>
        <w:tc>
          <w:tcPr>
            <w:tcW w:w="1001" w:type="dxa"/>
          </w:tcPr>
          <w:p w14:paraId="15F6E8D7" w14:textId="77777777" w:rsidR="00B30164" w:rsidRPr="00B30164" w:rsidRDefault="00B30164" w:rsidP="004C7D04">
            <w:pPr>
              <w:pStyle w:val="NoSpacing"/>
              <w:rPr>
                <w:rFonts w:ascii="Times New Roman" w:hAnsi="Times New Roman" w:cs="Times New Roman"/>
                <w:sz w:val="24"/>
                <w:szCs w:val="24"/>
              </w:rPr>
            </w:pPr>
            <w:r w:rsidRPr="00B30164">
              <w:rPr>
                <w:rFonts w:ascii="Times New Roman" w:hAnsi="Times New Roman" w:cs="Times New Roman"/>
                <w:sz w:val="24"/>
                <w:szCs w:val="24"/>
              </w:rPr>
              <w:t>BIO15</w:t>
            </w:r>
          </w:p>
        </w:tc>
        <w:tc>
          <w:tcPr>
            <w:tcW w:w="1001" w:type="dxa"/>
          </w:tcPr>
          <w:p w14:paraId="3C4F3ADA" w14:textId="77777777" w:rsidR="00B30164" w:rsidRPr="00B30164" w:rsidRDefault="00B30164" w:rsidP="004C7D04">
            <w:pPr>
              <w:pStyle w:val="NoSpacing"/>
              <w:rPr>
                <w:rFonts w:ascii="Times New Roman" w:hAnsi="Times New Roman" w:cs="Times New Roman"/>
                <w:sz w:val="24"/>
                <w:szCs w:val="24"/>
              </w:rPr>
            </w:pPr>
            <w:r w:rsidRPr="00B30164">
              <w:rPr>
                <w:rFonts w:ascii="Times New Roman" w:hAnsi="Times New Roman" w:cs="Times New Roman"/>
                <w:sz w:val="24"/>
                <w:szCs w:val="24"/>
              </w:rPr>
              <w:t>BIO5</w:t>
            </w:r>
          </w:p>
        </w:tc>
        <w:tc>
          <w:tcPr>
            <w:tcW w:w="1001" w:type="dxa"/>
          </w:tcPr>
          <w:p w14:paraId="46918042" w14:textId="77777777" w:rsidR="00B30164" w:rsidRPr="00B30164" w:rsidRDefault="00B30164" w:rsidP="004C7D04">
            <w:pPr>
              <w:pStyle w:val="NoSpacing"/>
              <w:rPr>
                <w:rFonts w:ascii="Times New Roman" w:hAnsi="Times New Roman" w:cs="Times New Roman"/>
                <w:sz w:val="24"/>
                <w:szCs w:val="24"/>
              </w:rPr>
            </w:pPr>
            <w:r w:rsidRPr="00B30164">
              <w:rPr>
                <w:rFonts w:ascii="Times New Roman" w:hAnsi="Times New Roman" w:cs="Times New Roman"/>
                <w:sz w:val="24"/>
                <w:szCs w:val="24"/>
              </w:rPr>
              <w:t>BIO6</w:t>
            </w:r>
          </w:p>
        </w:tc>
        <w:tc>
          <w:tcPr>
            <w:tcW w:w="1001" w:type="dxa"/>
          </w:tcPr>
          <w:p w14:paraId="56F22D41" w14:textId="574B676B" w:rsidR="00B30164" w:rsidRPr="00B30164" w:rsidRDefault="00B30164" w:rsidP="004C7D04">
            <w:pPr>
              <w:pStyle w:val="NoSpacing"/>
              <w:rPr>
                <w:rFonts w:ascii="Times New Roman" w:hAnsi="Times New Roman" w:cs="Times New Roman"/>
                <w:sz w:val="24"/>
                <w:szCs w:val="24"/>
              </w:rPr>
            </w:pPr>
            <w:r w:rsidRPr="00B30164">
              <w:rPr>
                <w:rFonts w:ascii="Times New Roman" w:hAnsi="Times New Roman" w:cs="Times New Roman"/>
                <w:sz w:val="24"/>
                <w:szCs w:val="24"/>
              </w:rPr>
              <w:t>BIO14</w:t>
            </w:r>
          </w:p>
        </w:tc>
      </w:tr>
      <w:tr w:rsidR="00B30164" w14:paraId="4BA372EA" w14:textId="77777777" w:rsidTr="00B30164">
        <w:trPr>
          <w:trHeight w:val="20"/>
        </w:trPr>
        <w:tc>
          <w:tcPr>
            <w:tcW w:w="1500" w:type="dxa"/>
          </w:tcPr>
          <w:p w14:paraId="72CFF922" w14:textId="77777777" w:rsidR="00B30164" w:rsidRPr="00B30164" w:rsidRDefault="00B30164" w:rsidP="004C7D04">
            <w:pPr>
              <w:pStyle w:val="NoSpacing"/>
              <w:rPr>
                <w:rFonts w:ascii="Times New Roman" w:hAnsi="Times New Roman" w:cs="Times New Roman"/>
                <w:sz w:val="24"/>
                <w:szCs w:val="24"/>
              </w:rPr>
            </w:pPr>
            <w:r w:rsidRPr="00B30164">
              <w:rPr>
                <w:rFonts w:ascii="Times New Roman" w:hAnsi="Times New Roman" w:cs="Times New Roman"/>
                <w:sz w:val="24"/>
                <w:szCs w:val="24"/>
              </w:rPr>
              <w:t>Estimated θ</w:t>
            </w:r>
          </w:p>
        </w:tc>
        <w:tc>
          <w:tcPr>
            <w:tcW w:w="930" w:type="dxa"/>
          </w:tcPr>
          <w:p w14:paraId="2F957BDF" w14:textId="77777777" w:rsidR="00B30164" w:rsidRPr="00B30164" w:rsidRDefault="00B30164" w:rsidP="004C7D04">
            <w:pPr>
              <w:pStyle w:val="NoSpacing"/>
              <w:rPr>
                <w:rFonts w:ascii="Times New Roman" w:hAnsi="Times New Roman" w:cs="Times New Roman"/>
                <w:sz w:val="24"/>
                <w:szCs w:val="24"/>
              </w:rPr>
            </w:pPr>
            <w:proofErr w:type="spellStart"/>
            <w:r w:rsidRPr="00B30164">
              <w:rPr>
                <w:rFonts w:ascii="Times New Roman" w:hAnsi="Times New Roman" w:cs="Times New Roman"/>
                <w:sz w:val="24"/>
                <w:szCs w:val="24"/>
              </w:rPr>
              <w:t>θ</w:t>
            </w:r>
            <w:r w:rsidRPr="00B30164">
              <w:rPr>
                <w:rFonts w:ascii="Times New Roman" w:hAnsi="Times New Roman" w:cs="Times New Roman"/>
                <w:sz w:val="24"/>
                <w:szCs w:val="24"/>
                <w:vertAlign w:val="subscript"/>
              </w:rPr>
              <w:t>a</w:t>
            </w:r>
            <w:proofErr w:type="spellEnd"/>
            <w:r w:rsidRPr="00B30164">
              <w:rPr>
                <w:rFonts w:ascii="Times New Roman" w:hAnsi="Times New Roman" w:cs="Times New Roman"/>
                <w:sz w:val="24"/>
                <w:szCs w:val="24"/>
              </w:rPr>
              <w:t xml:space="preserve"> &gt; </w:t>
            </w:r>
            <w:proofErr w:type="spellStart"/>
            <w:r w:rsidRPr="00B30164">
              <w:rPr>
                <w:rFonts w:ascii="Times New Roman" w:hAnsi="Times New Roman" w:cs="Times New Roman"/>
                <w:sz w:val="24"/>
                <w:szCs w:val="24"/>
              </w:rPr>
              <w:t>θ</w:t>
            </w:r>
            <w:r w:rsidRPr="00B30164">
              <w:rPr>
                <w:rFonts w:ascii="Times New Roman" w:hAnsi="Times New Roman" w:cs="Times New Roman"/>
                <w:sz w:val="24"/>
                <w:szCs w:val="24"/>
                <w:vertAlign w:val="subscript"/>
              </w:rPr>
              <w:t>p</w:t>
            </w:r>
            <w:proofErr w:type="spellEnd"/>
          </w:p>
        </w:tc>
        <w:tc>
          <w:tcPr>
            <w:tcW w:w="1590" w:type="dxa"/>
            <w:gridSpan w:val="2"/>
          </w:tcPr>
          <w:p w14:paraId="14BDF0DB" w14:textId="77777777" w:rsidR="00B30164" w:rsidRPr="00B30164" w:rsidRDefault="00B30164" w:rsidP="004C7D04">
            <w:pPr>
              <w:pStyle w:val="NoSpacing"/>
              <w:rPr>
                <w:rFonts w:ascii="Times New Roman" w:hAnsi="Times New Roman" w:cs="Times New Roman"/>
                <w:sz w:val="24"/>
                <w:szCs w:val="24"/>
              </w:rPr>
            </w:pPr>
            <w:proofErr w:type="spellStart"/>
            <w:r w:rsidRPr="00B30164">
              <w:rPr>
                <w:rFonts w:ascii="Times New Roman" w:hAnsi="Times New Roman" w:cs="Times New Roman"/>
                <w:sz w:val="24"/>
                <w:szCs w:val="24"/>
              </w:rPr>
              <w:t>θ</w:t>
            </w:r>
            <w:r w:rsidRPr="00B30164">
              <w:rPr>
                <w:rFonts w:ascii="Times New Roman" w:hAnsi="Times New Roman" w:cs="Times New Roman"/>
                <w:sz w:val="24"/>
                <w:szCs w:val="24"/>
                <w:vertAlign w:val="subscript"/>
              </w:rPr>
              <w:t>a</w:t>
            </w:r>
            <w:proofErr w:type="spellEnd"/>
            <w:r w:rsidRPr="00B30164">
              <w:rPr>
                <w:rFonts w:ascii="Times New Roman" w:hAnsi="Times New Roman" w:cs="Times New Roman"/>
                <w:sz w:val="24"/>
                <w:szCs w:val="24"/>
              </w:rPr>
              <w:t xml:space="preserve"> &lt; </w:t>
            </w:r>
            <w:proofErr w:type="spellStart"/>
            <w:r w:rsidRPr="00B30164">
              <w:rPr>
                <w:rFonts w:ascii="Times New Roman" w:hAnsi="Times New Roman" w:cs="Times New Roman"/>
                <w:sz w:val="24"/>
                <w:szCs w:val="24"/>
              </w:rPr>
              <w:t>θ</w:t>
            </w:r>
            <w:r w:rsidRPr="00B30164">
              <w:rPr>
                <w:rFonts w:ascii="Times New Roman" w:hAnsi="Times New Roman" w:cs="Times New Roman"/>
                <w:sz w:val="24"/>
                <w:szCs w:val="24"/>
                <w:vertAlign w:val="subscript"/>
              </w:rPr>
              <w:t>p</w:t>
            </w:r>
            <w:proofErr w:type="spellEnd"/>
          </w:p>
        </w:tc>
        <w:tc>
          <w:tcPr>
            <w:tcW w:w="2002" w:type="dxa"/>
            <w:gridSpan w:val="2"/>
          </w:tcPr>
          <w:p w14:paraId="55CDC90A" w14:textId="77777777" w:rsidR="00B30164" w:rsidRPr="00B30164" w:rsidRDefault="00B30164" w:rsidP="004C7D04">
            <w:pPr>
              <w:pStyle w:val="NoSpacing"/>
              <w:rPr>
                <w:rFonts w:ascii="Times New Roman" w:hAnsi="Times New Roman" w:cs="Times New Roman"/>
                <w:sz w:val="24"/>
                <w:szCs w:val="24"/>
              </w:rPr>
            </w:pPr>
            <w:proofErr w:type="spellStart"/>
            <w:r w:rsidRPr="00B30164">
              <w:rPr>
                <w:rFonts w:ascii="Times New Roman" w:hAnsi="Times New Roman" w:cs="Times New Roman"/>
                <w:sz w:val="24"/>
                <w:szCs w:val="24"/>
              </w:rPr>
              <w:t>θ</w:t>
            </w:r>
            <w:r w:rsidRPr="00B30164">
              <w:rPr>
                <w:rFonts w:ascii="Times New Roman" w:hAnsi="Times New Roman" w:cs="Times New Roman"/>
                <w:sz w:val="24"/>
                <w:szCs w:val="24"/>
                <w:vertAlign w:val="subscript"/>
              </w:rPr>
              <w:t>a</w:t>
            </w:r>
            <w:proofErr w:type="spellEnd"/>
            <w:r w:rsidRPr="00B30164">
              <w:rPr>
                <w:rFonts w:ascii="Times New Roman" w:hAnsi="Times New Roman" w:cs="Times New Roman"/>
                <w:sz w:val="24"/>
                <w:szCs w:val="24"/>
              </w:rPr>
              <w:t xml:space="preserve"> &gt; </w:t>
            </w:r>
            <w:proofErr w:type="spellStart"/>
            <w:r w:rsidRPr="00B30164">
              <w:rPr>
                <w:rFonts w:ascii="Times New Roman" w:hAnsi="Times New Roman" w:cs="Times New Roman"/>
                <w:sz w:val="24"/>
                <w:szCs w:val="24"/>
              </w:rPr>
              <w:t>θ</w:t>
            </w:r>
            <w:r w:rsidRPr="00B30164">
              <w:rPr>
                <w:rFonts w:ascii="Times New Roman" w:hAnsi="Times New Roman" w:cs="Times New Roman"/>
                <w:sz w:val="24"/>
                <w:szCs w:val="24"/>
                <w:vertAlign w:val="subscript"/>
              </w:rPr>
              <w:t>p</w:t>
            </w:r>
            <w:proofErr w:type="spellEnd"/>
          </w:p>
        </w:tc>
        <w:tc>
          <w:tcPr>
            <w:tcW w:w="2002" w:type="dxa"/>
            <w:gridSpan w:val="2"/>
          </w:tcPr>
          <w:p w14:paraId="52A66969" w14:textId="77777777" w:rsidR="00B30164" w:rsidRPr="00B30164" w:rsidRDefault="00B30164" w:rsidP="004C7D04">
            <w:pPr>
              <w:pStyle w:val="NoSpacing"/>
              <w:rPr>
                <w:rFonts w:ascii="Times New Roman" w:hAnsi="Times New Roman" w:cs="Times New Roman"/>
                <w:sz w:val="24"/>
                <w:szCs w:val="24"/>
              </w:rPr>
            </w:pPr>
            <w:proofErr w:type="spellStart"/>
            <w:r w:rsidRPr="00B30164">
              <w:rPr>
                <w:rFonts w:ascii="Times New Roman" w:hAnsi="Times New Roman" w:cs="Times New Roman"/>
                <w:sz w:val="24"/>
                <w:szCs w:val="24"/>
              </w:rPr>
              <w:t>θ</w:t>
            </w:r>
            <w:r w:rsidRPr="00B30164">
              <w:rPr>
                <w:rFonts w:ascii="Times New Roman" w:hAnsi="Times New Roman" w:cs="Times New Roman"/>
                <w:sz w:val="24"/>
                <w:szCs w:val="24"/>
                <w:vertAlign w:val="subscript"/>
              </w:rPr>
              <w:t>a</w:t>
            </w:r>
            <w:proofErr w:type="spellEnd"/>
            <w:r w:rsidRPr="00B30164">
              <w:rPr>
                <w:rFonts w:ascii="Times New Roman" w:hAnsi="Times New Roman" w:cs="Times New Roman"/>
                <w:sz w:val="24"/>
                <w:szCs w:val="24"/>
              </w:rPr>
              <w:t xml:space="preserve"> &gt; </w:t>
            </w:r>
            <w:proofErr w:type="spellStart"/>
            <w:r w:rsidRPr="00B30164">
              <w:rPr>
                <w:rFonts w:ascii="Times New Roman" w:hAnsi="Times New Roman" w:cs="Times New Roman"/>
                <w:sz w:val="24"/>
                <w:szCs w:val="24"/>
              </w:rPr>
              <w:t>θ</w:t>
            </w:r>
            <w:r w:rsidRPr="00B30164">
              <w:rPr>
                <w:rFonts w:ascii="Times New Roman" w:hAnsi="Times New Roman" w:cs="Times New Roman"/>
                <w:sz w:val="24"/>
                <w:szCs w:val="24"/>
                <w:vertAlign w:val="subscript"/>
              </w:rPr>
              <w:t>p</w:t>
            </w:r>
            <w:proofErr w:type="spellEnd"/>
          </w:p>
        </w:tc>
        <w:tc>
          <w:tcPr>
            <w:tcW w:w="1001" w:type="dxa"/>
          </w:tcPr>
          <w:p w14:paraId="5526C6BF" w14:textId="77777777" w:rsidR="00B30164" w:rsidRPr="00B30164" w:rsidRDefault="00B30164" w:rsidP="004C7D04">
            <w:pPr>
              <w:pStyle w:val="NoSpacing"/>
              <w:rPr>
                <w:rFonts w:ascii="Times New Roman" w:hAnsi="Times New Roman" w:cs="Times New Roman"/>
                <w:sz w:val="24"/>
                <w:szCs w:val="24"/>
              </w:rPr>
            </w:pPr>
            <w:proofErr w:type="spellStart"/>
            <w:r w:rsidRPr="00B30164">
              <w:rPr>
                <w:rFonts w:ascii="Times New Roman" w:hAnsi="Times New Roman" w:cs="Times New Roman"/>
                <w:sz w:val="24"/>
                <w:szCs w:val="24"/>
              </w:rPr>
              <w:t>θ</w:t>
            </w:r>
            <w:r w:rsidRPr="00B30164">
              <w:rPr>
                <w:rFonts w:ascii="Times New Roman" w:hAnsi="Times New Roman" w:cs="Times New Roman"/>
                <w:sz w:val="24"/>
                <w:szCs w:val="24"/>
                <w:vertAlign w:val="subscript"/>
              </w:rPr>
              <w:t>a</w:t>
            </w:r>
            <w:proofErr w:type="spellEnd"/>
            <w:r w:rsidRPr="00B30164">
              <w:rPr>
                <w:rFonts w:ascii="Times New Roman" w:hAnsi="Times New Roman" w:cs="Times New Roman"/>
                <w:sz w:val="24"/>
                <w:szCs w:val="24"/>
              </w:rPr>
              <w:t xml:space="preserve"> &lt; </w:t>
            </w:r>
            <w:proofErr w:type="spellStart"/>
            <w:r w:rsidRPr="00B30164">
              <w:rPr>
                <w:rFonts w:ascii="Times New Roman" w:hAnsi="Times New Roman" w:cs="Times New Roman"/>
                <w:sz w:val="24"/>
                <w:szCs w:val="24"/>
              </w:rPr>
              <w:t>θ</w:t>
            </w:r>
            <w:r w:rsidRPr="00B30164">
              <w:rPr>
                <w:rFonts w:ascii="Times New Roman" w:hAnsi="Times New Roman" w:cs="Times New Roman"/>
                <w:sz w:val="24"/>
                <w:szCs w:val="24"/>
                <w:vertAlign w:val="subscript"/>
              </w:rPr>
              <w:t>p</w:t>
            </w:r>
            <w:proofErr w:type="spellEnd"/>
          </w:p>
        </w:tc>
      </w:tr>
      <w:tr w:rsidR="00B30164" w14:paraId="48526F5D" w14:textId="77777777" w:rsidTr="00B30164">
        <w:trPr>
          <w:trHeight w:val="20"/>
        </w:trPr>
        <w:tc>
          <w:tcPr>
            <w:tcW w:w="1500" w:type="dxa"/>
          </w:tcPr>
          <w:p w14:paraId="587C5991" w14:textId="02CB482B" w:rsidR="00B30164" w:rsidRPr="00B30164" w:rsidRDefault="00B30164" w:rsidP="004C7D04">
            <w:pPr>
              <w:pStyle w:val="NoSpacing"/>
              <w:rPr>
                <w:rFonts w:ascii="Times New Roman" w:hAnsi="Times New Roman" w:cs="Times New Roman"/>
                <w:sz w:val="24"/>
                <w:szCs w:val="24"/>
              </w:rPr>
            </w:pPr>
            <w:r w:rsidRPr="00B30164">
              <w:rPr>
                <w:rFonts w:ascii="Times New Roman" w:hAnsi="Times New Roman" w:cs="Times New Roman"/>
                <w:sz w:val="24"/>
                <w:szCs w:val="24"/>
              </w:rPr>
              <w:t>Estimated σ</w:t>
            </w:r>
            <w:r w:rsidRPr="00B30164">
              <w:rPr>
                <w:rFonts w:ascii="Times New Roman" w:hAnsi="Times New Roman" w:cs="Times New Roman"/>
                <w:sz w:val="24"/>
                <w:szCs w:val="24"/>
                <w:vertAlign w:val="superscript"/>
              </w:rPr>
              <w:t>2</w:t>
            </w:r>
          </w:p>
        </w:tc>
        <w:tc>
          <w:tcPr>
            <w:tcW w:w="7525" w:type="dxa"/>
            <w:gridSpan w:val="8"/>
          </w:tcPr>
          <w:p w14:paraId="3584F25B" w14:textId="484352DE" w:rsidR="00B30164" w:rsidRPr="00B30164" w:rsidRDefault="00B30164" w:rsidP="004C7D04">
            <w:pPr>
              <w:pStyle w:val="NoSpacing"/>
              <w:rPr>
                <w:rFonts w:ascii="Times New Roman" w:hAnsi="Times New Roman" w:cs="Times New Roman"/>
                <w:sz w:val="24"/>
                <w:szCs w:val="24"/>
                <w:vertAlign w:val="subscript"/>
              </w:rPr>
            </w:pPr>
            <w:r w:rsidRPr="00B30164">
              <w:rPr>
                <w:rFonts w:ascii="Times New Roman" w:hAnsi="Times New Roman" w:cs="Times New Roman"/>
                <w:sz w:val="24"/>
                <w:szCs w:val="24"/>
              </w:rPr>
              <w:t>σ</w:t>
            </w:r>
            <w:r w:rsidRPr="00B30164">
              <w:rPr>
                <w:rFonts w:ascii="Times New Roman" w:hAnsi="Times New Roman" w:cs="Times New Roman"/>
                <w:sz w:val="24"/>
                <w:szCs w:val="24"/>
                <w:vertAlign w:val="superscript"/>
              </w:rPr>
              <w:t>2</w:t>
            </w:r>
            <w:r w:rsidRPr="00B30164">
              <w:rPr>
                <w:rFonts w:ascii="Times New Roman" w:hAnsi="Times New Roman" w:cs="Times New Roman"/>
                <w:sz w:val="24"/>
                <w:szCs w:val="24"/>
                <w:vertAlign w:val="subscript"/>
              </w:rPr>
              <w:t xml:space="preserve">a </w:t>
            </w:r>
            <w:r w:rsidRPr="00B30164">
              <w:rPr>
                <w:rFonts w:ascii="Times New Roman" w:hAnsi="Times New Roman" w:cs="Times New Roman"/>
                <w:sz w:val="24"/>
                <w:szCs w:val="24"/>
              </w:rPr>
              <w:t>&gt; σ</w:t>
            </w:r>
            <w:r w:rsidRPr="00B30164">
              <w:rPr>
                <w:rFonts w:ascii="Times New Roman" w:hAnsi="Times New Roman" w:cs="Times New Roman"/>
                <w:sz w:val="24"/>
                <w:szCs w:val="24"/>
                <w:vertAlign w:val="superscript"/>
              </w:rPr>
              <w:t>2</w:t>
            </w:r>
            <w:r w:rsidRPr="00B30164">
              <w:rPr>
                <w:rFonts w:ascii="Times New Roman" w:hAnsi="Times New Roman" w:cs="Times New Roman"/>
                <w:sz w:val="24"/>
                <w:szCs w:val="24"/>
                <w:vertAlign w:val="subscript"/>
              </w:rPr>
              <w:t>p</w:t>
            </w:r>
          </w:p>
        </w:tc>
      </w:tr>
    </w:tbl>
    <w:p w14:paraId="1D87289D" w14:textId="77777777" w:rsidR="00B30164" w:rsidRDefault="00B30164" w:rsidP="004C7D04">
      <w:pPr>
        <w:shd w:val="clear" w:color="auto" w:fill="FFFFFF"/>
        <w:spacing w:line="480" w:lineRule="auto"/>
        <w:rPr>
          <w:rFonts w:ascii="Times New Roman" w:eastAsia="Times New Roman" w:hAnsi="Times New Roman" w:cs="Times New Roman"/>
          <w:sz w:val="24"/>
          <w:szCs w:val="24"/>
        </w:rPr>
      </w:pPr>
    </w:p>
    <w:p w14:paraId="58CE1028" w14:textId="77777777" w:rsidR="00B30164" w:rsidRPr="001F5671" w:rsidRDefault="00B30164" w:rsidP="004C7D04">
      <w:pPr>
        <w:shd w:val="clear" w:color="auto" w:fill="FFFFFF"/>
        <w:spacing w:line="480" w:lineRule="auto"/>
        <w:rPr>
          <w:rFonts w:ascii="Times New Roman" w:eastAsia="Times New Roman" w:hAnsi="Times New Roman" w:cs="Times New Roman"/>
          <w:b/>
          <w:bCs/>
          <w:sz w:val="24"/>
          <w:szCs w:val="24"/>
        </w:rPr>
      </w:pPr>
    </w:p>
    <w:p w14:paraId="328EDC3F" w14:textId="77777777" w:rsidR="001F5671" w:rsidRDefault="001F5671" w:rsidP="004C7D04">
      <w:pPr>
        <w:shd w:val="clear" w:color="auto" w:fill="FFFFFF"/>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B4543C1" wp14:editId="7B44E74D">
            <wp:extent cx="5731200" cy="4394200"/>
            <wp:effectExtent l="0" t="0" r="0" b="0"/>
            <wp:docPr id="1" name="image2.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Map&#10;&#10;Description automatically generated"/>
                    <pic:cNvPicPr preferRelativeResize="0"/>
                  </pic:nvPicPr>
                  <pic:blipFill>
                    <a:blip r:embed="rId11"/>
                    <a:srcRect/>
                    <a:stretch>
                      <a:fillRect/>
                    </a:stretch>
                  </pic:blipFill>
                  <pic:spPr>
                    <a:xfrm>
                      <a:off x="0" y="0"/>
                      <a:ext cx="5731200" cy="4394200"/>
                    </a:xfrm>
                    <a:prstGeom prst="rect">
                      <a:avLst/>
                    </a:prstGeom>
                    <a:ln/>
                  </pic:spPr>
                </pic:pic>
              </a:graphicData>
            </a:graphic>
          </wp:inline>
        </w:drawing>
      </w:r>
    </w:p>
    <w:p w14:paraId="2DA4184E" w14:textId="6E276787" w:rsidR="001F5671" w:rsidRDefault="001F5671" w:rsidP="004C7D04">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Global distribution of vascular plant diversity and proportion of annual plants. (a) Total species richness of vascular plants by botanical country according to the WCVP database (WCVP, 2022), and (b) Proportion of annual plants in relation to total species richness. Y-axis: longitude; x-axis: latitude.</w:t>
      </w:r>
      <w:r>
        <w:rPr>
          <w:rFonts w:ascii="Times New Roman" w:eastAsia="Times New Roman" w:hAnsi="Times New Roman" w:cs="Times New Roman"/>
          <w:color w:val="222222"/>
          <w:sz w:val="24"/>
          <w:szCs w:val="24"/>
          <w:highlight w:val="white"/>
        </w:rPr>
        <w:t xml:space="preserve"> </w:t>
      </w:r>
    </w:p>
    <w:p w14:paraId="4E6AE52F" w14:textId="77777777" w:rsidR="00DC165B" w:rsidRDefault="00DC165B" w:rsidP="004C7D04">
      <w:pPr>
        <w:shd w:val="clear" w:color="auto" w:fill="FFFFFF"/>
        <w:spacing w:line="480" w:lineRule="auto"/>
        <w:rPr>
          <w:rFonts w:ascii="Times New Roman" w:eastAsia="Times New Roman" w:hAnsi="Times New Roman" w:cs="Times New Roman"/>
          <w:sz w:val="24"/>
          <w:szCs w:val="24"/>
        </w:rPr>
      </w:pPr>
    </w:p>
    <w:p w14:paraId="284DE96E" w14:textId="77777777" w:rsidR="00A354AD" w:rsidRDefault="00A354AD" w:rsidP="004C7D0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E5236C9" wp14:editId="381EC247">
            <wp:extent cx="5957888" cy="3984279"/>
            <wp:effectExtent l="0" t="0" r="0" b="0"/>
            <wp:docPr id="2" name="image4.pn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 name="image4.png" descr="Diagram&#10;&#10;Description automatically generated with low confidence"/>
                    <pic:cNvPicPr preferRelativeResize="0"/>
                  </pic:nvPicPr>
                  <pic:blipFill>
                    <a:blip r:embed="rId12"/>
                    <a:srcRect/>
                    <a:stretch>
                      <a:fillRect/>
                    </a:stretch>
                  </pic:blipFill>
                  <pic:spPr>
                    <a:xfrm>
                      <a:off x="0" y="0"/>
                      <a:ext cx="5957888" cy="3984279"/>
                    </a:xfrm>
                    <a:prstGeom prst="rect">
                      <a:avLst/>
                    </a:prstGeom>
                    <a:ln/>
                  </pic:spPr>
                </pic:pic>
              </a:graphicData>
            </a:graphic>
          </wp:inline>
        </w:drawing>
      </w:r>
    </w:p>
    <w:p w14:paraId="5000EB5D" w14:textId="77777777" w:rsidR="00A354AD" w:rsidRDefault="00A354AD" w:rsidP="004C7D04">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b/>
          <w:i/>
          <w:sz w:val="24"/>
          <w:szCs w:val="24"/>
        </w:rPr>
        <w:t xml:space="preserve"> </w:t>
      </w:r>
      <w:commentRangeStart w:id="193"/>
      <w:r>
        <w:rPr>
          <w:rFonts w:ascii="Times New Roman" w:eastAsia="Times New Roman" w:hAnsi="Times New Roman" w:cs="Times New Roman"/>
          <w:sz w:val="24"/>
          <w:szCs w:val="24"/>
        </w:rPr>
        <w:t xml:space="preserve">Mean: Bio 1, bio 12, and </w:t>
      </w:r>
      <w:proofErr w:type="gramStart"/>
      <w:r>
        <w:rPr>
          <w:rFonts w:ascii="Times New Roman" w:eastAsia="Times New Roman" w:hAnsi="Times New Roman" w:cs="Times New Roman"/>
          <w:sz w:val="24"/>
          <w:szCs w:val="24"/>
        </w:rPr>
        <w:t>ai,  Seasonality</w:t>
      </w:r>
      <w:proofErr w:type="gramEnd"/>
      <w:r>
        <w:rPr>
          <w:rFonts w:ascii="Times New Roman" w:eastAsia="Times New Roman" w:hAnsi="Times New Roman" w:cs="Times New Roman"/>
          <w:sz w:val="24"/>
          <w:szCs w:val="24"/>
        </w:rPr>
        <w:t>: bio 4 and bio 15 Extremes: bio 5, bio 6, bio 14 Which clades have support for correlation?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CD &gt; CID)</w:t>
      </w:r>
      <w:commentRangeEnd w:id="193"/>
      <w:r w:rsidR="005E1C9A">
        <w:rPr>
          <w:rStyle w:val="CommentReference"/>
        </w:rPr>
        <w:commentReference w:id="193"/>
      </w:r>
    </w:p>
    <w:p w14:paraId="75E72DD0" w14:textId="77777777" w:rsidR="00DC165B" w:rsidRDefault="00DC165B" w:rsidP="004C7D04">
      <w:pPr>
        <w:shd w:val="clear" w:color="auto" w:fill="FFFFFF"/>
        <w:spacing w:line="480" w:lineRule="auto"/>
        <w:rPr>
          <w:rFonts w:ascii="Times New Roman" w:eastAsia="Times New Roman" w:hAnsi="Times New Roman" w:cs="Times New Roman"/>
          <w:sz w:val="24"/>
          <w:szCs w:val="24"/>
        </w:rPr>
      </w:pPr>
    </w:p>
    <w:p w14:paraId="2824373E" w14:textId="29F863B9" w:rsidR="00A354AD" w:rsidRDefault="00CF44D5" w:rsidP="004C7D04">
      <w:pPr>
        <w:shd w:val="clear" w:color="auto" w:fill="FFFFFF"/>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39166B7A" wp14:editId="3C8627AE">
            <wp:extent cx="2717800" cy="81539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9134" cy="8187987"/>
                    </a:xfrm>
                    <a:prstGeom prst="rect">
                      <a:avLst/>
                    </a:prstGeom>
                  </pic:spPr>
                </pic:pic>
              </a:graphicData>
            </a:graphic>
          </wp:inline>
        </w:drawing>
      </w:r>
    </w:p>
    <w:p w14:paraId="1748F61E" w14:textId="4D434112" w:rsidR="00A354AD" w:rsidRDefault="00A354AD" w:rsidP="004C7D04">
      <w:p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 </w:t>
      </w:r>
      <w:r>
        <w:rPr>
          <w:rFonts w:ascii="Times New Roman" w:eastAsia="Times New Roman" w:hAnsi="Times New Roman" w:cs="Times New Roman"/>
          <w:sz w:val="24"/>
          <w:szCs w:val="24"/>
        </w:rPr>
        <w:t xml:space="preserve">Model averaged parameter estimates for </w:t>
      </w:r>
      <w:proofErr w:type="spellStart"/>
      <w:proofErr w:type="gramStart"/>
      <w:r>
        <w:rPr>
          <w:rFonts w:ascii="Times New Roman" w:eastAsia="Times New Roman" w:hAnsi="Times New Roman" w:cs="Times New Roman"/>
          <w:sz w:val="24"/>
          <w:szCs w:val="24"/>
        </w:rPr>
        <w:t>sigma.sq</w:t>
      </w:r>
      <w:proofErr w:type="spellEnd"/>
      <w:proofErr w:type="gramEnd"/>
      <w:r>
        <w:rPr>
          <w:rFonts w:ascii="Times New Roman" w:eastAsia="Times New Roman" w:hAnsi="Times New Roman" w:cs="Times New Roman"/>
          <w:sz w:val="24"/>
          <w:szCs w:val="24"/>
        </w:rPr>
        <w:t xml:space="preserve"> and theta for each given observed state (annual and perennial) averaged over all clades. Grey lines represent individual clade comparisons between estimates associated with each observed state. Foreground points are the mean values of each parameter estimate.</w:t>
      </w:r>
    </w:p>
    <w:p w14:paraId="40D57A6D" w14:textId="106807FD" w:rsidR="00DC165B" w:rsidRDefault="00DC165B" w:rsidP="004C7D04">
      <w:pPr>
        <w:spacing w:line="480" w:lineRule="auto"/>
        <w:rPr>
          <w:rFonts w:ascii="Times New Roman" w:eastAsia="Times New Roman" w:hAnsi="Times New Roman" w:cs="Times New Roman"/>
          <w:i/>
          <w:sz w:val="24"/>
          <w:szCs w:val="24"/>
        </w:rPr>
      </w:pPr>
    </w:p>
    <w:p w14:paraId="4A284D0C" w14:textId="77777777" w:rsidR="00CF44D5" w:rsidRDefault="00CF44D5" w:rsidP="004C7D04">
      <w:pPr>
        <w:shd w:val="clear" w:color="auto" w:fill="FFFFFF"/>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17B2B8" wp14:editId="042FFA4A">
            <wp:extent cx="5731200" cy="3086100"/>
            <wp:effectExtent l="0" t="0" r="0" b="0"/>
            <wp:docPr id="4" name="image1.png" descr="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Application, table&#10;&#10;Description automatically generated"/>
                    <pic:cNvPicPr preferRelativeResize="0"/>
                  </pic:nvPicPr>
                  <pic:blipFill>
                    <a:blip r:embed="rId14"/>
                    <a:srcRect/>
                    <a:stretch>
                      <a:fillRect/>
                    </a:stretch>
                  </pic:blipFill>
                  <pic:spPr>
                    <a:xfrm>
                      <a:off x="0" y="0"/>
                      <a:ext cx="5731200" cy="3086100"/>
                    </a:xfrm>
                    <a:prstGeom prst="rect">
                      <a:avLst/>
                    </a:prstGeom>
                    <a:ln/>
                  </pic:spPr>
                </pic:pic>
              </a:graphicData>
            </a:graphic>
          </wp:inline>
        </w:drawing>
      </w:r>
    </w:p>
    <w:p w14:paraId="0720B04A" w14:textId="77777777" w:rsidR="00CF44D5" w:rsidRDefault="00CF44D5" w:rsidP="004C7D04">
      <w:pPr>
        <w:shd w:val="clear" w:color="auto" w:fill="FFFFFF"/>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Error bars show the range of root probabilities depending on a given bioclimatic variable. </w:t>
      </w:r>
    </w:p>
    <w:p w14:paraId="02072CD0" w14:textId="1E95B3A8" w:rsidR="00A354AD" w:rsidRDefault="00A354AD" w:rsidP="004C7D04">
      <w:pPr>
        <w:spacing w:line="480" w:lineRule="auto"/>
        <w:rPr>
          <w:rFonts w:ascii="Times New Roman" w:eastAsia="Times New Roman" w:hAnsi="Times New Roman" w:cs="Times New Roman"/>
          <w:i/>
          <w:sz w:val="24"/>
          <w:szCs w:val="24"/>
        </w:rPr>
      </w:pPr>
    </w:p>
    <w:p w14:paraId="4477003D" w14:textId="77777777" w:rsidR="00682E97" w:rsidRDefault="00682E97" w:rsidP="004C7D04">
      <w:pPr>
        <w:rPr>
          <w:b/>
          <w:bCs/>
        </w:rPr>
      </w:pPr>
      <w:r>
        <w:rPr>
          <w:b/>
          <w:bCs/>
        </w:rPr>
        <w:br w:type="page"/>
      </w:r>
    </w:p>
    <w:p w14:paraId="5B42C084" w14:textId="54D55EEA" w:rsidR="00682E97" w:rsidRPr="00B86834" w:rsidRDefault="00682E97" w:rsidP="004C7D04">
      <w:pPr>
        <w:rPr>
          <w:rFonts w:ascii="Times New Roman" w:hAnsi="Times New Roman" w:cs="Times New Roman"/>
          <w:b/>
          <w:bCs/>
        </w:rPr>
      </w:pPr>
      <w:r w:rsidRPr="00B86834">
        <w:rPr>
          <w:rFonts w:ascii="Times New Roman" w:hAnsi="Times New Roman" w:cs="Times New Roman"/>
          <w:b/>
          <w:bCs/>
        </w:rPr>
        <w:lastRenderedPageBreak/>
        <w:t xml:space="preserve">Table S1. </w:t>
      </w:r>
      <w:r w:rsidR="00B86834" w:rsidRPr="00B86834">
        <w:rPr>
          <w:rFonts w:ascii="Times New Roman" w:hAnsi="Times New Roman" w:cs="Times New Roman"/>
        </w:rPr>
        <w:t>Parameter estimates from the model averaged hOUwie fits for</w:t>
      </w:r>
      <w:r w:rsidR="00B86834">
        <w:rPr>
          <w:rFonts w:ascii="Times New Roman" w:hAnsi="Times New Roman" w:cs="Times New Roman"/>
          <w:b/>
          <w:bCs/>
        </w:rPr>
        <w:t xml:space="preserve"> </w:t>
      </w:r>
      <w:r w:rsidRPr="00B86834">
        <w:rPr>
          <w:rFonts w:ascii="Times New Roman" w:hAnsi="Times New Roman" w:cs="Times New Roman"/>
        </w:rPr>
        <w:t xml:space="preserve">BIO1 </w:t>
      </w:r>
    </w:p>
    <w:tbl>
      <w:tblPr>
        <w:tblStyle w:val="TableGrid"/>
        <w:tblW w:w="8172" w:type="dxa"/>
        <w:tblLook w:val="04A0" w:firstRow="1" w:lastRow="0" w:firstColumn="1" w:lastColumn="0" w:noHBand="0" w:noVBand="1"/>
      </w:tblPr>
      <w:tblGrid>
        <w:gridCol w:w="1565"/>
        <w:gridCol w:w="1300"/>
        <w:gridCol w:w="1407"/>
        <w:gridCol w:w="1300"/>
        <w:gridCol w:w="1300"/>
        <w:gridCol w:w="1300"/>
      </w:tblGrid>
      <w:tr w:rsidR="00682E97" w:rsidRPr="00B86834" w14:paraId="1A927AA7" w14:textId="77777777" w:rsidTr="00856AC4">
        <w:trPr>
          <w:trHeight w:val="20"/>
        </w:trPr>
        <w:tc>
          <w:tcPr>
            <w:tcW w:w="1565" w:type="dxa"/>
            <w:noWrap/>
            <w:hideMark/>
          </w:tcPr>
          <w:p w14:paraId="2AE073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clade</w:t>
            </w:r>
          </w:p>
        </w:tc>
        <w:tc>
          <w:tcPr>
            <w:tcW w:w="1300" w:type="dxa"/>
            <w:noWrap/>
            <w:hideMark/>
          </w:tcPr>
          <w:p w14:paraId="7FCC1B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Group.1</w:t>
            </w:r>
          </w:p>
        </w:tc>
        <w:tc>
          <w:tcPr>
            <w:tcW w:w="1407" w:type="dxa"/>
            <w:noWrap/>
            <w:hideMark/>
          </w:tcPr>
          <w:p w14:paraId="54394D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rate</w:t>
            </w:r>
          </w:p>
        </w:tc>
        <w:tc>
          <w:tcPr>
            <w:tcW w:w="1300" w:type="dxa"/>
            <w:noWrap/>
            <w:hideMark/>
          </w:tcPr>
          <w:p w14:paraId="356A8DB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alpha</w:t>
            </w:r>
          </w:p>
        </w:tc>
        <w:tc>
          <w:tcPr>
            <w:tcW w:w="1300" w:type="dxa"/>
            <w:noWrap/>
            <w:hideMark/>
          </w:tcPr>
          <w:p w14:paraId="53CB4998" w14:textId="77777777" w:rsidR="00682E97" w:rsidRPr="00B86834" w:rsidRDefault="00682E97" w:rsidP="004C7D04">
            <w:pPr>
              <w:rPr>
                <w:rFonts w:ascii="Times New Roman" w:hAnsi="Times New Roman" w:cs="Times New Roman"/>
                <w:color w:val="000000"/>
                <w:sz w:val="14"/>
                <w:szCs w:val="14"/>
              </w:rPr>
            </w:pPr>
            <w:proofErr w:type="spellStart"/>
            <w:proofErr w:type="gramStart"/>
            <w:r w:rsidRPr="00B86834">
              <w:rPr>
                <w:rFonts w:ascii="Times New Roman" w:hAnsi="Times New Roman" w:cs="Times New Roman"/>
                <w:color w:val="000000"/>
                <w:sz w:val="14"/>
                <w:szCs w:val="14"/>
              </w:rPr>
              <w:t>sigma.sq</w:t>
            </w:r>
            <w:proofErr w:type="spellEnd"/>
            <w:proofErr w:type="gramEnd"/>
          </w:p>
        </w:tc>
        <w:tc>
          <w:tcPr>
            <w:tcW w:w="1300" w:type="dxa"/>
            <w:noWrap/>
            <w:hideMark/>
          </w:tcPr>
          <w:p w14:paraId="38D33B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theta</w:t>
            </w:r>
          </w:p>
        </w:tc>
      </w:tr>
      <w:tr w:rsidR="00682E97" w:rsidRPr="00B86834" w14:paraId="26E6AACA" w14:textId="77777777" w:rsidTr="00856AC4">
        <w:trPr>
          <w:trHeight w:val="20"/>
        </w:trPr>
        <w:tc>
          <w:tcPr>
            <w:tcW w:w="1565" w:type="dxa"/>
            <w:noWrap/>
            <w:hideMark/>
          </w:tcPr>
          <w:p w14:paraId="007826D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Alysseae</w:t>
            </w:r>
            <w:proofErr w:type="spellEnd"/>
          </w:p>
        </w:tc>
        <w:tc>
          <w:tcPr>
            <w:tcW w:w="1300" w:type="dxa"/>
            <w:noWrap/>
            <w:hideMark/>
          </w:tcPr>
          <w:p w14:paraId="1C760B1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793A80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0.0438796</w:t>
            </w:r>
          </w:p>
        </w:tc>
        <w:tc>
          <w:tcPr>
            <w:tcW w:w="1300" w:type="dxa"/>
            <w:noWrap/>
            <w:hideMark/>
          </w:tcPr>
          <w:p w14:paraId="76A0F4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6.66380991</w:t>
            </w:r>
          </w:p>
        </w:tc>
        <w:tc>
          <w:tcPr>
            <w:tcW w:w="1300" w:type="dxa"/>
            <w:noWrap/>
            <w:hideMark/>
          </w:tcPr>
          <w:p w14:paraId="17BDD7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0.00122882</w:t>
            </w:r>
          </w:p>
        </w:tc>
        <w:tc>
          <w:tcPr>
            <w:tcW w:w="1300" w:type="dxa"/>
            <w:noWrap/>
            <w:hideMark/>
          </w:tcPr>
          <w:p w14:paraId="68FF58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5.65231669</w:t>
            </w:r>
          </w:p>
        </w:tc>
      </w:tr>
      <w:tr w:rsidR="00682E97" w:rsidRPr="00B86834" w14:paraId="10187CEB" w14:textId="77777777" w:rsidTr="00856AC4">
        <w:trPr>
          <w:trHeight w:val="20"/>
        </w:trPr>
        <w:tc>
          <w:tcPr>
            <w:tcW w:w="1565" w:type="dxa"/>
            <w:noWrap/>
            <w:hideMark/>
          </w:tcPr>
          <w:p w14:paraId="7A32C53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Alysseae</w:t>
            </w:r>
            <w:proofErr w:type="spellEnd"/>
          </w:p>
        </w:tc>
        <w:tc>
          <w:tcPr>
            <w:tcW w:w="1300" w:type="dxa"/>
            <w:noWrap/>
            <w:hideMark/>
          </w:tcPr>
          <w:p w14:paraId="08C409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3B6C4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0.02477475</w:t>
            </w:r>
          </w:p>
        </w:tc>
        <w:tc>
          <w:tcPr>
            <w:tcW w:w="1300" w:type="dxa"/>
            <w:noWrap/>
            <w:hideMark/>
          </w:tcPr>
          <w:p w14:paraId="759DFDE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6.66380991</w:t>
            </w:r>
          </w:p>
        </w:tc>
        <w:tc>
          <w:tcPr>
            <w:tcW w:w="1300" w:type="dxa"/>
            <w:noWrap/>
            <w:hideMark/>
          </w:tcPr>
          <w:p w14:paraId="492179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0.00160141</w:t>
            </w:r>
          </w:p>
        </w:tc>
        <w:tc>
          <w:tcPr>
            <w:tcW w:w="1300" w:type="dxa"/>
            <w:noWrap/>
            <w:hideMark/>
          </w:tcPr>
          <w:p w14:paraId="243493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5.64680254</w:t>
            </w:r>
          </w:p>
        </w:tc>
      </w:tr>
      <w:tr w:rsidR="00682E97" w:rsidRPr="00B86834" w14:paraId="7E83942E" w14:textId="77777777" w:rsidTr="00856AC4">
        <w:trPr>
          <w:trHeight w:val="20"/>
        </w:trPr>
        <w:tc>
          <w:tcPr>
            <w:tcW w:w="1565" w:type="dxa"/>
            <w:noWrap/>
            <w:hideMark/>
          </w:tcPr>
          <w:p w14:paraId="167D06B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Antirrhineae</w:t>
            </w:r>
            <w:proofErr w:type="spellEnd"/>
          </w:p>
        </w:tc>
        <w:tc>
          <w:tcPr>
            <w:tcW w:w="1300" w:type="dxa"/>
            <w:noWrap/>
            <w:hideMark/>
          </w:tcPr>
          <w:p w14:paraId="557819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B6743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0.02940751</w:t>
            </w:r>
          </w:p>
        </w:tc>
        <w:tc>
          <w:tcPr>
            <w:tcW w:w="1300" w:type="dxa"/>
            <w:noWrap/>
            <w:hideMark/>
          </w:tcPr>
          <w:p w14:paraId="438500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0.04643861</w:t>
            </w:r>
          </w:p>
        </w:tc>
        <w:tc>
          <w:tcPr>
            <w:tcW w:w="1300" w:type="dxa"/>
            <w:noWrap/>
            <w:hideMark/>
          </w:tcPr>
          <w:p w14:paraId="607D7F1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2.65E-05</w:t>
            </w:r>
          </w:p>
        </w:tc>
        <w:tc>
          <w:tcPr>
            <w:tcW w:w="1300" w:type="dxa"/>
            <w:noWrap/>
            <w:hideMark/>
          </w:tcPr>
          <w:p w14:paraId="498140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5.66873603</w:t>
            </w:r>
          </w:p>
        </w:tc>
      </w:tr>
      <w:tr w:rsidR="00682E97" w:rsidRPr="00B86834" w14:paraId="38654409" w14:textId="77777777" w:rsidTr="00856AC4">
        <w:trPr>
          <w:trHeight w:val="20"/>
        </w:trPr>
        <w:tc>
          <w:tcPr>
            <w:tcW w:w="1565" w:type="dxa"/>
            <w:noWrap/>
            <w:hideMark/>
          </w:tcPr>
          <w:p w14:paraId="18D897E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Antirrhineae</w:t>
            </w:r>
            <w:proofErr w:type="spellEnd"/>
          </w:p>
        </w:tc>
        <w:tc>
          <w:tcPr>
            <w:tcW w:w="1300" w:type="dxa"/>
            <w:noWrap/>
            <w:hideMark/>
          </w:tcPr>
          <w:p w14:paraId="4848680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CCC09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0.01245086</w:t>
            </w:r>
          </w:p>
        </w:tc>
        <w:tc>
          <w:tcPr>
            <w:tcW w:w="1300" w:type="dxa"/>
            <w:noWrap/>
            <w:hideMark/>
          </w:tcPr>
          <w:p w14:paraId="5A923A2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0.04643861</w:t>
            </w:r>
          </w:p>
        </w:tc>
        <w:tc>
          <w:tcPr>
            <w:tcW w:w="1300" w:type="dxa"/>
            <w:noWrap/>
            <w:hideMark/>
          </w:tcPr>
          <w:p w14:paraId="36CD62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2.68E-05</w:t>
            </w:r>
          </w:p>
        </w:tc>
        <w:tc>
          <w:tcPr>
            <w:tcW w:w="1300" w:type="dxa"/>
            <w:noWrap/>
            <w:hideMark/>
          </w:tcPr>
          <w:p w14:paraId="005AD9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5.66024456</w:t>
            </w:r>
          </w:p>
        </w:tc>
      </w:tr>
      <w:tr w:rsidR="00682E97" w:rsidRPr="00B86834" w14:paraId="64610C08" w14:textId="77777777" w:rsidTr="00856AC4">
        <w:trPr>
          <w:trHeight w:val="20"/>
        </w:trPr>
        <w:tc>
          <w:tcPr>
            <w:tcW w:w="1565" w:type="dxa"/>
            <w:noWrap/>
            <w:hideMark/>
          </w:tcPr>
          <w:p w14:paraId="1FEFE90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Apioideae</w:t>
            </w:r>
            <w:proofErr w:type="spellEnd"/>
          </w:p>
        </w:tc>
        <w:tc>
          <w:tcPr>
            <w:tcW w:w="1300" w:type="dxa"/>
            <w:noWrap/>
            <w:hideMark/>
          </w:tcPr>
          <w:p w14:paraId="51CCB9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60356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0.00058539</w:t>
            </w:r>
          </w:p>
        </w:tc>
        <w:tc>
          <w:tcPr>
            <w:tcW w:w="1300" w:type="dxa"/>
            <w:noWrap/>
            <w:hideMark/>
          </w:tcPr>
          <w:p w14:paraId="390E2F6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0.05740227</w:t>
            </w:r>
          </w:p>
        </w:tc>
        <w:tc>
          <w:tcPr>
            <w:tcW w:w="1300" w:type="dxa"/>
            <w:noWrap/>
            <w:hideMark/>
          </w:tcPr>
          <w:p w14:paraId="703E47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5.01E-05</w:t>
            </w:r>
          </w:p>
        </w:tc>
        <w:tc>
          <w:tcPr>
            <w:tcW w:w="1300" w:type="dxa"/>
            <w:noWrap/>
            <w:hideMark/>
          </w:tcPr>
          <w:p w14:paraId="2039CC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5.64775307</w:t>
            </w:r>
          </w:p>
        </w:tc>
      </w:tr>
      <w:tr w:rsidR="00682E97" w:rsidRPr="00B86834" w14:paraId="4BEFF269" w14:textId="77777777" w:rsidTr="00856AC4">
        <w:trPr>
          <w:trHeight w:val="20"/>
        </w:trPr>
        <w:tc>
          <w:tcPr>
            <w:tcW w:w="1565" w:type="dxa"/>
            <w:noWrap/>
            <w:hideMark/>
          </w:tcPr>
          <w:p w14:paraId="7A17745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Apioideae</w:t>
            </w:r>
            <w:proofErr w:type="spellEnd"/>
          </w:p>
        </w:tc>
        <w:tc>
          <w:tcPr>
            <w:tcW w:w="1300" w:type="dxa"/>
            <w:noWrap/>
            <w:hideMark/>
          </w:tcPr>
          <w:p w14:paraId="70D7C50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0ADEA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0.03378897</w:t>
            </w:r>
          </w:p>
        </w:tc>
        <w:tc>
          <w:tcPr>
            <w:tcW w:w="1300" w:type="dxa"/>
            <w:noWrap/>
            <w:hideMark/>
          </w:tcPr>
          <w:p w14:paraId="4B1BEE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0.05740227</w:t>
            </w:r>
          </w:p>
        </w:tc>
        <w:tc>
          <w:tcPr>
            <w:tcW w:w="1300" w:type="dxa"/>
            <w:noWrap/>
            <w:hideMark/>
          </w:tcPr>
          <w:p w14:paraId="09A15B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5.02E-05</w:t>
            </w:r>
          </w:p>
        </w:tc>
        <w:tc>
          <w:tcPr>
            <w:tcW w:w="1300" w:type="dxa"/>
            <w:noWrap/>
            <w:hideMark/>
          </w:tcPr>
          <w:p w14:paraId="0E436E6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5.64775307</w:t>
            </w:r>
          </w:p>
        </w:tc>
      </w:tr>
      <w:tr w:rsidR="00682E97" w:rsidRPr="00B86834" w14:paraId="2B7DE5F7" w14:textId="77777777" w:rsidTr="00856AC4">
        <w:trPr>
          <w:trHeight w:val="20"/>
        </w:trPr>
        <w:tc>
          <w:tcPr>
            <w:tcW w:w="1565" w:type="dxa"/>
            <w:noWrap/>
            <w:hideMark/>
          </w:tcPr>
          <w:p w14:paraId="4F33836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Arabideae</w:t>
            </w:r>
            <w:proofErr w:type="spellEnd"/>
          </w:p>
        </w:tc>
        <w:tc>
          <w:tcPr>
            <w:tcW w:w="1300" w:type="dxa"/>
            <w:noWrap/>
            <w:hideMark/>
          </w:tcPr>
          <w:p w14:paraId="0645F2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46C1C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0.10684912</w:t>
            </w:r>
          </w:p>
        </w:tc>
        <w:tc>
          <w:tcPr>
            <w:tcW w:w="1300" w:type="dxa"/>
            <w:noWrap/>
            <w:hideMark/>
          </w:tcPr>
          <w:p w14:paraId="029604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1.52370347</w:t>
            </w:r>
          </w:p>
        </w:tc>
        <w:tc>
          <w:tcPr>
            <w:tcW w:w="1300" w:type="dxa"/>
            <w:noWrap/>
            <w:hideMark/>
          </w:tcPr>
          <w:p w14:paraId="5044E2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0.00149364</w:t>
            </w:r>
          </w:p>
        </w:tc>
        <w:tc>
          <w:tcPr>
            <w:tcW w:w="1300" w:type="dxa"/>
            <w:noWrap/>
            <w:hideMark/>
          </w:tcPr>
          <w:p w14:paraId="7DAE86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5.63994426</w:t>
            </w:r>
          </w:p>
        </w:tc>
      </w:tr>
      <w:tr w:rsidR="00682E97" w:rsidRPr="00B86834" w14:paraId="7B76EE32" w14:textId="77777777" w:rsidTr="00856AC4">
        <w:trPr>
          <w:trHeight w:val="20"/>
        </w:trPr>
        <w:tc>
          <w:tcPr>
            <w:tcW w:w="1565" w:type="dxa"/>
            <w:noWrap/>
            <w:hideMark/>
          </w:tcPr>
          <w:p w14:paraId="17EBFBF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Arabideae</w:t>
            </w:r>
            <w:proofErr w:type="spellEnd"/>
          </w:p>
        </w:tc>
        <w:tc>
          <w:tcPr>
            <w:tcW w:w="1300" w:type="dxa"/>
            <w:noWrap/>
            <w:hideMark/>
          </w:tcPr>
          <w:p w14:paraId="532EE8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9A5329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0.14433569</w:t>
            </w:r>
          </w:p>
        </w:tc>
        <w:tc>
          <w:tcPr>
            <w:tcW w:w="1300" w:type="dxa"/>
            <w:noWrap/>
            <w:hideMark/>
          </w:tcPr>
          <w:p w14:paraId="6193E22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1.52370347</w:t>
            </w:r>
          </w:p>
        </w:tc>
        <w:tc>
          <w:tcPr>
            <w:tcW w:w="1300" w:type="dxa"/>
            <w:noWrap/>
            <w:hideMark/>
          </w:tcPr>
          <w:p w14:paraId="01584E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0.0014937</w:t>
            </w:r>
          </w:p>
        </w:tc>
        <w:tc>
          <w:tcPr>
            <w:tcW w:w="1300" w:type="dxa"/>
            <w:noWrap/>
            <w:hideMark/>
          </w:tcPr>
          <w:p w14:paraId="33C3D95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5.62388522</w:t>
            </w:r>
          </w:p>
        </w:tc>
      </w:tr>
      <w:tr w:rsidR="00682E97" w:rsidRPr="00B86834" w14:paraId="4810AFEB" w14:textId="77777777" w:rsidTr="00856AC4">
        <w:trPr>
          <w:trHeight w:val="20"/>
        </w:trPr>
        <w:tc>
          <w:tcPr>
            <w:tcW w:w="1565" w:type="dxa"/>
            <w:noWrap/>
            <w:hideMark/>
          </w:tcPr>
          <w:p w14:paraId="1C9CF3F5"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Balsamiaceae</w:t>
            </w:r>
            <w:proofErr w:type="spellEnd"/>
          </w:p>
        </w:tc>
        <w:tc>
          <w:tcPr>
            <w:tcW w:w="1300" w:type="dxa"/>
            <w:noWrap/>
            <w:hideMark/>
          </w:tcPr>
          <w:p w14:paraId="4C47BC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719FA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0.01410781</w:t>
            </w:r>
          </w:p>
        </w:tc>
        <w:tc>
          <w:tcPr>
            <w:tcW w:w="1300" w:type="dxa"/>
            <w:noWrap/>
            <w:hideMark/>
          </w:tcPr>
          <w:p w14:paraId="3AA0ED4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0.15320731</w:t>
            </w:r>
          </w:p>
        </w:tc>
        <w:tc>
          <w:tcPr>
            <w:tcW w:w="1300" w:type="dxa"/>
            <w:noWrap/>
            <w:hideMark/>
          </w:tcPr>
          <w:p w14:paraId="4ABB29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6.99E-05</w:t>
            </w:r>
          </w:p>
        </w:tc>
        <w:tc>
          <w:tcPr>
            <w:tcW w:w="1300" w:type="dxa"/>
            <w:noWrap/>
            <w:hideMark/>
          </w:tcPr>
          <w:p w14:paraId="0924139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5.65668698</w:t>
            </w:r>
          </w:p>
        </w:tc>
      </w:tr>
      <w:tr w:rsidR="00682E97" w:rsidRPr="00B86834" w14:paraId="485B52CD" w14:textId="77777777" w:rsidTr="00856AC4">
        <w:trPr>
          <w:trHeight w:val="20"/>
        </w:trPr>
        <w:tc>
          <w:tcPr>
            <w:tcW w:w="1565" w:type="dxa"/>
            <w:noWrap/>
            <w:hideMark/>
          </w:tcPr>
          <w:p w14:paraId="4339B45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Balsamiaceae</w:t>
            </w:r>
            <w:proofErr w:type="spellEnd"/>
          </w:p>
        </w:tc>
        <w:tc>
          <w:tcPr>
            <w:tcW w:w="1300" w:type="dxa"/>
            <w:noWrap/>
            <w:hideMark/>
          </w:tcPr>
          <w:p w14:paraId="17C781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BBF47C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0.01362342</w:t>
            </w:r>
          </w:p>
        </w:tc>
        <w:tc>
          <w:tcPr>
            <w:tcW w:w="1300" w:type="dxa"/>
            <w:noWrap/>
            <w:hideMark/>
          </w:tcPr>
          <w:p w14:paraId="5430FC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0.15320731</w:t>
            </w:r>
          </w:p>
        </w:tc>
        <w:tc>
          <w:tcPr>
            <w:tcW w:w="1300" w:type="dxa"/>
            <w:noWrap/>
            <w:hideMark/>
          </w:tcPr>
          <w:p w14:paraId="7649F9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6.99E-05</w:t>
            </w:r>
          </w:p>
        </w:tc>
        <w:tc>
          <w:tcPr>
            <w:tcW w:w="1300" w:type="dxa"/>
            <w:noWrap/>
            <w:hideMark/>
          </w:tcPr>
          <w:p w14:paraId="0EE6D3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5.67899648</w:t>
            </w:r>
          </w:p>
        </w:tc>
      </w:tr>
      <w:tr w:rsidR="00682E97" w:rsidRPr="00B86834" w14:paraId="13F0C001" w14:textId="77777777" w:rsidTr="00856AC4">
        <w:trPr>
          <w:trHeight w:val="20"/>
        </w:trPr>
        <w:tc>
          <w:tcPr>
            <w:tcW w:w="1565" w:type="dxa"/>
            <w:noWrap/>
            <w:hideMark/>
          </w:tcPr>
          <w:p w14:paraId="72846A2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Brassiceae</w:t>
            </w:r>
            <w:proofErr w:type="spellEnd"/>
          </w:p>
        </w:tc>
        <w:tc>
          <w:tcPr>
            <w:tcW w:w="1300" w:type="dxa"/>
            <w:noWrap/>
            <w:hideMark/>
          </w:tcPr>
          <w:p w14:paraId="5CEA02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87A9D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0.04331724</w:t>
            </w:r>
          </w:p>
        </w:tc>
        <w:tc>
          <w:tcPr>
            <w:tcW w:w="1300" w:type="dxa"/>
            <w:noWrap/>
            <w:hideMark/>
          </w:tcPr>
          <w:p w14:paraId="32FA5E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4.8301285</w:t>
            </w:r>
          </w:p>
        </w:tc>
        <w:tc>
          <w:tcPr>
            <w:tcW w:w="1300" w:type="dxa"/>
            <w:noWrap/>
            <w:hideMark/>
          </w:tcPr>
          <w:p w14:paraId="4A09E92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0.00194311</w:t>
            </w:r>
          </w:p>
        </w:tc>
        <w:tc>
          <w:tcPr>
            <w:tcW w:w="1300" w:type="dxa"/>
            <w:noWrap/>
            <w:hideMark/>
          </w:tcPr>
          <w:p w14:paraId="7942D4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5.66307004</w:t>
            </w:r>
          </w:p>
        </w:tc>
      </w:tr>
      <w:tr w:rsidR="00682E97" w:rsidRPr="00B86834" w14:paraId="20412F44" w14:textId="77777777" w:rsidTr="00856AC4">
        <w:trPr>
          <w:trHeight w:val="20"/>
        </w:trPr>
        <w:tc>
          <w:tcPr>
            <w:tcW w:w="1565" w:type="dxa"/>
            <w:noWrap/>
            <w:hideMark/>
          </w:tcPr>
          <w:p w14:paraId="1602A9B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Brassiceae</w:t>
            </w:r>
            <w:proofErr w:type="spellEnd"/>
          </w:p>
        </w:tc>
        <w:tc>
          <w:tcPr>
            <w:tcW w:w="1300" w:type="dxa"/>
            <w:noWrap/>
            <w:hideMark/>
          </w:tcPr>
          <w:p w14:paraId="7F3603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62BC2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0.01707056</w:t>
            </w:r>
          </w:p>
        </w:tc>
        <w:tc>
          <w:tcPr>
            <w:tcW w:w="1300" w:type="dxa"/>
            <w:noWrap/>
            <w:hideMark/>
          </w:tcPr>
          <w:p w14:paraId="67D19FD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4.8301285</w:t>
            </w:r>
          </w:p>
        </w:tc>
        <w:tc>
          <w:tcPr>
            <w:tcW w:w="1300" w:type="dxa"/>
            <w:noWrap/>
            <w:hideMark/>
          </w:tcPr>
          <w:p w14:paraId="6FEEA2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0.00184615</w:t>
            </w:r>
          </w:p>
        </w:tc>
        <w:tc>
          <w:tcPr>
            <w:tcW w:w="1300" w:type="dxa"/>
            <w:noWrap/>
            <w:hideMark/>
          </w:tcPr>
          <w:p w14:paraId="30D617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5.66067065</w:t>
            </w:r>
          </w:p>
        </w:tc>
      </w:tr>
      <w:tr w:rsidR="00682E97" w:rsidRPr="00B86834" w14:paraId="0BA9D63C" w14:textId="77777777" w:rsidTr="00856AC4">
        <w:trPr>
          <w:trHeight w:val="20"/>
        </w:trPr>
        <w:tc>
          <w:tcPr>
            <w:tcW w:w="1565" w:type="dxa"/>
            <w:noWrap/>
            <w:hideMark/>
          </w:tcPr>
          <w:p w14:paraId="7FBF0FF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Cardamineae</w:t>
            </w:r>
            <w:proofErr w:type="spellEnd"/>
          </w:p>
        </w:tc>
        <w:tc>
          <w:tcPr>
            <w:tcW w:w="1300" w:type="dxa"/>
            <w:noWrap/>
            <w:hideMark/>
          </w:tcPr>
          <w:p w14:paraId="5FD4E69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59E7F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0.05677185</w:t>
            </w:r>
          </w:p>
        </w:tc>
        <w:tc>
          <w:tcPr>
            <w:tcW w:w="1300" w:type="dxa"/>
            <w:noWrap/>
            <w:hideMark/>
          </w:tcPr>
          <w:p w14:paraId="2C9C92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1.11450045</w:t>
            </w:r>
          </w:p>
        </w:tc>
        <w:tc>
          <w:tcPr>
            <w:tcW w:w="1300" w:type="dxa"/>
            <w:noWrap/>
            <w:hideMark/>
          </w:tcPr>
          <w:p w14:paraId="0DAC7E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0.00054358</w:t>
            </w:r>
          </w:p>
        </w:tc>
        <w:tc>
          <w:tcPr>
            <w:tcW w:w="1300" w:type="dxa"/>
            <w:noWrap/>
            <w:hideMark/>
          </w:tcPr>
          <w:p w14:paraId="2D7564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5.65534687</w:t>
            </w:r>
          </w:p>
        </w:tc>
      </w:tr>
      <w:tr w:rsidR="00682E97" w:rsidRPr="00B86834" w14:paraId="3FEEA5BF" w14:textId="77777777" w:rsidTr="00856AC4">
        <w:trPr>
          <w:trHeight w:val="20"/>
        </w:trPr>
        <w:tc>
          <w:tcPr>
            <w:tcW w:w="1565" w:type="dxa"/>
            <w:noWrap/>
            <w:hideMark/>
          </w:tcPr>
          <w:p w14:paraId="0D8C7EA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Cardamineae</w:t>
            </w:r>
            <w:proofErr w:type="spellEnd"/>
          </w:p>
        </w:tc>
        <w:tc>
          <w:tcPr>
            <w:tcW w:w="1300" w:type="dxa"/>
            <w:noWrap/>
            <w:hideMark/>
          </w:tcPr>
          <w:p w14:paraId="61E2E7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8DB64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0.0285243</w:t>
            </w:r>
          </w:p>
        </w:tc>
        <w:tc>
          <w:tcPr>
            <w:tcW w:w="1300" w:type="dxa"/>
            <w:noWrap/>
            <w:hideMark/>
          </w:tcPr>
          <w:p w14:paraId="73A851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1.11450045</w:t>
            </w:r>
          </w:p>
        </w:tc>
        <w:tc>
          <w:tcPr>
            <w:tcW w:w="1300" w:type="dxa"/>
            <w:noWrap/>
            <w:hideMark/>
          </w:tcPr>
          <w:p w14:paraId="1B4CC7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0.00122269</w:t>
            </w:r>
          </w:p>
        </w:tc>
        <w:tc>
          <w:tcPr>
            <w:tcW w:w="1300" w:type="dxa"/>
            <w:noWrap/>
            <w:hideMark/>
          </w:tcPr>
          <w:p w14:paraId="6B8DF4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5.63275777</w:t>
            </w:r>
          </w:p>
        </w:tc>
      </w:tr>
      <w:tr w:rsidR="00682E97" w:rsidRPr="00B86834" w14:paraId="569875FE" w14:textId="77777777" w:rsidTr="00856AC4">
        <w:trPr>
          <w:trHeight w:val="20"/>
        </w:trPr>
        <w:tc>
          <w:tcPr>
            <w:tcW w:w="1565" w:type="dxa"/>
            <w:noWrap/>
            <w:hideMark/>
          </w:tcPr>
          <w:p w14:paraId="4159618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Cardueae</w:t>
            </w:r>
            <w:proofErr w:type="spellEnd"/>
          </w:p>
        </w:tc>
        <w:tc>
          <w:tcPr>
            <w:tcW w:w="1300" w:type="dxa"/>
            <w:noWrap/>
            <w:hideMark/>
          </w:tcPr>
          <w:p w14:paraId="1CFF93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3D3CB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0.07259066</w:t>
            </w:r>
          </w:p>
        </w:tc>
        <w:tc>
          <w:tcPr>
            <w:tcW w:w="1300" w:type="dxa"/>
            <w:noWrap/>
            <w:hideMark/>
          </w:tcPr>
          <w:p w14:paraId="3F2347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0.0707443</w:t>
            </w:r>
          </w:p>
        </w:tc>
        <w:tc>
          <w:tcPr>
            <w:tcW w:w="1300" w:type="dxa"/>
            <w:noWrap/>
            <w:hideMark/>
          </w:tcPr>
          <w:p w14:paraId="476FC7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3.76E-05</w:t>
            </w:r>
          </w:p>
        </w:tc>
        <w:tc>
          <w:tcPr>
            <w:tcW w:w="1300" w:type="dxa"/>
            <w:noWrap/>
            <w:hideMark/>
          </w:tcPr>
          <w:p w14:paraId="263B938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5.66395545</w:t>
            </w:r>
          </w:p>
        </w:tc>
      </w:tr>
      <w:tr w:rsidR="00682E97" w:rsidRPr="00B86834" w14:paraId="10FCD644" w14:textId="77777777" w:rsidTr="00856AC4">
        <w:trPr>
          <w:trHeight w:val="20"/>
        </w:trPr>
        <w:tc>
          <w:tcPr>
            <w:tcW w:w="1565" w:type="dxa"/>
            <w:noWrap/>
            <w:hideMark/>
          </w:tcPr>
          <w:p w14:paraId="31F36F1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Cardueae</w:t>
            </w:r>
            <w:proofErr w:type="spellEnd"/>
          </w:p>
        </w:tc>
        <w:tc>
          <w:tcPr>
            <w:tcW w:w="1300" w:type="dxa"/>
            <w:noWrap/>
            <w:hideMark/>
          </w:tcPr>
          <w:p w14:paraId="62F962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43EFB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0.01356082</w:t>
            </w:r>
          </w:p>
        </w:tc>
        <w:tc>
          <w:tcPr>
            <w:tcW w:w="1300" w:type="dxa"/>
            <w:noWrap/>
            <w:hideMark/>
          </w:tcPr>
          <w:p w14:paraId="4F5095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0.0707443</w:t>
            </w:r>
          </w:p>
        </w:tc>
        <w:tc>
          <w:tcPr>
            <w:tcW w:w="1300" w:type="dxa"/>
            <w:noWrap/>
            <w:hideMark/>
          </w:tcPr>
          <w:p w14:paraId="619402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3.76E-05</w:t>
            </w:r>
          </w:p>
        </w:tc>
        <w:tc>
          <w:tcPr>
            <w:tcW w:w="1300" w:type="dxa"/>
            <w:noWrap/>
            <w:hideMark/>
          </w:tcPr>
          <w:p w14:paraId="064144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5.63997566</w:t>
            </w:r>
          </w:p>
        </w:tc>
      </w:tr>
      <w:tr w:rsidR="00682E97" w:rsidRPr="00B86834" w14:paraId="21E4BCD8" w14:textId="77777777" w:rsidTr="00856AC4">
        <w:trPr>
          <w:trHeight w:val="20"/>
        </w:trPr>
        <w:tc>
          <w:tcPr>
            <w:tcW w:w="1565" w:type="dxa"/>
            <w:noWrap/>
            <w:hideMark/>
          </w:tcPr>
          <w:p w14:paraId="4EB4B6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05D22CF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B132F0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0.08029827</w:t>
            </w:r>
          </w:p>
        </w:tc>
        <w:tc>
          <w:tcPr>
            <w:tcW w:w="1300" w:type="dxa"/>
            <w:noWrap/>
            <w:hideMark/>
          </w:tcPr>
          <w:p w14:paraId="5A002E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0.33840208</w:t>
            </w:r>
          </w:p>
        </w:tc>
        <w:tc>
          <w:tcPr>
            <w:tcW w:w="1300" w:type="dxa"/>
            <w:noWrap/>
            <w:hideMark/>
          </w:tcPr>
          <w:p w14:paraId="53F3BB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8.23E-05</w:t>
            </w:r>
          </w:p>
        </w:tc>
        <w:tc>
          <w:tcPr>
            <w:tcW w:w="1300" w:type="dxa"/>
            <w:noWrap/>
            <w:hideMark/>
          </w:tcPr>
          <w:p w14:paraId="486D3D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5.6497311</w:t>
            </w:r>
          </w:p>
        </w:tc>
      </w:tr>
      <w:tr w:rsidR="00682E97" w:rsidRPr="00B86834" w14:paraId="54DA3EB4" w14:textId="77777777" w:rsidTr="00856AC4">
        <w:trPr>
          <w:trHeight w:val="20"/>
        </w:trPr>
        <w:tc>
          <w:tcPr>
            <w:tcW w:w="1565" w:type="dxa"/>
            <w:noWrap/>
            <w:hideMark/>
          </w:tcPr>
          <w:p w14:paraId="5F2D62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6B2936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724353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0.02859758</w:t>
            </w:r>
          </w:p>
        </w:tc>
        <w:tc>
          <w:tcPr>
            <w:tcW w:w="1300" w:type="dxa"/>
            <w:noWrap/>
            <w:hideMark/>
          </w:tcPr>
          <w:p w14:paraId="331A3D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0.33840208</w:t>
            </w:r>
          </w:p>
        </w:tc>
        <w:tc>
          <w:tcPr>
            <w:tcW w:w="1300" w:type="dxa"/>
            <w:noWrap/>
            <w:hideMark/>
          </w:tcPr>
          <w:p w14:paraId="10C370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8.09E-05</w:t>
            </w:r>
          </w:p>
        </w:tc>
        <w:tc>
          <w:tcPr>
            <w:tcW w:w="1300" w:type="dxa"/>
            <w:noWrap/>
            <w:hideMark/>
          </w:tcPr>
          <w:p w14:paraId="34C06B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5.6289667</w:t>
            </w:r>
          </w:p>
        </w:tc>
      </w:tr>
      <w:tr w:rsidR="00682E97" w:rsidRPr="00B86834" w14:paraId="0F3BE4C3" w14:textId="77777777" w:rsidTr="00856AC4">
        <w:trPr>
          <w:trHeight w:val="20"/>
        </w:trPr>
        <w:tc>
          <w:tcPr>
            <w:tcW w:w="1565" w:type="dxa"/>
            <w:noWrap/>
            <w:hideMark/>
          </w:tcPr>
          <w:p w14:paraId="53A4734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Chamaecrista</w:t>
            </w:r>
            <w:proofErr w:type="spellEnd"/>
          </w:p>
        </w:tc>
        <w:tc>
          <w:tcPr>
            <w:tcW w:w="1300" w:type="dxa"/>
            <w:noWrap/>
            <w:hideMark/>
          </w:tcPr>
          <w:p w14:paraId="66E851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97C1D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0.08542555</w:t>
            </w:r>
          </w:p>
        </w:tc>
        <w:tc>
          <w:tcPr>
            <w:tcW w:w="1300" w:type="dxa"/>
            <w:noWrap/>
            <w:hideMark/>
          </w:tcPr>
          <w:p w14:paraId="297718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0.36907315</w:t>
            </w:r>
          </w:p>
        </w:tc>
        <w:tc>
          <w:tcPr>
            <w:tcW w:w="1300" w:type="dxa"/>
            <w:noWrap/>
            <w:hideMark/>
          </w:tcPr>
          <w:p w14:paraId="58ECA9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1.65E-05</w:t>
            </w:r>
          </w:p>
        </w:tc>
        <w:tc>
          <w:tcPr>
            <w:tcW w:w="1300" w:type="dxa"/>
            <w:noWrap/>
            <w:hideMark/>
          </w:tcPr>
          <w:p w14:paraId="0A26D8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5.69291157</w:t>
            </w:r>
          </w:p>
        </w:tc>
      </w:tr>
      <w:tr w:rsidR="00682E97" w:rsidRPr="00B86834" w14:paraId="23780B39" w14:textId="77777777" w:rsidTr="00856AC4">
        <w:trPr>
          <w:trHeight w:val="20"/>
        </w:trPr>
        <w:tc>
          <w:tcPr>
            <w:tcW w:w="1565" w:type="dxa"/>
            <w:noWrap/>
            <w:hideMark/>
          </w:tcPr>
          <w:p w14:paraId="07C3C57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Chamaecrista</w:t>
            </w:r>
            <w:proofErr w:type="spellEnd"/>
          </w:p>
        </w:tc>
        <w:tc>
          <w:tcPr>
            <w:tcW w:w="1300" w:type="dxa"/>
            <w:noWrap/>
            <w:hideMark/>
          </w:tcPr>
          <w:p w14:paraId="7C7C0C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DEBE3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0.01174591</w:t>
            </w:r>
          </w:p>
        </w:tc>
        <w:tc>
          <w:tcPr>
            <w:tcW w:w="1300" w:type="dxa"/>
            <w:noWrap/>
            <w:hideMark/>
          </w:tcPr>
          <w:p w14:paraId="1D93E3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0.36907315</w:t>
            </w:r>
          </w:p>
        </w:tc>
        <w:tc>
          <w:tcPr>
            <w:tcW w:w="1300" w:type="dxa"/>
            <w:noWrap/>
            <w:hideMark/>
          </w:tcPr>
          <w:p w14:paraId="4D84B4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2.00E-05</w:t>
            </w:r>
          </w:p>
        </w:tc>
        <w:tc>
          <w:tcPr>
            <w:tcW w:w="1300" w:type="dxa"/>
            <w:noWrap/>
            <w:hideMark/>
          </w:tcPr>
          <w:p w14:paraId="76FB58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5.69199213</w:t>
            </w:r>
          </w:p>
        </w:tc>
      </w:tr>
      <w:tr w:rsidR="00682E97" w:rsidRPr="00B86834" w14:paraId="36683274" w14:textId="77777777" w:rsidTr="00856AC4">
        <w:trPr>
          <w:trHeight w:val="20"/>
        </w:trPr>
        <w:tc>
          <w:tcPr>
            <w:tcW w:w="1565" w:type="dxa"/>
            <w:noWrap/>
            <w:hideMark/>
          </w:tcPr>
          <w:p w14:paraId="4F533D7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Chorisporeae</w:t>
            </w:r>
            <w:proofErr w:type="spellEnd"/>
          </w:p>
        </w:tc>
        <w:tc>
          <w:tcPr>
            <w:tcW w:w="1300" w:type="dxa"/>
            <w:noWrap/>
            <w:hideMark/>
          </w:tcPr>
          <w:p w14:paraId="476A85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C85F1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0.08315248</w:t>
            </w:r>
          </w:p>
        </w:tc>
        <w:tc>
          <w:tcPr>
            <w:tcW w:w="1300" w:type="dxa"/>
            <w:noWrap/>
            <w:hideMark/>
          </w:tcPr>
          <w:p w14:paraId="1988665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6.46759564</w:t>
            </w:r>
          </w:p>
        </w:tc>
        <w:tc>
          <w:tcPr>
            <w:tcW w:w="1300" w:type="dxa"/>
            <w:noWrap/>
            <w:hideMark/>
          </w:tcPr>
          <w:p w14:paraId="20CA88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0.00136669</w:t>
            </w:r>
          </w:p>
        </w:tc>
        <w:tc>
          <w:tcPr>
            <w:tcW w:w="1300" w:type="dxa"/>
            <w:noWrap/>
            <w:hideMark/>
          </w:tcPr>
          <w:p w14:paraId="14E529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5.6556097</w:t>
            </w:r>
          </w:p>
        </w:tc>
      </w:tr>
      <w:tr w:rsidR="00682E97" w:rsidRPr="00B86834" w14:paraId="6DF1AFC3" w14:textId="77777777" w:rsidTr="00856AC4">
        <w:trPr>
          <w:trHeight w:val="20"/>
        </w:trPr>
        <w:tc>
          <w:tcPr>
            <w:tcW w:w="1565" w:type="dxa"/>
            <w:noWrap/>
            <w:hideMark/>
          </w:tcPr>
          <w:p w14:paraId="566466F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Chorisporeae</w:t>
            </w:r>
            <w:proofErr w:type="spellEnd"/>
          </w:p>
        </w:tc>
        <w:tc>
          <w:tcPr>
            <w:tcW w:w="1300" w:type="dxa"/>
            <w:noWrap/>
            <w:hideMark/>
          </w:tcPr>
          <w:p w14:paraId="64CE7E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0CB4E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0.09301251</w:t>
            </w:r>
          </w:p>
        </w:tc>
        <w:tc>
          <w:tcPr>
            <w:tcW w:w="1300" w:type="dxa"/>
            <w:noWrap/>
            <w:hideMark/>
          </w:tcPr>
          <w:p w14:paraId="7290642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6.46759564</w:t>
            </w:r>
          </w:p>
        </w:tc>
        <w:tc>
          <w:tcPr>
            <w:tcW w:w="1300" w:type="dxa"/>
            <w:noWrap/>
            <w:hideMark/>
          </w:tcPr>
          <w:p w14:paraId="285E7D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0.00438094</w:t>
            </w:r>
          </w:p>
        </w:tc>
        <w:tc>
          <w:tcPr>
            <w:tcW w:w="1300" w:type="dxa"/>
            <w:noWrap/>
            <w:hideMark/>
          </w:tcPr>
          <w:p w14:paraId="4BFE18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5.61525076</w:t>
            </w:r>
          </w:p>
        </w:tc>
      </w:tr>
      <w:tr w:rsidR="00682E97" w:rsidRPr="00B86834" w14:paraId="7A80571F" w14:textId="77777777" w:rsidTr="00856AC4">
        <w:trPr>
          <w:trHeight w:val="20"/>
        </w:trPr>
        <w:tc>
          <w:tcPr>
            <w:tcW w:w="1565" w:type="dxa"/>
            <w:noWrap/>
            <w:hideMark/>
          </w:tcPr>
          <w:p w14:paraId="6BF0C7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0F355A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CE66A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0.0062452</w:t>
            </w:r>
          </w:p>
        </w:tc>
        <w:tc>
          <w:tcPr>
            <w:tcW w:w="1300" w:type="dxa"/>
            <w:noWrap/>
            <w:hideMark/>
          </w:tcPr>
          <w:p w14:paraId="7E8B2E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0.08819602</w:t>
            </w:r>
          </w:p>
        </w:tc>
        <w:tc>
          <w:tcPr>
            <w:tcW w:w="1300" w:type="dxa"/>
            <w:noWrap/>
            <w:hideMark/>
          </w:tcPr>
          <w:p w14:paraId="3C889C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1.65E-05</w:t>
            </w:r>
          </w:p>
        </w:tc>
        <w:tc>
          <w:tcPr>
            <w:tcW w:w="1300" w:type="dxa"/>
            <w:noWrap/>
            <w:hideMark/>
          </w:tcPr>
          <w:p w14:paraId="5FF5F9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5.66504307</w:t>
            </w:r>
          </w:p>
        </w:tc>
      </w:tr>
      <w:tr w:rsidR="00682E97" w:rsidRPr="00B86834" w14:paraId="4FF834AE" w14:textId="77777777" w:rsidTr="00856AC4">
        <w:trPr>
          <w:trHeight w:val="20"/>
        </w:trPr>
        <w:tc>
          <w:tcPr>
            <w:tcW w:w="1565" w:type="dxa"/>
            <w:noWrap/>
            <w:hideMark/>
          </w:tcPr>
          <w:p w14:paraId="289B42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674FA3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544A65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0.00428844</w:t>
            </w:r>
          </w:p>
        </w:tc>
        <w:tc>
          <w:tcPr>
            <w:tcW w:w="1300" w:type="dxa"/>
            <w:noWrap/>
            <w:hideMark/>
          </w:tcPr>
          <w:p w14:paraId="65AE05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0.08819602</w:t>
            </w:r>
          </w:p>
        </w:tc>
        <w:tc>
          <w:tcPr>
            <w:tcW w:w="1300" w:type="dxa"/>
            <w:noWrap/>
            <w:hideMark/>
          </w:tcPr>
          <w:p w14:paraId="600600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1.65E-05</w:t>
            </w:r>
          </w:p>
        </w:tc>
        <w:tc>
          <w:tcPr>
            <w:tcW w:w="1300" w:type="dxa"/>
            <w:noWrap/>
            <w:hideMark/>
          </w:tcPr>
          <w:p w14:paraId="615689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5.69025885</w:t>
            </w:r>
          </w:p>
        </w:tc>
      </w:tr>
      <w:tr w:rsidR="00682E97" w:rsidRPr="00B86834" w14:paraId="1E553FEB" w14:textId="77777777" w:rsidTr="00856AC4">
        <w:trPr>
          <w:trHeight w:val="20"/>
        </w:trPr>
        <w:tc>
          <w:tcPr>
            <w:tcW w:w="1565" w:type="dxa"/>
            <w:noWrap/>
            <w:hideMark/>
          </w:tcPr>
          <w:p w14:paraId="0009D08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Erysimeae</w:t>
            </w:r>
            <w:proofErr w:type="spellEnd"/>
          </w:p>
        </w:tc>
        <w:tc>
          <w:tcPr>
            <w:tcW w:w="1300" w:type="dxa"/>
            <w:noWrap/>
            <w:hideMark/>
          </w:tcPr>
          <w:p w14:paraId="139192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2A663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0.05569405</w:t>
            </w:r>
          </w:p>
        </w:tc>
        <w:tc>
          <w:tcPr>
            <w:tcW w:w="1300" w:type="dxa"/>
            <w:noWrap/>
            <w:hideMark/>
          </w:tcPr>
          <w:p w14:paraId="545155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4.2867926</w:t>
            </w:r>
          </w:p>
        </w:tc>
        <w:tc>
          <w:tcPr>
            <w:tcW w:w="1300" w:type="dxa"/>
            <w:noWrap/>
            <w:hideMark/>
          </w:tcPr>
          <w:p w14:paraId="4F3A322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0.00090283</w:t>
            </w:r>
          </w:p>
        </w:tc>
        <w:tc>
          <w:tcPr>
            <w:tcW w:w="1300" w:type="dxa"/>
            <w:noWrap/>
            <w:hideMark/>
          </w:tcPr>
          <w:p w14:paraId="06A260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5.64377249</w:t>
            </w:r>
          </w:p>
        </w:tc>
      </w:tr>
      <w:tr w:rsidR="00682E97" w:rsidRPr="00B86834" w14:paraId="1FACCD78" w14:textId="77777777" w:rsidTr="00856AC4">
        <w:trPr>
          <w:trHeight w:val="20"/>
        </w:trPr>
        <w:tc>
          <w:tcPr>
            <w:tcW w:w="1565" w:type="dxa"/>
            <w:noWrap/>
            <w:hideMark/>
          </w:tcPr>
          <w:p w14:paraId="4781DAF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Erysimeae</w:t>
            </w:r>
            <w:proofErr w:type="spellEnd"/>
          </w:p>
        </w:tc>
        <w:tc>
          <w:tcPr>
            <w:tcW w:w="1300" w:type="dxa"/>
            <w:noWrap/>
            <w:hideMark/>
          </w:tcPr>
          <w:p w14:paraId="5BB9D8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3C1C4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0.06482172</w:t>
            </w:r>
          </w:p>
        </w:tc>
        <w:tc>
          <w:tcPr>
            <w:tcW w:w="1300" w:type="dxa"/>
            <w:noWrap/>
            <w:hideMark/>
          </w:tcPr>
          <w:p w14:paraId="3B8D9C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4.2867926</w:t>
            </w:r>
          </w:p>
        </w:tc>
        <w:tc>
          <w:tcPr>
            <w:tcW w:w="1300" w:type="dxa"/>
            <w:noWrap/>
            <w:hideMark/>
          </w:tcPr>
          <w:p w14:paraId="42B2E5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0.00245118</w:t>
            </w:r>
          </w:p>
        </w:tc>
        <w:tc>
          <w:tcPr>
            <w:tcW w:w="1300" w:type="dxa"/>
            <w:noWrap/>
            <w:hideMark/>
          </w:tcPr>
          <w:p w14:paraId="64189F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5.64349519</w:t>
            </w:r>
          </w:p>
        </w:tc>
      </w:tr>
      <w:tr w:rsidR="00682E97" w:rsidRPr="00B86834" w14:paraId="2E860CEA" w14:textId="77777777" w:rsidTr="00856AC4">
        <w:trPr>
          <w:trHeight w:val="20"/>
        </w:trPr>
        <w:tc>
          <w:tcPr>
            <w:tcW w:w="1565" w:type="dxa"/>
            <w:noWrap/>
            <w:hideMark/>
          </w:tcPr>
          <w:p w14:paraId="43533CC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Euclidieae</w:t>
            </w:r>
            <w:proofErr w:type="spellEnd"/>
          </w:p>
        </w:tc>
        <w:tc>
          <w:tcPr>
            <w:tcW w:w="1300" w:type="dxa"/>
            <w:noWrap/>
            <w:hideMark/>
          </w:tcPr>
          <w:p w14:paraId="6B4E688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A0C76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0.03000192</w:t>
            </w:r>
          </w:p>
        </w:tc>
        <w:tc>
          <w:tcPr>
            <w:tcW w:w="1300" w:type="dxa"/>
            <w:noWrap/>
            <w:hideMark/>
          </w:tcPr>
          <w:p w14:paraId="0B378B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6.63279819</w:t>
            </w:r>
          </w:p>
        </w:tc>
        <w:tc>
          <w:tcPr>
            <w:tcW w:w="1300" w:type="dxa"/>
            <w:noWrap/>
            <w:hideMark/>
          </w:tcPr>
          <w:p w14:paraId="6D0255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0.00924364</w:t>
            </w:r>
          </w:p>
        </w:tc>
        <w:tc>
          <w:tcPr>
            <w:tcW w:w="1300" w:type="dxa"/>
            <w:noWrap/>
            <w:hideMark/>
          </w:tcPr>
          <w:p w14:paraId="0D87D1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5.63957406</w:t>
            </w:r>
          </w:p>
        </w:tc>
      </w:tr>
      <w:tr w:rsidR="00682E97" w:rsidRPr="00B86834" w14:paraId="0A8549D4" w14:textId="77777777" w:rsidTr="00856AC4">
        <w:trPr>
          <w:trHeight w:val="20"/>
        </w:trPr>
        <w:tc>
          <w:tcPr>
            <w:tcW w:w="1565" w:type="dxa"/>
            <w:noWrap/>
            <w:hideMark/>
          </w:tcPr>
          <w:p w14:paraId="67AA2AE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Euclidieae</w:t>
            </w:r>
            <w:proofErr w:type="spellEnd"/>
          </w:p>
        </w:tc>
        <w:tc>
          <w:tcPr>
            <w:tcW w:w="1300" w:type="dxa"/>
            <w:noWrap/>
            <w:hideMark/>
          </w:tcPr>
          <w:p w14:paraId="063C94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D23190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0.04529422</w:t>
            </w:r>
          </w:p>
        </w:tc>
        <w:tc>
          <w:tcPr>
            <w:tcW w:w="1300" w:type="dxa"/>
            <w:noWrap/>
            <w:hideMark/>
          </w:tcPr>
          <w:p w14:paraId="26844A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6.63279819</w:t>
            </w:r>
          </w:p>
        </w:tc>
        <w:tc>
          <w:tcPr>
            <w:tcW w:w="1300" w:type="dxa"/>
            <w:noWrap/>
            <w:hideMark/>
          </w:tcPr>
          <w:p w14:paraId="3C1FA83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0.00758932</w:t>
            </w:r>
          </w:p>
        </w:tc>
        <w:tc>
          <w:tcPr>
            <w:tcW w:w="1300" w:type="dxa"/>
            <w:noWrap/>
            <w:hideMark/>
          </w:tcPr>
          <w:p w14:paraId="25856B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5.6109697</w:t>
            </w:r>
          </w:p>
        </w:tc>
      </w:tr>
      <w:tr w:rsidR="00682E97" w:rsidRPr="00B86834" w14:paraId="57952E7E" w14:textId="77777777" w:rsidTr="00856AC4">
        <w:trPr>
          <w:trHeight w:val="20"/>
        </w:trPr>
        <w:tc>
          <w:tcPr>
            <w:tcW w:w="1565" w:type="dxa"/>
            <w:noWrap/>
            <w:hideMark/>
          </w:tcPr>
          <w:p w14:paraId="366DFFE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Eumalvoideae</w:t>
            </w:r>
            <w:proofErr w:type="spellEnd"/>
          </w:p>
        </w:tc>
        <w:tc>
          <w:tcPr>
            <w:tcW w:w="1300" w:type="dxa"/>
            <w:noWrap/>
            <w:hideMark/>
          </w:tcPr>
          <w:p w14:paraId="34FE984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625D7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0.03829349</w:t>
            </w:r>
          </w:p>
        </w:tc>
        <w:tc>
          <w:tcPr>
            <w:tcW w:w="1300" w:type="dxa"/>
            <w:noWrap/>
            <w:hideMark/>
          </w:tcPr>
          <w:p w14:paraId="14C1A5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0.04342246</w:t>
            </w:r>
          </w:p>
        </w:tc>
        <w:tc>
          <w:tcPr>
            <w:tcW w:w="1300" w:type="dxa"/>
            <w:noWrap/>
            <w:hideMark/>
          </w:tcPr>
          <w:p w14:paraId="63F8E05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1.84E-05</w:t>
            </w:r>
          </w:p>
        </w:tc>
        <w:tc>
          <w:tcPr>
            <w:tcW w:w="1300" w:type="dxa"/>
            <w:noWrap/>
            <w:hideMark/>
          </w:tcPr>
          <w:p w14:paraId="5DC487A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5.69024117</w:t>
            </w:r>
          </w:p>
        </w:tc>
      </w:tr>
      <w:tr w:rsidR="00682E97" w:rsidRPr="00B86834" w14:paraId="31927E53" w14:textId="77777777" w:rsidTr="00856AC4">
        <w:trPr>
          <w:trHeight w:val="20"/>
        </w:trPr>
        <w:tc>
          <w:tcPr>
            <w:tcW w:w="1565" w:type="dxa"/>
            <w:noWrap/>
            <w:hideMark/>
          </w:tcPr>
          <w:p w14:paraId="1125784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Eumalvoideae</w:t>
            </w:r>
            <w:proofErr w:type="spellEnd"/>
          </w:p>
        </w:tc>
        <w:tc>
          <w:tcPr>
            <w:tcW w:w="1300" w:type="dxa"/>
            <w:noWrap/>
            <w:hideMark/>
          </w:tcPr>
          <w:p w14:paraId="65843A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CB97A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0.01247766</w:t>
            </w:r>
          </w:p>
        </w:tc>
        <w:tc>
          <w:tcPr>
            <w:tcW w:w="1300" w:type="dxa"/>
            <w:noWrap/>
            <w:hideMark/>
          </w:tcPr>
          <w:p w14:paraId="1299FD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0.04342246</w:t>
            </w:r>
          </w:p>
        </w:tc>
        <w:tc>
          <w:tcPr>
            <w:tcW w:w="1300" w:type="dxa"/>
            <w:noWrap/>
            <w:hideMark/>
          </w:tcPr>
          <w:p w14:paraId="38A71A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2.30E-05</w:t>
            </w:r>
          </w:p>
        </w:tc>
        <w:tc>
          <w:tcPr>
            <w:tcW w:w="1300" w:type="dxa"/>
            <w:noWrap/>
            <w:hideMark/>
          </w:tcPr>
          <w:p w14:paraId="7DB8B20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5.67821104</w:t>
            </w:r>
          </w:p>
        </w:tc>
      </w:tr>
      <w:tr w:rsidR="00682E97" w:rsidRPr="00B86834" w14:paraId="54EBF949" w14:textId="77777777" w:rsidTr="00856AC4">
        <w:trPr>
          <w:trHeight w:val="20"/>
        </w:trPr>
        <w:tc>
          <w:tcPr>
            <w:tcW w:w="1565" w:type="dxa"/>
            <w:noWrap/>
            <w:hideMark/>
          </w:tcPr>
          <w:p w14:paraId="5C05109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Gesneriaceae</w:t>
            </w:r>
            <w:proofErr w:type="spellEnd"/>
          </w:p>
        </w:tc>
        <w:tc>
          <w:tcPr>
            <w:tcW w:w="1300" w:type="dxa"/>
            <w:noWrap/>
            <w:hideMark/>
          </w:tcPr>
          <w:p w14:paraId="495A53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951F0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0.01125012</w:t>
            </w:r>
          </w:p>
        </w:tc>
        <w:tc>
          <w:tcPr>
            <w:tcW w:w="1300" w:type="dxa"/>
            <w:noWrap/>
            <w:hideMark/>
          </w:tcPr>
          <w:p w14:paraId="47817D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1.46E-06</w:t>
            </w:r>
          </w:p>
        </w:tc>
        <w:tc>
          <w:tcPr>
            <w:tcW w:w="1300" w:type="dxa"/>
            <w:noWrap/>
            <w:hideMark/>
          </w:tcPr>
          <w:p w14:paraId="4DAC4A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7.05E-06</w:t>
            </w:r>
          </w:p>
        </w:tc>
        <w:tc>
          <w:tcPr>
            <w:tcW w:w="1300" w:type="dxa"/>
            <w:noWrap/>
            <w:hideMark/>
          </w:tcPr>
          <w:p w14:paraId="65A0626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5.73938276</w:t>
            </w:r>
          </w:p>
        </w:tc>
      </w:tr>
      <w:tr w:rsidR="00682E97" w:rsidRPr="00B86834" w14:paraId="6699725D" w14:textId="77777777" w:rsidTr="00856AC4">
        <w:trPr>
          <w:trHeight w:val="20"/>
        </w:trPr>
        <w:tc>
          <w:tcPr>
            <w:tcW w:w="1565" w:type="dxa"/>
            <w:noWrap/>
            <w:hideMark/>
          </w:tcPr>
          <w:p w14:paraId="7BC746A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Gesneriaceae</w:t>
            </w:r>
            <w:proofErr w:type="spellEnd"/>
          </w:p>
        </w:tc>
        <w:tc>
          <w:tcPr>
            <w:tcW w:w="1300" w:type="dxa"/>
            <w:noWrap/>
            <w:hideMark/>
          </w:tcPr>
          <w:p w14:paraId="26ED51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95E579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0.00243141</w:t>
            </w:r>
          </w:p>
        </w:tc>
        <w:tc>
          <w:tcPr>
            <w:tcW w:w="1300" w:type="dxa"/>
            <w:noWrap/>
            <w:hideMark/>
          </w:tcPr>
          <w:p w14:paraId="33529BF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1.46E-06</w:t>
            </w:r>
          </w:p>
        </w:tc>
        <w:tc>
          <w:tcPr>
            <w:tcW w:w="1300" w:type="dxa"/>
            <w:noWrap/>
            <w:hideMark/>
          </w:tcPr>
          <w:p w14:paraId="033511A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6.83E-06</w:t>
            </w:r>
          </w:p>
        </w:tc>
        <w:tc>
          <w:tcPr>
            <w:tcW w:w="1300" w:type="dxa"/>
            <w:noWrap/>
            <w:hideMark/>
          </w:tcPr>
          <w:p w14:paraId="25F2970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5.69851976</w:t>
            </w:r>
          </w:p>
        </w:tc>
      </w:tr>
      <w:tr w:rsidR="00682E97" w:rsidRPr="00B86834" w14:paraId="73A94B3C" w14:textId="77777777" w:rsidTr="00856AC4">
        <w:trPr>
          <w:trHeight w:val="20"/>
        </w:trPr>
        <w:tc>
          <w:tcPr>
            <w:tcW w:w="1565" w:type="dxa"/>
            <w:noWrap/>
            <w:hideMark/>
          </w:tcPr>
          <w:p w14:paraId="27C543C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Grewioideae</w:t>
            </w:r>
            <w:proofErr w:type="spellEnd"/>
          </w:p>
        </w:tc>
        <w:tc>
          <w:tcPr>
            <w:tcW w:w="1300" w:type="dxa"/>
            <w:noWrap/>
            <w:hideMark/>
          </w:tcPr>
          <w:p w14:paraId="55C736D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6908D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0.01822188</w:t>
            </w:r>
          </w:p>
        </w:tc>
        <w:tc>
          <w:tcPr>
            <w:tcW w:w="1300" w:type="dxa"/>
            <w:noWrap/>
            <w:hideMark/>
          </w:tcPr>
          <w:p w14:paraId="029FE9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0.02790307</w:t>
            </w:r>
          </w:p>
        </w:tc>
        <w:tc>
          <w:tcPr>
            <w:tcW w:w="1300" w:type="dxa"/>
            <w:noWrap/>
            <w:hideMark/>
          </w:tcPr>
          <w:p w14:paraId="4BCE8C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5.30E-06</w:t>
            </w:r>
          </w:p>
        </w:tc>
        <w:tc>
          <w:tcPr>
            <w:tcW w:w="1300" w:type="dxa"/>
            <w:noWrap/>
            <w:hideMark/>
          </w:tcPr>
          <w:p w14:paraId="4DDEB3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5.6894835</w:t>
            </w:r>
          </w:p>
        </w:tc>
      </w:tr>
      <w:tr w:rsidR="00682E97" w:rsidRPr="00B86834" w14:paraId="304021AC" w14:textId="77777777" w:rsidTr="00856AC4">
        <w:trPr>
          <w:trHeight w:val="20"/>
        </w:trPr>
        <w:tc>
          <w:tcPr>
            <w:tcW w:w="1565" w:type="dxa"/>
            <w:noWrap/>
            <w:hideMark/>
          </w:tcPr>
          <w:p w14:paraId="40B8293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Grewioideae</w:t>
            </w:r>
            <w:proofErr w:type="spellEnd"/>
          </w:p>
        </w:tc>
        <w:tc>
          <w:tcPr>
            <w:tcW w:w="1300" w:type="dxa"/>
            <w:noWrap/>
            <w:hideMark/>
          </w:tcPr>
          <w:p w14:paraId="74121C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5EB1E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0.00155572</w:t>
            </w:r>
          </w:p>
        </w:tc>
        <w:tc>
          <w:tcPr>
            <w:tcW w:w="1300" w:type="dxa"/>
            <w:noWrap/>
            <w:hideMark/>
          </w:tcPr>
          <w:p w14:paraId="5802211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0.02790307</w:t>
            </w:r>
          </w:p>
        </w:tc>
        <w:tc>
          <w:tcPr>
            <w:tcW w:w="1300" w:type="dxa"/>
            <w:noWrap/>
            <w:hideMark/>
          </w:tcPr>
          <w:p w14:paraId="64BD12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5.65E-06</w:t>
            </w:r>
          </w:p>
        </w:tc>
        <w:tc>
          <w:tcPr>
            <w:tcW w:w="1300" w:type="dxa"/>
            <w:noWrap/>
            <w:hideMark/>
          </w:tcPr>
          <w:p w14:paraId="4473F9B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5.68949456</w:t>
            </w:r>
          </w:p>
        </w:tc>
      </w:tr>
      <w:tr w:rsidR="00682E97" w:rsidRPr="00B86834" w14:paraId="4A9D8E17" w14:textId="77777777" w:rsidTr="00856AC4">
        <w:trPr>
          <w:trHeight w:val="20"/>
        </w:trPr>
        <w:tc>
          <w:tcPr>
            <w:tcW w:w="1565" w:type="dxa"/>
            <w:noWrap/>
            <w:hideMark/>
          </w:tcPr>
          <w:p w14:paraId="275899C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Heliophileae</w:t>
            </w:r>
            <w:proofErr w:type="spellEnd"/>
          </w:p>
        </w:tc>
        <w:tc>
          <w:tcPr>
            <w:tcW w:w="1300" w:type="dxa"/>
            <w:noWrap/>
            <w:hideMark/>
          </w:tcPr>
          <w:p w14:paraId="0D1130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78DE9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0.03667496</w:t>
            </w:r>
          </w:p>
        </w:tc>
        <w:tc>
          <w:tcPr>
            <w:tcW w:w="1300" w:type="dxa"/>
            <w:noWrap/>
            <w:hideMark/>
          </w:tcPr>
          <w:p w14:paraId="4A376CB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6.09150422</w:t>
            </w:r>
          </w:p>
        </w:tc>
        <w:tc>
          <w:tcPr>
            <w:tcW w:w="1300" w:type="dxa"/>
            <w:noWrap/>
            <w:hideMark/>
          </w:tcPr>
          <w:p w14:paraId="4B519A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0.00024601</w:t>
            </w:r>
          </w:p>
        </w:tc>
        <w:tc>
          <w:tcPr>
            <w:tcW w:w="1300" w:type="dxa"/>
            <w:noWrap/>
            <w:hideMark/>
          </w:tcPr>
          <w:p w14:paraId="149246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5.66884398</w:t>
            </w:r>
          </w:p>
        </w:tc>
      </w:tr>
      <w:tr w:rsidR="00682E97" w:rsidRPr="00B86834" w14:paraId="760A616A" w14:textId="77777777" w:rsidTr="00856AC4">
        <w:trPr>
          <w:trHeight w:val="20"/>
        </w:trPr>
        <w:tc>
          <w:tcPr>
            <w:tcW w:w="1565" w:type="dxa"/>
            <w:noWrap/>
            <w:hideMark/>
          </w:tcPr>
          <w:p w14:paraId="1960F2D5"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Heliophileae</w:t>
            </w:r>
            <w:proofErr w:type="spellEnd"/>
          </w:p>
        </w:tc>
        <w:tc>
          <w:tcPr>
            <w:tcW w:w="1300" w:type="dxa"/>
            <w:noWrap/>
            <w:hideMark/>
          </w:tcPr>
          <w:p w14:paraId="37508D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842E3D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0.02186931</w:t>
            </w:r>
          </w:p>
        </w:tc>
        <w:tc>
          <w:tcPr>
            <w:tcW w:w="1300" w:type="dxa"/>
            <w:noWrap/>
            <w:hideMark/>
          </w:tcPr>
          <w:p w14:paraId="292C43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6.09150422</w:t>
            </w:r>
          </w:p>
        </w:tc>
        <w:tc>
          <w:tcPr>
            <w:tcW w:w="1300" w:type="dxa"/>
            <w:noWrap/>
            <w:hideMark/>
          </w:tcPr>
          <w:p w14:paraId="2229DB7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0.00018783</w:t>
            </w:r>
          </w:p>
        </w:tc>
        <w:tc>
          <w:tcPr>
            <w:tcW w:w="1300" w:type="dxa"/>
            <w:noWrap/>
            <w:hideMark/>
          </w:tcPr>
          <w:p w14:paraId="3AD41A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5.66569729</w:t>
            </w:r>
          </w:p>
        </w:tc>
      </w:tr>
      <w:tr w:rsidR="00682E97" w:rsidRPr="00B86834" w14:paraId="6834649C" w14:textId="77777777" w:rsidTr="00856AC4">
        <w:trPr>
          <w:trHeight w:val="20"/>
        </w:trPr>
        <w:tc>
          <w:tcPr>
            <w:tcW w:w="1565" w:type="dxa"/>
            <w:noWrap/>
            <w:hideMark/>
          </w:tcPr>
          <w:p w14:paraId="07481E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74C47D2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101886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0.08537842</w:t>
            </w:r>
          </w:p>
        </w:tc>
        <w:tc>
          <w:tcPr>
            <w:tcW w:w="1300" w:type="dxa"/>
            <w:noWrap/>
            <w:hideMark/>
          </w:tcPr>
          <w:p w14:paraId="22D98A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0.38584394</w:t>
            </w:r>
          </w:p>
        </w:tc>
        <w:tc>
          <w:tcPr>
            <w:tcW w:w="1300" w:type="dxa"/>
            <w:noWrap/>
            <w:hideMark/>
          </w:tcPr>
          <w:p w14:paraId="0EA87F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0.00015109</w:t>
            </w:r>
          </w:p>
        </w:tc>
        <w:tc>
          <w:tcPr>
            <w:tcW w:w="1300" w:type="dxa"/>
            <w:noWrap/>
            <w:hideMark/>
          </w:tcPr>
          <w:p w14:paraId="712309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5.66297032</w:t>
            </w:r>
          </w:p>
        </w:tc>
      </w:tr>
      <w:tr w:rsidR="00682E97" w:rsidRPr="00B86834" w14:paraId="04AF5652" w14:textId="77777777" w:rsidTr="00856AC4">
        <w:trPr>
          <w:trHeight w:val="20"/>
        </w:trPr>
        <w:tc>
          <w:tcPr>
            <w:tcW w:w="1565" w:type="dxa"/>
            <w:noWrap/>
            <w:hideMark/>
          </w:tcPr>
          <w:p w14:paraId="3D04A4B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762EE2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FC698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0.01726038</w:t>
            </w:r>
          </w:p>
        </w:tc>
        <w:tc>
          <w:tcPr>
            <w:tcW w:w="1300" w:type="dxa"/>
            <w:noWrap/>
            <w:hideMark/>
          </w:tcPr>
          <w:p w14:paraId="00D0184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0.38584394</w:t>
            </w:r>
          </w:p>
        </w:tc>
        <w:tc>
          <w:tcPr>
            <w:tcW w:w="1300" w:type="dxa"/>
            <w:noWrap/>
            <w:hideMark/>
          </w:tcPr>
          <w:p w14:paraId="4A3F41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0.00015248</w:t>
            </w:r>
          </w:p>
        </w:tc>
        <w:tc>
          <w:tcPr>
            <w:tcW w:w="1300" w:type="dxa"/>
            <w:noWrap/>
            <w:hideMark/>
          </w:tcPr>
          <w:p w14:paraId="77CCBE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5.6635204</w:t>
            </w:r>
          </w:p>
        </w:tc>
      </w:tr>
      <w:tr w:rsidR="00682E97" w:rsidRPr="00B86834" w14:paraId="3C984B3B" w14:textId="77777777" w:rsidTr="00856AC4">
        <w:trPr>
          <w:trHeight w:val="20"/>
        </w:trPr>
        <w:tc>
          <w:tcPr>
            <w:tcW w:w="1565" w:type="dxa"/>
            <w:noWrap/>
            <w:hideMark/>
          </w:tcPr>
          <w:p w14:paraId="558F302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Lepidieae</w:t>
            </w:r>
            <w:proofErr w:type="spellEnd"/>
          </w:p>
        </w:tc>
        <w:tc>
          <w:tcPr>
            <w:tcW w:w="1300" w:type="dxa"/>
            <w:noWrap/>
            <w:hideMark/>
          </w:tcPr>
          <w:p w14:paraId="713804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D1211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0.28073252</w:t>
            </w:r>
          </w:p>
        </w:tc>
        <w:tc>
          <w:tcPr>
            <w:tcW w:w="1300" w:type="dxa"/>
            <w:noWrap/>
            <w:hideMark/>
          </w:tcPr>
          <w:p w14:paraId="093425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0.00872247</w:t>
            </w:r>
          </w:p>
        </w:tc>
        <w:tc>
          <w:tcPr>
            <w:tcW w:w="1300" w:type="dxa"/>
            <w:noWrap/>
            <w:hideMark/>
          </w:tcPr>
          <w:p w14:paraId="30A26A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0.00048522</w:t>
            </w:r>
          </w:p>
        </w:tc>
        <w:tc>
          <w:tcPr>
            <w:tcW w:w="1300" w:type="dxa"/>
            <w:noWrap/>
            <w:hideMark/>
          </w:tcPr>
          <w:p w14:paraId="61DB7E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5.66117101</w:t>
            </w:r>
          </w:p>
        </w:tc>
      </w:tr>
      <w:tr w:rsidR="00682E97" w:rsidRPr="00B86834" w14:paraId="3F7FC74C" w14:textId="77777777" w:rsidTr="00856AC4">
        <w:trPr>
          <w:trHeight w:val="20"/>
        </w:trPr>
        <w:tc>
          <w:tcPr>
            <w:tcW w:w="1565" w:type="dxa"/>
            <w:noWrap/>
            <w:hideMark/>
          </w:tcPr>
          <w:p w14:paraId="398AE4B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Lepidieae</w:t>
            </w:r>
            <w:proofErr w:type="spellEnd"/>
          </w:p>
        </w:tc>
        <w:tc>
          <w:tcPr>
            <w:tcW w:w="1300" w:type="dxa"/>
            <w:noWrap/>
            <w:hideMark/>
          </w:tcPr>
          <w:p w14:paraId="2075D3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32D2EA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0.21380198</w:t>
            </w:r>
          </w:p>
        </w:tc>
        <w:tc>
          <w:tcPr>
            <w:tcW w:w="1300" w:type="dxa"/>
            <w:noWrap/>
            <w:hideMark/>
          </w:tcPr>
          <w:p w14:paraId="57645DB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0.00872247</w:t>
            </w:r>
          </w:p>
        </w:tc>
        <w:tc>
          <w:tcPr>
            <w:tcW w:w="1300" w:type="dxa"/>
            <w:noWrap/>
            <w:hideMark/>
          </w:tcPr>
          <w:p w14:paraId="406D13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3.37E-05</w:t>
            </w:r>
          </w:p>
        </w:tc>
        <w:tc>
          <w:tcPr>
            <w:tcW w:w="1300" w:type="dxa"/>
            <w:noWrap/>
            <w:hideMark/>
          </w:tcPr>
          <w:p w14:paraId="337F8E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5.66116977</w:t>
            </w:r>
          </w:p>
        </w:tc>
      </w:tr>
      <w:tr w:rsidR="00682E97" w:rsidRPr="00B86834" w14:paraId="31E4A73B" w14:textId="77777777" w:rsidTr="00856AC4">
        <w:trPr>
          <w:trHeight w:val="20"/>
        </w:trPr>
        <w:tc>
          <w:tcPr>
            <w:tcW w:w="1565" w:type="dxa"/>
            <w:noWrap/>
            <w:hideMark/>
          </w:tcPr>
          <w:p w14:paraId="240D76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339AB39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0E835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0.02506642</w:t>
            </w:r>
          </w:p>
        </w:tc>
        <w:tc>
          <w:tcPr>
            <w:tcW w:w="1300" w:type="dxa"/>
            <w:noWrap/>
            <w:hideMark/>
          </w:tcPr>
          <w:p w14:paraId="775EBE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0.01243178</w:t>
            </w:r>
          </w:p>
        </w:tc>
        <w:tc>
          <w:tcPr>
            <w:tcW w:w="1300" w:type="dxa"/>
            <w:noWrap/>
            <w:hideMark/>
          </w:tcPr>
          <w:p w14:paraId="08C2F4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1.55E-05</w:t>
            </w:r>
          </w:p>
        </w:tc>
        <w:tc>
          <w:tcPr>
            <w:tcW w:w="1300" w:type="dxa"/>
            <w:noWrap/>
            <w:hideMark/>
          </w:tcPr>
          <w:p w14:paraId="3A2ED6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5.67202581</w:t>
            </w:r>
          </w:p>
        </w:tc>
      </w:tr>
      <w:tr w:rsidR="00682E97" w:rsidRPr="00B86834" w14:paraId="029D4AA7" w14:textId="77777777" w:rsidTr="00856AC4">
        <w:trPr>
          <w:trHeight w:val="20"/>
        </w:trPr>
        <w:tc>
          <w:tcPr>
            <w:tcW w:w="1565" w:type="dxa"/>
            <w:noWrap/>
            <w:hideMark/>
          </w:tcPr>
          <w:p w14:paraId="2BF04C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3CB516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A23D0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0.06983453</w:t>
            </w:r>
          </w:p>
        </w:tc>
        <w:tc>
          <w:tcPr>
            <w:tcW w:w="1300" w:type="dxa"/>
            <w:noWrap/>
            <w:hideMark/>
          </w:tcPr>
          <w:p w14:paraId="1B0DEE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0.01243178</w:t>
            </w:r>
          </w:p>
        </w:tc>
        <w:tc>
          <w:tcPr>
            <w:tcW w:w="1300" w:type="dxa"/>
            <w:noWrap/>
            <w:hideMark/>
          </w:tcPr>
          <w:p w14:paraId="007F22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9.55E-05</w:t>
            </w:r>
          </w:p>
        </w:tc>
        <w:tc>
          <w:tcPr>
            <w:tcW w:w="1300" w:type="dxa"/>
            <w:noWrap/>
            <w:hideMark/>
          </w:tcPr>
          <w:p w14:paraId="2855E7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5.6714866</w:t>
            </w:r>
          </w:p>
        </w:tc>
      </w:tr>
      <w:tr w:rsidR="00682E97" w:rsidRPr="00B86834" w14:paraId="0E0A2E72" w14:textId="77777777" w:rsidTr="00856AC4">
        <w:trPr>
          <w:trHeight w:val="20"/>
        </w:trPr>
        <w:tc>
          <w:tcPr>
            <w:tcW w:w="1565" w:type="dxa"/>
            <w:noWrap/>
            <w:hideMark/>
          </w:tcPr>
          <w:p w14:paraId="67458AC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Lysimachieae</w:t>
            </w:r>
            <w:proofErr w:type="spellEnd"/>
          </w:p>
        </w:tc>
        <w:tc>
          <w:tcPr>
            <w:tcW w:w="1300" w:type="dxa"/>
            <w:noWrap/>
            <w:hideMark/>
          </w:tcPr>
          <w:p w14:paraId="71EA970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FB1CC3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0.03527644</w:t>
            </w:r>
          </w:p>
        </w:tc>
        <w:tc>
          <w:tcPr>
            <w:tcW w:w="1300" w:type="dxa"/>
            <w:noWrap/>
            <w:hideMark/>
          </w:tcPr>
          <w:p w14:paraId="72F3B1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0.07063979</w:t>
            </w:r>
          </w:p>
        </w:tc>
        <w:tc>
          <w:tcPr>
            <w:tcW w:w="1300" w:type="dxa"/>
            <w:noWrap/>
            <w:hideMark/>
          </w:tcPr>
          <w:p w14:paraId="09F6B1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3.79E-05</w:t>
            </w:r>
          </w:p>
        </w:tc>
        <w:tc>
          <w:tcPr>
            <w:tcW w:w="1300" w:type="dxa"/>
            <w:noWrap/>
            <w:hideMark/>
          </w:tcPr>
          <w:p w14:paraId="580334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5.67589926</w:t>
            </w:r>
          </w:p>
        </w:tc>
      </w:tr>
      <w:tr w:rsidR="00682E97" w:rsidRPr="00B86834" w14:paraId="6BBFEED5" w14:textId="77777777" w:rsidTr="00856AC4">
        <w:trPr>
          <w:trHeight w:val="20"/>
        </w:trPr>
        <w:tc>
          <w:tcPr>
            <w:tcW w:w="1565" w:type="dxa"/>
            <w:noWrap/>
            <w:hideMark/>
          </w:tcPr>
          <w:p w14:paraId="37A4765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Lysimachieae</w:t>
            </w:r>
            <w:proofErr w:type="spellEnd"/>
          </w:p>
        </w:tc>
        <w:tc>
          <w:tcPr>
            <w:tcW w:w="1300" w:type="dxa"/>
            <w:noWrap/>
            <w:hideMark/>
          </w:tcPr>
          <w:p w14:paraId="3B5D11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C6B5A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0.02933563</w:t>
            </w:r>
          </w:p>
        </w:tc>
        <w:tc>
          <w:tcPr>
            <w:tcW w:w="1300" w:type="dxa"/>
            <w:noWrap/>
            <w:hideMark/>
          </w:tcPr>
          <w:p w14:paraId="3D761EF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0.07063979</w:t>
            </w:r>
          </w:p>
        </w:tc>
        <w:tc>
          <w:tcPr>
            <w:tcW w:w="1300" w:type="dxa"/>
            <w:noWrap/>
            <w:hideMark/>
          </w:tcPr>
          <w:p w14:paraId="778DBA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3.90E-05</w:t>
            </w:r>
          </w:p>
        </w:tc>
        <w:tc>
          <w:tcPr>
            <w:tcW w:w="1300" w:type="dxa"/>
            <w:noWrap/>
            <w:hideMark/>
          </w:tcPr>
          <w:p w14:paraId="1348D2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5.65429022</w:t>
            </w:r>
          </w:p>
        </w:tc>
      </w:tr>
      <w:tr w:rsidR="00682E97" w:rsidRPr="00B86834" w14:paraId="7353C1BA" w14:textId="77777777" w:rsidTr="00856AC4">
        <w:trPr>
          <w:trHeight w:val="20"/>
        </w:trPr>
        <w:tc>
          <w:tcPr>
            <w:tcW w:w="1565" w:type="dxa"/>
            <w:noWrap/>
            <w:hideMark/>
          </w:tcPr>
          <w:p w14:paraId="3D3A510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Onagraceae</w:t>
            </w:r>
            <w:proofErr w:type="spellEnd"/>
          </w:p>
        </w:tc>
        <w:tc>
          <w:tcPr>
            <w:tcW w:w="1300" w:type="dxa"/>
            <w:noWrap/>
            <w:hideMark/>
          </w:tcPr>
          <w:p w14:paraId="01431F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71D81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0.15590832</w:t>
            </w:r>
          </w:p>
        </w:tc>
        <w:tc>
          <w:tcPr>
            <w:tcW w:w="1300" w:type="dxa"/>
            <w:noWrap/>
            <w:hideMark/>
          </w:tcPr>
          <w:p w14:paraId="120822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2.27618099</w:t>
            </w:r>
          </w:p>
        </w:tc>
        <w:tc>
          <w:tcPr>
            <w:tcW w:w="1300" w:type="dxa"/>
            <w:noWrap/>
            <w:hideMark/>
          </w:tcPr>
          <w:p w14:paraId="5D1FAB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0.00176227</w:t>
            </w:r>
          </w:p>
        </w:tc>
        <w:tc>
          <w:tcPr>
            <w:tcW w:w="1300" w:type="dxa"/>
            <w:noWrap/>
            <w:hideMark/>
          </w:tcPr>
          <w:p w14:paraId="230AE0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5.65971482</w:t>
            </w:r>
          </w:p>
        </w:tc>
      </w:tr>
      <w:tr w:rsidR="00682E97" w:rsidRPr="00B86834" w14:paraId="428E8915" w14:textId="77777777" w:rsidTr="00856AC4">
        <w:trPr>
          <w:trHeight w:val="20"/>
        </w:trPr>
        <w:tc>
          <w:tcPr>
            <w:tcW w:w="1565" w:type="dxa"/>
            <w:noWrap/>
            <w:hideMark/>
          </w:tcPr>
          <w:p w14:paraId="6F3BE8F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Onagraceae</w:t>
            </w:r>
            <w:proofErr w:type="spellEnd"/>
          </w:p>
        </w:tc>
        <w:tc>
          <w:tcPr>
            <w:tcW w:w="1300" w:type="dxa"/>
            <w:noWrap/>
            <w:hideMark/>
          </w:tcPr>
          <w:p w14:paraId="68662B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2ABDF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0.12897585</w:t>
            </w:r>
          </w:p>
        </w:tc>
        <w:tc>
          <w:tcPr>
            <w:tcW w:w="1300" w:type="dxa"/>
            <w:noWrap/>
            <w:hideMark/>
          </w:tcPr>
          <w:p w14:paraId="069C6F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2.27618099</w:t>
            </w:r>
          </w:p>
        </w:tc>
        <w:tc>
          <w:tcPr>
            <w:tcW w:w="1300" w:type="dxa"/>
            <w:noWrap/>
            <w:hideMark/>
          </w:tcPr>
          <w:p w14:paraId="3A75F7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0.00176195</w:t>
            </w:r>
          </w:p>
        </w:tc>
        <w:tc>
          <w:tcPr>
            <w:tcW w:w="1300" w:type="dxa"/>
            <w:noWrap/>
            <w:hideMark/>
          </w:tcPr>
          <w:p w14:paraId="5A9288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5.65664412</w:t>
            </w:r>
          </w:p>
        </w:tc>
      </w:tr>
      <w:tr w:rsidR="00682E97" w:rsidRPr="00B86834" w14:paraId="3B3C997F" w14:textId="77777777" w:rsidTr="00856AC4">
        <w:trPr>
          <w:trHeight w:val="20"/>
        </w:trPr>
        <w:tc>
          <w:tcPr>
            <w:tcW w:w="1565" w:type="dxa"/>
            <w:noWrap/>
            <w:hideMark/>
          </w:tcPr>
          <w:p w14:paraId="712DB3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01393F6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C4206A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0.04551376</w:t>
            </w:r>
          </w:p>
        </w:tc>
        <w:tc>
          <w:tcPr>
            <w:tcW w:w="1300" w:type="dxa"/>
            <w:noWrap/>
            <w:hideMark/>
          </w:tcPr>
          <w:p w14:paraId="5C05B2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0.10480994</w:t>
            </w:r>
          </w:p>
        </w:tc>
        <w:tc>
          <w:tcPr>
            <w:tcW w:w="1300" w:type="dxa"/>
            <w:noWrap/>
            <w:hideMark/>
          </w:tcPr>
          <w:p w14:paraId="61A06D1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0.00011349</w:t>
            </w:r>
          </w:p>
        </w:tc>
        <w:tc>
          <w:tcPr>
            <w:tcW w:w="1300" w:type="dxa"/>
            <w:noWrap/>
            <w:hideMark/>
          </w:tcPr>
          <w:p w14:paraId="62859F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5.65928522</w:t>
            </w:r>
          </w:p>
        </w:tc>
      </w:tr>
      <w:tr w:rsidR="00682E97" w:rsidRPr="00B86834" w14:paraId="4F729792" w14:textId="77777777" w:rsidTr="00856AC4">
        <w:trPr>
          <w:trHeight w:val="20"/>
        </w:trPr>
        <w:tc>
          <w:tcPr>
            <w:tcW w:w="1565" w:type="dxa"/>
            <w:noWrap/>
            <w:hideMark/>
          </w:tcPr>
          <w:p w14:paraId="1ED97F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18EF78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5EA9F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0.03955944</w:t>
            </w:r>
          </w:p>
        </w:tc>
        <w:tc>
          <w:tcPr>
            <w:tcW w:w="1300" w:type="dxa"/>
            <w:noWrap/>
            <w:hideMark/>
          </w:tcPr>
          <w:p w14:paraId="04EC04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0.10480994</w:t>
            </w:r>
          </w:p>
        </w:tc>
        <w:tc>
          <w:tcPr>
            <w:tcW w:w="1300" w:type="dxa"/>
            <w:noWrap/>
            <w:hideMark/>
          </w:tcPr>
          <w:p w14:paraId="6D78BA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0.0001157</w:t>
            </w:r>
          </w:p>
        </w:tc>
        <w:tc>
          <w:tcPr>
            <w:tcW w:w="1300" w:type="dxa"/>
            <w:noWrap/>
            <w:hideMark/>
          </w:tcPr>
          <w:p w14:paraId="4B852F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5.65210788</w:t>
            </w:r>
          </w:p>
        </w:tc>
      </w:tr>
      <w:tr w:rsidR="00682E97" w:rsidRPr="00B86834" w14:paraId="3224AAAC" w14:textId="77777777" w:rsidTr="00856AC4">
        <w:trPr>
          <w:trHeight w:val="20"/>
        </w:trPr>
        <w:tc>
          <w:tcPr>
            <w:tcW w:w="1565" w:type="dxa"/>
            <w:noWrap/>
            <w:hideMark/>
          </w:tcPr>
          <w:p w14:paraId="7A2D966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Panicoideae</w:t>
            </w:r>
            <w:proofErr w:type="spellEnd"/>
          </w:p>
        </w:tc>
        <w:tc>
          <w:tcPr>
            <w:tcW w:w="1300" w:type="dxa"/>
            <w:noWrap/>
            <w:hideMark/>
          </w:tcPr>
          <w:p w14:paraId="41EFC9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7123C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0.02899001</w:t>
            </w:r>
          </w:p>
        </w:tc>
        <w:tc>
          <w:tcPr>
            <w:tcW w:w="1300" w:type="dxa"/>
            <w:noWrap/>
            <w:hideMark/>
          </w:tcPr>
          <w:p w14:paraId="01B5024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9.22595692</w:t>
            </w:r>
          </w:p>
        </w:tc>
        <w:tc>
          <w:tcPr>
            <w:tcW w:w="1300" w:type="dxa"/>
            <w:noWrap/>
            <w:hideMark/>
          </w:tcPr>
          <w:p w14:paraId="18257F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0.00329369</w:t>
            </w:r>
          </w:p>
        </w:tc>
        <w:tc>
          <w:tcPr>
            <w:tcW w:w="1300" w:type="dxa"/>
            <w:noWrap/>
            <w:hideMark/>
          </w:tcPr>
          <w:p w14:paraId="71A716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5.68736146</w:t>
            </w:r>
          </w:p>
        </w:tc>
      </w:tr>
      <w:tr w:rsidR="00682E97" w:rsidRPr="00B86834" w14:paraId="4F8F58AB" w14:textId="77777777" w:rsidTr="00856AC4">
        <w:trPr>
          <w:trHeight w:val="20"/>
        </w:trPr>
        <w:tc>
          <w:tcPr>
            <w:tcW w:w="1565" w:type="dxa"/>
            <w:noWrap/>
            <w:hideMark/>
          </w:tcPr>
          <w:p w14:paraId="43B45D8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Panicoideae</w:t>
            </w:r>
            <w:proofErr w:type="spellEnd"/>
          </w:p>
        </w:tc>
        <w:tc>
          <w:tcPr>
            <w:tcW w:w="1300" w:type="dxa"/>
            <w:noWrap/>
            <w:hideMark/>
          </w:tcPr>
          <w:p w14:paraId="7974E4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45F8E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0.04371949</w:t>
            </w:r>
          </w:p>
        </w:tc>
        <w:tc>
          <w:tcPr>
            <w:tcW w:w="1300" w:type="dxa"/>
            <w:noWrap/>
            <w:hideMark/>
          </w:tcPr>
          <w:p w14:paraId="30D8F2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9.22595692</w:t>
            </w:r>
          </w:p>
        </w:tc>
        <w:tc>
          <w:tcPr>
            <w:tcW w:w="1300" w:type="dxa"/>
            <w:noWrap/>
            <w:hideMark/>
          </w:tcPr>
          <w:p w14:paraId="0DD501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0.00229697</w:t>
            </w:r>
          </w:p>
        </w:tc>
        <w:tc>
          <w:tcPr>
            <w:tcW w:w="1300" w:type="dxa"/>
            <w:noWrap/>
            <w:hideMark/>
          </w:tcPr>
          <w:p w14:paraId="3FAF9FB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5.68384497</w:t>
            </w:r>
          </w:p>
        </w:tc>
      </w:tr>
      <w:tr w:rsidR="00682E97" w:rsidRPr="00B86834" w14:paraId="516494B3" w14:textId="77777777" w:rsidTr="00856AC4">
        <w:trPr>
          <w:trHeight w:val="20"/>
        </w:trPr>
        <w:tc>
          <w:tcPr>
            <w:tcW w:w="1565" w:type="dxa"/>
            <w:noWrap/>
            <w:hideMark/>
          </w:tcPr>
          <w:p w14:paraId="4949778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Polemoniaceae</w:t>
            </w:r>
            <w:proofErr w:type="spellEnd"/>
          </w:p>
        </w:tc>
        <w:tc>
          <w:tcPr>
            <w:tcW w:w="1300" w:type="dxa"/>
            <w:noWrap/>
            <w:hideMark/>
          </w:tcPr>
          <w:p w14:paraId="227A72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E8640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0.01151066</w:t>
            </w:r>
          </w:p>
        </w:tc>
        <w:tc>
          <w:tcPr>
            <w:tcW w:w="1300" w:type="dxa"/>
            <w:noWrap/>
            <w:hideMark/>
          </w:tcPr>
          <w:p w14:paraId="0F75D4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0.06820139</w:t>
            </w:r>
          </w:p>
        </w:tc>
        <w:tc>
          <w:tcPr>
            <w:tcW w:w="1300" w:type="dxa"/>
            <w:noWrap/>
            <w:hideMark/>
          </w:tcPr>
          <w:p w14:paraId="366293D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2.61E-05</w:t>
            </w:r>
          </w:p>
        </w:tc>
        <w:tc>
          <w:tcPr>
            <w:tcW w:w="1300" w:type="dxa"/>
            <w:noWrap/>
            <w:hideMark/>
          </w:tcPr>
          <w:p w14:paraId="7ECE74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5.65755837</w:t>
            </w:r>
          </w:p>
        </w:tc>
      </w:tr>
      <w:tr w:rsidR="00682E97" w:rsidRPr="00B86834" w14:paraId="03F40E45" w14:textId="77777777" w:rsidTr="00856AC4">
        <w:trPr>
          <w:trHeight w:val="20"/>
        </w:trPr>
        <w:tc>
          <w:tcPr>
            <w:tcW w:w="1565" w:type="dxa"/>
            <w:noWrap/>
            <w:hideMark/>
          </w:tcPr>
          <w:p w14:paraId="1AA96CF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Polemoniaceae</w:t>
            </w:r>
            <w:proofErr w:type="spellEnd"/>
          </w:p>
        </w:tc>
        <w:tc>
          <w:tcPr>
            <w:tcW w:w="1300" w:type="dxa"/>
            <w:noWrap/>
            <w:hideMark/>
          </w:tcPr>
          <w:p w14:paraId="70C64D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2868E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0.00894239</w:t>
            </w:r>
          </w:p>
        </w:tc>
        <w:tc>
          <w:tcPr>
            <w:tcW w:w="1300" w:type="dxa"/>
            <w:noWrap/>
            <w:hideMark/>
          </w:tcPr>
          <w:p w14:paraId="7F23957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0.06820139</w:t>
            </w:r>
          </w:p>
        </w:tc>
        <w:tc>
          <w:tcPr>
            <w:tcW w:w="1300" w:type="dxa"/>
            <w:noWrap/>
            <w:hideMark/>
          </w:tcPr>
          <w:p w14:paraId="1329E6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8.35E-05</w:t>
            </w:r>
          </w:p>
        </w:tc>
        <w:tc>
          <w:tcPr>
            <w:tcW w:w="1300" w:type="dxa"/>
            <w:noWrap/>
            <w:hideMark/>
          </w:tcPr>
          <w:p w14:paraId="498164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5.65705563</w:t>
            </w:r>
          </w:p>
        </w:tc>
      </w:tr>
      <w:tr w:rsidR="00682E97" w:rsidRPr="00B86834" w14:paraId="568D824B" w14:textId="77777777" w:rsidTr="00856AC4">
        <w:trPr>
          <w:trHeight w:val="20"/>
        </w:trPr>
        <w:tc>
          <w:tcPr>
            <w:tcW w:w="1565" w:type="dxa"/>
            <w:noWrap/>
            <w:hideMark/>
          </w:tcPr>
          <w:p w14:paraId="44D40F4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Pooideae</w:t>
            </w:r>
            <w:proofErr w:type="spellEnd"/>
          </w:p>
        </w:tc>
        <w:tc>
          <w:tcPr>
            <w:tcW w:w="1300" w:type="dxa"/>
            <w:noWrap/>
            <w:hideMark/>
          </w:tcPr>
          <w:p w14:paraId="165C23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7DA96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0.02100831</w:t>
            </w:r>
          </w:p>
        </w:tc>
        <w:tc>
          <w:tcPr>
            <w:tcW w:w="1300" w:type="dxa"/>
            <w:noWrap/>
            <w:hideMark/>
          </w:tcPr>
          <w:p w14:paraId="47BF67A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6.21567172</w:t>
            </w:r>
          </w:p>
        </w:tc>
        <w:tc>
          <w:tcPr>
            <w:tcW w:w="1300" w:type="dxa"/>
            <w:noWrap/>
            <w:hideMark/>
          </w:tcPr>
          <w:p w14:paraId="14F94E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0.00179795</w:t>
            </w:r>
          </w:p>
        </w:tc>
        <w:tc>
          <w:tcPr>
            <w:tcW w:w="1300" w:type="dxa"/>
            <w:noWrap/>
            <w:hideMark/>
          </w:tcPr>
          <w:p w14:paraId="3B3E0D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5.65854111</w:t>
            </w:r>
          </w:p>
        </w:tc>
      </w:tr>
      <w:tr w:rsidR="00682E97" w:rsidRPr="00B86834" w14:paraId="79D73538" w14:textId="77777777" w:rsidTr="00856AC4">
        <w:trPr>
          <w:trHeight w:val="20"/>
        </w:trPr>
        <w:tc>
          <w:tcPr>
            <w:tcW w:w="1565" w:type="dxa"/>
            <w:noWrap/>
            <w:hideMark/>
          </w:tcPr>
          <w:p w14:paraId="0DCC617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Pooideae</w:t>
            </w:r>
            <w:proofErr w:type="spellEnd"/>
          </w:p>
        </w:tc>
        <w:tc>
          <w:tcPr>
            <w:tcW w:w="1300" w:type="dxa"/>
            <w:noWrap/>
            <w:hideMark/>
          </w:tcPr>
          <w:p w14:paraId="74C50E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6C40B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0.03167847</w:t>
            </w:r>
          </w:p>
        </w:tc>
        <w:tc>
          <w:tcPr>
            <w:tcW w:w="1300" w:type="dxa"/>
            <w:noWrap/>
            <w:hideMark/>
          </w:tcPr>
          <w:p w14:paraId="69EE9D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6.21567172</w:t>
            </w:r>
          </w:p>
        </w:tc>
        <w:tc>
          <w:tcPr>
            <w:tcW w:w="1300" w:type="dxa"/>
            <w:noWrap/>
            <w:hideMark/>
          </w:tcPr>
          <w:p w14:paraId="021A99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0.00637541</w:t>
            </w:r>
          </w:p>
        </w:tc>
        <w:tc>
          <w:tcPr>
            <w:tcW w:w="1300" w:type="dxa"/>
            <w:noWrap/>
            <w:hideMark/>
          </w:tcPr>
          <w:p w14:paraId="517E6A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5.63597646</w:t>
            </w:r>
          </w:p>
        </w:tc>
      </w:tr>
      <w:tr w:rsidR="00682E97" w:rsidRPr="00B86834" w14:paraId="06CCB454" w14:textId="77777777" w:rsidTr="00856AC4">
        <w:trPr>
          <w:trHeight w:val="20"/>
        </w:trPr>
        <w:tc>
          <w:tcPr>
            <w:tcW w:w="1565" w:type="dxa"/>
            <w:noWrap/>
            <w:hideMark/>
          </w:tcPr>
          <w:p w14:paraId="5021A35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Primulaceae</w:t>
            </w:r>
            <w:proofErr w:type="spellEnd"/>
          </w:p>
        </w:tc>
        <w:tc>
          <w:tcPr>
            <w:tcW w:w="1300" w:type="dxa"/>
            <w:noWrap/>
            <w:hideMark/>
          </w:tcPr>
          <w:p w14:paraId="358561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8F7A4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0.02420475</w:t>
            </w:r>
          </w:p>
        </w:tc>
        <w:tc>
          <w:tcPr>
            <w:tcW w:w="1300" w:type="dxa"/>
            <w:noWrap/>
            <w:hideMark/>
          </w:tcPr>
          <w:p w14:paraId="2F76953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0.1861174</w:t>
            </w:r>
          </w:p>
        </w:tc>
        <w:tc>
          <w:tcPr>
            <w:tcW w:w="1300" w:type="dxa"/>
            <w:noWrap/>
            <w:hideMark/>
          </w:tcPr>
          <w:p w14:paraId="734804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0.00013539</w:t>
            </w:r>
          </w:p>
        </w:tc>
        <w:tc>
          <w:tcPr>
            <w:tcW w:w="1300" w:type="dxa"/>
            <w:noWrap/>
            <w:hideMark/>
          </w:tcPr>
          <w:p w14:paraId="2CE922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5.62820689</w:t>
            </w:r>
          </w:p>
        </w:tc>
      </w:tr>
      <w:tr w:rsidR="00682E97" w:rsidRPr="00B86834" w14:paraId="0A5CF14E" w14:textId="77777777" w:rsidTr="00856AC4">
        <w:trPr>
          <w:trHeight w:val="20"/>
        </w:trPr>
        <w:tc>
          <w:tcPr>
            <w:tcW w:w="1565" w:type="dxa"/>
            <w:noWrap/>
            <w:hideMark/>
          </w:tcPr>
          <w:p w14:paraId="762EBF4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Primulaceae</w:t>
            </w:r>
            <w:proofErr w:type="spellEnd"/>
          </w:p>
        </w:tc>
        <w:tc>
          <w:tcPr>
            <w:tcW w:w="1300" w:type="dxa"/>
            <w:noWrap/>
            <w:hideMark/>
          </w:tcPr>
          <w:p w14:paraId="7A6DBD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EFB3C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0.01241557</w:t>
            </w:r>
          </w:p>
        </w:tc>
        <w:tc>
          <w:tcPr>
            <w:tcW w:w="1300" w:type="dxa"/>
            <w:noWrap/>
            <w:hideMark/>
          </w:tcPr>
          <w:p w14:paraId="673E50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0.1861174</w:t>
            </w:r>
          </w:p>
        </w:tc>
        <w:tc>
          <w:tcPr>
            <w:tcW w:w="1300" w:type="dxa"/>
            <w:noWrap/>
            <w:hideMark/>
          </w:tcPr>
          <w:p w14:paraId="5C9D2D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0.00013539</w:t>
            </w:r>
          </w:p>
        </w:tc>
        <w:tc>
          <w:tcPr>
            <w:tcW w:w="1300" w:type="dxa"/>
            <w:noWrap/>
            <w:hideMark/>
          </w:tcPr>
          <w:p w14:paraId="14D6AA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5.63476058</w:t>
            </w:r>
          </w:p>
        </w:tc>
      </w:tr>
      <w:tr w:rsidR="00682E97" w:rsidRPr="00B86834" w14:paraId="3BF41CEE" w14:textId="77777777" w:rsidTr="00856AC4">
        <w:trPr>
          <w:trHeight w:val="20"/>
        </w:trPr>
        <w:tc>
          <w:tcPr>
            <w:tcW w:w="1565" w:type="dxa"/>
            <w:noWrap/>
            <w:hideMark/>
          </w:tcPr>
          <w:p w14:paraId="2AA1F8C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Rubieae</w:t>
            </w:r>
            <w:proofErr w:type="spellEnd"/>
          </w:p>
        </w:tc>
        <w:tc>
          <w:tcPr>
            <w:tcW w:w="1300" w:type="dxa"/>
            <w:noWrap/>
            <w:hideMark/>
          </w:tcPr>
          <w:p w14:paraId="22D0DF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21C08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0.07887715</w:t>
            </w:r>
          </w:p>
        </w:tc>
        <w:tc>
          <w:tcPr>
            <w:tcW w:w="1300" w:type="dxa"/>
            <w:noWrap/>
            <w:hideMark/>
          </w:tcPr>
          <w:p w14:paraId="4882A5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7.60596218</w:t>
            </w:r>
          </w:p>
        </w:tc>
        <w:tc>
          <w:tcPr>
            <w:tcW w:w="1300" w:type="dxa"/>
            <w:noWrap/>
            <w:hideMark/>
          </w:tcPr>
          <w:p w14:paraId="5706C59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0.00137441</w:t>
            </w:r>
          </w:p>
        </w:tc>
        <w:tc>
          <w:tcPr>
            <w:tcW w:w="1300" w:type="dxa"/>
            <w:noWrap/>
            <w:hideMark/>
          </w:tcPr>
          <w:p w14:paraId="39D859A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5.6609244</w:t>
            </w:r>
          </w:p>
        </w:tc>
      </w:tr>
      <w:tr w:rsidR="00682E97" w:rsidRPr="00B86834" w14:paraId="086BE009" w14:textId="77777777" w:rsidTr="00856AC4">
        <w:trPr>
          <w:trHeight w:val="20"/>
        </w:trPr>
        <w:tc>
          <w:tcPr>
            <w:tcW w:w="1565" w:type="dxa"/>
            <w:noWrap/>
            <w:hideMark/>
          </w:tcPr>
          <w:p w14:paraId="1F06B85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Rubieae</w:t>
            </w:r>
            <w:proofErr w:type="spellEnd"/>
          </w:p>
        </w:tc>
        <w:tc>
          <w:tcPr>
            <w:tcW w:w="1300" w:type="dxa"/>
            <w:noWrap/>
            <w:hideMark/>
          </w:tcPr>
          <w:p w14:paraId="5FD9DDC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41F14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0.02367558</w:t>
            </w:r>
          </w:p>
        </w:tc>
        <w:tc>
          <w:tcPr>
            <w:tcW w:w="1300" w:type="dxa"/>
            <w:noWrap/>
            <w:hideMark/>
          </w:tcPr>
          <w:p w14:paraId="77675A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7.60596218</w:t>
            </w:r>
          </w:p>
        </w:tc>
        <w:tc>
          <w:tcPr>
            <w:tcW w:w="1300" w:type="dxa"/>
            <w:noWrap/>
            <w:hideMark/>
          </w:tcPr>
          <w:p w14:paraId="53133D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0.00321191</w:t>
            </w:r>
          </w:p>
        </w:tc>
        <w:tc>
          <w:tcPr>
            <w:tcW w:w="1300" w:type="dxa"/>
            <w:noWrap/>
            <w:hideMark/>
          </w:tcPr>
          <w:p w14:paraId="2419AF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5.64852974</w:t>
            </w:r>
          </w:p>
        </w:tc>
      </w:tr>
      <w:tr w:rsidR="00682E97" w:rsidRPr="00B86834" w14:paraId="44F78138" w14:textId="77777777" w:rsidTr="00856AC4">
        <w:trPr>
          <w:trHeight w:val="20"/>
        </w:trPr>
        <w:tc>
          <w:tcPr>
            <w:tcW w:w="1565" w:type="dxa"/>
            <w:noWrap/>
            <w:hideMark/>
          </w:tcPr>
          <w:p w14:paraId="2D7E81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6932499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93F47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0.01863225</w:t>
            </w:r>
          </w:p>
        </w:tc>
        <w:tc>
          <w:tcPr>
            <w:tcW w:w="1300" w:type="dxa"/>
            <w:noWrap/>
            <w:hideMark/>
          </w:tcPr>
          <w:p w14:paraId="1BB56A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0.08485602</w:t>
            </w:r>
          </w:p>
        </w:tc>
        <w:tc>
          <w:tcPr>
            <w:tcW w:w="1300" w:type="dxa"/>
            <w:noWrap/>
            <w:hideMark/>
          </w:tcPr>
          <w:p w14:paraId="19D272B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2.61E-05</w:t>
            </w:r>
          </w:p>
        </w:tc>
        <w:tc>
          <w:tcPr>
            <w:tcW w:w="1300" w:type="dxa"/>
            <w:noWrap/>
            <w:hideMark/>
          </w:tcPr>
          <w:p w14:paraId="398882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5.66888468</w:t>
            </w:r>
          </w:p>
        </w:tc>
      </w:tr>
      <w:tr w:rsidR="00682E97" w:rsidRPr="00B86834" w14:paraId="641627B6" w14:textId="77777777" w:rsidTr="00856AC4">
        <w:trPr>
          <w:trHeight w:val="20"/>
        </w:trPr>
        <w:tc>
          <w:tcPr>
            <w:tcW w:w="1565" w:type="dxa"/>
            <w:noWrap/>
            <w:hideMark/>
          </w:tcPr>
          <w:p w14:paraId="66251F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3923452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920B0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0.01559416</w:t>
            </w:r>
          </w:p>
        </w:tc>
        <w:tc>
          <w:tcPr>
            <w:tcW w:w="1300" w:type="dxa"/>
            <w:noWrap/>
            <w:hideMark/>
          </w:tcPr>
          <w:p w14:paraId="161475D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0.08485602</w:t>
            </w:r>
          </w:p>
        </w:tc>
        <w:tc>
          <w:tcPr>
            <w:tcW w:w="1300" w:type="dxa"/>
            <w:noWrap/>
            <w:hideMark/>
          </w:tcPr>
          <w:p w14:paraId="29FA50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2.61E-05</w:t>
            </w:r>
          </w:p>
        </w:tc>
        <w:tc>
          <w:tcPr>
            <w:tcW w:w="1300" w:type="dxa"/>
            <w:noWrap/>
            <w:hideMark/>
          </w:tcPr>
          <w:p w14:paraId="02FDF7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5.66545115</w:t>
            </w:r>
          </w:p>
        </w:tc>
      </w:tr>
      <w:tr w:rsidR="00682E97" w:rsidRPr="00B86834" w14:paraId="2C48CA49" w14:textId="77777777" w:rsidTr="00856AC4">
        <w:trPr>
          <w:trHeight w:val="20"/>
        </w:trPr>
        <w:tc>
          <w:tcPr>
            <w:tcW w:w="1565" w:type="dxa"/>
            <w:noWrap/>
            <w:hideMark/>
          </w:tcPr>
          <w:p w14:paraId="40FE5C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792963A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3E1B7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0.03571926</w:t>
            </w:r>
          </w:p>
        </w:tc>
        <w:tc>
          <w:tcPr>
            <w:tcW w:w="1300" w:type="dxa"/>
            <w:noWrap/>
            <w:hideMark/>
          </w:tcPr>
          <w:p w14:paraId="453CC5D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0.13652036</w:t>
            </w:r>
          </w:p>
        </w:tc>
        <w:tc>
          <w:tcPr>
            <w:tcW w:w="1300" w:type="dxa"/>
            <w:noWrap/>
            <w:hideMark/>
          </w:tcPr>
          <w:p w14:paraId="477F6F9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7.70E-05</w:t>
            </w:r>
          </w:p>
        </w:tc>
        <w:tc>
          <w:tcPr>
            <w:tcW w:w="1300" w:type="dxa"/>
            <w:noWrap/>
            <w:hideMark/>
          </w:tcPr>
          <w:p w14:paraId="7EE82E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5.67014821</w:t>
            </w:r>
          </w:p>
        </w:tc>
      </w:tr>
      <w:tr w:rsidR="00682E97" w:rsidRPr="00B86834" w14:paraId="76A999EC" w14:textId="77777777" w:rsidTr="00856AC4">
        <w:trPr>
          <w:trHeight w:val="20"/>
        </w:trPr>
        <w:tc>
          <w:tcPr>
            <w:tcW w:w="1565" w:type="dxa"/>
            <w:noWrap/>
            <w:hideMark/>
          </w:tcPr>
          <w:p w14:paraId="7F8514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2F6040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AAA48B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0.01489461</w:t>
            </w:r>
          </w:p>
        </w:tc>
        <w:tc>
          <w:tcPr>
            <w:tcW w:w="1300" w:type="dxa"/>
            <w:noWrap/>
            <w:hideMark/>
          </w:tcPr>
          <w:p w14:paraId="11B337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0.13652036</w:t>
            </w:r>
          </w:p>
        </w:tc>
        <w:tc>
          <w:tcPr>
            <w:tcW w:w="1300" w:type="dxa"/>
            <w:noWrap/>
            <w:hideMark/>
          </w:tcPr>
          <w:p w14:paraId="2362CA0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7.70E-05</w:t>
            </w:r>
          </w:p>
        </w:tc>
        <w:tc>
          <w:tcPr>
            <w:tcW w:w="1300" w:type="dxa"/>
            <w:noWrap/>
            <w:hideMark/>
          </w:tcPr>
          <w:p w14:paraId="1FED88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5.67068859</w:t>
            </w:r>
          </w:p>
        </w:tc>
      </w:tr>
      <w:tr w:rsidR="00682E97" w:rsidRPr="00B86834" w14:paraId="40A75FCD" w14:textId="77777777" w:rsidTr="00856AC4">
        <w:trPr>
          <w:trHeight w:val="20"/>
        </w:trPr>
        <w:tc>
          <w:tcPr>
            <w:tcW w:w="1565" w:type="dxa"/>
            <w:noWrap/>
            <w:hideMark/>
          </w:tcPr>
          <w:p w14:paraId="6382DFA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Spermacoceae</w:t>
            </w:r>
            <w:proofErr w:type="spellEnd"/>
          </w:p>
        </w:tc>
        <w:tc>
          <w:tcPr>
            <w:tcW w:w="1300" w:type="dxa"/>
            <w:noWrap/>
            <w:hideMark/>
          </w:tcPr>
          <w:p w14:paraId="2ECBF4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165ED2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0.03551673</w:t>
            </w:r>
          </w:p>
        </w:tc>
        <w:tc>
          <w:tcPr>
            <w:tcW w:w="1300" w:type="dxa"/>
            <w:noWrap/>
            <w:hideMark/>
          </w:tcPr>
          <w:p w14:paraId="1E47C9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0.11004689</w:t>
            </w:r>
          </w:p>
        </w:tc>
        <w:tc>
          <w:tcPr>
            <w:tcW w:w="1300" w:type="dxa"/>
            <w:noWrap/>
            <w:hideMark/>
          </w:tcPr>
          <w:p w14:paraId="431B9F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3.39E-05</w:t>
            </w:r>
          </w:p>
        </w:tc>
        <w:tc>
          <w:tcPr>
            <w:tcW w:w="1300" w:type="dxa"/>
            <w:noWrap/>
            <w:hideMark/>
          </w:tcPr>
          <w:p w14:paraId="15B7A0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5.68812404</w:t>
            </w:r>
          </w:p>
        </w:tc>
      </w:tr>
      <w:tr w:rsidR="00682E97" w:rsidRPr="00B86834" w14:paraId="40299692" w14:textId="77777777" w:rsidTr="00856AC4">
        <w:trPr>
          <w:trHeight w:val="20"/>
        </w:trPr>
        <w:tc>
          <w:tcPr>
            <w:tcW w:w="1565" w:type="dxa"/>
            <w:noWrap/>
            <w:hideMark/>
          </w:tcPr>
          <w:p w14:paraId="7013122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Spermacoceae</w:t>
            </w:r>
            <w:proofErr w:type="spellEnd"/>
          </w:p>
        </w:tc>
        <w:tc>
          <w:tcPr>
            <w:tcW w:w="1300" w:type="dxa"/>
            <w:noWrap/>
            <w:hideMark/>
          </w:tcPr>
          <w:p w14:paraId="26ACB5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AAEF9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0.01325236</w:t>
            </w:r>
          </w:p>
        </w:tc>
        <w:tc>
          <w:tcPr>
            <w:tcW w:w="1300" w:type="dxa"/>
            <w:noWrap/>
            <w:hideMark/>
          </w:tcPr>
          <w:p w14:paraId="359DFDA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0.11004689</w:t>
            </w:r>
          </w:p>
        </w:tc>
        <w:tc>
          <w:tcPr>
            <w:tcW w:w="1300" w:type="dxa"/>
            <w:noWrap/>
            <w:hideMark/>
          </w:tcPr>
          <w:p w14:paraId="09188F8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3.39E-05</w:t>
            </w:r>
          </w:p>
        </w:tc>
        <w:tc>
          <w:tcPr>
            <w:tcW w:w="1300" w:type="dxa"/>
            <w:noWrap/>
            <w:hideMark/>
          </w:tcPr>
          <w:p w14:paraId="0E46760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5.67732921</w:t>
            </w:r>
          </w:p>
        </w:tc>
      </w:tr>
      <w:tr w:rsidR="00682E97" w:rsidRPr="00B86834" w14:paraId="2867B130" w14:textId="77777777" w:rsidTr="00856AC4">
        <w:trPr>
          <w:trHeight w:val="20"/>
        </w:trPr>
        <w:tc>
          <w:tcPr>
            <w:tcW w:w="1565" w:type="dxa"/>
            <w:noWrap/>
            <w:hideMark/>
          </w:tcPr>
          <w:p w14:paraId="16823E3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Thelypodieae</w:t>
            </w:r>
            <w:proofErr w:type="spellEnd"/>
          </w:p>
        </w:tc>
        <w:tc>
          <w:tcPr>
            <w:tcW w:w="1300" w:type="dxa"/>
            <w:noWrap/>
            <w:hideMark/>
          </w:tcPr>
          <w:p w14:paraId="1D98F8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077B0C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0.04539937</w:t>
            </w:r>
          </w:p>
        </w:tc>
        <w:tc>
          <w:tcPr>
            <w:tcW w:w="1300" w:type="dxa"/>
            <w:noWrap/>
            <w:hideMark/>
          </w:tcPr>
          <w:p w14:paraId="5AC55E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0.34730271</w:t>
            </w:r>
          </w:p>
        </w:tc>
        <w:tc>
          <w:tcPr>
            <w:tcW w:w="1300" w:type="dxa"/>
            <w:noWrap/>
            <w:hideMark/>
          </w:tcPr>
          <w:p w14:paraId="60C300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0.00010741</w:t>
            </w:r>
          </w:p>
        </w:tc>
        <w:tc>
          <w:tcPr>
            <w:tcW w:w="1300" w:type="dxa"/>
            <w:noWrap/>
            <w:hideMark/>
          </w:tcPr>
          <w:p w14:paraId="33FA67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5.66352413</w:t>
            </w:r>
          </w:p>
        </w:tc>
      </w:tr>
      <w:tr w:rsidR="00682E97" w:rsidRPr="00B86834" w14:paraId="7FCE1DB8" w14:textId="77777777" w:rsidTr="00856AC4">
        <w:trPr>
          <w:trHeight w:val="20"/>
        </w:trPr>
        <w:tc>
          <w:tcPr>
            <w:tcW w:w="1565" w:type="dxa"/>
            <w:noWrap/>
            <w:hideMark/>
          </w:tcPr>
          <w:p w14:paraId="2D053C6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Thelypodieae</w:t>
            </w:r>
            <w:proofErr w:type="spellEnd"/>
          </w:p>
        </w:tc>
        <w:tc>
          <w:tcPr>
            <w:tcW w:w="1300" w:type="dxa"/>
            <w:noWrap/>
            <w:hideMark/>
          </w:tcPr>
          <w:p w14:paraId="3CEB1D9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2DA684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0.05954099</w:t>
            </w:r>
          </w:p>
        </w:tc>
        <w:tc>
          <w:tcPr>
            <w:tcW w:w="1300" w:type="dxa"/>
            <w:noWrap/>
            <w:hideMark/>
          </w:tcPr>
          <w:p w14:paraId="2FDFE1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0.34730271</w:t>
            </w:r>
          </w:p>
        </w:tc>
        <w:tc>
          <w:tcPr>
            <w:tcW w:w="1300" w:type="dxa"/>
            <w:noWrap/>
            <w:hideMark/>
          </w:tcPr>
          <w:p w14:paraId="3ADCFC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0.00010601</w:t>
            </w:r>
          </w:p>
        </w:tc>
        <w:tc>
          <w:tcPr>
            <w:tcW w:w="1300" w:type="dxa"/>
            <w:noWrap/>
            <w:hideMark/>
          </w:tcPr>
          <w:p w14:paraId="4ACB99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5.64077808</w:t>
            </w:r>
          </w:p>
        </w:tc>
      </w:tr>
    </w:tbl>
    <w:p w14:paraId="21570CD6" w14:textId="77777777" w:rsidR="00682E97" w:rsidRPr="00B86834" w:rsidRDefault="00682E97" w:rsidP="004C7D04">
      <w:pPr>
        <w:rPr>
          <w:rFonts w:ascii="Times New Roman" w:hAnsi="Times New Roman" w:cs="Times New Roman"/>
        </w:rPr>
      </w:pPr>
    </w:p>
    <w:p w14:paraId="23944449" w14:textId="77777777" w:rsidR="00682E97" w:rsidRPr="00B86834" w:rsidRDefault="00682E97" w:rsidP="004C7D04">
      <w:pPr>
        <w:rPr>
          <w:rFonts w:ascii="Times New Roman" w:hAnsi="Times New Roman" w:cs="Times New Roman"/>
        </w:rPr>
      </w:pPr>
      <w:r w:rsidRPr="00B86834">
        <w:rPr>
          <w:rFonts w:ascii="Times New Roman" w:hAnsi="Times New Roman" w:cs="Times New Roman"/>
        </w:rPr>
        <w:br w:type="page"/>
      </w:r>
    </w:p>
    <w:p w14:paraId="0A0C767F" w14:textId="5D5D9992" w:rsidR="00682E97" w:rsidRPr="00B86834" w:rsidRDefault="00682E97" w:rsidP="004C7D04">
      <w:pPr>
        <w:rPr>
          <w:rFonts w:ascii="Times New Roman" w:hAnsi="Times New Roman" w:cs="Times New Roman"/>
          <w:b/>
          <w:bCs/>
        </w:rPr>
      </w:pPr>
      <w:r w:rsidRPr="00B86834">
        <w:rPr>
          <w:rFonts w:ascii="Times New Roman" w:hAnsi="Times New Roman" w:cs="Times New Roman"/>
          <w:b/>
          <w:bCs/>
        </w:rPr>
        <w:lastRenderedPageBreak/>
        <w:t xml:space="preserve">Table S2. </w:t>
      </w:r>
      <w:r w:rsidR="00B86834" w:rsidRPr="00B86834">
        <w:rPr>
          <w:rFonts w:ascii="Times New Roman" w:hAnsi="Times New Roman" w:cs="Times New Roman"/>
        </w:rPr>
        <w:t>Parameter estimates from the model averaged hOUwie fits for</w:t>
      </w:r>
      <w:r w:rsidR="00B86834">
        <w:rPr>
          <w:rFonts w:ascii="Times New Roman" w:hAnsi="Times New Roman" w:cs="Times New Roman"/>
          <w:b/>
          <w:bCs/>
        </w:rPr>
        <w:t xml:space="preserve"> </w:t>
      </w:r>
      <w:r w:rsidRPr="00B86834">
        <w:rPr>
          <w:rFonts w:ascii="Times New Roman" w:hAnsi="Times New Roman" w:cs="Times New Roman"/>
        </w:rPr>
        <w:t>BIO4</w:t>
      </w:r>
    </w:p>
    <w:tbl>
      <w:tblPr>
        <w:tblStyle w:val="TableGrid"/>
        <w:tblW w:w="8172" w:type="dxa"/>
        <w:tblLook w:val="04A0" w:firstRow="1" w:lastRow="0" w:firstColumn="1" w:lastColumn="0" w:noHBand="0" w:noVBand="1"/>
      </w:tblPr>
      <w:tblGrid>
        <w:gridCol w:w="1565"/>
        <w:gridCol w:w="1300"/>
        <w:gridCol w:w="1407"/>
        <w:gridCol w:w="1300"/>
        <w:gridCol w:w="1300"/>
        <w:gridCol w:w="1300"/>
      </w:tblGrid>
      <w:tr w:rsidR="00682E97" w:rsidRPr="00B86834" w14:paraId="28870207" w14:textId="77777777" w:rsidTr="00856AC4">
        <w:trPr>
          <w:trHeight w:val="20"/>
        </w:trPr>
        <w:tc>
          <w:tcPr>
            <w:tcW w:w="1565" w:type="dxa"/>
            <w:noWrap/>
            <w:hideMark/>
          </w:tcPr>
          <w:p w14:paraId="1B2A8E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clade</w:t>
            </w:r>
          </w:p>
        </w:tc>
        <w:tc>
          <w:tcPr>
            <w:tcW w:w="1300" w:type="dxa"/>
            <w:noWrap/>
            <w:hideMark/>
          </w:tcPr>
          <w:p w14:paraId="4AB040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Group.1</w:t>
            </w:r>
          </w:p>
        </w:tc>
        <w:tc>
          <w:tcPr>
            <w:tcW w:w="1407" w:type="dxa"/>
            <w:noWrap/>
            <w:hideMark/>
          </w:tcPr>
          <w:p w14:paraId="66AAAE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rate</w:t>
            </w:r>
          </w:p>
        </w:tc>
        <w:tc>
          <w:tcPr>
            <w:tcW w:w="1300" w:type="dxa"/>
            <w:noWrap/>
            <w:hideMark/>
          </w:tcPr>
          <w:p w14:paraId="3CE626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alpha</w:t>
            </w:r>
          </w:p>
        </w:tc>
        <w:tc>
          <w:tcPr>
            <w:tcW w:w="1300" w:type="dxa"/>
            <w:noWrap/>
            <w:hideMark/>
          </w:tcPr>
          <w:p w14:paraId="644F0F00" w14:textId="77777777" w:rsidR="00682E97" w:rsidRPr="00B86834" w:rsidRDefault="00682E97" w:rsidP="004C7D04">
            <w:pPr>
              <w:rPr>
                <w:rFonts w:ascii="Times New Roman" w:hAnsi="Times New Roman" w:cs="Times New Roman"/>
                <w:color w:val="000000"/>
                <w:sz w:val="14"/>
                <w:szCs w:val="14"/>
              </w:rPr>
            </w:pPr>
            <w:proofErr w:type="spellStart"/>
            <w:proofErr w:type="gramStart"/>
            <w:r w:rsidRPr="00B86834">
              <w:rPr>
                <w:rFonts w:ascii="Times New Roman" w:hAnsi="Times New Roman" w:cs="Times New Roman"/>
                <w:color w:val="000000"/>
                <w:sz w:val="14"/>
                <w:szCs w:val="14"/>
              </w:rPr>
              <w:t>sigma.sq</w:t>
            </w:r>
            <w:proofErr w:type="spellEnd"/>
            <w:proofErr w:type="gramEnd"/>
          </w:p>
        </w:tc>
        <w:tc>
          <w:tcPr>
            <w:tcW w:w="1300" w:type="dxa"/>
            <w:noWrap/>
            <w:hideMark/>
          </w:tcPr>
          <w:p w14:paraId="47FF4F0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theta</w:t>
            </w:r>
          </w:p>
        </w:tc>
      </w:tr>
      <w:tr w:rsidR="00682E97" w:rsidRPr="00B86834" w14:paraId="20B487C7" w14:textId="77777777" w:rsidTr="00856AC4">
        <w:trPr>
          <w:trHeight w:val="20"/>
        </w:trPr>
        <w:tc>
          <w:tcPr>
            <w:tcW w:w="1565" w:type="dxa"/>
            <w:noWrap/>
            <w:hideMark/>
          </w:tcPr>
          <w:p w14:paraId="5E659B8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Alysseae</w:t>
            </w:r>
            <w:proofErr w:type="spellEnd"/>
          </w:p>
        </w:tc>
        <w:tc>
          <w:tcPr>
            <w:tcW w:w="1300" w:type="dxa"/>
            <w:noWrap/>
            <w:hideMark/>
          </w:tcPr>
          <w:p w14:paraId="7B0BC9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E44F0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0.04402529</w:t>
            </w:r>
          </w:p>
        </w:tc>
        <w:tc>
          <w:tcPr>
            <w:tcW w:w="1300" w:type="dxa"/>
            <w:noWrap/>
            <w:hideMark/>
          </w:tcPr>
          <w:p w14:paraId="05DB90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0.50513189</w:t>
            </w:r>
          </w:p>
        </w:tc>
        <w:tc>
          <w:tcPr>
            <w:tcW w:w="1300" w:type="dxa"/>
            <w:noWrap/>
            <w:hideMark/>
          </w:tcPr>
          <w:p w14:paraId="533CFD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0.0214897</w:t>
            </w:r>
          </w:p>
        </w:tc>
        <w:tc>
          <w:tcPr>
            <w:tcW w:w="1300" w:type="dxa"/>
            <w:noWrap/>
            <w:hideMark/>
          </w:tcPr>
          <w:p w14:paraId="65DE6A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6.90085056</w:t>
            </w:r>
          </w:p>
        </w:tc>
      </w:tr>
      <w:tr w:rsidR="00682E97" w:rsidRPr="00B86834" w14:paraId="6F153AF8" w14:textId="77777777" w:rsidTr="00856AC4">
        <w:trPr>
          <w:trHeight w:val="20"/>
        </w:trPr>
        <w:tc>
          <w:tcPr>
            <w:tcW w:w="1565" w:type="dxa"/>
            <w:noWrap/>
            <w:hideMark/>
          </w:tcPr>
          <w:p w14:paraId="48C9AB7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Alysseae</w:t>
            </w:r>
            <w:proofErr w:type="spellEnd"/>
          </w:p>
        </w:tc>
        <w:tc>
          <w:tcPr>
            <w:tcW w:w="1300" w:type="dxa"/>
            <w:noWrap/>
            <w:hideMark/>
          </w:tcPr>
          <w:p w14:paraId="7BC2F9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1DEE9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0.02115548</w:t>
            </w:r>
          </w:p>
        </w:tc>
        <w:tc>
          <w:tcPr>
            <w:tcW w:w="1300" w:type="dxa"/>
            <w:noWrap/>
            <w:hideMark/>
          </w:tcPr>
          <w:p w14:paraId="5FB57F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0.50513189</w:t>
            </w:r>
          </w:p>
        </w:tc>
        <w:tc>
          <w:tcPr>
            <w:tcW w:w="1300" w:type="dxa"/>
            <w:noWrap/>
            <w:hideMark/>
          </w:tcPr>
          <w:p w14:paraId="50F121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0.0206555</w:t>
            </w:r>
          </w:p>
        </w:tc>
        <w:tc>
          <w:tcPr>
            <w:tcW w:w="1300" w:type="dxa"/>
            <w:noWrap/>
            <w:hideMark/>
          </w:tcPr>
          <w:p w14:paraId="4DA932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6.8964374</w:t>
            </w:r>
          </w:p>
        </w:tc>
      </w:tr>
      <w:tr w:rsidR="00682E97" w:rsidRPr="00B86834" w14:paraId="43013BA2" w14:textId="77777777" w:rsidTr="00856AC4">
        <w:trPr>
          <w:trHeight w:val="20"/>
        </w:trPr>
        <w:tc>
          <w:tcPr>
            <w:tcW w:w="1565" w:type="dxa"/>
            <w:noWrap/>
            <w:hideMark/>
          </w:tcPr>
          <w:p w14:paraId="1C8424F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Antirrhineae</w:t>
            </w:r>
            <w:proofErr w:type="spellEnd"/>
          </w:p>
        </w:tc>
        <w:tc>
          <w:tcPr>
            <w:tcW w:w="1300" w:type="dxa"/>
            <w:noWrap/>
            <w:hideMark/>
          </w:tcPr>
          <w:p w14:paraId="148C09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B555C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0.03074464</w:t>
            </w:r>
          </w:p>
        </w:tc>
        <w:tc>
          <w:tcPr>
            <w:tcW w:w="1300" w:type="dxa"/>
            <w:noWrap/>
            <w:hideMark/>
          </w:tcPr>
          <w:p w14:paraId="74CC5A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0.05615667</w:t>
            </w:r>
          </w:p>
        </w:tc>
        <w:tc>
          <w:tcPr>
            <w:tcW w:w="1300" w:type="dxa"/>
            <w:noWrap/>
            <w:hideMark/>
          </w:tcPr>
          <w:p w14:paraId="5EA678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0.00202029</w:t>
            </w:r>
          </w:p>
        </w:tc>
        <w:tc>
          <w:tcPr>
            <w:tcW w:w="1300" w:type="dxa"/>
            <w:noWrap/>
            <w:hideMark/>
          </w:tcPr>
          <w:p w14:paraId="337C4F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6.7449743</w:t>
            </w:r>
          </w:p>
        </w:tc>
      </w:tr>
      <w:tr w:rsidR="00682E97" w:rsidRPr="00B86834" w14:paraId="2EFC8A9A" w14:textId="77777777" w:rsidTr="00856AC4">
        <w:trPr>
          <w:trHeight w:val="20"/>
        </w:trPr>
        <w:tc>
          <w:tcPr>
            <w:tcW w:w="1565" w:type="dxa"/>
            <w:noWrap/>
            <w:hideMark/>
          </w:tcPr>
          <w:p w14:paraId="2159808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Antirrhineae</w:t>
            </w:r>
            <w:proofErr w:type="spellEnd"/>
          </w:p>
        </w:tc>
        <w:tc>
          <w:tcPr>
            <w:tcW w:w="1300" w:type="dxa"/>
            <w:noWrap/>
            <w:hideMark/>
          </w:tcPr>
          <w:p w14:paraId="01A5A5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ABB7D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0.013287</w:t>
            </w:r>
          </w:p>
        </w:tc>
        <w:tc>
          <w:tcPr>
            <w:tcW w:w="1300" w:type="dxa"/>
            <w:noWrap/>
            <w:hideMark/>
          </w:tcPr>
          <w:p w14:paraId="15DB09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0.05615667</w:t>
            </w:r>
          </w:p>
        </w:tc>
        <w:tc>
          <w:tcPr>
            <w:tcW w:w="1300" w:type="dxa"/>
            <w:noWrap/>
            <w:hideMark/>
          </w:tcPr>
          <w:p w14:paraId="0EF8F02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0.00748483</w:t>
            </w:r>
          </w:p>
        </w:tc>
        <w:tc>
          <w:tcPr>
            <w:tcW w:w="1300" w:type="dxa"/>
            <w:noWrap/>
            <w:hideMark/>
          </w:tcPr>
          <w:p w14:paraId="7F20F8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6.62181024</w:t>
            </w:r>
          </w:p>
        </w:tc>
      </w:tr>
      <w:tr w:rsidR="00682E97" w:rsidRPr="00B86834" w14:paraId="512DE86F" w14:textId="77777777" w:rsidTr="00856AC4">
        <w:trPr>
          <w:trHeight w:val="20"/>
        </w:trPr>
        <w:tc>
          <w:tcPr>
            <w:tcW w:w="1565" w:type="dxa"/>
            <w:noWrap/>
            <w:hideMark/>
          </w:tcPr>
          <w:p w14:paraId="295E127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Apioideae</w:t>
            </w:r>
            <w:proofErr w:type="spellEnd"/>
          </w:p>
        </w:tc>
        <w:tc>
          <w:tcPr>
            <w:tcW w:w="1300" w:type="dxa"/>
            <w:noWrap/>
            <w:hideMark/>
          </w:tcPr>
          <w:p w14:paraId="18F7DF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8343A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0.05385838</w:t>
            </w:r>
          </w:p>
        </w:tc>
        <w:tc>
          <w:tcPr>
            <w:tcW w:w="1300" w:type="dxa"/>
            <w:noWrap/>
            <w:hideMark/>
          </w:tcPr>
          <w:p w14:paraId="06BED9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0.09432435</w:t>
            </w:r>
          </w:p>
        </w:tc>
        <w:tc>
          <w:tcPr>
            <w:tcW w:w="1300" w:type="dxa"/>
            <w:noWrap/>
            <w:hideMark/>
          </w:tcPr>
          <w:p w14:paraId="62B75A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0.01597978</w:t>
            </w:r>
          </w:p>
        </w:tc>
        <w:tc>
          <w:tcPr>
            <w:tcW w:w="1300" w:type="dxa"/>
            <w:noWrap/>
            <w:hideMark/>
          </w:tcPr>
          <w:p w14:paraId="2F0796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6.83677007</w:t>
            </w:r>
          </w:p>
        </w:tc>
      </w:tr>
      <w:tr w:rsidR="00682E97" w:rsidRPr="00B86834" w14:paraId="40CA2B12" w14:textId="77777777" w:rsidTr="00856AC4">
        <w:trPr>
          <w:trHeight w:val="20"/>
        </w:trPr>
        <w:tc>
          <w:tcPr>
            <w:tcW w:w="1565" w:type="dxa"/>
            <w:noWrap/>
            <w:hideMark/>
          </w:tcPr>
          <w:p w14:paraId="693AD12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Apioideae</w:t>
            </w:r>
            <w:proofErr w:type="spellEnd"/>
          </w:p>
        </w:tc>
        <w:tc>
          <w:tcPr>
            <w:tcW w:w="1300" w:type="dxa"/>
            <w:noWrap/>
            <w:hideMark/>
          </w:tcPr>
          <w:p w14:paraId="10759A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AB722F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0.01000302</w:t>
            </w:r>
          </w:p>
        </w:tc>
        <w:tc>
          <w:tcPr>
            <w:tcW w:w="1300" w:type="dxa"/>
            <w:noWrap/>
            <w:hideMark/>
          </w:tcPr>
          <w:p w14:paraId="2EC413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0.09432435</w:t>
            </w:r>
          </w:p>
        </w:tc>
        <w:tc>
          <w:tcPr>
            <w:tcW w:w="1300" w:type="dxa"/>
            <w:noWrap/>
            <w:hideMark/>
          </w:tcPr>
          <w:p w14:paraId="332CE5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0.01366324</w:t>
            </w:r>
          </w:p>
        </w:tc>
        <w:tc>
          <w:tcPr>
            <w:tcW w:w="1300" w:type="dxa"/>
            <w:noWrap/>
            <w:hideMark/>
          </w:tcPr>
          <w:p w14:paraId="5C799E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6.80066289</w:t>
            </w:r>
          </w:p>
        </w:tc>
      </w:tr>
      <w:tr w:rsidR="00682E97" w:rsidRPr="00B86834" w14:paraId="3B69B9FC" w14:textId="77777777" w:rsidTr="00856AC4">
        <w:trPr>
          <w:trHeight w:val="20"/>
        </w:trPr>
        <w:tc>
          <w:tcPr>
            <w:tcW w:w="1565" w:type="dxa"/>
            <w:noWrap/>
            <w:hideMark/>
          </w:tcPr>
          <w:p w14:paraId="26E3168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Arabideae</w:t>
            </w:r>
            <w:proofErr w:type="spellEnd"/>
          </w:p>
        </w:tc>
        <w:tc>
          <w:tcPr>
            <w:tcW w:w="1300" w:type="dxa"/>
            <w:noWrap/>
            <w:hideMark/>
          </w:tcPr>
          <w:p w14:paraId="70E4DDD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7203B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0.52479212</w:t>
            </w:r>
          </w:p>
        </w:tc>
        <w:tc>
          <w:tcPr>
            <w:tcW w:w="1300" w:type="dxa"/>
            <w:noWrap/>
            <w:hideMark/>
          </w:tcPr>
          <w:p w14:paraId="4A94C43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0.67707888</w:t>
            </w:r>
          </w:p>
        </w:tc>
        <w:tc>
          <w:tcPr>
            <w:tcW w:w="1300" w:type="dxa"/>
            <w:noWrap/>
            <w:hideMark/>
          </w:tcPr>
          <w:p w14:paraId="4837BF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0.06067607</w:t>
            </w:r>
          </w:p>
        </w:tc>
        <w:tc>
          <w:tcPr>
            <w:tcW w:w="1300" w:type="dxa"/>
            <w:noWrap/>
            <w:hideMark/>
          </w:tcPr>
          <w:p w14:paraId="1DAE1B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6.90746927</w:t>
            </w:r>
          </w:p>
        </w:tc>
      </w:tr>
      <w:tr w:rsidR="00682E97" w:rsidRPr="00B86834" w14:paraId="5593D1DE" w14:textId="77777777" w:rsidTr="00856AC4">
        <w:trPr>
          <w:trHeight w:val="20"/>
        </w:trPr>
        <w:tc>
          <w:tcPr>
            <w:tcW w:w="1565" w:type="dxa"/>
            <w:noWrap/>
            <w:hideMark/>
          </w:tcPr>
          <w:p w14:paraId="6210BA1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Arabideae</w:t>
            </w:r>
            <w:proofErr w:type="spellEnd"/>
          </w:p>
        </w:tc>
        <w:tc>
          <w:tcPr>
            <w:tcW w:w="1300" w:type="dxa"/>
            <w:noWrap/>
            <w:hideMark/>
          </w:tcPr>
          <w:p w14:paraId="36C09B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61BCF0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0.3550588</w:t>
            </w:r>
          </w:p>
        </w:tc>
        <w:tc>
          <w:tcPr>
            <w:tcW w:w="1300" w:type="dxa"/>
            <w:noWrap/>
            <w:hideMark/>
          </w:tcPr>
          <w:p w14:paraId="43E22D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0.67707888</w:t>
            </w:r>
          </w:p>
        </w:tc>
        <w:tc>
          <w:tcPr>
            <w:tcW w:w="1300" w:type="dxa"/>
            <w:noWrap/>
            <w:hideMark/>
          </w:tcPr>
          <w:p w14:paraId="570552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0.14993046</w:t>
            </w:r>
          </w:p>
        </w:tc>
        <w:tc>
          <w:tcPr>
            <w:tcW w:w="1300" w:type="dxa"/>
            <w:noWrap/>
            <w:hideMark/>
          </w:tcPr>
          <w:p w14:paraId="024CC0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6.88769237</w:t>
            </w:r>
          </w:p>
        </w:tc>
      </w:tr>
      <w:tr w:rsidR="00682E97" w:rsidRPr="00B86834" w14:paraId="130BE0FD" w14:textId="77777777" w:rsidTr="00856AC4">
        <w:trPr>
          <w:trHeight w:val="20"/>
        </w:trPr>
        <w:tc>
          <w:tcPr>
            <w:tcW w:w="1565" w:type="dxa"/>
            <w:noWrap/>
            <w:hideMark/>
          </w:tcPr>
          <w:p w14:paraId="22E7217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Balsamiaceae</w:t>
            </w:r>
            <w:proofErr w:type="spellEnd"/>
          </w:p>
        </w:tc>
        <w:tc>
          <w:tcPr>
            <w:tcW w:w="1300" w:type="dxa"/>
            <w:noWrap/>
            <w:hideMark/>
          </w:tcPr>
          <w:p w14:paraId="17FADD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E04854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0.01437388</w:t>
            </w:r>
          </w:p>
        </w:tc>
        <w:tc>
          <w:tcPr>
            <w:tcW w:w="1300" w:type="dxa"/>
            <w:noWrap/>
            <w:hideMark/>
          </w:tcPr>
          <w:p w14:paraId="5E79E4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0.00400375</w:t>
            </w:r>
          </w:p>
        </w:tc>
        <w:tc>
          <w:tcPr>
            <w:tcW w:w="1300" w:type="dxa"/>
            <w:noWrap/>
            <w:hideMark/>
          </w:tcPr>
          <w:p w14:paraId="054EA8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0.00938075</w:t>
            </w:r>
          </w:p>
        </w:tc>
        <w:tc>
          <w:tcPr>
            <w:tcW w:w="1300" w:type="dxa"/>
            <w:noWrap/>
            <w:hideMark/>
          </w:tcPr>
          <w:p w14:paraId="35943D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13.9544985</w:t>
            </w:r>
          </w:p>
        </w:tc>
      </w:tr>
      <w:tr w:rsidR="00682E97" w:rsidRPr="00B86834" w14:paraId="347F141B" w14:textId="77777777" w:rsidTr="00856AC4">
        <w:trPr>
          <w:trHeight w:val="20"/>
        </w:trPr>
        <w:tc>
          <w:tcPr>
            <w:tcW w:w="1565" w:type="dxa"/>
            <w:noWrap/>
            <w:hideMark/>
          </w:tcPr>
          <w:p w14:paraId="49C30B8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Balsamiaceae</w:t>
            </w:r>
            <w:proofErr w:type="spellEnd"/>
          </w:p>
        </w:tc>
        <w:tc>
          <w:tcPr>
            <w:tcW w:w="1300" w:type="dxa"/>
            <w:noWrap/>
            <w:hideMark/>
          </w:tcPr>
          <w:p w14:paraId="5A9ED8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AD8C3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0.01525116</w:t>
            </w:r>
          </w:p>
        </w:tc>
        <w:tc>
          <w:tcPr>
            <w:tcW w:w="1300" w:type="dxa"/>
            <w:noWrap/>
            <w:hideMark/>
          </w:tcPr>
          <w:p w14:paraId="08E1BCD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0.00400375</w:t>
            </w:r>
          </w:p>
        </w:tc>
        <w:tc>
          <w:tcPr>
            <w:tcW w:w="1300" w:type="dxa"/>
            <w:noWrap/>
            <w:hideMark/>
          </w:tcPr>
          <w:p w14:paraId="571702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0.00052895</w:t>
            </w:r>
          </w:p>
        </w:tc>
        <w:tc>
          <w:tcPr>
            <w:tcW w:w="1300" w:type="dxa"/>
            <w:noWrap/>
            <w:hideMark/>
          </w:tcPr>
          <w:p w14:paraId="28BEA2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5.92161613</w:t>
            </w:r>
          </w:p>
        </w:tc>
      </w:tr>
      <w:tr w:rsidR="00682E97" w:rsidRPr="00B86834" w14:paraId="0A9A826B" w14:textId="77777777" w:rsidTr="00856AC4">
        <w:trPr>
          <w:trHeight w:val="20"/>
        </w:trPr>
        <w:tc>
          <w:tcPr>
            <w:tcW w:w="1565" w:type="dxa"/>
            <w:noWrap/>
            <w:hideMark/>
          </w:tcPr>
          <w:p w14:paraId="0A332DF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Brassiceae</w:t>
            </w:r>
            <w:proofErr w:type="spellEnd"/>
          </w:p>
        </w:tc>
        <w:tc>
          <w:tcPr>
            <w:tcW w:w="1300" w:type="dxa"/>
            <w:noWrap/>
            <w:hideMark/>
          </w:tcPr>
          <w:p w14:paraId="68784F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A8DCB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0.04402116</w:t>
            </w:r>
          </w:p>
        </w:tc>
        <w:tc>
          <w:tcPr>
            <w:tcW w:w="1300" w:type="dxa"/>
            <w:noWrap/>
            <w:hideMark/>
          </w:tcPr>
          <w:p w14:paraId="5CD2E79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1.51465082</w:t>
            </w:r>
          </w:p>
        </w:tc>
        <w:tc>
          <w:tcPr>
            <w:tcW w:w="1300" w:type="dxa"/>
            <w:noWrap/>
            <w:hideMark/>
          </w:tcPr>
          <w:p w14:paraId="220BE4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0.10740962</w:t>
            </w:r>
          </w:p>
        </w:tc>
        <w:tc>
          <w:tcPr>
            <w:tcW w:w="1300" w:type="dxa"/>
            <w:noWrap/>
            <w:hideMark/>
          </w:tcPr>
          <w:p w14:paraId="3D4E944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6.78182407</w:t>
            </w:r>
          </w:p>
        </w:tc>
      </w:tr>
      <w:tr w:rsidR="00682E97" w:rsidRPr="00B86834" w14:paraId="20A9B9F0" w14:textId="77777777" w:rsidTr="00856AC4">
        <w:trPr>
          <w:trHeight w:val="20"/>
        </w:trPr>
        <w:tc>
          <w:tcPr>
            <w:tcW w:w="1565" w:type="dxa"/>
            <w:noWrap/>
            <w:hideMark/>
          </w:tcPr>
          <w:p w14:paraId="6489FF9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Brassiceae</w:t>
            </w:r>
            <w:proofErr w:type="spellEnd"/>
          </w:p>
        </w:tc>
        <w:tc>
          <w:tcPr>
            <w:tcW w:w="1300" w:type="dxa"/>
            <w:noWrap/>
            <w:hideMark/>
          </w:tcPr>
          <w:p w14:paraId="1D1E16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6428E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0.02645235</w:t>
            </w:r>
          </w:p>
        </w:tc>
        <w:tc>
          <w:tcPr>
            <w:tcW w:w="1300" w:type="dxa"/>
            <w:noWrap/>
            <w:hideMark/>
          </w:tcPr>
          <w:p w14:paraId="625A1C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1.51465082</w:t>
            </w:r>
          </w:p>
        </w:tc>
        <w:tc>
          <w:tcPr>
            <w:tcW w:w="1300" w:type="dxa"/>
            <w:noWrap/>
            <w:hideMark/>
          </w:tcPr>
          <w:p w14:paraId="35FBB6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0.1001567</w:t>
            </w:r>
          </w:p>
        </w:tc>
        <w:tc>
          <w:tcPr>
            <w:tcW w:w="1300" w:type="dxa"/>
            <w:noWrap/>
            <w:hideMark/>
          </w:tcPr>
          <w:p w14:paraId="149E86E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6.78182379</w:t>
            </w:r>
          </w:p>
        </w:tc>
      </w:tr>
      <w:tr w:rsidR="00682E97" w:rsidRPr="00B86834" w14:paraId="0F6F1FFA" w14:textId="77777777" w:rsidTr="00856AC4">
        <w:trPr>
          <w:trHeight w:val="20"/>
        </w:trPr>
        <w:tc>
          <w:tcPr>
            <w:tcW w:w="1565" w:type="dxa"/>
            <w:noWrap/>
            <w:hideMark/>
          </w:tcPr>
          <w:p w14:paraId="2A4EEF4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Cardamineae</w:t>
            </w:r>
            <w:proofErr w:type="spellEnd"/>
          </w:p>
        </w:tc>
        <w:tc>
          <w:tcPr>
            <w:tcW w:w="1300" w:type="dxa"/>
            <w:noWrap/>
            <w:hideMark/>
          </w:tcPr>
          <w:p w14:paraId="313D33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3EEB4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0.05569111</w:t>
            </w:r>
          </w:p>
        </w:tc>
        <w:tc>
          <w:tcPr>
            <w:tcW w:w="1300" w:type="dxa"/>
            <w:noWrap/>
            <w:hideMark/>
          </w:tcPr>
          <w:p w14:paraId="479394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2.01050027</w:t>
            </w:r>
          </w:p>
        </w:tc>
        <w:tc>
          <w:tcPr>
            <w:tcW w:w="1300" w:type="dxa"/>
            <w:noWrap/>
            <w:hideMark/>
          </w:tcPr>
          <w:p w14:paraId="03A54B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0.24669257</w:t>
            </w:r>
          </w:p>
        </w:tc>
        <w:tc>
          <w:tcPr>
            <w:tcW w:w="1300" w:type="dxa"/>
            <w:noWrap/>
            <w:hideMark/>
          </w:tcPr>
          <w:p w14:paraId="774439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6.81475042</w:t>
            </w:r>
          </w:p>
        </w:tc>
      </w:tr>
      <w:tr w:rsidR="00682E97" w:rsidRPr="00B86834" w14:paraId="292DE7A7" w14:textId="77777777" w:rsidTr="00856AC4">
        <w:trPr>
          <w:trHeight w:val="20"/>
        </w:trPr>
        <w:tc>
          <w:tcPr>
            <w:tcW w:w="1565" w:type="dxa"/>
            <w:noWrap/>
            <w:hideMark/>
          </w:tcPr>
          <w:p w14:paraId="352A7C6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Cardamineae</w:t>
            </w:r>
            <w:proofErr w:type="spellEnd"/>
          </w:p>
        </w:tc>
        <w:tc>
          <w:tcPr>
            <w:tcW w:w="1300" w:type="dxa"/>
            <w:noWrap/>
            <w:hideMark/>
          </w:tcPr>
          <w:p w14:paraId="39F474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21907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0.03214692</w:t>
            </w:r>
          </w:p>
        </w:tc>
        <w:tc>
          <w:tcPr>
            <w:tcW w:w="1300" w:type="dxa"/>
            <w:noWrap/>
            <w:hideMark/>
          </w:tcPr>
          <w:p w14:paraId="454007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2.01050027</w:t>
            </w:r>
          </w:p>
        </w:tc>
        <w:tc>
          <w:tcPr>
            <w:tcW w:w="1300" w:type="dxa"/>
            <w:noWrap/>
            <w:hideMark/>
          </w:tcPr>
          <w:p w14:paraId="445B0E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0.61875634</w:t>
            </w:r>
          </w:p>
        </w:tc>
        <w:tc>
          <w:tcPr>
            <w:tcW w:w="1300" w:type="dxa"/>
            <w:noWrap/>
            <w:hideMark/>
          </w:tcPr>
          <w:p w14:paraId="74457F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6.81510396</w:t>
            </w:r>
          </w:p>
        </w:tc>
      </w:tr>
      <w:tr w:rsidR="00682E97" w:rsidRPr="00B86834" w14:paraId="0EFEC625" w14:textId="77777777" w:rsidTr="00856AC4">
        <w:trPr>
          <w:trHeight w:val="20"/>
        </w:trPr>
        <w:tc>
          <w:tcPr>
            <w:tcW w:w="1565" w:type="dxa"/>
            <w:noWrap/>
            <w:hideMark/>
          </w:tcPr>
          <w:p w14:paraId="611CAB9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Cardueae</w:t>
            </w:r>
            <w:proofErr w:type="spellEnd"/>
          </w:p>
        </w:tc>
        <w:tc>
          <w:tcPr>
            <w:tcW w:w="1300" w:type="dxa"/>
            <w:noWrap/>
            <w:hideMark/>
          </w:tcPr>
          <w:p w14:paraId="23EF82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6811A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0.05471326</w:t>
            </w:r>
          </w:p>
        </w:tc>
        <w:tc>
          <w:tcPr>
            <w:tcW w:w="1300" w:type="dxa"/>
            <w:noWrap/>
            <w:hideMark/>
          </w:tcPr>
          <w:p w14:paraId="11E34E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0.164068</w:t>
            </w:r>
          </w:p>
        </w:tc>
        <w:tc>
          <w:tcPr>
            <w:tcW w:w="1300" w:type="dxa"/>
            <w:noWrap/>
            <w:hideMark/>
          </w:tcPr>
          <w:p w14:paraId="58515E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0.00997412</w:t>
            </w:r>
          </w:p>
        </w:tc>
        <w:tc>
          <w:tcPr>
            <w:tcW w:w="1300" w:type="dxa"/>
            <w:noWrap/>
            <w:hideMark/>
          </w:tcPr>
          <w:p w14:paraId="44A87E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6.83333</w:t>
            </w:r>
          </w:p>
        </w:tc>
      </w:tr>
      <w:tr w:rsidR="00682E97" w:rsidRPr="00B86834" w14:paraId="1EF2B9EF" w14:textId="77777777" w:rsidTr="00856AC4">
        <w:trPr>
          <w:trHeight w:val="20"/>
        </w:trPr>
        <w:tc>
          <w:tcPr>
            <w:tcW w:w="1565" w:type="dxa"/>
            <w:noWrap/>
            <w:hideMark/>
          </w:tcPr>
          <w:p w14:paraId="5F043BD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Cardueae</w:t>
            </w:r>
            <w:proofErr w:type="spellEnd"/>
          </w:p>
        </w:tc>
        <w:tc>
          <w:tcPr>
            <w:tcW w:w="1300" w:type="dxa"/>
            <w:noWrap/>
            <w:hideMark/>
          </w:tcPr>
          <w:p w14:paraId="40780B4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856A0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0.03127461</w:t>
            </w:r>
          </w:p>
        </w:tc>
        <w:tc>
          <w:tcPr>
            <w:tcW w:w="1300" w:type="dxa"/>
            <w:noWrap/>
            <w:hideMark/>
          </w:tcPr>
          <w:p w14:paraId="0E5D0C8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0.164068</w:t>
            </w:r>
          </w:p>
        </w:tc>
        <w:tc>
          <w:tcPr>
            <w:tcW w:w="1300" w:type="dxa"/>
            <w:noWrap/>
            <w:hideMark/>
          </w:tcPr>
          <w:p w14:paraId="22B6F1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0.021815</w:t>
            </w:r>
          </w:p>
        </w:tc>
        <w:tc>
          <w:tcPr>
            <w:tcW w:w="1300" w:type="dxa"/>
            <w:noWrap/>
            <w:hideMark/>
          </w:tcPr>
          <w:p w14:paraId="5F6E20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6.8371473</w:t>
            </w:r>
          </w:p>
        </w:tc>
      </w:tr>
      <w:tr w:rsidR="00682E97" w:rsidRPr="00B86834" w14:paraId="21CBBA08" w14:textId="77777777" w:rsidTr="00856AC4">
        <w:trPr>
          <w:trHeight w:val="20"/>
        </w:trPr>
        <w:tc>
          <w:tcPr>
            <w:tcW w:w="1565" w:type="dxa"/>
            <w:noWrap/>
            <w:hideMark/>
          </w:tcPr>
          <w:p w14:paraId="60D3CD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387AED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F08BE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0.0777941</w:t>
            </w:r>
          </w:p>
        </w:tc>
        <w:tc>
          <w:tcPr>
            <w:tcW w:w="1300" w:type="dxa"/>
            <w:noWrap/>
            <w:hideMark/>
          </w:tcPr>
          <w:p w14:paraId="6D6EF8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0.00390449</w:t>
            </w:r>
          </w:p>
        </w:tc>
        <w:tc>
          <w:tcPr>
            <w:tcW w:w="1300" w:type="dxa"/>
            <w:noWrap/>
            <w:hideMark/>
          </w:tcPr>
          <w:p w14:paraId="553E08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0.00447383</w:t>
            </w:r>
          </w:p>
        </w:tc>
        <w:tc>
          <w:tcPr>
            <w:tcW w:w="1300" w:type="dxa"/>
            <w:noWrap/>
            <w:hideMark/>
          </w:tcPr>
          <w:p w14:paraId="47D7184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6.75219765</w:t>
            </w:r>
          </w:p>
        </w:tc>
      </w:tr>
      <w:tr w:rsidR="00682E97" w:rsidRPr="00B86834" w14:paraId="315E04B1" w14:textId="77777777" w:rsidTr="00856AC4">
        <w:trPr>
          <w:trHeight w:val="20"/>
        </w:trPr>
        <w:tc>
          <w:tcPr>
            <w:tcW w:w="1565" w:type="dxa"/>
            <w:noWrap/>
            <w:hideMark/>
          </w:tcPr>
          <w:p w14:paraId="1FAC95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3ADD27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14F6E0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0.03003493</w:t>
            </w:r>
          </w:p>
        </w:tc>
        <w:tc>
          <w:tcPr>
            <w:tcW w:w="1300" w:type="dxa"/>
            <w:noWrap/>
            <w:hideMark/>
          </w:tcPr>
          <w:p w14:paraId="6F3DD2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0.00390449</w:t>
            </w:r>
          </w:p>
        </w:tc>
        <w:tc>
          <w:tcPr>
            <w:tcW w:w="1300" w:type="dxa"/>
            <w:noWrap/>
            <w:hideMark/>
          </w:tcPr>
          <w:p w14:paraId="31D363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0.00591825</w:t>
            </w:r>
          </w:p>
        </w:tc>
        <w:tc>
          <w:tcPr>
            <w:tcW w:w="1300" w:type="dxa"/>
            <w:noWrap/>
            <w:hideMark/>
          </w:tcPr>
          <w:p w14:paraId="15A336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6.73773539</w:t>
            </w:r>
          </w:p>
        </w:tc>
      </w:tr>
      <w:tr w:rsidR="00682E97" w:rsidRPr="00B86834" w14:paraId="43FED0FC" w14:textId="77777777" w:rsidTr="00856AC4">
        <w:trPr>
          <w:trHeight w:val="20"/>
        </w:trPr>
        <w:tc>
          <w:tcPr>
            <w:tcW w:w="1565" w:type="dxa"/>
            <w:noWrap/>
            <w:hideMark/>
          </w:tcPr>
          <w:p w14:paraId="7EE6BDF5"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Chamaecrista</w:t>
            </w:r>
            <w:proofErr w:type="spellEnd"/>
          </w:p>
        </w:tc>
        <w:tc>
          <w:tcPr>
            <w:tcW w:w="1300" w:type="dxa"/>
            <w:noWrap/>
            <w:hideMark/>
          </w:tcPr>
          <w:p w14:paraId="751261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D2141A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0.08230412</w:t>
            </w:r>
          </w:p>
        </w:tc>
        <w:tc>
          <w:tcPr>
            <w:tcW w:w="1300" w:type="dxa"/>
            <w:noWrap/>
            <w:hideMark/>
          </w:tcPr>
          <w:p w14:paraId="5FE084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0.20181379</w:t>
            </w:r>
          </w:p>
        </w:tc>
        <w:tc>
          <w:tcPr>
            <w:tcW w:w="1300" w:type="dxa"/>
            <w:noWrap/>
            <w:hideMark/>
          </w:tcPr>
          <w:p w14:paraId="4338AA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0.00240117</w:t>
            </w:r>
          </w:p>
        </w:tc>
        <w:tc>
          <w:tcPr>
            <w:tcW w:w="1300" w:type="dxa"/>
            <w:noWrap/>
            <w:hideMark/>
          </w:tcPr>
          <w:p w14:paraId="6FF278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6.05770015</w:t>
            </w:r>
          </w:p>
        </w:tc>
      </w:tr>
      <w:tr w:rsidR="00682E97" w:rsidRPr="00B86834" w14:paraId="33AFC3B3" w14:textId="77777777" w:rsidTr="00856AC4">
        <w:trPr>
          <w:trHeight w:val="20"/>
        </w:trPr>
        <w:tc>
          <w:tcPr>
            <w:tcW w:w="1565" w:type="dxa"/>
            <w:noWrap/>
            <w:hideMark/>
          </w:tcPr>
          <w:p w14:paraId="21A41C4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Chamaecrista</w:t>
            </w:r>
            <w:proofErr w:type="spellEnd"/>
          </w:p>
        </w:tc>
        <w:tc>
          <w:tcPr>
            <w:tcW w:w="1300" w:type="dxa"/>
            <w:noWrap/>
            <w:hideMark/>
          </w:tcPr>
          <w:p w14:paraId="2FDE9E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A64F7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0.01024206</w:t>
            </w:r>
          </w:p>
        </w:tc>
        <w:tc>
          <w:tcPr>
            <w:tcW w:w="1300" w:type="dxa"/>
            <w:noWrap/>
            <w:hideMark/>
          </w:tcPr>
          <w:p w14:paraId="5E7908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0.20181379</w:t>
            </w:r>
          </w:p>
        </w:tc>
        <w:tc>
          <w:tcPr>
            <w:tcW w:w="1300" w:type="dxa"/>
            <w:noWrap/>
            <w:hideMark/>
          </w:tcPr>
          <w:p w14:paraId="644061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0.00236646</w:t>
            </w:r>
          </w:p>
        </w:tc>
        <w:tc>
          <w:tcPr>
            <w:tcW w:w="1300" w:type="dxa"/>
            <w:noWrap/>
            <w:hideMark/>
          </w:tcPr>
          <w:p w14:paraId="14E516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6.04145922</w:t>
            </w:r>
          </w:p>
        </w:tc>
      </w:tr>
      <w:tr w:rsidR="00682E97" w:rsidRPr="00B86834" w14:paraId="1A5DB988" w14:textId="77777777" w:rsidTr="00856AC4">
        <w:trPr>
          <w:trHeight w:val="20"/>
        </w:trPr>
        <w:tc>
          <w:tcPr>
            <w:tcW w:w="1565" w:type="dxa"/>
            <w:noWrap/>
            <w:hideMark/>
          </w:tcPr>
          <w:p w14:paraId="78F3710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Chorisporeae</w:t>
            </w:r>
            <w:proofErr w:type="spellEnd"/>
          </w:p>
        </w:tc>
        <w:tc>
          <w:tcPr>
            <w:tcW w:w="1300" w:type="dxa"/>
            <w:noWrap/>
            <w:hideMark/>
          </w:tcPr>
          <w:p w14:paraId="2E452D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EFA29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0.07476909</w:t>
            </w:r>
          </w:p>
        </w:tc>
        <w:tc>
          <w:tcPr>
            <w:tcW w:w="1300" w:type="dxa"/>
            <w:noWrap/>
            <w:hideMark/>
          </w:tcPr>
          <w:p w14:paraId="4E1E7B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3.43309151</w:t>
            </w:r>
          </w:p>
        </w:tc>
        <w:tc>
          <w:tcPr>
            <w:tcW w:w="1300" w:type="dxa"/>
            <w:noWrap/>
            <w:hideMark/>
          </w:tcPr>
          <w:p w14:paraId="028489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0.0975446</w:t>
            </w:r>
          </w:p>
        </w:tc>
        <w:tc>
          <w:tcPr>
            <w:tcW w:w="1300" w:type="dxa"/>
            <w:noWrap/>
            <w:hideMark/>
          </w:tcPr>
          <w:p w14:paraId="3190C83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7.09512575</w:t>
            </w:r>
          </w:p>
        </w:tc>
      </w:tr>
      <w:tr w:rsidR="00682E97" w:rsidRPr="00B86834" w14:paraId="75906982" w14:textId="77777777" w:rsidTr="00856AC4">
        <w:trPr>
          <w:trHeight w:val="20"/>
        </w:trPr>
        <w:tc>
          <w:tcPr>
            <w:tcW w:w="1565" w:type="dxa"/>
            <w:noWrap/>
            <w:hideMark/>
          </w:tcPr>
          <w:p w14:paraId="18A34ED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Chorisporeae</w:t>
            </w:r>
            <w:proofErr w:type="spellEnd"/>
          </w:p>
        </w:tc>
        <w:tc>
          <w:tcPr>
            <w:tcW w:w="1300" w:type="dxa"/>
            <w:noWrap/>
            <w:hideMark/>
          </w:tcPr>
          <w:p w14:paraId="4C13EC3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35AB6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0.08212299</w:t>
            </w:r>
          </w:p>
        </w:tc>
        <w:tc>
          <w:tcPr>
            <w:tcW w:w="1300" w:type="dxa"/>
            <w:noWrap/>
            <w:hideMark/>
          </w:tcPr>
          <w:p w14:paraId="3A08EA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3.43309151</w:t>
            </w:r>
          </w:p>
        </w:tc>
        <w:tc>
          <w:tcPr>
            <w:tcW w:w="1300" w:type="dxa"/>
            <w:noWrap/>
            <w:hideMark/>
          </w:tcPr>
          <w:p w14:paraId="031514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0.1243816</w:t>
            </w:r>
          </w:p>
        </w:tc>
        <w:tc>
          <w:tcPr>
            <w:tcW w:w="1300" w:type="dxa"/>
            <w:noWrap/>
            <w:hideMark/>
          </w:tcPr>
          <w:p w14:paraId="5AC293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7.10139911</w:t>
            </w:r>
          </w:p>
        </w:tc>
      </w:tr>
      <w:tr w:rsidR="00682E97" w:rsidRPr="00B86834" w14:paraId="550CE32D" w14:textId="77777777" w:rsidTr="00856AC4">
        <w:trPr>
          <w:trHeight w:val="20"/>
        </w:trPr>
        <w:tc>
          <w:tcPr>
            <w:tcW w:w="1565" w:type="dxa"/>
            <w:noWrap/>
            <w:hideMark/>
          </w:tcPr>
          <w:p w14:paraId="402CA6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0C0AA2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F0C2BB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0.03874914</w:t>
            </w:r>
          </w:p>
        </w:tc>
        <w:tc>
          <w:tcPr>
            <w:tcW w:w="1300" w:type="dxa"/>
            <w:noWrap/>
            <w:hideMark/>
          </w:tcPr>
          <w:p w14:paraId="60F5A91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0.10079235</w:t>
            </w:r>
          </w:p>
        </w:tc>
        <w:tc>
          <w:tcPr>
            <w:tcW w:w="1300" w:type="dxa"/>
            <w:noWrap/>
            <w:hideMark/>
          </w:tcPr>
          <w:p w14:paraId="4B64347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0.01904948</w:t>
            </w:r>
          </w:p>
        </w:tc>
        <w:tc>
          <w:tcPr>
            <w:tcW w:w="1300" w:type="dxa"/>
            <w:noWrap/>
            <w:hideMark/>
          </w:tcPr>
          <w:p w14:paraId="5E3C94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6.93732722</w:t>
            </w:r>
          </w:p>
        </w:tc>
      </w:tr>
      <w:tr w:rsidR="00682E97" w:rsidRPr="00B86834" w14:paraId="3397A688" w14:textId="77777777" w:rsidTr="00856AC4">
        <w:trPr>
          <w:trHeight w:val="20"/>
        </w:trPr>
        <w:tc>
          <w:tcPr>
            <w:tcW w:w="1565" w:type="dxa"/>
            <w:noWrap/>
            <w:hideMark/>
          </w:tcPr>
          <w:p w14:paraId="6A741F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03FB59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C9791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0.00457246</w:t>
            </w:r>
          </w:p>
        </w:tc>
        <w:tc>
          <w:tcPr>
            <w:tcW w:w="1300" w:type="dxa"/>
            <w:noWrap/>
            <w:hideMark/>
          </w:tcPr>
          <w:p w14:paraId="3DA534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0.10079235</w:t>
            </w:r>
          </w:p>
        </w:tc>
        <w:tc>
          <w:tcPr>
            <w:tcW w:w="1300" w:type="dxa"/>
            <w:noWrap/>
            <w:hideMark/>
          </w:tcPr>
          <w:p w14:paraId="05ED778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0.01130981</w:t>
            </w:r>
          </w:p>
        </w:tc>
        <w:tc>
          <w:tcPr>
            <w:tcW w:w="1300" w:type="dxa"/>
            <w:noWrap/>
            <w:hideMark/>
          </w:tcPr>
          <w:p w14:paraId="020FCF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6.05811266</w:t>
            </w:r>
          </w:p>
        </w:tc>
      </w:tr>
      <w:tr w:rsidR="00682E97" w:rsidRPr="00B86834" w14:paraId="2D439F8A" w14:textId="77777777" w:rsidTr="00856AC4">
        <w:trPr>
          <w:trHeight w:val="20"/>
        </w:trPr>
        <w:tc>
          <w:tcPr>
            <w:tcW w:w="1565" w:type="dxa"/>
            <w:noWrap/>
            <w:hideMark/>
          </w:tcPr>
          <w:p w14:paraId="5BDC8B1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Erysimeae</w:t>
            </w:r>
            <w:proofErr w:type="spellEnd"/>
          </w:p>
        </w:tc>
        <w:tc>
          <w:tcPr>
            <w:tcW w:w="1300" w:type="dxa"/>
            <w:noWrap/>
            <w:hideMark/>
          </w:tcPr>
          <w:p w14:paraId="36D1FB5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0A3A1E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0.05077356</w:t>
            </w:r>
          </w:p>
        </w:tc>
        <w:tc>
          <w:tcPr>
            <w:tcW w:w="1300" w:type="dxa"/>
            <w:noWrap/>
            <w:hideMark/>
          </w:tcPr>
          <w:p w14:paraId="1086F3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0.92002517</w:t>
            </w:r>
          </w:p>
        </w:tc>
        <w:tc>
          <w:tcPr>
            <w:tcW w:w="1300" w:type="dxa"/>
            <w:noWrap/>
            <w:hideMark/>
          </w:tcPr>
          <w:p w14:paraId="2431EA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0.05616603</w:t>
            </w:r>
          </w:p>
        </w:tc>
        <w:tc>
          <w:tcPr>
            <w:tcW w:w="1300" w:type="dxa"/>
            <w:noWrap/>
            <w:hideMark/>
          </w:tcPr>
          <w:p w14:paraId="2A0217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6.95733832</w:t>
            </w:r>
          </w:p>
        </w:tc>
      </w:tr>
      <w:tr w:rsidR="00682E97" w:rsidRPr="00B86834" w14:paraId="56B2395D" w14:textId="77777777" w:rsidTr="00856AC4">
        <w:trPr>
          <w:trHeight w:val="20"/>
        </w:trPr>
        <w:tc>
          <w:tcPr>
            <w:tcW w:w="1565" w:type="dxa"/>
            <w:noWrap/>
            <w:hideMark/>
          </w:tcPr>
          <w:p w14:paraId="164C331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Erysimeae</w:t>
            </w:r>
            <w:proofErr w:type="spellEnd"/>
          </w:p>
        </w:tc>
        <w:tc>
          <w:tcPr>
            <w:tcW w:w="1300" w:type="dxa"/>
            <w:noWrap/>
            <w:hideMark/>
          </w:tcPr>
          <w:p w14:paraId="04500D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E1E4C4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0.06039982</w:t>
            </w:r>
          </w:p>
        </w:tc>
        <w:tc>
          <w:tcPr>
            <w:tcW w:w="1300" w:type="dxa"/>
            <w:noWrap/>
            <w:hideMark/>
          </w:tcPr>
          <w:p w14:paraId="3B6049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0.92002517</w:t>
            </w:r>
          </w:p>
        </w:tc>
        <w:tc>
          <w:tcPr>
            <w:tcW w:w="1300" w:type="dxa"/>
            <w:noWrap/>
            <w:hideMark/>
          </w:tcPr>
          <w:p w14:paraId="77FB544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0.06972218</w:t>
            </w:r>
          </w:p>
        </w:tc>
        <w:tc>
          <w:tcPr>
            <w:tcW w:w="1300" w:type="dxa"/>
            <w:noWrap/>
            <w:hideMark/>
          </w:tcPr>
          <w:p w14:paraId="7FDCDA5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6.84685833</w:t>
            </w:r>
          </w:p>
        </w:tc>
      </w:tr>
      <w:tr w:rsidR="00682E97" w:rsidRPr="00B86834" w14:paraId="68B98A52" w14:textId="77777777" w:rsidTr="00856AC4">
        <w:trPr>
          <w:trHeight w:val="20"/>
        </w:trPr>
        <w:tc>
          <w:tcPr>
            <w:tcW w:w="1565" w:type="dxa"/>
            <w:noWrap/>
            <w:hideMark/>
          </w:tcPr>
          <w:p w14:paraId="0E4F905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Euclidieae</w:t>
            </w:r>
            <w:proofErr w:type="spellEnd"/>
          </w:p>
        </w:tc>
        <w:tc>
          <w:tcPr>
            <w:tcW w:w="1300" w:type="dxa"/>
            <w:noWrap/>
            <w:hideMark/>
          </w:tcPr>
          <w:p w14:paraId="1D5FF3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504B6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0.02911251</w:t>
            </w:r>
          </w:p>
        </w:tc>
        <w:tc>
          <w:tcPr>
            <w:tcW w:w="1300" w:type="dxa"/>
            <w:noWrap/>
            <w:hideMark/>
          </w:tcPr>
          <w:p w14:paraId="20E1A49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0.53731559</w:t>
            </w:r>
          </w:p>
        </w:tc>
        <w:tc>
          <w:tcPr>
            <w:tcW w:w="1300" w:type="dxa"/>
            <w:noWrap/>
            <w:hideMark/>
          </w:tcPr>
          <w:p w14:paraId="0B739A6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0.00364014</w:t>
            </w:r>
          </w:p>
        </w:tc>
        <w:tc>
          <w:tcPr>
            <w:tcW w:w="1300" w:type="dxa"/>
            <w:noWrap/>
            <w:hideMark/>
          </w:tcPr>
          <w:p w14:paraId="6CF75D0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7.05320916</w:t>
            </w:r>
          </w:p>
        </w:tc>
      </w:tr>
      <w:tr w:rsidR="00682E97" w:rsidRPr="00B86834" w14:paraId="0E364FE9" w14:textId="77777777" w:rsidTr="00856AC4">
        <w:trPr>
          <w:trHeight w:val="20"/>
        </w:trPr>
        <w:tc>
          <w:tcPr>
            <w:tcW w:w="1565" w:type="dxa"/>
            <w:noWrap/>
            <w:hideMark/>
          </w:tcPr>
          <w:p w14:paraId="30FC5A7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Euclidieae</w:t>
            </w:r>
            <w:proofErr w:type="spellEnd"/>
          </w:p>
        </w:tc>
        <w:tc>
          <w:tcPr>
            <w:tcW w:w="1300" w:type="dxa"/>
            <w:noWrap/>
            <w:hideMark/>
          </w:tcPr>
          <w:p w14:paraId="5C271F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3E512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0.04189974</w:t>
            </w:r>
          </w:p>
        </w:tc>
        <w:tc>
          <w:tcPr>
            <w:tcW w:w="1300" w:type="dxa"/>
            <w:noWrap/>
            <w:hideMark/>
          </w:tcPr>
          <w:p w14:paraId="661278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0.53731559</w:t>
            </w:r>
          </w:p>
        </w:tc>
        <w:tc>
          <w:tcPr>
            <w:tcW w:w="1300" w:type="dxa"/>
            <w:noWrap/>
            <w:hideMark/>
          </w:tcPr>
          <w:p w14:paraId="6D96CE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0.04962295</w:t>
            </w:r>
          </w:p>
        </w:tc>
        <w:tc>
          <w:tcPr>
            <w:tcW w:w="1300" w:type="dxa"/>
            <w:noWrap/>
            <w:hideMark/>
          </w:tcPr>
          <w:p w14:paraId="4D854F0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7.00469944</w:t>
            </w:r>
          </w:p>
        </w:tc>
      </w:tr>
      <w:tr w:rsidR="00682E97" w:rsidRPr="00B86834" w14:paraId="32D47933" w14:textId="77777777" w:rsidTr="00856AC4">
        <w:trPr>
          <w:trHeight w:val="20"/>
        </w:trPr>
        <w:tc>
          <w:tcPr>
            <w:tcW w:w="1565" w:type="dxa"/>
            <w:noWrap/>
            <w:hideMark/>
          </w:tcPr>
          <w:p w14:paraId="54A45B3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Eumalvoideae</w:t>
            </w:r>
            <w:proofErr w:type="spellEnd"/>
          </w:p>
        </w:tc>
        <w:tc>
          <w:tcPr>
            <w:tcW w:w="1300" w:type="dxa"/>
            <w:noWrap/>
            <w:hideMark/>
          </w:tcPr>
          <w:p w14:paraId="404CF27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2FEF8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0.04550747</w:t>
            </w:r>
          </w:p>
        </w:tc>
        <w:tc>
          <w:tcPr>
            <w:tcW w:w="1300" w:type="dxa"/>
            <w:noWrap/>
            <w:hideMark/>
          </w:tcPr>
          <w:p w14:paraId="6A8E54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0.07355345</w:t>
            </w:r>
          </w:p>
        </w:tc>
        <w:tc>
          <w:tcPr>
            <w:tcW w:w="1300" w:type="dxa"/>
            <w:noWrap/>
            <w:hideMark/>
          </w:tcPr>
          <w:p w14:paraId="714F94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0.02100277</w:t>
            </w:r>
          </w:p>
        </w:tc>
        <w:tc>
          <w:tcPr>
            <w:tcW w:w="1300" w:type="dxa"/>
            <w:noWrap/>
            <w:hideMark/>
          </w:tcPr>
          <w:p w14:paraId="150D1B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6.37815164</w:t>
            </w:r>
          </w:p>
        </w:tc>
      </w:tr>
      <w:tr w:rsidR="00682E97" w:rsidRPr="00B86834" w14:paraId="796D72C1" w14:textId="77777777" w:rsidTr="00856AC4">
        <w:trPr>
          <w:trHeight w:val="20"/>
        </w:trPr>
        <w:tc>
          <w:tcPr>
            <w:tcW w:w="1565" w:type="dxa"/>
            <w:noWrap/>
            <w:hideMark/>
          </w:tcPr>
          <w:p w14:paraId="1C3A767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Eumalvoideae</w:t>
            </w:r>
            <w:proofErr w:type="spellEnd"/>
          </w:p>
        </w:tc>
        <w:tc>
          <w:tcPr>
            <w:tcW w:w="1300" w:type="dxa"/>
            <w:noWrap/>
            <w:hideMark/>
          </w:tcPr>
          <w:p w14:paraId="09DE89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94E7D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0.01531847</w:t>
            </w:r>
          </w:p>
        </w:tc>
        <w:tc>
          <w:tcPr>
            <w:tcW w:w="1300" w:type="dxa"/>
            <w:noWrap/>
            <w:hideMark/>
          </w:tcPr>
          <w:p w14:paraId="1325C4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0.07355345</w:t>
            </w:r>
          </w:p>
        </w:tc>
        <w:tc>
          <w:tcPr>
            <w:tcW w:w="1300" w:type="dxa"/>
            <w:noWrap/>
            <w:hideMark/>
          </w:tcPr>
          <w:p w14:paraId="2AF9CE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0.01325006</w:t>
            </w:r>
          </w:p>
        </w:tc>
        <w:tc>
          <w:tcPr>
            <w:tcW w:w="1300" w:type="dxa"/>
            <w:noWrap/>
            <w:hideMark/>
          </w:tcPr>
          <w:p w14:paraId="4C7682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6.33094879</w:t>
            </w:r>
          </w:p>
        </w:tc>
      </w:tr>
      <w:tr w:rsidR="00682E97" w:rsidRPr="00B86834" w14:paraId="53F9E3D4" w14:textId="77777777" w:rsidTr="00856AC4">
        <w:trPr>
          <w:trHeight w:val="20"/>
        </w:trPr>
        <w:tc>
          <w:tcPr>
            <w:tcW w:w="1565" w:type="dxa"/>
            <w:noWrap/>
            <w:hideMark/>
          </w:tcPr>
          <w:p w14:paraId="76D857F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Gesneriaceae</w:t>
            </w:r>
            <w:proofErr w:type="spellEnd"/>
          </w:p>
        </w:tc>
        <w:tc>
          <w:tcPr>
            <w:tcW w:w="1300" w:type="dxa"/>
            <w:noWrap/>
            <w:hideMark/>
          </w:tcPr>
          <w:p w14:paraId="64B370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2E9190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0.00318162</w:t>
            </w:r>
          </w:p>
        </w:tc>
        <w:tc>
          <w:tcPr>
            <w:tcW w:w="1300" w:type="dxa"/>
            <w:noWrap/>
            <w:hideMark/>
          </w:tcPr>
          <w:p w14:paraId="5371616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0.00073853</w:t>
            </w:r>
          </w:p>
        </w:tc>
        <w:tc>
          <w:tcPr>
            <w:tcW w:w="1300" w:type="dxa"/>
            <w:noWrap/>
            <w:hideMark/>
          </w:tcPr>
          <w:p w14:paraId="3FB29A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0.00285393</w:t>
            </w:r>
          </w:p>
        </w:tc>
        <w:tc>
          <w:tcPr>
            <w:tcW w:w="1300" w:type="dxa"/>
            <w:noWrap/>
            <w:hideMark/>
          </w:tcPr>
          <w:p w14:paraId="41CC41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6.17085499</w:t>
            </w:r>
          </w:p>
        </w:tc>
      </w:tr>
      <w:tr w:rsidR="00682E97" w:rsidRPr="00B86834" w14:paraId="6B01F069" w14:textId="77777777" w:rsidTr="00856AC4">
        <w:trPr>
          <w:trHeight w:val="20"/>
        </w:trPr>
        <w:tc>
          <w:tcPr>
            <w:tcW w:w="1565" w:type="dxa"/>
            <w:noWrap/>
            <w:hideMark/>
          </w:tcPr>
          <w:p w14:paraId="34A6206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Gesneriaceae</w:t>
            </w:r>
            <w:proofErr w:type="spellEnd"/>
          </w:p>
        </w:tc>
        <w:tc>
          <w:tcPr>
            <w:tcW w:w="1300" w:type="dxa"/>
            <w:noWrap/>
            <w:hideMark/>
          </w:tcPr>
          <w:p w14:paraId="643691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C8BB76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0.00242287</w:t>
            </w:r>
          </w:p>
        </w:tc>
        <w:tc>
          <w:tcPr>
            <w:tcW w:w="1300" w:type="dxa"/>
            <w:noWrap/>
            <w:hideMark/>
          </w:tcPr>
          <w:p w14:paraId="3707ED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0.00073853</w:t>
            </w:r>
          </w:p>
        </w:tc>
        <w:tc>
          <w:tcPr>
            <w:tcW w:w="1300" w:type="dxa"/>
            <w:noWrap/>
            <w:hideMark/>
          </w:tcPr>
          <w:p w14:paraId="462DE2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0.00279004</w:t>
            </w:r>
          </w:p>
        </w:tc>
        <w:tc>
          <w:tcPr>
            <w:tcW w:w="1300" w:type="dxa"/>
            <w:noWrap/>
            <w:hideMark/>
          </w:tcPr>
          <w:p w14:paraId="6957DE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6.17196296</w:t>
            </w:r>
          </w:p>
        </w:tc>
      </w:tr>
      <w:tr w:rsidR="00682E97" w:rsidRPr="00B86834" w14:paraId="0404EC32" w14:textId="77777777" w:rsidTr="00856AC4">
        <w:trPr>
          <w:trHeight w:val="20"/>
        </w:trPr>
        <w:tc>
          <w:tcPr>
            <w:tcW w:w="1565" w:type="dxa"/>
            <w:noWrap/>
            <w:hideMark/>
          </w:tcPr>
          <w:p w14:paraId="4470CB8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Grewioideae</w:t>
            </w:r>
            <w:proofErr w:type="spellEnd"/>
          </w:p>
        </w:tc>
        <w:tc>
          <w:tcPr>
            <w:tcW w:w="1300" w:type="dxa"/>
            <w:noWrap/>
            <w:hideMark/>
          </w:tcPr>
          <w:p w14:paraId="363CDCB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7EC87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0.01938833</w:t>
            </w:r>
          </w:p>
        </w:tc>
        <w:tc>
          <w:tcPr>
            <w:tcW w:w="1300" w:type="dxa"/>
            <w:noWrap/>
            <w:hideMark/>
          </w:tcPr>
          <w:p w14:paraId="281792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0.05716908</w:t>
            </w:r>
          </w:p>
        </w:tc>
        <w:tc>
          <w:tcPr>
            <w:tcW w:w="1300" w:type="dxa"/>
            <w:noWrap/>
            <w:hideMark/>
          </w:tcPr>
          <w:p w14:paraId="2B58E6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0.0079496</w:t>
            </w:r>
          </w:p>
        </w:tc>
        <w:tc>
          <w:tcPr>
            <w:tcW w:w="1300" w:type="dxa"/>
            <w:noWrap/>
            <w:hideMark/>
          </w:tcPr>
          <w:p w14:paraId="0CA07D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6.28565391</w:t>
            </w:r>
          </w:p>
        </w:tc>
      </w:tr>
      <w:tr w:rsidR="00682E97" w:rsidRPr="00B86834" w14:paraId="164B78F0" w14:textId="77777777" w:rsidTr="00856AC4">
        <w:trPr>
          <w:trHeight w:val="20"/>
        </w:trPr>
        <w:tc>
          <w:tcPr>
            <w:tcW w:w="1565" w:type="dxa"/>
            <w:noWrap/>
            <w:hideMark/>
          </w:tcPr>
          <w:p w14:paraId="4BE5EB8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Grewioideae</w:t>
            </w:r>
            <w:proofErr w:type="spellEnd"/>
          </w:p>
        </w:tc>
        <w:tc>
          <w:tcPr>
            <w:tcW w:w="1300" w:type="dxa"/>
            <w:noWrap/>
            <w:hideMark/>
          </w:tcPr>
          <w:p w14:paraId="4E8A01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F76A1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0.00189339</w:t>
            </w:r>
          </w:p>
        </w:tc>
        <w:tc>
          <w:tcPr>
            <w:tcW w:w="1300" w:type="dxa"/>
            <w:noWrap/>
            <w:hideMark/>
          </w:tcPr>
          <w:p w14:paraId="25263A2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0.05716908</w:t>
            </w:r>
          </w:p>
        </w:tc>
        <w:tc>
          <w:tcPr>
            <w:tcW w:w="1300" w:type="dxa"/>
            <w:noWrap/>
            <w:hideMark/>
          </w:tcPr>
          <w:p w14:paraId="4690BF4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0.00879124</w:t>
            </w:r>
          </w:p>
        </w:tc>
        <w:tc>
          <w:tcPr>
            <w:tcW w:w="1300" w:type="dxa"/>
            <w:noWrap/>
            <w:hideMark/>
          </w:tcPr>
          <w:p w14:paraId="3A0614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6.13622989</w:t>
            </w:r>
          </w:p>
        </w:tc>
      </w:tr>
      <w:tr w:rsidR="00682E97" w:rsidRPr="00B86834" w14:paraId="21F743A2" w14:textId="77777777" w:rsidTr="00856AC4">
        <w:trPr>
          <w:trHeight w:val="20"/>
        </w:trPr>
        <w:tc>
          <w:tcPr>
            <w:tcW w:w="1565" w:type="dxa"/>
            <w:noWrap/>
            <w:hideMark/>
          </w:tcPr>
          <w:p w14:paraId="686B5E0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Heliophileae</w:t>
            </w:r>
            <w:proofErr w:type="spellEnd"/>
          </w:p>
        </w:tc>
        <w:tc>
          <w:tcPr>
            <w:tcW w:w="1300" w:type="dxa"/>
            <w:noWrap/>
            <w:hideMark/>
          </w:tcPr>
          <w:p w14:paraId="7A02763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B7E60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0.03419233</w:t>
            </w:r>
          </w:p>
        </w:tc>
        <w:tc>
          <w:tcPr>
            <w:tcW w:w="1300" w:type="dxa"/>
            <w:noWrap/>
            <w:hideMark/>
          </w:tcPr>
          <w:p w14:paraId="4A46B3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0.62867033</w:t>
            </w:r>
          </w:p>
        </w:tc>
        <w:tc>
          <w:tcPr>
            <w:tcW w:w="1300" w:type="dxa"/>
            <w:noWrap/>
            <w:hideMark/>
          </w:tcPr>
          <w:p w14:paraId="1550F2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0.00727061</w:t>
            </w:r>
          </w:p>
        </w:tc>
        <w:tc>
          <w:tcPr>
            <w:tcW w:w="1300" w:type="dxa"/>
            <w:noWrap/>
            <w:hideMark/>
          </w:tcPr>
          <w:p w14:paraId="5D83BD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6.52207105</w:t>
            </w:r>
          </w:p>
        </w:tc>
      </w:tr>
      <w:tr w:rsidR="00682E97" w:rsidRPr="00B86834" w14:paraId="7C96452F" w14:textId="77777777" w:rsidTr="00856AC4">
        <w:trPr>
          <w:trHeight w:val="20"/>
        </w:trPr>
        <w:tc>
          <w:tcPr>
            <w:tcW w:w="1565" w:type="dxa"/>
            <w:noWrap/>
            <w:hideMark/>
          </w:tcPr>
          <w:p w14:paraId="25EA570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Heliophileae</w:t>
            </w:r>
            <w:proofErr w:type="spellEnd"/>
          </w:p>
        </w:tc>
        <w:tc>
          <w:tcPr>
            <w:tcW w:w="1300" w:type="dxa"/>
            <w:noWrap/>
            <w:hideMark/>
          </w:tcPr>
          <w:p w14:paraId="2A194B5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76CDB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0.01728062</w:t>
            </w:r>
          </w:p>
        </w:tc>
        <w:tc>
          <w:tcPr>
            <w:tcW w:w="1300" w:type="dxa"/>
            <w:noWrap/>
            <w:hideMark/>
          </w:tcPr>
          <w:p w14:paraId="162E41A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0.62867033</w:t>
            </w:r>
          </w:p>
        </w:tc>
        <w:tc>
          <w:tcPr>
            <w:tcW w:w="1300" w:type="dxa"/>
            <w:noWrap/>
            <w:hideMark/>
          </w:tcPr>
          <w:p w14:paraId="079970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0.004512</w:t>
            </w:r>
          </w:p>
        </w:tc>
        <w:tc>
          <w:tcPr>
            <w:tcW w:w="1300" w:type="dxa"/>
            <w:noWrap/>
            <w:hideMark/>
          </w:tcPr>
          <w:p w14:paraId="2476CC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6.51685737</w:t>
            </w:r>
          </w:p>
        </w:tc>
      </w:tr>
      <w:tr w:rsidR="00682E97" w:rsidRPr="00B86834" w14:paraId="578F397B" w14:textId="77777777" w:rsidTr="00856AC4">
        <w:trPr>
          <w:trHeight w:val="20"/>
        </w:trPr>
        <w:tc>
          <w:tcPr>
            <w:tcW w:w="1565" w:type="dxa"/>
            <w:noWrap/>
            <w:hideMark/>
          </w:tcPr>
          <w:p w14:paraId="2BE91B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28CF02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8AE9E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0.09399561</w:t>
            </w:r>
          </w:p>
        </w:tc>
        <w:tc>
          <w:tcPr>
            <w:tcW w:w="1300" w:type="dxa"/>
            <w:noWrap/>
            <w:hideMark/>
          </w:tcPr>
          <w:p w14:paraId="4E0FCE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0.02725369</w:t>
            </w:r>
          </w:p>
        </w:tc>
        <w:tc>
          <w:tcPr>
            <w:tcW w:w="1300" w:type="dxa"/>
            <w:noWrap/>
            <w:hideMark/>
          </w:tcPr>
          <w:p w14:paraId="4F7BB49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0.06798064</w:t>
            </w:r>
          </w:p>
        </w:tc>
        <w:tc>
          <w:tcPr>
            <w:tcW w:w="1300" w:type="dxa"/>
            <w:noWrap/>
            <w:hideMark/>
          </w:tcPr>
          <w:p w14:paraId="57CC66C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6.93723798</w:t>
            </w:r>
          </w:p>
        </w:tc>
      </w:tr>
      <w:tr w:rsidR="00682E97" w:rsidRPr="00B86834" w14:paraId="76082EBA" w14:textId="77777777" w:rsidTr="00856AC4">
        <w:trPr>
          <w:trHeight w:val="20"/>
        </w:trPr>
        <w:tc>
          <w:tcPr>
            <w:tcW w:w="1565" w:type="dxa"/>
            <w:noWrap/>
            <w:hideMark/>
          </w:tcPr>
          <w:p w14:paraId="2C9CFA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1D3295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89682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0.01269791</w:t>
            </w:r>
          </w:p>
        </w:tc>
        <w:tc>
          <w:tcPr>
            <w:tcW w:w="1300" w:type="dxa"/>
            <w:noWrap/>
            <w:hideMark/>
          </w:tcPr>
          <w:p w14:paraId="010A75E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0.02725369</w:t>
            </w:r>
          </w:p>
        </w:tc>
        <w:tc>
          <w:tcPr>
            <w:tcW w:w="1300" w:type="dxa"/>
            <w:noWrap/>
            <w:hideMark/>
          </w:tcPr>
          <w:p w14:paraId="095980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0.00794815</w:t>
            </w:r>
          </w:p>
        </w:tc>
        <w:tc>
          <w:tcPr>
            <w:tcW w:w="1300" w:type="dxa"/>
            <w:noWrap/>
            <w:hideMark/>
          </w:tcPr>
          <w:p w14:paraId="49950C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6.83169659</w:t>
            </w:r>
          </w:p>
        </w:tc>
      </w:tr>
      <w:tr w:rsidR="00682E97" w:rsidRPr="00B86834" w14:paraId="2A7F1B94" w14:textId="77777777" w:rsidTr="00856AC4">
        <w:trPr>
          <w:trHeight w:val="20"/>
        </w:trPr>
        <w:tc>
          <w:tcPr>
            <w:tcW w:w="1565" w:type="dxa"/>
            <w:noWrap/>
            <w:hideMark/>
          </w:tcPr>
          <w:p w14:paraId="32F57D1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Lepidieae</w:t>
            </w:r>
            <w:proofErr w:type="spellEnd"/>
          </w:p>
        </w:tc>
        <w:tc>
          <w:tcPr>
            <w:tcW w:w="1300" w:type="dxa"/>
            <w:noWrap/>
            <w:hideMark/>
          </w:tcPr>
          <w:p w14:paraId="0ECDE9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C7BFD0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0.25400584</w:t>
            </w:r>
          </w:p>
        </w:tc>
        <w:tc>
          <w:tcPr>
            <w:tcW w:w="1300" w:type="dxa"/>
            <w:noWrap/>
            <w:hideMark/>
          </w:tcPr>
          <w:p w14:paraId="0BA7998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1.14314901</w:t>
            </w:r>
          </w:p>
        </w:tc>
        <w:tc>
          <w:tcPr>
            <w:tcW w:w="1300" w:type="dxa"/>
            <w:noWrap/>
            <w:hideMark/>
          </w:tcPr>
          <w:p w14:paraId="37BA17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0.17858675</w:t>
            </w:r>
          </w:p>
        </w:tc>
        <w:tc>
          <w:tcPr>
            <w:tcW w:w="1300" w:type="dxa"/>
            <w:noWrap/>
            <w:hideMark/>
          </w:tcPr>
          <w:p w14:paraId="791EB7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6.79070592</w:t>
            </w:r>
          </w:p>
        </w:tc>
      </w:tr>
      <w:tr w:rsidR="00682E97" w:rsidRPr="00B86834" w14:paraId="4469EAE9" w14:textId="77777777" w:rsidTr="00856AC4">
        <w:trPr>
          <w:trHeight w:val="20"/>
        </w:trPr>
        <w:tc>
          <w:tcPr>
            <w:tcW w:w="1565" w:type="dxa"/>
            <w:noWrap/>
            <w:hideMark/>
          </w:tcPr>
          <w:p w14:paraId="6951D56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Lepidieae</w:t>
            </w:r>
            <w:proofErr w:type="spellEnd"/>
          </w:p>
        </w:tc>
        <w:tc>
          <w:tcPr>
            <w:tcW w:w="1300" w:type="dxa"/>
            <w:noWrap/>
            <w:hideMark/>
          </w:tcPr>
          <w:p w14:paraId="0374CC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2C4DD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0.20257109</w:t>
            </w:r>
          </w:p>
        </w:tc>
        <w:tc>
          <w:tcPr>
            <w:tcW w:w="1300" w:type="dxa"/>
            <w:noWrap/>
            <w:hideMark/>
          </w:tcPr>
          <w:p w14:paraId="456B816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1.14314901</w:t>
            </w:r>
          </w:p>
        </w:tc>
        <w:tc>
          <w:tcPr>
            <w:tcW w:w="1300" w:type="dxa"/>
            <w:noWrap/>
            <w:hideMark/>
          </w:tcPr>
          <w:p w14:paraId="484F6A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0.18199736</w:t>
            </w:r>
          </w:p>
        </w:tc>
        <w:tc>
          <w:tcPr>
            <w:tcW w:w="1300" w:type="dxa"/>
            <w:noWrap/>
            <w:hideMark/>
          </w:tcPr>
          <w:p w14:paraId="29AF480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6.68723438</w:t>
            </w:r>
          </w:p>
        </w:tc>
      </w:tr>
      <w:tr w:rsidR="00682E97" w:rsidRPr="00B86834" w14:paraId="4EF6FA93" w14:textId="77777777" w:rsidTr="00856AC4">
        <w:trPr>
          <w:trHeight w:val="20"/>
        </w:trPr>
        <w:tc>
          <w:tcPr>
            <w:tcW w:w="1565" w:type="dxa"/>
            <w:noWrap/>
            <w:hideMark/>
          </w:tcPr>
          <w:p w14:paraId="2E65CE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12AA27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4AC5E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0.04310612</w:t>
            </w:r>
          </w:p>
        </w:tc>
        <w:tc>
          <w:tcPr>
            <w:tcW w:w="1300" w:type="dxa"/>
            <w:noWrap/>
            <w:hideMark/>
          </w:tcPr>
          <w:p w14:paraId="03BBE1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0.04786416</w:t>
            </w:r>
          </w:p>
        </w:tc>
        <w:tc>
          <w:tcPr>
            <w:tcW w:w="1300" w:type="dxa"/>
            <w:noWrap/>
            <w:hideMark/>
          </w:tcPr>
          <w:p w14:paraId="59BF93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0.00280172</w:t>
            </w:r>
          </w:p>
        </w:tc>
        <w:tc>
          <w:tcPr>
            <w:tcW w:w="1300" w:type="dxa"/>
            <w:noWrap/>
            <w:hideMark/>
          </w:tcPr>
          <w:p w14:paraId="259136F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6.67441324</w:t>
            </w:r>
          </w:p>
        </w:tc>
      </w:tr>
      <w:tr w:rsidR="00682E97" w:rsidRPr="00B86834" w14:paraId="7DA70922" w14:textId="77777777" w:rsidTr="00856AC4">
        <w:trPr>
          <w:trHeight w:val="20"/>
        </w:trPr>
        <w:tc>
          <w:tcPr>
            <w:tcW w:w="1565" w:type="dxa"/>
            <w:noWrap/>
            <w:hideMark/>
          </w:tcPr>
          <w:p w14:paraId="73F7A6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7EBB79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924BD2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0.11680511</w:t>
            </w:r>
          </w:p>
        </w:tc>
        <w:tc>
          <w:tcPr>
            <w:tcW w:w="1300" w:type="dxa"/>
            <w:noWrap/>
            <w:hideMark/>
          </w:tcPr>
          <w:p w14:paraId="1178E9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0.04786416</w:t>
            </w:r>
          </w:p>
        </w:tc>
        <w:tc>
          <w:tcPr>
            <w:tcW w:w="1300" w:type="dxa"/>
            <w:noWrap/>
            <w:hideMark/>
          </w:tcPr>
          <w:p w14:paraId="669F71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0.03104991</w:t>
            </w:r>
          </w:p>
        </w:tc>
        <w:tc>
          <w:tcPr>
            <w:tcW w:w="1300" w:type="dxa"/>
            <w:noWrap/>
            <w:hideMark/>
          </w:tcPr>
          <w:p w14:paraId="0DD3491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4.87468226</w:t>
            </w:r>
          </w:p>
        </w:tc>
      </w:tr>
      <w:tr w:rsidR="00682E97" w:rsidRPr="00B86834" w14:paraId="2FC53BD3" w14:textId="77777777" w:rsidTr="00856AC4">
        <w:trPr>
          <w:trHeight w:val="20"/>
        </w:trPr>
        <w:tc>
          <w:tcPr>
            <w:tcW w:w="1565" w:type="dxa"/>
            <w:noWrap/>
            <w:hideMark/>
          </w:tcPr>
          <w:p w14:paraId="0C16562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Lysimachieae</w:t>
            </w:r>
            <w:proofErr w:type="spellEnd"/>
          </w:p>
        </w:tc>
        <w:tc>
          <w:tcPr>
            <w:tcW w:w="1300" w:type="dxa"/>
            <w:noWrap/>
            <w:hideMark/>
          </w:tcPr>
          <w:p w14:paraId="4FF34F0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42CE4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0.03684639</w:t>
            </w:r>
          </w:p>
        </w:tc>
        <w:tc>
          <w:tcPr>
            <w:tcW w:w="1300" w:type="dxa"/>
            <w:noWrap/>
            <w:hideMark/>
          </w:tcPr>
          <w:p w14:paraId="093AFB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0.0181623</w:t>
            </w:r>
          </w:p>
        </w:tc>
        <w:tc>
          <w:tcPr>
            <w:tcW w:w="1300" w:type="dxa"/>
            <w:noWrap/>
            <w:hideMark/>
          </w:tcPr>
          <w:p w14:paraId="36C788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0.00073335</w:t>
            </w:r>
          </w:p>
        </w:tc>
        <w:tc>
          <w:tcPr>
            <w:tcW w:w="1300" w:type="dxa"/>
            <w:noWrap/>
            <w:hideMark/>
          </w:tcPr>
          <w:p w14:paraId="1FBCF9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6.85649666</w:t>
            </w:r>
          </w:p>
        </w:tc>
      </w:tr>
      <w:tr w:rsidR="00682E97" w:rsidRPr="00B86834" w14:paraId="1FE82C21" w14:textId="77777777" w:rsidTr="00856AC4">
        <w:trPr>
          <w:trHeight w:val="20"/>
        </w:trPr>
        <w:tc>
          <w:tcPr>
            <w:tcW w:w="1565" w:type="dxa"/>
            <w:noWrap/>
            <w:hideMark/>
          </w:tcPr>
          <w:p w14:paraId="3C94CCA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Lysimachieae</w:t>
            </w:r>
            <w:proofErr w:type="spellEnd"/>
          </w:p>
        </w:tc>
        <w:tc>
          <w:tcPr>
            <w:tcW w:w="1300" w:type="dxa"/>
            <w:noWrap/>
            <w:hideMark/>
          </w:tcPr>
          <w:p w14:paraId="337C8C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C303F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0.02895284</w:t>
            </w:r>
          </w:p>
        </w:tc>
        <w:tc>
          <w:tcPr>
            <w:tcW w:w="1300" w:type="dxa"/>
            <w:noWrap/>
            <w:hideMark/>
          </w:tcPr>
          <w:p w14:paraId="721208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0.0181623</w:t>
            </w:r>
          </w:p>
        </w:tc>
        <w:tc>
          <w:tcPr>
            <w:tcW w:w="1300" w:type="dxa"/>
            <w:noWrap/>
            <w:hideMark/>
          </w:tcPr>
          <w:p w14:paraId="38DBD07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0.01024726</w:t>
            </w:r>
          </w:p>
        </w:tc>
        <w:tc>
          <w:tcPr>
            <w:tcW w:w="1300" w:type="dxa"/>
            <w:noWrap/>
            <w:hideMark/>
          </w:tcPr>
          <w:p w14:paraId="63D93C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6.74457896</w:t>
            </w:r>
          </w:p>
        </w:tc>
      </w:tr>
      <w:tr w:rsidR="00682E97" w:rsidRPr="00B86834" w14:paraId="045A826E" w14:textId="77777777" w:rsidTr="00856AC4">
        <w:trPr>
          <w:trHeight w:val="20"/>
        </w:trPr>
        <w:tc>
          <w:tcPr>
            <w:tcW w:w="1565" w:type="dxa"/>
            <w:noWrap/>
            <w:hideMark/>
          </w:tcPr>
          <w:p w14:paraId="28F1A42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Onagraceae</w:t>
            </w:r>
            <w:proofErr w:type="spellEnd"/>
          </w:p>
        </w:tc>
        <w:tc>
          <w:tcPr>
            <w:tcW w:w="1300" w:type="dxa"/>
            <w:noWrap/>
            <w:hideMark/>
          </w:tcPr>
          <w:p w14:paraId="59339F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C71125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0.05946736</w:t>
            </w:r>
          </w:p>
        </w:tc>
        <w:tc>
          <w:tcPr>
            <w:tcW w:w="1300" w:type="dxa"/>
            <w:noWrap/>
            <w:hideMark/>
          </w:tcPr>
          <w:p w14:paraId="08DAA2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0.05839793</w:t>
            </w:r>
          </w:p>
        </w:tc>
        <w:tc>
          <w:tcPr>
            <w:tcW w:w="1300" w:type="dxa"/>
            <w:noWrap/>
            <w:hideMark/>
          </w:tcPr>
          <w:p w14:paraId="468E4B2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0.01966654</w:t>
            </w:r>
          </w:p>
        </w:tc>
        <w:tc>
          <w:tcPr>
            <w:tcW w:w="1300" w:type="dxa"/>
            <w:noWrap/>
            <w:hideMark/>
          </w:tcPr>
          <w:p w14:paraId="5BE53CC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6.59235285</w:t>
            </w:r>
          </w:p>
        </w:tc>
      </w:tr>
      <w:tr w:rsidR="00682E97" w:rsidRPr="00B86834" w14:paraId="63F82EFA" w14:textId="77777777" w:rsidTr="00856AC4">
        <w:trPr>
          <w:trHeight w:val="20"/>
        </w:trPr>
        <w:tc>
          <w:tcPr>
            <w:tcW w:w="1565" w:type="dxa"/>
            <w:noWrap/>
            <w:hideMark/>
          </w:tcPr>
          <w:p w14:paraId="1F4A766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Onagraceae</w:t>
            </w:r>
            <w:proofErr w:type="spellEnd"/>
          </w:p>
        </w:tc>
        <w:tc>
          <w:tcPr>
            <w:tcW w:w="1300" w:type="dxa"/>
            <w:noWrap/>
            <w:hideMark/>
          </w:tcPr>
          <w:p w14:paraId="06AD08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73E94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0.00386964</w:t>
            </w:r>
          </w:p>
        </w:tc>
        <w:tc>
          <w:tcPr>
            <w:tcW w:w="1300" w:type="dxa"/>
            <w:noWrap/>
            <w:hideMark/>
          </w:tcPr>
          <w:p w14:paraId="76E2FDD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0.05839793</w:t>
            </w:r>
          </w:p>
        </w:tc>
        <w:tc>
          <w:tcPr>
            <w:tcW w:w="1300" w:type="dxa"/>
            <w:noWrap/>
            <w:hideMark/>
          </w:tcPr>
          <w:p w14:paraId="7D31FD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0.02759087</w:t>
            </w:r>
          </w:p>
        </w:tc>
        <w:tc>
          <w:tcPr>
            <w:tcW w:w="1300" w:type="dxa"/>
            <w:noWrap/>
            <w:hideMark/>
          </w:tcPr>
          <w:p w14:paraId="01E908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6.59038337</w:t>
            </w:r>
          </w:p>
        </w:tc>
      </w:tr>
      <w:tr w:rsidR="00682E97" w:rsidRPr="00B86834" w14:paraId="497C13DC" w14:textId="77777777" w:rsidTr="00856AC4">
        <w:trPr>
          <w:trHeight w:val="20"/>
        </w:trPr>
        <w:tc>
          <w:tcPr>
            <w:tcW w:w="1565" w:type="dxa"/>
            <w:noWrap/>
            <w:hideMark/>
          </w:tcPr>
          <w:p w14:paraId="432F1F2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01CB5F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22647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0.04635661</w:t>
            </w:r>
          </w:p>
        </w:tc>
        <w:tc>
          <w:tcPr>
            <w:tcW w:w="1300" w:type="dxa"/>
            <w:noWrap/>
            <w:hideMark/>
          </w:tcPr>
          <w:p w14:paraId="4182D3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0.1061356</w:t>
            </w:r>
          </w:p>
        </w:tc>
        <w:tc>
          <w:tcPr>
            <w:tcW w:w="1300" w:type="dxa"/>
            <w:noWrap/>
            <w:hideMark/>
          </w:tcPr>
          <w:p w14:paraId="52FE1C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0.01752305</w:t>
            </w:r>
          </w:p>
        </w:tc>
        <w:tc>
          <w:tcPr>
            <w:tcW w:w="1300" w:type="dxa"/>
            <w:noWrap/>
            <w:hideMark/>
          </w:tcPr>
          <w:p w14:paraId="799E50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6.75953878</w:t>
            </w:r>
          </w:p>
        </w:tc>
      </w:tr>
      <w:tr w:rsidR="00682E97" w:rsidRPr="00B86834" w14:paraId="77B0513D" w14:textId="77777777" w:rsidTr="00856AC4">
        <w:trPr>
          <w:trHeight w:val="20"/>
        </w:trPr>
        <w:tc>
          <w:tcPr>
            <w:tcW w:w="1565" w:type="dxa"/>
            <w:noWrap/>
            <w:hideMark/>
          </w:tcPr>
          <w:p w14:paraId="3812B0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3FF9718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F8499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0.04025596</w:t>
            </w:r>
          </w:p>
        </w:tc>
        <w:tc>
          <w:tcPr>
            <w:tcW w:w="1300" w:type="dxa"/>
            <w:noWrap/>
            <w:hideMark/>
          </w:tcPr>
          <w:p w14:paraId="7D07D7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0.1061356</w:t>
            </w:r>
          </w:p>
        </w:tc>
        <w:tc>
          <w:tcPr>
            <w:tcW w:w="1300" w:type="dxa"/>
            <w:noWrap/>
            <w:hideMark/>
          </w:tcPr>
          <w:p w14:paraId="30F2041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0.02163064</w:t>
            </w:r>
          </w:p>
        </w:tc>
        <w:tc>
          <w:tcPr>
            <w:tcW w:w="1300" w:type="dxa"/>
            <w:noWrap/>
            <w:hideMark/>
          </w:tcPr>
          <w:p w14:paraId="4F93E4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6.77726258</w:t>
            </w:r>
          </w:p>
        </w:tc>
      </w:tr>
      <w:tr w:rsidR="00682E97" w:rsidRPr="00B86834" w14:paraId="5B8B8CEC" w14:textId="77777777" w:rsidTr="00856AC4">
        <w:trPr>
          <w:trHeight w:val="20"/>
        </w:trPr>
        <w:tc>
          <w:tcPr>
            <w:tcW w:w="1565" w:type="dxa"/>
            <w:noWrap/>
            <w:hideMark/>
          </w:tcPr>
          <w:p w14:paraId="4229913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Panicoideae</w:t>
            </w:r>
            <w:proofErr w:type="spellEnd"/>
          </w:p>
        </w:tc>
        <w:tc>
          <w:tcPr>
            <w:tcW w:w="1300" w:type="dxa"/>
            <w:noWrap/>
            <w:hideMark/>
          </w:tcPr>
          <w:p w14:paraId="4FB4AE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1A263F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0.03284142</w:t>
            </w:r>
          </w:p>
        </w:tc>
        <w:tc>
          <w:tcPr>
            <w:tcW w:w="1300" w:type="dxa"/>
            <w:noWrap/>
            <w:hideMark/>
          </w:tcPr>
          <w:p w14:paraId="2DE283E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7.3301921</w:t>
            </w:r>
          </w:p>
        </w:tc>
        <w:tc>
          <w:tcPr>
            <w:tcW w:w="1300" w:type="dxa"/>
            <w:noWrap/>
            <w:hideMark/>
          </w:tcPr>
          <w:p w14:paraId="65EB08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1.18361673</w:t>
            </w:r>
          </w:p>
        </w:tc>
        <w:tc>
          <w:tcPr>
            <w:tcW w:w="1300" w:type="dxa"/>
            <w:noWrap/>
            <w:hideMark/>
          </w:tcPr>
          <w:p w14:paraId="04A225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6.30995609</w:t>
            </w:r>
          </w:p>
        </w:tc>
      </w:tr>
      <w:tr w:rsidR="00682E97" w:rsidRPr="00B86834" w14:paraId="7113A317" w14:textId="77777777" w:rsidTr="00856AC4">
        <w:trPr>
          <w:trHeight w:val="20"/>
        </w:trPr>
        <w:tc>
          <w:tcPr>
            <w:tcW w:w="1565" w:type="dxa"/>
            <w:noWrap/>
            <w:hideMark/>
          </w:tcPr>
          <w:p w14:paraId="13AA335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Panicoideae</w:t>
            </w:r>
            <w:proofErr w:type="spellEnd"/>
          </w:p>
        </w:tc>
        <w:tc>
          <w:tcPr>
            <w:tcW w:w="1300" w:type="dxa"/>
            <w:noWrap/>
            <w:hideMark/>
          </w:tcPr>
          <w:p w14:paraId="038089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51DD3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0.04869404</w:t>
            </w:r>
          </w:p>
        </w:tc>
        <w:tc>
          <w:tcPr>
            <w:tcW w:w="1300" w:type="dxa"/>
            <w:noWrap/>
            <w:hideMark/>
          </w:tcPr>
          <w:p w14:paraId="14584B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7.3301921</w:t>
            </w:r>
          </w:p>
        </w:tc>
        <w:tc>
          <w:tcPr>
            <w:tcW w:w="1300" w:type="dxa"/>
            <w:noWrap/>
            <w:hideMark/>
          </w:tcPr>
          <w:p w14:paraId="1A5323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1.18361673</w:t>
            </w:r>
          </w:p>
        </w:tc>
        <w:tc>
          <w:tcPr>
            <w:tcW w:w="1300" w:type="dxa"/>
            <w:noWrap/>
            <w:hideMark/>
          </w:tcPr>
          <w:p w14:paraId="0278D8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6.30995609</w:t>
            </w:r>
          </w:p>
        </w:tc>
      </w:tr>
      <w:tr w:rsidR="00682E97" w:rsidRPr="00B86834" w14:paraId="60FA3520" w14:textId="77777777" w:rsidTr="00856AC4">
        <w:trPr>
          <w:trHeight w:val="20"/>
        </w:trPr>
        <w:tc>
          <w:tcPr>
            <w:tcW w:w="1565" w:type="dxa"/>
            <w:noWrap/>
            <w:hideMark/>
          </w:tcPr>
          <w:p w14:paraId="19648CD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Polemoniaceae</w:t>
            </w:r>
            <w:proofErr w:type="spellEnd"/>
          </w:p>
        </w:tc>
        <w:tc>
          <w:tcPr>
            <w:tcW w:w="1300" w:type="dxa"/>
            <w:noWrap/>
            <w:hideMark/>
          </w:tcPr>
          <w:p w14:paraId="417CCD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BDA2D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0.01171329</w:t>
            </w:r>
          </w:p>
        </w:tc>
        <w:tc>
          <w:tcPr>
            <w:tcW w:w="1300" w:type="dxa"/>
            <w:noWrap/>
            <w:hideMark/>
          </w:tcPr>
          <w:p w14:paraId="2C04AC0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0.0124009</w:t>
            </w:r>
          </w:p>
        </w:tc>
        <w:tc>
          <w:tcPr>
            <w:tcW w:w="1300" w:type="dxa"/>
            <w:noWrap/>
            <w:hideMark/>
          </w:tcPr>
          <w:p w14:paraId="4A498DA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0.00378928</w:t>
            </w:r>
          </w:p>
        </w:tc>
        <w:tc>
          <w:tcPr>
            <w:tcW w:w="1300" w:type="dxa"/>
            <w:noWrap/>
            <w:hideMark/>
          </w:tcPr>
          <w:p w14:paraId="02CBD6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6.61445969</w:t>
            </w:r>
          </w:p>
        </w:tc>
      </w:tr>
      <w:tr w:rsidR="00682E97" w:rsidRPr="00B86834" w14:paraId="0CBEFD8B" w14:textId="77777777" w:rsidTr="00856AC4">
        <w:trPr>
          <w:trHeight w:val="20"/>
        </w:trPr>
        <w:tc>
          <w:tcPr>
            <w:tcW w:w="1565" w:type="dxa"/>
            <w:noWrap/>
            <w:hideMark/>
          </w:tcPr>
          <w:p w14:paraId="79D5015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Polemoniaceae</w:t>
            </w:r>
            <w:proofErr w:type="spellEnd"/>
          </w:p>
        </w:tc>
        <w:tc>
          <w:tcPr>
            <w:tcW w:w="1300" w:type="dxa"/>
            <w:noWrap/>
            <w:hideMark/>
          </w:tcPr>
          <w:p w14:paraId="7BA23D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A1D52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0.00820808</w:t>
            </w:r>
          </w:p>
        </w:tc>
        <w:tc>
          <w:tcPr>
            <w:tcW w:w="1300" w:type="dxa"/>
            <w:noWrap/>
            <w:hideMark/>
          </w:tcPr>
          <w:p w14:paraId="71ED293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0.0124009</w:t>
            </w:r>
          </w:p>
        </w:tc>
        <w:tc>
          <w:tcPr>
            <w:tcW w:w="1300" w:type="dxa"/>
            <w:noWrap/>
            <w:hideMark/>
          </w:tcPr>
          <w:p w14:paraId="32536A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0.00447191</w:t>
            </w:r>
          </w:p>
        </w:tc>
        <w:tc>
          <w:tcPr>
            <w:tcW w:w="1300" w:type="dxa"/>
            <w:noWrap/>
            <w:hideMark/>
          </w:tcPr>
          <w:p w14:paraId="452738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5.95634138</w:t>
            </w:r>
          </w:p>
        </w:tc>
      </w:tr>
      <w:tr w:rsidR="00682E97" w:rsidRPr="00B86834" w14:paraId="611DCE56" w14:textId="77777777" w:rsidTr="00856AC4">
        <w:trPr>
          <w:trHeight w:val="20"/>
        </w:trPr>
        <w:tc>
          <w:tcPr>
            <w:tcW w:w="1565" w:type="dxa"/>
            <w:noWrap/>
            <w:hideMark/>
          </w:tcPr>
          <w:p w14:paraId="1611682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Pooideae</w:t>
            </w:r>
            <w:proofErr w:type="spellEnd"/>
          </w:p>
        </w:tc>
        <w:tc>
          <w:tcPr>
            <w:tcW w:w="1300" w:type="dxa"/>
            <w:noWrap/>
            <w:hideMark/>
          </w:tcPr>
          <w:p w14:paraId="34D4A1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C4046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0.02059462</w:t>
            </w:r>
          </w:p>
        </w:tc>
        <w:tc>
          <w:tcPr>
            <w:tcW w:w="1300" w:type="dxa"/>
            <w:noWrap/>
            <w:hideMark/>
          </w:tcPr>
          <w:p w14:paraId="28D500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0.91006226</w:t>
            </w:r>
          </w:p>
        </w:tc>
        <w:tc>
          <w:tcPr>
            <w:tcW w:w="1300" w:type="dxa"/>
            <w:noWrap/>
            <w:hideMark/>
          </w:tcPr>
          <w:p w14:paraId="0E8273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0.06981983</w:t>
            </w:r>
          </w:p>
        </w:tc>
        <w:tc>
          <w:tcPr>
            <w:tcW w:w="1300" w:type="dxa"/>
            <w:noWrap/>
            <w:hideMark/>
          </w:tcPr>
          <w:p w14:paraId="3D9390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6.79387246</w:t>
            </w:r>
          </w:p>
        </w:tc>
      </w:tr>
      <w:tr w:rsidR="00682E97" w:rsidRPr="00B86834" w14:paraId="26CE76BD" w14:textId="77777777" w:rsidTr="00856AC4">
        <w:trPr>
          <w:trHeight w:val="20"/>
        </w:trPr>
        <w:tc>
          <w:tcPr>
            <w:tcW w:w="1565" w:type="dxa"/>
            <w:noWrap/>
            <w:hideMark/>
          </w:tcPr>
          <w:p w14:paraId="4F8193E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Pooideae</w:t>
            </w:r>
            <w:proofErr w:type="spellEnd"/>
          </w:p>
        </w:tc>
        <w:tc>
          <w:tcPr>
            <w:tcW w:w="1300" w:type="dxa"/>
            <w:noWrap/>
            <w:hideMark/>
          </w:tcPr>
          <w:p w14:paraId="3913FC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ED916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0.02835526</w:t>
            </w:r>
          </w:p>
        </w:tc>
        <w:tc>
          <w:tcPr>
            <w:tcW w:w="1300" w:type="dxa"/>
            <w:noWrap/>
            <w:hideMark/>
          </w:tcPr>
          <w:p w14:paraId="7933F53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0.91006226</w:t>
            </w:r>
          </w:p>
        </w:tc>
        <w:tc>
          <w:tcPr>
            <w:tcW w:w="1300" w:type="dxa"/>
            <w:noWrap/>
            <w:hideMark/>
          </w:tcPr>
          <w:p w14:paraId="595416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0.22768235</w:t>
            </w:r>
          </w:p>
        </w:tc>
        <w:tc>
          <w:tcPr>
            <w:tcW w:w="1300" w:type="dxa"/>
            <w:noWrap/>
            <w:hideMark/>
          </w:tcPr>
          <w:p w14:paraId="09FF6B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6.79387224</w:t>
            </w:r>
          </w:p>
        </w:tc>
      </w:tr>
      <w:tr w:rsidR="00682E97" w:rsidRPr="00B86834" w14:paraId="7E986B5C" w14:textId="77777777" w:rsidTr="00856AC4">
        <w:trPr>
          <w:trHeight w:val="20"/>
        </w:trPr>
        <w:tc>
          <w:tcPr>
            <w:tcW w:w="1565" w:type="dxa"/>
            <w:noWrap/>
            <w:hideMark/>
          </w:tcPr>
          <w:p w14:paraId="59ADFB1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Primulaceae</w:t>
            </w:r>
            <w:proofErr w:type="spellEnd"/>
          </w:p>
        </w:tc>
        <w:tc>
          <w:tcPr>
            <w:tcW w:w="1300" w:type="dxa"/>
            <w:noWrap/>
            <w:hideMark/>
          </w:tcPr>
          <w:p w14:paraId="02857C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61215E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0.02537533</w:t>
            </w:r>
          </w:p>
        </w:tc>
        <w:tc>
          <w:tcPr>
            <w:tcW w:w="1300" w:type="dxa"/>
            <w:noWrap/>
            <w:hideMark/>
          </w:tcPr>
          <w:p w14:paraId="0EDEE6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2.75171986</w:t>
            </w:r>
          </w:p>
        </w:tc>
        <w:tc>
          <w:tcPr>
            <w:tcW w:w="1300" w:type="dxa"/>
            <w:noWrap/>
            <w:hideMark/>
          </w:tcPr>
          <w:p w14:paraId="18372A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0.22837268</w:t>
            </w:r>
          </w:p>
        </w:tc>
        <w:tc>
          <w:tcPr>
            <w:tcW w:w="1300" w:type="dxa"/>
            <w:noWrap/>
            <w:hideMark/>
          </w:tcPr>
          <w:p w14:paraId="175A4F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6.96082126</w:t>
            </w:r>
          </w:p>
        </w:tc>
      </w:tr>
      <w:tr w:rsidR="00682E97" w:rsidRPr="00B86834" w14:paraId="56D41421" w14:textId="77777777" w:rsidTr="00856AC4">
        <w:trPr>
          <w:trHeight w:val="20"/>
        </w:trPr>
        <w:tc>
          <w:tcPr>
            <w:tcW w:w="1565" w:type="dxa"/>
            <w:noWrap/>
            <w:hideMark/>
          </w:tcPr>
          <w:p w14:paraId="385B91F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Primulaceae</w:t>
            </w:r>
            <w:proofErr w:type="spellEnd"/>
          </w:p>
        </w:tc>
        <w:tc>
          <w:tcPr>
            <w:tcW w:w="1300" w:type="dxa"/>
            <w:noWrap/>
            <w:hideMark/>
          </w:tcPr>
          <w:p w14:paraId="2BFCBA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99C07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0.01166081</w:t>
            </w:r>
          </w:p>
        </w:tc>
        <w:tc>
          <w:tcPr>
            <w:tcW w:w="1300" w:type="dxa"/>
            <w:noWrap/>
            <w:hideMark/>
          </w:tcPr>
          <w:p w14:paraId="11D4536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2.75171986</w:t>
            </w:r>
          </w:p>
        </w:tc>
        <w:tc>
          <w:tcPr>
            <w:tcW w:w="1300" w:type="dxa"/>
            <w:noWrap/>
            <w:hideMark/>
          </w:tcPr>
          <w:p w14:paraId="198F98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0.20583799</w:t>
            </w:r>
          </w:p>
        </w:tc>
        <w:tc>
          <w:tcPr>
            <w:tcW w:w="1300" w:type="dxa"/>
            <w:noWrap/>
            <w:hideMark/>
          </w:tcPr>
          <w:p w14:paraId="34CA7A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6.84584095</w:t>
            </w:r>
          </w:p>
        </w:tc>
      </w:tr>
      <w:tr w:rsidR="00682E97" w:rsidRPr="00B86834" w14:paraId="069AFD59" w14:textId="77777777" w:rsidTr="00856AC4">
        <w:trPr>
          <w:trHeight w:val="20"/>
        </w:trPr>
        <w:tc>
          <w:tcPr>
            <w:tcW w:w="1565" w:type="dxa"/>
            <w:noWrap/>
            <w:hideMark/>
          </w:tcPr>
          <w:p w14:paraId="211523E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Rubieae</w:t>
            </w:r>
            <w:proofErr w:type="spellEnd"/>
          </w:p>
        </w:tc>
        <w:tc>
          <w:tcPr>
            <w:tcW w:w="1300" w:type="dxa"/>
            <w:noWrap/>
            <w:hideMark/>
          </w:tcPr>
          <w:p w14:paraId="430F67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0F0590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0.11559292</w:t>
            </w:r>
          </w:p>
        </w:tc>
        <w:tc>
          <w:tcPr>
            <w:tcW w:w="1300" w:type="dxa"/>
            <w:noWrap/>
            <w:hideMark/>
          </w:tcPr>
          <w:p w14:paraId="5F94211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0.73390042</w:t>
            </w:r>
          </w:p>
        </w:tc>
        <w:tc>
          <w:tcPr>
            <w:tcW w:w="1300" w:type="dxa"/>
            <w:noWrap/>
            <w:hideMark/>
          </w:tcPr>
          <w:p w14:paraId="50C5FD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0.01330869</w:t>
            </w:r>
          </w:p>
        </w:tc>
        <w:tc>
          <w:tcPr>
            <w:tcW w:w="1300" w:type="dxa"/>
            <w:noWrap/>
            <w:hideMark/>
          </w:tcPr>
          <w:p w14:paraId="56A157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6.78873939</w:t>
            </w:r>
          </w:p>
        </w:tc>
      </w:tr>
      <w:tr w:rsidR="00682E97" w:rsidRPr="00B86834" w14:paraId="4A1AD120" w14:textId="77777777" w:rsidTr="00856AC4">
        <w:trPr>
          <w:trHeight w:val="20"/>
        </w:trPr>
        <w:tc>
          <w:tcPr>
            <w:tcW w:w="1565" w:type="dxa"/>
            <w:noWrap/>
            <w:hideMark/>
          </w:tcPr>
          <w:p w14:paraId="02F5ED3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Rubieae</w:t>
            </w:r>
            <w:proofErr w:type="spellEnd"/>
          </w:p>
        </w:tc>
        <w:tc>
          <w:tcPr>
            <w:tcW w:w="1300" w:type="dxa"/>
            <w:noWrap/>
            <w:hideMark/>
          </w:tcPr>
          <w:p w14:paraId="2F992A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202FE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0.01060442</w:t>
            </w:r>
          </w:p>
        </w:tc>
        <w:tc>
          <w:tcPr>
            <w:tcW w:w="1300" w:type="dxa"/>
            <w:noWrap/>
            <w:hideMark/>
          </w:tcPr>
          <w:p w14:paraId="67EE497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0.73390042</w:t>
            </w:r>
          </w:p>
        </w:tc>
        <w:tc>
          <w:tcPr>
            <w:tcW w:w="1300" w:type="dxa"/>
            <w:noWrap/>
            <w:hideMark/>
          </w:tcPr>
          <w:p w14:paraId="3B8432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0.06720687</w:t>
            </w:r>
          </w:p>
        </w:tc>
        <w:tc>
          <w:tcPr>
            <w:tcW w:w="1300" w:type="dxa"/>
            <w:noWrap/>
            <w:hideMark/>
          </w:tcPr>
          <w:p w14:paraId="598B25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6.79041683</w:t>
            </w:r>
          </w:p>
        </w:tc>
      </w:tr>
      <w:tr w:rsidR="00682E97" w:rsidRPr="00B86834" w14:paraId="3F9E4C81" w14:textId="77777777" w:rsidTr="00856AC4">
        <w:trPr>
          <w:trHeight w:val="20"/>
        </w:trPr>
        <w:tc>
          <w:tcPr>
            <w:tcW w:w="1565" w:type="dxa"/>
            <w:noWrap/>
            <w:hideMark/>
          </w:tcPr>
          <w:p w14:paraId="01D5967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79F90A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20353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0.01671827</w:t>
            </w:r>
          </w:p>
        </w:tc>
        <w:tc>
          <w:tcPr>
            <w:tcW w:w="1300" w:type="dxa"/>
            <w:noWrap/>
            <w:hideMark/>
          </w:tcPr>
          <w:p w14:paraId="34A7C1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0.04699644</w:t>
            </w:r>
          </w:p>
        </w:tc>
        <w:tc>
          <w:tcPr>
            <w:tcW w:w="1300" w:type="dxa"/>
            <w:noWrap/>
            <w:hideMark/>
          </w:tcPr>
          <w:p w14:paraId="22C0B1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0.01048412</w:t>
            </w:r>
          </w:p>
        </w:tc>
        <w:tc>
          <w:tcPr>
            <w:tcW w:w="1300" w:type="dxa"/>
            <w:noWrap/>
            <w:hideMark/>
          </w:tcPr>
          <w:p w14:paraId="556931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6.89295788</w:t>
            </w:r>
          </w:p>
        </w:tc>
      </w:tr>
      <w:tr w:rsidR="00682E97" w:rsidRPr="00B86834" w14:paraId="29BAA886" w14:textId="77777777" w:rsidTr="00856AC4">
        <w:trPr>
          <w:trHeight w:val="20"/>
        </w:trPr>
        <w:tc>
          <w:tcPr>
            <w:tcW w:w="1565" w:type="dxa"/>
            <w:noWrap/>
            <w:hideMark/>
          </w:tcPr>
          <w:p w14:paraId="36E9D4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43935B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733058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0.01561789</w:t>
            </w:r>
          </w:p>
        </w:tc>
        <w:tc>
          <w:tcPr>
            <w:tcW w:w="1300" w:type="dxa"/>
            <w:noWrap/>
            <w:hideMark/>
          </w:tcPr>
          <w:p w14:paraId="4B68CC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0.04699644</w:t>
            </w:r>
          </w:p>
        </w:tc>
        <w:tc>
          <w:tcPr>
            <w:tcW w:w="1300" w:type="dxa"/>
            <w:noWrap/>
            <w:hideMark/>
          </w:tcPr>
          <w:p w14:paraId="0E71F3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0.01224901</w:t>
            </w:r>
          </w:p>
        </w:tc>
        <w:tc>
          <w:tcPr>
            <w:tcW w:w="1300" w:type="dxa"/>
            <w:noWrap/>
            <w:hideMark/>
          </w:tcPr>
          <w:p w14:paraId="4487D31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6.58687126</w:t>
            </w:r>
          </w:p>
        </w:tc>
      </w:tr>
      <w:tr w:rsidR="00682E97" w:rsidRPr="00B86834" w14:paraId="5A0D0FC9" w14:textId="77777777" w:rsidTr="00856AC4">
        <w:trPr>
          <w:trHeight w:val="20"/>
        </w:trPr>
        <w:tc>
          <w:tcPr>
            <w:tcW w:w="1565" w:type="dxa"/>
            <w:noWrap/>
            <w:hideMark/>
          </w:tcPr>
          <w:p w14:paraId="78DFDDD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3F4F68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46A36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0.03175675</w:t>
            </w:r>
          </w:p>
        </w:tc>
        <w:tc>
          <w:tcPr>
            <w:tcW w:w="1300" w:type="dxa"/>
            <w:noWrap/>
            <w:hideMark/>
          </w:tcPr>
          <w:p w14:paraId="59B3C1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0.10939134</w:t>
            </w:r>
          </w:p>
        </w:tc>
        <w:tc>
          <w:tcPr>
            <w:tcW w:w="1300" w:type="dxa"/>
            <w:noWrap/>
            <w:hideMark/>
          </w:tcPr>
          <w:p w14:paraId="600DB5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0.02884998</w:t>
            </w:r>
          </w:p>
        </w:tc>
        <w:tc>
          <w:tcPr>
            <w:tcW w:w="1300" w:type="dxa"/>
            <w:noWrap/>
            <w:hideMark/>
          </w:tcPr>
          <w:p w14:paraId="09032E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6.34154496</w:t>
            </w:r>
          </w:p>
        </w:tc>
      </w:tr>
      <w:tr w:rsidR="00682E97" w:rsidRPr="00B86834" w14:paraId="713094B9" w14:textId="77777777" w:rsidTr="00856AC4">
        <w:trPr>
          <w:trHeight w:val="20"/>
        </w:trPr>
        <w:tc>
          <w:tcPr>
            <w:tcW w:w="1565" w:type="dxa"/>
            <w:noWrap/>
            <w:hideMark/>
          </w:tcPr>
          <w:p w14:paraId="422378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65D372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BE590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0.01342037</w:t>
            </w:r>
          </w:p>
        </w:tc>
        <w:tc>
          <w:tcPr>
            <w:tcW w:w="1300" w:type="dxa"/>
            <w:noWrap/>
            <w:hideMark/>
          </w:tcPr>
          <w:p w14:paraId="30D7292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0.10939134</w:t>
            </w:r>
          </w:p>
        </w:tc>
        <w:tc>
          <w:tcPr>
            <w:tcW w:w="1300" w:type="dxa"/>
            <w:noWrap/>
            <w:hideMark/>
          </w:tcPr>
          <w:p w14:paraId="49530E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0.0281287</w:t>
            </w:r>
          </w:p>
        </w:tc>
        <w:tc>
          <w:tcPr>
            <w:tcW w:w="1300" w:type="dxa"/>
            <w:noWrap/>
            <w:hideMark/>
          </w:tcPr>
          <w:p w14:paraId="12696AB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6.26688753</w:t>
            </w:r>
          </w:p>
        </w:tc>
      </w:tr>
      <w:tr w:rsidR="00682E97" w:rsidRPr="00B86834" w14:paraId="7FB1D151" w14:textId="77777777" w:rsidTr="00856AC4">
        <w:trPr>
          <w:trHeight w:val="20"/>
        </w:trPr>
        <w:tc>
          <w:tcPr>
            <w:tcW w:w="1565" w:type="dxa"/>
            <w:noWrap/>
            <w:hideMark/>
          </w:tcPr>
          <w:p w14:paraId="6FC662A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Spermacoceae</w:t>
            </w:r>
            <w:proofErr w:type="spellEnd"/>
          </w:p>
        </w:tc>
        <w:tc>
          <w:tcPr>
            <w:tcW w:w="1300" w:type="dxa"/>
            <w:noWrap/>
            <w:hideMark/>
          </w:tcPr>
          <w:p w14:paraId="28C3C52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96E9E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0.04342677</w:t>
            </w:r>
          </w:p>
        </w:tc>
        <w:tc>
          <w:tcPr>
            <w:tcW w:w="1300" w:type="dxa"/>
            <w:noWrap/>
            <w:hideMark/>
          </w:tcPr>
          <w:p w14:paraId="23B691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0.15412548</w:t>
            </w:r>
          </w:p>
        </w:tc>
        <w:tc>
          <w:tcPr>
            <w:tcW w:w="1300" w:type="dxa"/>
            <w:noWrap/>
            <w:hideMark/>
          </w:tcPr>
          <w:p w14:paraId="2E08A42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0.03526634</w:t>
            </w:r>
          </w:p>
        </w:tc>
        <w:tc>
          <w:tcPr>
            <w:tcW w:w="1300" w:type="dxa"/>
            <w:noWrap/>
            <w:hideMark/>
          </w:tcPr>
          <w:p w14:paraId="1C8D9C4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6.24154558</w:t>
            </w:r>
          </w:p>
        </w:tc>
      </w:tr>
      <w:tr w:rsidR="00682E97" w:rsidRPr="00B86834" w14:paraId="63A1B97D" w14:textId="77777777" w:rsidTr="00856AC4">
        <w:trPr>
          <w:trHeight w:val="20"/>
        </w:trPr>
        <w:tc>
          <w:tcPr>
            <w:tcW w:w="1565" w:type="dxa"/>
            <w:noWrap/>
            <w:hideMark/>
          </w:tcPr>
          <w:p w14:paraId="63B81C1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Spermacoceae</w:t>
            </w:r>
            <w:proofErr w:type="spellEnd"/>
          </w:p>
        </w:tc>
        <w:tc>
          <w:tcPr>
            <w:tcW w:w="1300" w:type="dxa"/>
            <w:noWrap/>
            <w:hideMark/>
          </w:tcPr>
          <w:p w14:paraId="291A8E6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AD4C1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0.00688428</w:t>
            </w:r>
          </w:p>
        </w:tc>
        <w:tc>
          <w:tcPr>
            <w:tcW w:w="1300" w:type="dxa"/>
            <w:noWrap/>
            <w:hideMark/>
          </w:tcPr>
          <w:p w14:paraId="4F1245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0.15412548</w:t>
            </w:r>
          </w:p>
        </w:tc>
        <w:tc>
          <w:tcPr>
            <w:tcW w:w="1300" w:type="dxa"/>
            <w:noWrap/>
            <w:hideMark/>
          </w:tcPr>
          <w:p w14:paraId="0B0B60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0.03213335</w:t>
            </w:r>
          </w:p>
        </w:tc>
        <w:tc>
          <w:tcPr>
            <w:tcW w:w="1300" w:type="dxa"/>
            <w:noWrap/>
            <w:hideMark/>
          </w:tcPr>
          <w:p w14:paraId="4E8872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6.30131514</w:t>
            </w:r>
          </w:p>
        </w:tc>
      </w:tr>
      <w:tr w:rsidR="00682E97" w:rsidRPr="00B86834" w14:paraId="3D9C3B9F" w14:textId="77777777" w:rsidTr="00856AC4">
        <w:trPr>
          <w:trHeight w:val="20"/>
        </w:trPr>
        <w:tc>
          <w:tcPr>
            <w:tcW w:w="1565" w:type="dxa"/>
            <w:noWrap/>
            <w:hideMark/>
          </w:tcPr>
          <w:p w14:paraId="4E55E30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Thelypodieae</w:t>
            </w:r>
            <w:proofErr w:type="spellEnd"/>
          </w:p>
        </w:tc>
        <w:tc>
          <w:tcPr>
            <w:tcW w:w="1300" w:type="dxa"/>
            <w:noWrap/>
            <w:hideMark/>
          </w:tcPr>
          <w:p w14:paraId="4FF440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84C82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0.04375139</w:t>
            </w:r>
          </w:p>
        </w:tc>
        <w:tc>
          <w:tcPr>
            <w:tcW w:w="1300" w:type="dxa"/>
            <w:noWrap/>
            <w:hideMark/>
          </w:tcPr>
          <w:p w14:paraId="5A47E1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0.00783391</w:t>
            </w:r>
          </w:p>
        </w:tc>
        <w:tc>
          <w:tcPr>
            <w:tcW w:w="1300" w:type="dxa"/>
            <w:noWrap/>
            <w:hideMark/>
          </w:tcPr>
          <w:p w14:paraId="12B4A4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0.00513416</w:t>
            </w:r>
          </w:p>
        </w:tc>
        <w:tc>
          <w:tcPr>
            <w:tcW w:w="1300" w:type="dxa"/>
            <w:noWrap/>
            <w:hideMark/>
          </w:tcPr>
          <w:p w14:paraId="3707B44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6.7591833</w:t>
            </w:r>
          </w:p>
        </w:tc>
      </w:tr>
      <w:tr w:rsidR="00682E97" w:rsidRPr="00B86834" w14:paraId="69E7CE36" w14:textId="77777777" w:rsidTr="00856AC4">
        <w:trPr>
          <w:trHeight w:val="20"/>
        </w:trPr>
        <w:tc>
          <w:tcPr>
            <w:tcW w:w="1565" w:type="dxa"/>
            <w:noWrap/>
            <w:hideMark/>
          </w:tcPr>
          <w:p w14:paraId="2DA81A3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Thelypodieae</w:t>
            </w:r>
            <w:proofErr w:type="spellEnd"/>
          </w:p>
        </w:tc>
        <w:tc>
          <w:tcPr>
            <w:tcW w:w="1300" w:type="dxa"/>
            <w:noWrap/>
            <w:hideMark/>
          </w:tcPr>
          <w:p w14:paraId="250215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C0977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0.07228538</w:t>
            </w:r>
          </w:p>
        </w:tc>
        <w:tc>
          <w:tcPr>
            <w:tcW w:w="1300" w:type="dxa"/>
            <w:noWrap/>
            <w:hideMark/>
          </w:tcPr>
          <w:p w14:paraId="723214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0.00783391</w:t>
            </w:r>
          </w:p>
        </w:tc>
        <w:tc>
          <w:tcPr>
            <w:tcW w:w="1300" w:type="dxa"/>
            <w:noWrap/>
            <w:hideMark/>
          </w:tcPr>
          <w:p w14:paraId="063AB29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0.00817083</w:t>
            </w:r>
          </w:p>
        </w:tc>
        <w:tc>
          <w:tcPr>
            <w:tcW w:w="1300" w:type="dxa"/>
            <w:noWrap/>
            <w:hideMark/>
          </w:tcPr>
          <w:p w14:paraId="14E32AA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6.68778877</w:t>
            </w:r>
          </w:p>
        </w:tc>
      </w:tr>
    </w:tbl>
    <w:p w14:paraId="7CDED863" w14:textId="77777777" w:rsidR="00682E97" w:rsidRPr="00B86834" w:rsidRDefault="00682E97" w:rsidP="004C7D04">
      <w:pPr>
        <w:rPr>
          <w:rFonts w:ascii="Times New Roman" w:hAnsi="Times New Roman" w:cs="Times New Roman"/>
        </w:rPr>
      </w:pPr>
    </w:p>
    <w:p w14:paraId="0C2047F4" w14:textId="77777777" w:rsidR="00682E97" w:rsidRPr="00B86834" w:rsidRDefault="00682E97" w:rsidP="004C7D04">
      <w:pPr>
        <w:rPr>
          <w:rFonts w:ascii="Times New Roman" w:hAnsi="Times New Roman" w:cs="Times New Roman"/>
        </w:rPr>
      </w:pPr>
      <w:r w:rsidRPr="00B86834">
        <w:rPr>
          <w:rFonts w:ascii="Times New Roman" w:hAnsi="Times New Roman" w:cs="Times New Roman"/>
        </w:rPr>
        <w:br w:type="page"/>
      </w:r>
    </w:p>
    <w:p w14:paraId="4D750407" w14:textId="6AD95951" w:rsidR="00682E97" w:rsidRPr="00B86834" w:rsidRDefault="00682E97" w:rsidP="004C7D04">
      <w:pPr>
        <w:rPr>
          <w:rFonts w:ascii="Times New Roman" w:hAnsi="Times New Roman" w:cs="Times New Roman"/>
        </w:rPr>
      </w:pPr>
      <w:r w:rsidRPr="00B86834">
        <w:rPr>
          <w:rFonts w:ascii="Times New Roman" w:hAnsi="Times New Roman" w:cs="Times New Roman"/>
        </w:rPr>
        <w:lastRenderedPageBreak/>
        <w:t xml:space="preserve">Table S3. </w:t>
      </w:r>
      <w:r w:rsidR="00B86834" w:rsidRPr="00B86834">
        <w:rPr>
          <w:rFonts w:ascii="Times New Roman" w:hAnsi="Times New Roman" w:cs="Times New Roman"/>
        </w:rPr>
        <w:t>Parameter estimates from the model averaged hOUwie fits for</w:t>
      </w:r>
      <w:r w:rsidR="00B86834">
        <w:rPr>
          <w:rFonts w:ascii="Times New Roman" w:hAnsi="Times New Roman" w:cs="Times New Roman"/>
          <w:b/>
          <w:bCs/>
        </w:rPr>
        <w:t xml:space="preserve"> </w:t>
      </w:r>
      <w:r w:rsidRPr="00B86834">
        <w:rPr>
          <w:rFonts w:ascii="Times New Roman" w:hAnsi="Times New Roman" w:cs="Times New Roman"/>
        </w:rPr>
        <w:t>BIO5</w:t>
      </w:r>
    </w:p>
    <w:tbl>
      <w:tblPr>
        <w:tblStyle w:val="TableGrid"/>
        <w:tblW w:w="8172" w:type="dxa"/>
        <w:tblLook w:val="04A0" w:firstRow="1" w:lastRow="0" w:firstColumn="1" w:lastColumn="0" w:noHBand="0" w:noVBand="1"/>
      </w:tblPr>
      <w:tblGrid>
        <w:gridCol w:w="1565"/>
        <w:gridCol w:w="1300"/>
        <w:gridCol w:w="1407"/>
        <w:gridCol w:w="1300"/>
        <w:gridCol w:w="1300"/>
        <w:gridCol w:w="1300"/>
      </w:tblGrid>
      <w:tr w:rsidR="00682E97" w:rsidRPr="00B86834" w14:paraId="4C24B43F" w14:textId="77777777" w:rsidTr="00856AC4">
        <w:trPr>
          <w:trHeight w:val="20"/>
        </w:trPr>
        <w:tc>
          <w:tcPr>
            <w:tcW w:w="1565" w:type="dxa"/>
            <w:noWrap/>
            <w:hideMark/>
          </w:tcPr>
          <w:p w14:paraId="1D2856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clade</w:t>
            </w:r>
          </w:p>
        </w:tc>
        <w:tc>
          <w:tcPr>
            <w:tcW w:w="1300" w:type="dxa"/>
            <w:noWrap/>
            <w:hideMark/>
          </w:tcPr>
          <w:p w14:paraId="2F9359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Group.1</w:t>
            </w:r>
          </w:p>
        </w:tc>
        <w:tc>
          <w:tcPr>
            <w:tcW w:w="1407" w:type="dxa"/>
            <w:noWrap/>
            <w:hideMark/>
          </w:tcPr>
          <w:p w14:paraId="42E199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rate</w:t>
            </w:r>
          </w:p>
        </w:tc>
        <w:tc>
          <w:tcPr>
            <w:tcW w:w="1300" w:type="dxa"/>
            <w:noWrap/>
            <w:hideMark/>
          </w:tcPr>
          <w:p w14:paraId="63BE35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alpha</w:t>
            </w:r>
          </w:p>
        </w:tc>
        <w:tc>
          <w:tcPr>
            <w:tcW w:w="1300" w:type="dxa"/>
            <w:noWrap/>
            <w:hideMark/>
          </w:tcPr>
          <w:p w14:paraId="131A4DA1" w14:textId="77777777" w:rsidR="00682E97" w:rsidRPr="00B86834" w:rsidRDefault="00682E97" w:rsidP="004C7D04">
            <w:pPr>
              <w:rPr>
                <w:rFonts w:ascii="Times New Roman" w:hAnsi="Times New Roman" w:cs="Times New Roman"/>
                <w:color w:val="000000"/>
                <w:sz w:val="14"/>
                <w:szCs w:val="14"/>
              </w:rPr>
            </w:pPr>
            <w:proofErr w:type="spellStart"/>
            <w:proofErr w:type="gramStart"/>
            <w:r w:rsidRPr="00B86834">
              <w:rPr>
                <w:rFonts w:ascii="Times New Roman" w:hAnsi="Times New Roman" w:cs="Times New Roman"/>
                <w:color w:val="000000"/>
                <w:sz w:val="14"/>
                <w:szCs w:val="14"/>
              </w:rPr>
              <w:t>sigma.sq</w:t>
            </w:r>
            <w:proofErr w:type="spellEnd"/>
            <w:proofErr w:type="gramEnd"/>
          </w:p>
        </w:tc>
        <w:tc>
          <w:tcPr>
            <w:tcW w:w="1300" w:type="dxa"/>
            <w:noWrap/>
            <w:hideMark/>
          </w:tcPr>
          <w:p w14:paraId="7320CB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theta</w:t>
            </w:r>
          </w:p>
        </w:tc>
      </w:tr>
      <w:tr w:rsidR="00682E97" w:rsidRPr="00B86834" w14:paraId="1A8370A1" w14:textId="77777777" w:rsidTr="00856AC4">
        <w:trPr>
          <w:trHeight w:val="20"/>
        </w:trPr>
        <w:tc>
          <w:tcPr>
            <w:tcW w:w="1565" w:type="dxa"/>
            <w:noWrap/>
            <w:hideMark/>
          </w:tcPr>
          <w:p w14:paraId="3723BC3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Alysseae</w:t>
            </w:r>
            <w:proofErr w:type="spellEnd"/>
          </w:p>
        </w:tc>
        <w:tc>
          <w:tcPr>
            <w:tcW w:w="1300" w:type="dxa"/>
            <w:noWrap/>
            <w:hideMark/>
          </w:tcPr>
          <w:p w14:paraId="70F84F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120833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0.04425457</w:t>
            </w:r>
          </w:p>
        </w:tc>
        <w:tc>
          <w:tcPr>
            <w:tcW w:w="1300" w:type="dxa"/>
            <w:noWrap/>
            <w:hideMark/>
          </w:tcPr>
          <w:p w14:paraId="575759C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2.82044388</w:t>
            </w:r>
          </w:p>
        </w:tc>
        <w:tc>
          <w:tcPr>
            <w:tcW w:w="1300" w:type="dxa"/>
            <w:noWrap/>
            <w:hideMark/>
          </w:tcPr>
          <w:p w14:paraId="4D1D18D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0.00046104</w:t>
            </w:r>
          </w:p>
        </w:tc>
        <w:tc>
          <w:tcPr>
            <w:tcW w:w="1300" w:type="dxa"/>
            <w:noWrap/>
            <w:hideMark/>
          </w:tcPr>
          <w:p w14:paraId="704ECFB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5.70589138</w:t>
            </w:r>
          </w:p>
        </w:tc>
      </w:tr>
      <w:tr w:rsidR="00682E97" w:rsidRPr="00B86834" w14:paraId="5C23D45B" w14:textId="77777777" w:rsidTr="00856AC4">
        <w:trPr>
          <w:trHeight w:val="20"/>
        </w:trPr>
        <w:tc>
          <w:tcPr>
            <w:tcW w:w="1565" w:type="dxa"/>
            <w:noWrap/>
            <w:hideMark/>
          </w:tcPr>
          <w:p w14:paraId="3F849F8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Alysseae</w:t>
            </w:r>
            <w:proofErr w:type="spellEnd"/>
          </w:p>
        </w:tc>
        <w:tc>
          <w:tcPr>
            <w:tcW w:w="1300" w:type="dxa"/>
            <w:noWrap/>
            <w:hideMark/>
          </w:tcPr>
          <w:p w14:paraId="5DE93C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7CEBC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0.02518721</w:t>
            </w:r>
          </w:p>
        </w:tc>
        <w:tc>
          <w:tcPr>
            <w:tcW w:w="1300" w:type="dxa"/>
            <w:noWrap/>
            <w:hideMark/>
          </w:tcPr>
          <w:p w14:paraId="312512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2.82044388</w:t>
            </w:r>
          </w:p>
        </w:tc>
        <w:tc>
          <w:tcPr>
            <w:tcW w:w="1300" w:type="dxa"/>
            <w:noWrap/>
            <w:hideMark/>
          </w:tcPr>
          <w:p w14:paraId="7632042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0.00051073</w:t>
            </w:r>
          </w:p>
        </w:tc>
        <w:tc>
          <w:tcPr>
            <w:tcW w:w="1300" w:type="dxa"/>
            <w:noWrap/>
            <w:hideMark/>
          </w:tcPr>
          <w:p w14:paraId="77D5B23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5.70120769</w:t>
            </w:r>
          </w:p>
        </w:tc>
      </w:tr>
      <w:tr w:rsidR="00682E97" w:rsidRPr="00B86834" w14:paraId="7909982F" w14:textId="77777777" w:rsidTr="00856AC4">
        <w:trPr>
          <w:trHeight w:val="20"/>
        </w:trPr>
        <w:tc>
          <w:tcPr>
            <w:tcW w:w="1565" w:type="dxa"/>
            <w:noWrap/>
            <w:hideMark/>
          </w:tcPr>
          <w:p w14:paraId="65968D2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Antirrhineae</w:t>
            </w:r>
            <w:proofErr w:type="spellEnd"/>
          </w:p>
        </w:tc>
        <w:tc>
          <w:tcPr>
            <w:tcW w:w="1300" w:type="dxa"/>
            <w:noWrap/>
            <w:hideMark/>
          </w:tcPr>
          <w:p w14:paraId="5BB334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4DF65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0.03031724</w:t>
            </w:r>
          </w:p>
        </w:tc>
        <w:tc>
          <w:tcPr>
            <w:tcW w:w="1300" w:type="dxa"/>
            <w:noWrap/>
            <w:hideMark/>
          </w:tcPr>
          <w:p w14:paraId="0946D1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0.09562457</w:t>
            </w:r>
          </w:p>
        </w:tc>
        <w:tc>
          <w:tcPr>
            <w:tcW w:w="1300" w:type="dxa"/>
            <w:noWrap/>
            <w:hideMark/>
          </w:tcPr>
          <w:p w14:paraId="7CDA0C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3.33E-05</w:t>
            </w:r>
          </w:p>
        </w:tc>
        <w:tc>
          <w:tcPr>
            <w:tcW w:w="1300" w:type="dxa"/>
            <w:noWrap/>
            <w:hideMark/>
          </w:tcPr>
          <w:p w14:paraId="54310E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5.71280648</w:t>
            </w:r>
          </w:p>
        </w:tc>
      </w:tr>
      <w:tr w:rsidR="00682E97" w:rsidRPr="00B86834" w14:paraId="7288330F" w14:textId="77777777" w:rsidTr="00856AC4">
        <w:trPr>
          <w:trHeight w:val="20"/>
        </w:trPr>
        <w:tc>
          <w:tcPr>
            <w:tcW w:w="1565" w:type="dxa"/>
            <w:noWrap/>
            <w:hideMark/>
          </w:tcPr>
          <w:p w14:paraId="0020416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Antirrhineae</w:t>
            </w:r>
            <w:proofErr w:type="spellEnd"/>
          </w:p>
        </w:tc>
        <w:tc>
          <w:tcPr>
            <w:tcW w:w="1300" w:type="dxa"/>
            <w:noWrap/>
            <w:hideMark/>
          </w:tcPr>
          <w:p w14:paraId="7079EF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0F333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0.01284412</w:t>
            </w:r>
          </w:p>
        </w:tc>
        <w:tc>
          <w:tcPr>
            <w:tcW w:w="1300" w:type="dxa"/>
            <w:noWrap/>
            <w:hideMark/>
          </w:tcPr>
          <w:p w14:paraId="5CFC111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0.09562457</w:t>
            </w:r>
          </w:p>
        </w:tc>
        <w:tc>
          <w:tcPr>
            <w:tcW w:w="1300" w:type="dxa"/>
            <w:noWrap/>
            <w:hideMark/>
          </w:tcPr>
          <w:p w14:paraId="4D284C0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4.40E-05</w:t>
            </w:r>
          </w:p>
        </w:tc>
        <w:tc>
          <w:tcPr>
            <w:tcW w:w="1300" w:type="dxa"/>
            <w:noWrap/>
            <w:hideMark/>
          </w:tcPr>
          <w:p w14:paraId="1DF8F2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5.7086574</w:t>
            </w:r>
          </w:p>
        </w:tc>
      </w:tr>
      <w:tr w:rsidR="00682E97" w:rsidRPr="00B86834" w14:paraId="77C9A9B1" w14:textId="77777777" w:rsidTr="00856AC4">
        <w:trPr>
          <w:trHeight w:val="20"/>
        </w:trPr>
        <w:tc>
          <w:tcPr>
            <w:tcW w:w="1565" w:type="dxa"/>
            <w:noWrap/>
            <w:hideMark/>
          </w:tcPr>
          <w:p w14:paraId="6E1BBF4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Apioideae</w:t>
            </w:r>
            <w:proofErr w:type="spellEnd"/>
          </w:p>
        </w:tc>
        <w:tc>
          <w:tcPr>
            <w:tcW w:w="1300" w:type="dxa"/>
            <w:noWrap/>
            <w:hideMark/>
          </w:tcPr>
          <w:p w14:paraId="398713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DF427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0.05876041</w:t>
            </w:r>
          </w:p>
        </w:tc>
        <w:tc>
          <w:tcPr>
            <w:tcW w:w="1300" w:type="dxa"/>
            <w:noWrap/>
            <w:hideMark/>
          </w:tcPr>
          <w:p w14:paraId="6AA22A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0.14644361</w:t>
            </w:r>
          </w:p>
        </w:tc>
        <w:tc>
          <w:tcPr>
            <w:tcW w:w="1300" w:type="dxa"/>
            <w:noWrap/>
            <w:hideMark/>
          </w:tcPr>
          <w:p w14:paraId="6A4EF5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7.44E-05</w:t>
            </w:r>
          </w:p>
        </w:tc>
        <w:tc>
          <w:tcPr>
            <w:tcW w:w="1300" w:type="dxa"/>
            <w:noWrap/>
            <w:hideMark/>
          </w:tcPr>
          <w:p w14:paraId="723F0C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5.70679809</w:t>
            </w:r>
          </w:p>
        </w:tc>
      </w:tr>
      <w:tr w:rsidR="00682E97" w:rsidRPr="00B86834" w14:paraId="4B5567C7" w14:textId="77777777" w:rsidTr="00856AC4">
        <w:trPr>
          <w:trHeight w:val="20"/>
        </w:trPr>
        <w:tc>
          <w:tcPr>
            <w:tcW w:w="1565" w:type="dxa"/>
            <w:noWrap/>
            <w:hideMark/>
          </w:tcPr>
          <w:p w14:paraId="0E7FD2C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Apioideae</w:t>
            </w:r>
            <w:proofErr w:type="spellEnd"/>
          </w:p>
        </w:tc>
        <w:tc>
          <w:tcPr>
            <w:tcW w:w="1300" w:type="dxa"/>
            <w:noWrap/>
            <w:hideMark/>
          </w:tcPr>
          <w:p w14:paraId="58C5F0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CA012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0.00627024</w:t>
            </w:r>
          </w:p>
        </w:tc>
        <w:tc>
          <w:tcPr>
            <w:tcW w:w="1300" w:type="dxa"/>
            <w:noWrap/>
            <w:hideMark/>
          </w:tcPr>
          <w:p w14:paraId="63E3A41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0.14644361</w:t>
            </w:r>
          </w:p>
        </w:tc>
        <w:tc>
          <w:tcPr>
            <w:tcW w:w="1300" w:type="dxa"/>
            <w:noWrap/>
            <w:hideMark/>
          </w:tcPr>
          <w:p w14:paraId="2F1B2A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7.43E-05</w:t>
            </w:r>
          </w:p>
        </w:tc>
        <w:tc>
          <w:tcPr>
            <w:tcW w:w="1300" w:type="dxa"/>
            <w:noWrap/>
            <w:hideMark/>
          </w:tcPr>
          <w:p w14:paraId="40384F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5.69449996</w:t>
            </w:r>
          </w:p>
        </w:tc>
      </w:tr>
      <w:tr w:rsidR="00682E97" w:rsidRPr="00B86834" w14:paraId="5CDE0838" w14:textId="77777777" w:rsidTr="00856AC4">
        <w:trPr>
          <w:trHeight w:val="20"/>
        </w:trPr>
        <w:tc>
          <w:tcPr>
            <w:tcW w:w="1565" w:type="dxa"/>
            <w:noWrap/>
            <w:hideMark/>
          </w:tcPr>
          <w:p w14:paraId="267B2585"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Arabideae</w:t>
            </w:r>
            <w:proofErr w:type="spellEnd"/>
          </w:p>
        </w:tc>
        <w:tc>
          <w:tcPr>
            <w:tcW w:w="1300" w:type="dxa"/>
            <w:noWrap/>
            <w:hideMark/>
          </w:tcPr>
          <w:p w14:paraId="5D5B2C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DBB3B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0.11370213</w:t>
            </w:r>
          </w:p>
        </w:tc>
        <w:tc>
          <w:tcPr>
            <w:tcW w:w="1300" w:type="dxa"/>
            <w:noWrap/>
            <w:hideMark/>
          </w:tcPr>
          <w:p w14:paraId="62E966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2.85991638</w:t>
            </w:r>
          </w:p>
        </w:tc>
        <w:tc>
          <w:tcPr>
            <w:tcW w:w="1300" w:type="dxa"/>
            <w:noWrap/>
            <w:hideMark/>
          </w:tcPr>
          <w:p w14:paraId="2F0266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0.00170142</w:t>
            </w:r>
          </w:p>
        </w:tc>
        <w:tc>
          <w:tcPr>
            <w:tcW w:w="1300" w:type="dxa"/>
            <w:noWrap/>
            <w:hideMark/>
          </w:tcPr>
          <w:p w14:paraId="0A1B85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5.69139876</w:t>
            </w:r>
          </w:p>
        </w:tc>
      </w:tr>
      <w:tr w:rsidR="00682E97" w:rsidRPr="00B86834" w14:paraId="40B34D37" w14:textId="77777777" w:rsidTr="00856AC4">
        <w:trPr>
          <w:trHeight w:val="20"/>
        </w:trPr>
        <w:tc>
          <w:tcPr>
            <w:tcW w:w="1565" w:type="dxa"/>
            <w:noWrap/>
            <w:hideMark/>
          </w:tcPr>
          <w:p w14:paraId="4CEE426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Arabideae</w:t>
            </w:r>
            <w:proofErr w:type="spellEnd"/>
          </w:p>
        </w:tc>
        <w:tc>
          <w:tcPr>
            <w:tcW w:w="1300" w:type="dxa"/>
            <w:noWrap/>
            <w:hideMark/>
          </w:tcPr>
          <w:p w14:paraId="6B7759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CC42B8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0.14269825</w:t>
            </w:r>
          </w:p>
        </w:tc>
        <w:tc>
          <w:tcPr>
            <w:tcW w:w="1300" w:type="dxa"/>
            <w:noWrap/>
            <w:hideMark/>
          </w:tcPr>
          <w:p w14:paraId="6CC7CF1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2.85991638</w:t>
            </w:r>
          </w:p>
        </w:tc>
        <w:tc>
          <w:tcPr>
            <w:tcW w:w="1300" w:type="dxa"/>
            <w:noWrap/>
            <w:hideMark/>
          </w:tcPr>
          <w:p w14:paraId="48614D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0.0018734</w:t>
            </w:r>
          </w:p>
        </w:tc>
        <w:tc>
          <w:tcPr>
            <w:tcW w:w="1300" w:type="dxa"/>
            <w:noWrap/>
            <w:hideMark/>
          </w:tcPr>
          <w:p w14:paraId="57F72E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5.67541569</w:t>
            </w:r>
          </w:p>
        </w:tc>
      </w:tr>
      <w:tr w:rsidR="00682E97" w:rsidRPr="00B86834" w14:paraId="75FA9F57" w14:textId="77777777" w:rsidTr="00856AC4">
        <w:trPr>
          <w:trHeight w:val="20"/>
        </w:trPr>
        <w:tc>
          <w:tcPr>
            <w:tcW w:w="1565" w:type="dxa"/>
            <w:noWrap/>
            <w:hideMark/>
          </w:tcPr>
          <w:p w14:paraId="39A5FAC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Balsamiaceae</w:t>
            </w:r>
            <w:proofErr w:type="spellEnd"/>
          </w:p>
        </w:tc>
        <w:tc>
          <w:tcPr>
            <w:tcW w:w="1300" w:type="dxa"/>
            <w:noWrap/>
            <w:hideMark/>
          </w:tcPr>
          <w:p w14:paraId="2F92FF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5732FE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0.01388103</w:t>
            </w:r>
          </w:p>
        </w:tc>
        <w:tc>
          <w:tcPr>
            <w:tcW w:w="1300" w:type="dxa"/>
            <w:noWrap/>
            <w:hideMark/>
          </w:tcPr>
          <w:p w14:paraId="1F0184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0.58288565</w:t>
            </w:r>
          </w:p>
        </w:tc>
        <w:tc>
          <w:tcPr>
            <w:tcW w:w="1300" w:type="dxa"/>
            <w:noWrap/>
            <w:hideMark/>
          </w:tcPr>
          <w:p w14:paraId="183531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0.00019675</w:t>
            </w:r>
          </w:p>
        </w:tc>
        <w:tc>
          <w:tcPr>
            <w:tcW w:w="1300" w:type="dxa"/>
            <w:noWrap/>
            <w:hideMark/>
          </w:tcPr>
          <w:p w14:paraId="4BBEE8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5.69603103</w:t>
            </w:r>
          </w:p>
        </w:tc>
      </w:tr>
      <w:tr w:rsidR="00682E97" w:rsidRPr="00B86834" w14:paraId="0C1DEEAD" w14:textId="77777777" w:rsidTr="00856AC4">
        <w:trPr>
          <w:trHeight w:val="20"/>
        </w:trPr>
        <w:tc>
          <w:tcPr>
            <w:tcW w:w="1565" w:type="dxa"/>
            <w:noWrap/>
            <w:hideMark/>
          </w:tcPr>
          <w:p w14:paraId="2ABFC53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Balsamiaceae</w:t>
            </w:r>
            <w:proofErr w:type="spellEnd"/>
          </w:p>
        </w:tc>
        <w:tc>
          <w:tcPr>
            <w:tcW w:w="1300" w:type="dxa"/>
            <w:noWrap/>
            <w:hideMark/>
          </w:tcPr>
          <w:p w14:paraId="19FEA0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85027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0.01108232</w:t>
            </w:r>
          </w:p>
        </w:tc>
        <w:tc>
          <w:tcPr>
            <w:tcW w:w="1300" w:type="dxa"/>
            <w:noWrap/>
            <w:hideMark/>
          </w:tcPr>
          <w:p w14:paraId="15FC22F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0.58288565</w:t>
            </w:r>
          </w:p>
        </w:tc>
        <w:tc>
          <w:tcPr>
            <w:tcW w:w="1300" w:type="dxa"/>
            <w:noWrap/>
            <w:hideMark/>
          </w:tcPr>
          <w:p w14:paraId="04D574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0.00013285</w:t>
            </w:r>
          </w:p>
        </w:tc>
        <w:tc>
          <w:tcPr>
            <w:tcW w:w="1300" w:type="dxa"/>
            <w:noWrap/>
            <w:hideMark/>
          </w:tcPr>
          <w:p w14:paraId="0BEFDD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5.6969941</w:t>
            </w:r>
          </w:p>
        </w:tc>
      </w:tr>
      <w:tr w:rsidR="00682E97" w:rsidRPr="00B86834" w14:paraId="1E90134E" w14:textId="77777777" w:rsidTr="00856AC4">
        <w:trPr>
          <w:trHeight w:val="20"/>
        </w:trPr>
        <w:tc>
          <w:tcPr>
            <w:tcW w:w="1565" w:type="dxa"/>
            <w:noWrap/>
            <w:hideMark/>
          </w:tcPr>
          <w:p w14:paraId="735A2275"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Brassiceae</w:t>
            </w:r>
            <w:proofErr w:type="spellEnd"/>
          </w:p>
        </w:tc>
        <w:tc>
          <w:tcPr>
            <w:tcW w:w="1300" w:type="dxa"/>
            <w:noWrap/>
            <w:hideMark/>
          </w:tcPr>
          <w:p w14:paraId="63E8EA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9875D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0.04699898</w:t>
            </w:r>
          </w:p>
        </w:tc>
        <w:tc>
          <w:tcPr>
            <w:tcW w:w="1300" w:type="dxa"/>
            <w:noWrap/>
            <w:hideMark/>
          </w:tcPr>
          <w:p w14:paraId="591444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3.24276752</w:t>
            </w:r>
          </w:p>
        </w:tc>
        <w:tc>
          <w:tcPr>
            <w:tcW w:w="1300" w:type="dxa"/>
            <w:noWrap/>
            <w:hideMark/>
          </w:tcPr>
          <w:p w14:paraId="7984376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0.00137183</w:t>
            </w:r>
          </w:p>
        </w:tc>
        <w:tc>
          <w:tcPr>
            <w:tcW w:w="1300" w:type="dxa"/>
            <w:noWrap/>
            <w:hideMark/>
          </w:tcPr>
          <w:p w14:paraId="604DAA6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5.70940182</w:t>
            </w:r>
          </w:p>
        </w:tc>
      </w:tr>
      <w:tr w:rsidR="00682E97" w:rsidRPr="00B86834" w14:paraId="653446BA" w14:textId="77777777" w:rsidTr="00856AC4">
        <w:trPr>
          <w:trHeight w:val="20"/>
        </w:trPr>
        <w:tc>
          <w:tcPr>
            <w:tcW w:w="1565" w:type="dxa"/>
            <w:noWrap/>
            <w:hideMark/>
          </w:tcPr>
          <w:p w14:paraId="18416CE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Brassiceae</w:t>
            </w:r>
            <w:proofErr w:type="spellEnd"/>
          </w:p>
        </w:tc>
        <w:tc>
          <w:tcPr>
            <w:tcW w:w="1300" w:type="dxa"/>
            <w:noWrap/>
            <w:hideMark/>
          </w:tcPr>
          <w:p w14:paraId="20FBC4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5AA0E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0.01527256</w:t>
            </w:r>
          </w:p>
        </w:tc>
        <w:tc>
          <w:tcPr>
            <w:tcW w:w="1300" w:type="dxa"/>
            <w:noWrap/>
            <w:hideMark/>
          </w:tcPr>
          <w:p w14:paraId="17F8BD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3.24276752</w:t>
            </w:r>
          </w:p>
        </w:tc>
        <w:tc>
          <w:tcPr>
            <w:tcW w:w="1300" w:type="dxa"/>
            <w:noWrap/>
            <w:hideMark/>
          </w:tcPr>
          <w:p w14:paraId="3C9ADB7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0.00157252</w:t>
            </w:r>
          </w:p>
        </w:tc>
        <w:tc>
          <w:tcPr>
            <w:tcW w:w="1300" w:type="dxa"/>
            <w:noWrap/>
            <w:hideMark/>
          </w:tcPr>
          <w:p w14:paraId="1BE2C1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5.70927405</w:t>
            </w:r>
          </w:p>
        </w:tc>
      </w:tr>
      <w:tr w:rsidR="00682E97" w:rsidRPr="00B86834" w14:paraId="728A5E04" w14:textId="77777777" w:rsidTr="00856AC4">
        <w:trPr>
          <w:trHeight w:val="20"/>
        </w:trPr>
        <w:tc>
          <w:tcPr>
            <w:tcW w:w="1565" w:type="dxa"/>
            <w:noWrap/>
            <w:hideMark/>
          </w:tcPr>
          <w:p w14:paraId="218A28A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Cardamineae</w:t>
            </w:r>
            <w:proofErr w:type="spellEnd"/>
          </w:p>
        </w:tc>
        <w:tc>
          <w:tcPr>
            <w:tcW w:w="1300" w:type="dxa"/>
            <w:noWrap/>
            <w:hideMark/>
          </w:tcPr>
          <w:p w14:paraId="4C47969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16A0B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0.05377991</w:t>
            </w:r>
          </w:p>
        </w:tc>
        <w:tc>
          <w:tcPr>
            <w:tcW w:w="1300" w:type="dxa"/>
            <w:noWrap/>
            <w:hideMark/>
          </w:tcPr>
          <w:p w14:paraId="0C465C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3.2632822</w:t>
            </w:r>
          </w:p>
        </w:tc>
        <w:tc>
          <w:tcPr>
            <w:tcW w:w="1300" w:type="dxa"/>
            <w:noWrap/>
            <w:hideMark/>
          </w:tcPr>
          <w:p w14:paraId="024807C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0.00121778</w:t>
            </w:r>
          </w:p>
        </w:tc>
        <w:tc>
          <w:tcPr>
            <w:tcW w:w="1300" w:type="dxa"/>
            <w:noWrap/>
            <w:hideMark/>
          </w:tcPr>
          <w:p w14:paraId="205EDE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5.69961339</w:t>
            </w:r>
          </w:p>
        </w:tc>
      </w:tr>
      <w:tr w:rsidR="00682E97" w:rsidRPr="00B86834" w14:paraId="3641E84D" w14:textId="77777777" w:rsidTr="00856AC4">
        <w:trPr>
          <w:trHeight w:val="20"/>
        </w:trPr>
        <w:tc>
          <w:tcPr>
            <w:tcW w:w="1565" w:type="dxa"/>
            <w:noWrap/>
            <w:hideMark/>
          </w:tcPr>
          <w:p w14:paraId="4145B2E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Cardamineae</w:t>
            </w:r>
            <w:proofErr w:type="spellEnd"/>
          </w:p>
        </w:tc>
        <w:tc>
          <w:tcPr>
            <w:tcW w:w="1300" w:type="dxa"/>
            <w:noWrap/>
            <w:hideMark/>
          </w:tcPr>
          <w:p w14:paraId="29EDB7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FAF9E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0.032428</w:t>
            </w:r>
          </w:p>
        </w:tc>
        <w:tc>
          <w:tcPr>
            <w:tcW w:w="1300" w:type="dxa"/>
            <w:noWrap/>
            <w:hideMark/>
          </w:tcPr>
          <w:p w14:paraId="2F5661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3.2632822</w:t>
            </w:r>
          </w:p>
        </w:tc>
        <w:tc>
          <w:tcPr>
            <w:tcW w:w="1300" w:type="dxa"/>
            <w:noWrap/>
            <w:hideMark/>
          </w:tcPr>
          <w:p w14:paraId="1FDFAA5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0.0014688</w:t>
            </w:r>
          </w:p>
        </w:tc>
        <w:tc>
          <w:tcPr>
            <w:tcW w:w="1300" w:type="dxa"/>
            <w:noWrap/>
            <w:hideMark/>
          </w:tcPr>
          <w:p w14:paraId="62962C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5.68396766</w:t>
            </w:r>
          </w:p>
        </w:tc>
      </w:tr>
      <w:tr w:rsidR="00682E97" w:rsidRPr="00B86834" w14:paraId="28121AE5" w14:textId="77777777" w:rsidTr="00856AC4">
        <w:trPr>
          <w:trHeight w:val="20"/>
        </w:trPr>
        <w:tc>
          <w:tcPr>
            <w:tcW w:w="1565" w:type="dxa"/>
            <w:noWrap/>
            <w:hideMark/>
          </w:tcPr>
          <w:p w14:paraId="1979A96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Cardueae</w:t>
            </w:r>
            <w:proofErr w:type="spellEnd"/>
          </w:p>
        </w:tc>
        <w:tc>
          <w:tcPr>
            <w:tcW w:w="1300" w:type="dxa"/>
            <w:noWrap/>
            <w:hideMark/>
          </w:tcPr>
          <w:p w14:paraId="6B65205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197C6B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0.04871319</w:t>
            </w:r>
          </w:p>
        </w:tc>
        <w:tc>
          <w:tcPr>
            <w:tcW w:w="1300" w:type="dxa"/>
            <w:noWrap/>
            <w:hideMark/>
          </w:tcPr>
          <w:p w14:paraId="56AE10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0.09687431</w:t>
            </w:r>
          </w:p>
        </w:tc>
        <w:tc>
          <w:tcPr>
            <w:tcW w:w="1300" w:type="dxa"/>
            <w:noWrap/>
            <w:hideMark/>
          </w:tcPr>
          <w:p w14:paraId="6EB237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4.17E-05</w:t>
            </w:r>
          </w:p>
        </w:tc>
        <w:tc>
          <w:tcPr>
            <w:tcW w:w="1300" w:type="dxa"/>
            <w:noWrap/>
            <w:hideMark/>
          </w:tcPr>
          <w:p w14:paraId="460AD1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5.72076313</w:t>
            </w:r>
          </w:p>
        </w:tc>
      </w:tr>
      <w:tr w:rsidR="00682E97" w:rsidRPr="00B86834" w14:paraId="3D594B37" w14:textId="77777777" w:rsidTr="00856AC4">
        <w:trPr>
          <w:trHeight w:val="20"/>
        </w:trPr>
        <w:tc>
          <w:tcPr>
            <w:tcW w:w="1565" w:type="dxa"/>
            <w:noWrap/>
            <w:hideMark/>
          </w:tcPr>
          <w:p w14:paraId="599E8F2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Cardueae</w:t>
            </w:r>
            <w:proofErr w:type="spellEnd"/>
          </w:p>
        </w:tc>
        <w:tc>
          <w:tcPr>
            <w:tcW w:w="1300" w:type="dxa"/>
            <w:noWrap/>
            <w:hideMark/>
          </w:tcPr>
          <w:p w14:paraId="32E745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D623A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0.03332827</w:t>
            </w:r>
          </w:p>
        </w:tc>
        <w:tc>
          <w:tcPr>
            <w:tcW w:w="1300" w:type="dxa"/>
            <w:noWrap/>
            <w:hideMark/>
          </w:tcPr>
          <w:p w14:paraId="6C6697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0.09687431</w:t>
            </w:r>
          </w:p>
        </w:tc>
        <w:tc>
          <w:tcPr>
            <w:tcW w:w="1300" w:type="dxa"/>
            <w:noWrap/>
            <w:hideMark/>
          </w:tcPr>
          <w:p w14:paraId="36C517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4.17E-05</w:t>
            </w:r>
          </w:p>
        </w:tc>
        <w:tc>
          <w:tcPr>
            <w:tcW w:w="1300" w:type="dxa"/>
            <w:noWrap/>
            <w:hideMark/>
          </w:tcPr>
          <w:p w14:paraId="4211BB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5.70053771</w:t>
            </w:r>
          </w:p>
        </w:tc>
      </w:tr>
      <w:tr w:rsidR="00682E97" w:rsidRPr="00B86834" w14:paraId="735A891C" w14:textId="77777777" w:rsidTr="00856AC4">
        <w:trPr>
          <w:trHeight w:val="20"/>
        </w:trPr>
        <w:tc>
          <w:tcPr>
            <w:tcW w:w="1565" w:type="dxa"/>
            <w:noWrap/>
            <w:hideMark/>
          </w:tcPr>
          <w:p w14:paraId="25A74A6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1DDD5D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05617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0.09100693</w:t>
            </w:r>
          </w:p>
        </w:tc>
        <w:tc>
          <w:tcPr>
            <w:tcW w:w="1300" w:type="dxa"/>
            <w:noWrap/>
            <w:hideMark/>
          </w:tcPr>
          <w:p w14:paraId="11DFFC0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0.25476791</w:t>
            </w:r>
          </w:p>
        </w:tc>
        <w:tc>
          <w:tcPr>
            <w:tcW w:w="1300" w:type="dxa"/>
            <w:noWrap/>
            <w:hideMark/>
          </w:tcPr>
          <w:p w14:paraId="58D506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3.76E-05</w:t>
            </w:r>
          </w:p>
        </w:tc>
        <w:tc>
          <w:tcPr>
            <w:tcW w:w="1300" w:type="dxa"/>
            <w:noWrap/>
            <w:hideMark/>
          </w:tcPr>
          <w:p w14:paraId="7F762A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5.69817177</w:t>
            </w:r>
          </w:p>
        </w:tc>
      </w:tr>
      <w:tr w:rsidR="00682E97" w:rsidRPr="00B86834" w14:paraId="214F4F39" w14:textId="77777777" w:rsidTr="00856AC4">
        <w:trPr>
          <w:trHeight w:val="20"/>
        </w:trPr>
        <w:tc>
          <w:tcPr>
            <w:tcW w:w="1565" w:type="dxa"/>
            <w:noWrap/>
            <w:hideMark/>
          </w:tcPr>
          <w:p w14:paraId="734AF9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1E516C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4A91C2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0.03158301</w:t>
            </w:r>
          </w:p>
        </w:tc>
        <w:tc>
          <w:tcPr>
            <w:tcW w:w="1300" w:type="dxa"/>
            <w:noWrap/>
            <w:hideMark/>
          </w:tcPr>
          <w:p w14:paraId="56A91F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0.25476791</w:t>
            </w:r>
          </w:p>
        </w:tc>
        <w:tc>
          <w:tcPr>
            <w:tcW w:w="1300" w:type="dxa"/>
            <w:noWrap/>
            <w:hideMark/>
          </w:tcPr>
          <w:p w14:paraId="313A2C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5.42E-05</w:t>
            </w:r>
          </w:p>
        </w:tc>
        <w:tc>
          <w:tcPr>
            <w:tcW w:w="1300" w:type="dxa"/>
            <w:noWrap/>
            <w:hideMark/>
          </w:tcPr>
          <w:p w14:paraId="1FC9F1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5.66537602</w:t>
            </w:r>
          </w:p>
        </w:tc>
      </w:tr>
      <w:tr w:rsidR="00682E97" w:rsidRPr="00B86834" w14:paraId="6FFF0671" w14:textId="77777777" w:rsidTr="00856AC4">
        <w:trPr>
          <w:trHeight w:val="20"/>
        </w:trPr>
        <w:tc>
          <w:tcPr>
            <w:tcW w:w="1565" w:type="dxa"/>
            <w:noWrap/>
            <w:hideMark/>
          </w:tcPr>
          <w:p w14:paraId="7A9F052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Chamaecrista</w:t>
            </w:r>
            <w:proofErr w:type="spellEnd"/>
          </w:p>
        </w:tc>
        <w:tc>
          <w:tcPr>
            <w:tcW w:w="1300" w:type="dxa"/>
            <w:noWrap/>
            <w:hideMark/>
          </w:tcPr>
          <w:p w14:paraId="4196E73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5310EA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0.06983725</w:t>
            </w:r>
          </w:p>
        </w:tc>
        <w:tc>
          <w:tcPr>
            <w:tcW w:w="1300" w:type="dxa"/>
            <w:noWrap/>
            <w:hideMark/>
          </w:tcPr>
          <w:p w14:paraId="560C2F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0.46858579</w:t>
            </w:r>
          </w:p>
        </w:tc>
        <w:tc>
          <w:tcPr>
            <w:tcW w:w="1300" w:type="dxa"/>
            <w:noWrap/>
            <w:hideMark/>
          </w:tcPr>
          <w:p w14:paraId="2C8828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2.52E-05</w:t>
            </w:r>
          </w:p>
        </w:tc>
        <w:tc>
          <w:tcPr>
            <w:tcW w:w="1300" w:type="dxa"/>
            <w:noWrap/>
            <w:hideMark/>
          </w:tcPr>
          <w:p w14:paraId="7E85D9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5.71545846</w:t>
            </w:r>
          </w:p>
        </w:tc>
      </w:tr>
      <w:tr w:rsidR="00682E97" w:rsidRPr="00B86834" w14:paraId="18D764E5" w14:textId="77777777" w:rsidTr="00856AC4">
        <w:trPr>
          <w:trHeight w:val="20"/>
        </w:trPr>
        <w:tc>
          <w:tcPr>
            <w:tcW w:w="1565" w:type="dxa"/>
            <w:noWrap/>
            <w:hideMark/>
          </w:tcPr>
          <w:p w14:paraId="25A714B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Chamaecrista</w:t>
            </w:r>
            <w:proofErr w:type="spellEnd"/>
          </w:p>
        </w:tc>
        <w:tc>
          <w:tcPr>
            <w:tcW w:w="1300" w:type="dxa"/>
            <w:noWrap/>
            <w:hideMark/>
          </w:tcPr>
          <w:p w14:paraId="15D267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3CA3A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0.01246693</w:t>
            </w:r>
          </w:p>
        </w:tc>
        <w:tc>
          <w:tcPr>
            <w:tcW w:w="1300" w:type="dxa"/>
            <w:noWrap/>
            <w:hideMark/>
          </w:tcPr>
          <w:p w14:paraId="402948A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0.46858579</w:t>
            </w:r>
          </w:p>
        </w:tc>
        <w:tc>
          <w:tcPr>
            <w:tcW w:w="1300" w:type="dxa"/>
            <w:noWrap/>
            <w:hideMark/>
          </w:tcPr>
          <w:p w14:paraId="0AD4BF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2.55E-05</w:t>
            </w:r>
          </w:p>
        </w:tc>
        <w:tc>
          <w:tcPr>
            <w:tcW w:w="1300" w:type="dxa"/>
            <w:noWrap/>
            <w:hideMark/>
          </w:tcPr>
          <w:p w14:paraId="1ED2D2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5.71211278</w:t>
            </w:r>
          </w:p>
        </w:tc>
      </w:tr>
      <w:tr w:rsidR="00682E97" w:rsidRPr="00B86834" w14:paraId="6B50936C" w14:textId="77777777" w:rsidTr="00856AC4">
        <w:trPr>
          <w:trHeight w:val="20"/>
        </w:trPr>
        <w:tc>
          <w:tcPr>
            <w:tcW w:w="1565" w:type="dxa"/>
            <w:noWrap/>
            <w:hideMark/>
          </w:tcPr>
          <w:p w14:paraId="1A4661A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Chorisporeae</w:t>
            </w:r>
            <w:proofErr w:type="spellEnd"/>
          </w:p>
        </w:tc>
        <w:tc>
          <w:tcPr>
            <w:tcW w:w="1300" w:type="dxa"/>
            <w:noWrap/>
            <w:hideMark/>
          </w:tcPr>
          <w:p w14:paraId="191D5A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61D0D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0.07616816</w:t>
            </w:r>
          </w:p>
        </w:tc>
        <w:tc>
          <w:tcPr>
            <w:tcW w:w="1300" w:type="dxa"/>
            <w:noWrap/>
            <w:hideMark/>
          </w:tcPr>
          <w:p w14:paraId="7389274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1.53255972</w:t>
            </w:r>
          </w:p>
        </w:tc>
        <w:tc>
          <w:tcPr>
            <w:tcW w:w="1300" w:type="dxa"/>
            <w:noWrap/>
            <w:hideMark/>
          </w:tcPr>
          <w:p w14:paraId="6FB4739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0.00021348</w:t>
            </w:r>
          </w:p>
        </w:tc>
        <w:tc>
          <w:tcPr>
            <w:tcW w:w="1300" w:type="dxa"/>
            <w:noWrap/>
            <w:hideMark/>
          </w:tcPr>
          <w:p w14:paraId="78C2FC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5.72108751</w:t>
            </w:r>
          </w:p>
        </w:tc>
      </w:tr>
      <w:tr w:rsidR="00682E97" w:rsidRPr="00B86834" w14:paraId="313A3ABB" w14:textId="77777777" w:rsidTr="00856AC4">
        <w:trPr>
          <w:trHeight w:val="20"/>
        </w:trPr>
        <w:tc>
          <w:tcPr>
            <w:tcW w:w="1565" w:type="dxa"/>
            <w:noWrap/>
            <w:hideMark/>
          </w:tcPr>
          <w:p w14:paraId="0D34910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Chorisporeae</w:t>
            </w:r>
            <w:proofErr w:type="spellEnd"/>
          </w:p>
        </w:tc>
        <w:tc>
          <w:tcPr>
            <w:tcW w:w="1300" w:type="dxa"/>
            <w:noWrap/>
            <w:hideMark/>
          </w:tcPr>
          <w:p w14:paraId="34AD21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0F472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0.08669855</w:t>
            </w:r>
          </w:p>
        </w:tc>
        <w:tc>
          <w:tcPr>
            <w:tcW w:w="1300" w:type="dxa"/>
            <w:noWrap/>
            <w:hideMark/>
          </w:tcPr>
          <w:p w14:paraId="6CDB87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1.53255972</w:t>
            </w:r>
          </w:p>
        </w:tc>
        <w:tc>
          <w:tcPr>
            <w:tcW w:w="1300" w:type="dxa"/>
            <w:noWrap/>
            <w:hideMark/>
          </w:tcPr>
          <w:p w14:paraId="3CD9ED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0.00032482</w:t>
            </w:r>
          </w:p>
        </w:tc>
        <w:tc>
          <w:tcPr>
            <w:tcW w:w="1300" w:type="dxa"/>
            <w:noWrap/>
            <w:hideMark/>
          </w:tcPr>
          <w:p w14:paraId="0F8660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5.66559455</w:t>
            </w:r>
          </w:p>
        </w:tc>
      </w:tr>
      <w:tr w:rsidR="00682E97" w:rsidRPr="00B86834" w14:paraId="79A2C9A9" w14:textId="77777777" w:rsidTr="00856AC4">
        <w:trPr>
          <w:trHeight w:val="20"/>
        </w:trPr>
        <w:tc>
          <w:tcPr>
            <w:tcW w:w="1565" w:type="dxa"/>
            <w:noWrap/>
            <w:hideMark/>
          </w:tcPr>
          <w:p w14:paraId="21EBEC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72D813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680C7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0.01895065</w:t>
            </w:r>
          </w:p>
        </w:tc>
        <w:tc>
          <w:tcPr>
            <w:tcW w:w="1300" w:type="dxa"/>
            <w:noWrap/>
            <w:hideMark/>
          </w:tcPr>
          <w:p w14:paraId="756715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0.1323376</w:t>
            </w:r>
          </w:p>
        </w:tc>
        <w:tc>
          <w:tcPr>
            <w:tcW w:w="1300" w:type="dxa"/>
            <w:noWrap/>
            <w:hideMark/>
          </w:tcPr>
          <w:p w14:paraId="0EC1A8A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2.04E-05</w:t>
            </w:r>
          </w:p>
        </w:tc>
        <w:tc>
          <w:tcPr>
            <w:tcW w:w="1300" w:type="dxa"/>
            <w:noWrap/>
            <w:hideMark/>
          </w:tcPr>
          <w:p w14:paraId="366FC9F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5.71590343</w:t>
            </w:r>
          </w:p>
        </w:tc>
      </w:tr>
      <w:tr w:rsidR="00682E97" w:rsidRPr="00B86834" w14:paraId="24C48AF2" w14:textId="77777777" w:rsidTr="00856AC4">
        <w:trPr>
          <w:trHeight w:val="20"/>
        </w:trPr>
        <w:tc>
          <w:tcPr>
            <w:tcW w:w="1565" w:type="dxa"/>
            <w:noWrap/>
            <w:hideMark/>
          </w:tcPr>
          <w:p w14:paraId="751F51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4D8883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92910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0.00492704</w:t>
            </w:r>
          </w:p>
        </w:tc>
        <w:tc>
          <w:tcPr>
            <w:tcW w:w="1300" w:type="dxa"/>
            <w:noWrap/>
            <w:hideMark/>
          </w:tcPr>
          <w:p w14:paraId="0760554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0.1323376</w:t>
            </w:r>
          </w:p>
        </w:tc>
        <w:tc>
          <w:tcPr>
            <w:tcW w:w="1300" w:type="dxa"/>
            <w:noWrap/>
            <w:hideMark/>
          </w:tcPr>
          <w:p w14:paraId="15B4D8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2.04E-05</w:t>
            </w:r>
          </w:p>
        </w:tc>
        <w:tc>
          <w:tcPr>
            <w:tcW w:w="1300" w:type="dxa"/>
            <w:noWrap/>
            <w:hideMark/>
          </w:tcPr>
          <w:p w14:paraId="55CFED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5.71097597</w:t>
            </w:r>
          </w:p>
        </w:tc>
      </w:tr>
      <w:tr w:rsidR="00682E97" w:rsidRPr="00B86834" w14:paraId="66C0ABF1" w14:textId="77777777" w:rsidTr="00856AC4">
        <w:trPr>
          <w:trHeight w:val="20"/>
        </w:trPr>
        <w:tc>
          <w:tcPr>
            <w:tcW w:w="1565" w:type="dxa"/>
            <w:noWrap/>
            <w:hideMark/>
          </w:tcPr>
          <w:p w14:paraId="23132D3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Erysimeae</w:t>
            </w:r>
            <w:proofErr w:type="spellEnd"/>
          </w:p>
        </w:tc>
        <w:tc>
          <w:tcPr>
            <w:tcW w:w="1300" w:type="dxa"/>
            <w:noWrap/>
            <w:hideMark/>
          </w:tcPr>
          <w:p w14:paraId="31BBA0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611ED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0.06234572</w:t>
            </w:r>
          </w:p>
        </w:tc>
        <w:tc>
          <w:tcPr>
            <w:tcW w:w="1300" w:type="dxa"/>
            <w:noWrap/>
            <w:hideMark/>
          </w:tcPr>
          <w:p w14:paraId="78CDE0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1.81727809</w:t>
            </w:r>
          </w:p>
        </w:tc>
        <w:tc>
          <w:tcPr>
            <w:tcW w:w="1300" w:type="dxa"/>
            <w:noWrap/>
            <w:hideMark/>
          </w:tcPr>
          <w:p w14:paraId="0D2236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0.00054987</w:t>
            </w:r>
          </w:p>
        </w:tc>
        <w:tc>
          <w:tcPr>
            <w:tcW w:w="1300" w:type="dxa"/>
            <w:noWrap/>
            <w:hideMark/>
          </w:tcPr>
          <w:p w14:paraId="748328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5.70232049</w:t>
            </w:r>
          </w:p>
        </w:tc>
      </w:tr>
      <w:tr w:rsidR="00682E97" w:rsidRPr="00B86834" w14:paraId="67DD8AB2" w14:textId="77777777" w:rsidTr="00856AC4">
        <w:trPr>
          <w:trHeight w:val="20"/>
        </w:trPr>
        <w:tc>
          <w:tcPr>
            <w:tcW w:w="1565" w:type="dxa"/>
            <w:noWrap/>
            <w:hideMark/>
          </w:tcPr>
          <w:p w14:paraId="08911F6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Erysimeae</w:t>
            </w:r>
            <w:proofErr w:type="spellEnd"/>
          </w:p>
        </w:tc>
        <w:tc>
          <w:tcPr>
            <w:tcW w:w="1300" w:type="dxa"/>
            <w:noWrap/>
            <w:hideMark/>
          </w:tcPr>
          <w:p w14:paraId="426DBC7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6E498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0.05857594</w:t>
            </w:r>
          </w:p>
        </w:tc>
        <w:tc>
          <w:tcPr>
            <w:tcW w:w="1300" w:type="dxa"/>
            <w:noWrap/>
            <w:hideMark/>
          </w:tcPr>
          <w:p w14:paraId="0AB263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1.81727809</w:t>
            </w:r>
          </w:p>
        </w:tc>
        <w:tc>
          <w:tcPr>
            <w:tcW w:w="1300" w:type="dxa"/>
            <w:noWrap/>
            <w:hideMark/>
          </w:tcPr>
          <w:p w14:paraId="78AEC6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0.00082668</w:t>
            </w:r>
          </w:p>
        </w:tc>
        <w:tc>
          <w:tcPr>
            <w:tcW w:w="1300" w:type="dxa"/>
            <w:noWrap/>
            <w:hideMark/>
          </w:tcPr>
          <w:p w14:paraId="64067C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5.69286933</w:t>
            </w:r>
          </w:p>
        </w:tc>
      </w:tr>
      <w:tr w:rsidR="00682E97" w:rsidRPr="00B86834" w14:paraId="0ED39881" w14:textId="77777777" w:rsidTr="00856AC4">
        <w:trPr>
          <w:trHeight w:val="20"/>
        </w:trPr>
        <w:tc>
          <w:tcPr>
            <w:tcW w:w="1565" w:type="dxa"/>
            <w:noWrap/>
            <w:hideMark/>
          </w:tcPr>
          <w:p w14:paraId="391EAE2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Euclidieae</w:t>
            </w:r>
            <w:proofErr w:type="spellEnd"/>
          </w:p>
        </w:tc>
        <w:tc>
          <w:tcPr>
            <w:tcW w:w="1300" w:type="dxa"/>
            <w:noWrap/>
            <w:hideMark/>
          </w:tcPr>
          <w:p w14:paraId="690AC4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D2E1C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0.02896242</w:t>
            </w:r>
          </w:p>
        </w:tc>
        <w:tc>
          <w:tcPr>
            <w:tcW w:w="1300" w:type="dxa"/>
            <w:noWrap/>
            <w:hideMark/>
          </w:tcPr>
          <w:p w14:paraId="4D19CD5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4.95123364</w:t>
            </w:r>
          </w:p>
        </w:tc>
        <w:tc>
          <w:tcPr>
            <w:tcW w:w="1300" w:type="dxa"/>
            <w:noWrap/>
            <w:hideMark/>
          </w:tcPr>
          <w:p w14:paraId="71E6DFB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0.00904794</w:t>
            </w:r>
          </w:p>
        </w:tc>
        <w:tc>
          <w:tcPr>
            <w:tcW w:w="1300" w:type="dxa"/>
            <w:noWrap/>
            <w:hideMark/>
          </w:tcPr>
          <w:p w14:paraId="41204A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5.70626809</w:t>
            </w:r>
          </w:p>
        </w:tc>
      </w:tr>
      <w:tr w:rsidR="00682E97" w:rsidRPr="00B86834" w14:paraId="747B921B" w14:textId="77777777" w:rsidTr="00856AC4">
        <w:trPr>
          <w:trHeight w:val="20"/>
        </w:trPr>
        <w:tc>
          <w:tcPr>
            <w:tcW w:w="1565" w:type="dxa"/>
            <w:noWrap/>
            <w:hideMark/>
          </w:tcPr>
          <w:p w14:paraId="668E581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Euclidieae</w:t>
            </w:r>
            <w:proofErr w:type="spellEnd"/>
          </w:p>
        </w:tc>
        <w:tc>
          <w:tcPr>
            <w:tcW w:w="1300" w:type="dxa"/>
            <w:noWrap/>
            <w:hideMark/>
          </w:tcPr>
          <w:p w14:paraId="7DD652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21F6B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0.04619274</w:t>
            </w:r>
          </w:p>
        </w:tc>
        <w:tc>
          <w:tcPr>
            <w:tcW w:w="1300" w:type="dxa"/>
            <w:noWrap/>
            <w:hideMark/>
          </w:tcPr>
          <w:p w14:paraId="2A6CC5B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4.95123364</w:t>
            </w:r>
          </w:p>
        </w:tc>
        <w:tc>
          <w:tcPr>
            <w:tcW w:w="1300" w:type="dxa"/>
            <w:noWrap/>
            <w:hideMark/>
          </w:tcPr>
          <w:p w14:paraId="29EA46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0.00048371</w:t>
            </w:r>
          </w:p>
        </w:tc>
        <w:tc>
          <w:tcPr>
            <w:tcW w:w="1300" w:type="dxa"/>
            <w:noWrap/>
            <w:hideMark/>
          </w:tcPr>
          <w:p w14:paraId="1B9D16A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5.65967287</w:t>
            </w:r>
          </w:p>
        </w:tc>
      </w:tr>
      <w:tr w:rsidR="00682E97" w:rsidRPr="00B86834" w14:paraId="6E21598B" w14:textId="77777777" w:rsidTr="00856AC4">
        <w:trPr>
          <w:trHeight w:val="20"/>
        </w:trPr>
        <w:tc>
          <w:tcPr>
            <w:tcW w:w="1565" w:type="dxa"/>
            <w:noWrap/>
            <w:hideMark/>
          </w:tcPr>
          <w:p w14:paraId="43A11CE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Eumalvoideae</w:t>
            </w:r>
            <w:proofErr w:type="spellEnd"/>
          </w:p>
        </w:tc>
        <w:tc>
          <w:tcPr>
            <w:tcW w:w="1300" w:type="dxa"/>
            <w:noWrap/>
            <w:hideMark/>
          </w:tcPr>
          <w:p w14:paraId="16DEB6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91CFA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0.03944987</w:t>
            </w:r>
          </w:p>
        </w:tc>
        <w:tc>
          <w:tcPr>
            <w:tcW w:w="1300" w:type="dxa"/>
            <w:noWrap/>
            <w:hideMark/>
          </w:tcPr>
          <w:p w14:paraId="67B13E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0.06236298</w:t>
            </w:r>
          </w:p>
        </w:tc>
        <w:tc>
          <w:tcPr>
            <w:tcW w:w="1300" w:type="dxa"/>
            <w:noWrap/>
            <w:hideMark/>
          </w:tcPr>
          <w:p w14:paraId="15AC326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2.78E-05</w:t>
            </w:r>
          </w:p>
        </w:tc>
        <w:tc>
          <w:tcPr>
            <w:tcW w:w="1300" w:type="dxa"/>
            <w:noWrap/>
            <w:hideMark/>
          </w:tcPr>
          <w:p w14:paraId="0A154C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5.7082662</w:t>
            </w:r>
          </w:p>
        </w:tc>
      </w:tr>
      <w:tr w:rsidR="00682E97" w:rsidRPr="00B86834" w14:paraId="62CFD8B2" w14:textId="77777777" w:rsidTr="00856AC4">
        <w:trPr>
          <w:trHeight w:val="20"/>
        </w:trPr>
        <w:tc>
          <w:tcPr>
            <w:tcW w:w="1565" w:type="dxa"/>
            <w:noWrap/>
            <w:hideMark/>
          </w:tcPr>
          <w:p w14:paraId="10751DF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Eumalvoideae</w:t>
            </w:r>
            <w:proofErr w:type="spellEnd"/>
          </w:p>
        </w:tc>
        <w:tc>
          <w:tcPr>
            <w:tcW w:w="1300" w:type="dxa"/>
            <w:noWrap/>
            <w:hideMark/>
          </w:tcPr>
          <w:p w14:paraId="780A3E2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BFF40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0.01354125</w:t>
            </w:r>
          </w:p>
        </w:tc>
        <w:tc>
          <w:tcPr>
            <w:tcW w:w="1300" w:type="dxa"/>
            <w:noWrap/>
            <w:hideMark/>
          </w:tcPr>
          <w:p w14:paraId="4A5388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0.06236298</w:t>
            </w:r>
          </w:p>
        </w:tc>
        <w:tc>
          <w:tcPr>
            <w:tcW w:w="1300" w:type="dxa"/>
            <w:noWrap/>
            <w:hideMark/>
          </w:tcPr>
          <w:p w14:paraId="019CAA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2.78E-05</w:t>
            </w:r>
          </w:p>
        </w:tc>
        <w:tc>
          <w:tcPr>
            <w:tcW w:w="1300" w:type="dxa"/>
            <w:noWrap/>
            <w:hideMark/>
          </w:tcPr>
          <w:p w14:paraId="72347D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5.70811508</w:t>
            </w:r>
          </w:p>
        </w:tc>
      </w:tr>
      <w:tr w:rsidR="00682E97" w:rsidRPr="00B86834" w14:paraId="035E3DA9" w14:textId="77777777" w:rsidTr="00856AC4">
        <w:trPr>
          <w:trHeight w:val="20"/>
        </w:trPr>
        <w:tc>
          <w:tcPr>
            <w:tcW w:w="1565" w:type="dxa"/>
            <w:noWrap/>
            <w:hideMark/>
          </w:tcPr>
          <w:p w14:paraId="5AB903B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Gesneriaceae</w:t>
            </w:r>
            <w:proofErr w:type="spellEnd"/>
          </w:p>
        </w:tc>
        <w:tc>
          <w:tcPr>
            <w:tcW w:w="1300" w:type="dxa"/>
            <w:noWrap/>
            <w:hideMark/>
          </w:tcPr>
          <w:p w14:paraId="06D1A3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37991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0.00334229</w:t>
            </w:r>
          </w:p>
        </w:tc>
        <w:tc>
          <w:tcPr>
            <w:tcW w:w="1300" w:type="dxa"/>
            <w:noWrap/>
            <w:hideMark/>
          </w:tcPr>
          <w:p w14:paraId="59CFEA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0.05270552</w:t>
            </w:r>
          </w:p>
        </w:tc>
        <w:tc>
          <w:tcPr>
            <w:tcW w:w="1300" w:type="dxa"/>
            <w:noWrap/>
            <w:hideMark/>
          </w:tcPr>
          <w:p w14:paraId="185CE0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9.74E-06</w:t>
            </w:r>
          </w:p>
        </w:tc>
        <w:tc>
          <w:tcPr>
            <w:tcW w:w="1300" w:type="dxa"/>
            <w:noWrap/>
            <w:hideMark/>
          </w:tcPr>
          <w:p w14:paraId="3E2A99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5.70236796</w:t>
            </w:r>
          </w:p>
        </w:tc>
      </w:tr>
      <w:tr w:rsidR="00682E97" w:rsidRPr="00B86834" w14:paraId="7B6D0FDC" w14:textId="77777777" w:rsidTr="00856AC4">
        <w:trPr>
          <w:trHeight w:val="20"/>
        </w:trPr>
        <w:tc>
          <w:tcPr>
            <w:tcW w:w="1565" w:type="dxa"/>
            <w:noWrap/>
            <w:hideMark/>
          </w:tcPr>
          <w:p w14:paraId="5170259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Gesneriaceae</w:t>
            </w:r>
            <w:proofErr w:type="spellEnd"/>
          </w:p>
        </w:tc>
        <w:tc>
          <w:tcPr>
            <w:tcW w:w="1300" w:type="dxa"/>
            <w:noWrap/>
            <w:hideMark/>
          </w:tcPr>
          <w:p w14:paraId="565F81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8F41A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0.00264402</w:t>
            </w:r>
          </w:p>
        </w:tc>
        <w:tc>
          <w:tcPr>
            <w:tcW w:w="1300" w:type="dxa"/>
            <w:noWrap/>
            <w:hideMark/>
          </w:tcPr>
          <w:p w14:paraId="37BA77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0.05270552</w:t>
            </w:r>
          </w:p>
        </w:tc>
        <w:tc>
          <w:tcPr>
            <w:tcW w:w="1300" w:type="dxa"/>
            <w:noWrap/>
            <w:hideMark/>
          </w:tcPr>
          <w:p w14:paraId="077ADB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9.73E-06</w:t>
            </w:r>
          </w:p>
        </w:tc>
        <w:tc>
          <w:tcPr>
            <w:tcW w:w="1300" w:type="dxa"/>
            <w:noWrap/>
            <w:hideMark/>
          </w:tcPr>
          <w:p w14:paraId="0F383C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5.70198224</w:t>
            </w:r>
          </w:p>
        </w:tc>
      </w:tr>
      <w:tr w:rsidR="00682E97" w:rsidRPr="00B86834" w14:paraId="1D1716C8" w14:textId="77777777" w:rsidTr="00856AC4">
        <w:trPr>
          <w:trHeight w:val="20"/>
        </w:trPr>
        <w:tc>
          <w:tcPr>
            <w:tcW w:w="1565" w:type="dxa"/>
            <w:noWrap/>
            <w:hideMark/>
          </w:tcPr>
          <w:p w14:paraId="2206613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Grewioideae</w:t>
            </w:r>
            <w:proofErr w:type="spellEnd"/>
          </w:p>
        </w:tc>
        <w:tc>
          <w:tcPr>
            <w:tcW w:w="1300" w:type="dxa"/>
            <w:noWrap/>
            <w:hideMark/>
          </w:tcPr>
          <w:p w14:paraId="69CD0D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A898F4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0.01893903</w:t>
            </w:r>
          </w:p>
        </w:tc>
        <w:tc>
          <w:tcPr>
            <w:tcW w:w="1300" w:type="dxa"/>
            <w:noWrap/>
            <w:hideMark/>
          </w:tcPr>
          <w:p w14:paraId="0A4B62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0.14106783</w:t>
            </w:r>
          </w:p>
        </w:tc>
        <w:tc>
          <w:tcPr>
            <w:tcW w:w="1300" w:type="dxa"/>
            <w:noWrap/>
            <w:hideMark/>
          </w:tcPr>
          <w:p w14:paraId="0908E7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1.30E-05</w:t>
            </w:r>
          </w:p>
        </w:tc>
        <w:tc>
          <w:tcPr>
            <w:tcW w:w="1300" w:type="dxa"/>
            <w:noWrap/>
            <w:hideMark/>
          </w:tcPr>
          <w:p w14:paraId="35A1D9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5.72100168</w:t>
            </w:r>
          </w:p>
        </w:tc>
      </w:tr>
      <w:tr w:rsidR="00682E97" w:rsidRPr="00B86834" w14:paraId="0D30AD93" w14:textId="77777777" w:rsidTr="00856AC4">
        <w:trPr>
          <w:trHeight w:val="20"/>
        </w:trPr>
        <w:tc>
          <w:tcPr>
            <w:tcW w:w="1565" w:type="dxa"/>
            <w:noWrap/>
            <w:hideMark/>
          </w:tcPr>
          <w:p w14:paraId="19D1BD8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Grewioideae</w:t>
            </w:r>
            <w:proofErr w:type="spellEnd"/>
          </w:p>
        </w:tc>
        <w:tc>
          <w:tcPr>
            <w:tcW w:w="1300" w:type="dxa"/>
            <w:noWrap/>
            <w:hideMark/>
          </w:tcPr>
          <w:p w14:paraId="1E612A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0A95D4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0.00151463</w:t>
            </w:r>
          </w:p>
        </w:tc>
        <w:tc>
          <w:tcPr>
            <w:tcW w:w="1300" w:type="dxa"/>
            <w:noWrap/>
            <w:hideMark/>
          </w:tcPr>
          <w:p w14:paraId="4C6B42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0.14106783</w:t>
            </w:r>
          </w:p>
        </w:tc>
        <w:tc>
          <w:tcPr>
            <w:tcW w:w="1300" w:type="dxa"/>
            <w:noWrap/>
            <w:hideMark/>
          </w:tcPr>
          <w:p w14:paraId="49EDC70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1.19E-05</w:t>
            </w:r>
          </w:p>
        </w:tc>
        <w:tc>
          <w:tcPr>
            <w:tcW w:w="1300" w:type="dxa"/>
            <w:noWrap/>
            <w:hideMark/>
          </w:tcPr>
          <w:p w14:paraId="41F91F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5.71092692</w:t>
            </w:r>
          </w:p>
        </w:tc>
      </w:tr>
      <w:tr w:rsidR="00682E97" w:rsidRPr="00B86834" w14:paraId="31FA9843" w14:textId="77777777" w:rsidTr="00856AC4">
        <w:trPr>
          <w:trHeight w:val="20"/>
        </w:trPr>
        <w:tc>
          <w:tcPr>
            <w:tcW w:w="1565" w:type="dxa"/>
            <w:noWrap/>
            <w:hideMark/>
          </w:tcPr>
          <w:p w14:paraId="1F7F934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Heliophileae</w:t>
            </w:r>
            <w:proofErr w:type="spellEnd"/>
          </w:p>
        </w:tc>
        <w:tc>
          <w:tcPr>
            <w:tcW w:w="1300" w:type="dxa"/>
            <w:noWrap/>
            <w:hideMark/>
          </w:tcPr>
          <w:p w14:paraId="7C41F1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8D876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0.0357692</w:t>
            </w:r>
          </w:p>
        </w:tc>
        <w:tc>
          <w:tcPr>
            <w:tcW w:w="1300" w:type="dxa"/>
            <w:noWrap/>
            <w:hideMark/>
          </w:tcPr>
          <w:p w14:paraId="734365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2.34640908</w:t>
            </w:r>
          </w:p>
        </w:tc>
        <w:tc>
          <w:tcPr>
            <w:tcW w:w="1300" w:type="dxa"/>
            <w:noWrap/>
            <w:hideMark/>
          </w:tcPr>
          <w:p w14:paraId="7B97B5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0.00013408</w:t>
            </w:r>
          </w:p>
        </w:tc>
        <w:tc>
          <w:tcPr>
            <w:tcW w:w="1300" w:type="dxa"/>
            <w:noWrap/>
            <w:hideMark/>
          </w:tcPr>
          <w:p w14:paraId="06136AF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5.70831532</w:t>
            </w:r>
          </w:p>
        </w:tc>
      </w:tr>
      <w:tr w:rsidR="00682E97" w:rsidRPr="00B86834" w14:paraId="4C197293" w14:textId="77777777" w:rsidTr="00856AC4">
        <w:trPr>
          <w:trHeight w:val="20"/>
        </w:trPr>
        <w:tc>
          <w:tcPr>
            <w:tcW w:w="1565" w:type="dxa"/>
            <w:noWrap/>
            <w:hideMark/>
          </w:tcPr>
          <w:p w14:paraId="75B00DB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Heliophileae</w:t>
            </w:r>
            <w:proofErr w:type="spellEnd"/>
          </w:p>
        </w:tc>
        <w:tc>
          <w:tcPr>
            <w:tcW w:w="1300" w:type="dxa"/>
            <w:noWrap/>
            <w:hideMark/>
          </w:tcPr>
          <w:p w14:paraId="7E0B1B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B24CE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0.02175662</w:t>
            </w:r>
          </w:p>
        </w:tc>
        <w:tc>
          <w:tcPr>
            <w:tcW w:w="1300" w:type="dxa"/>
            <w:noWrap/>
            <w:hideMark/>
          </w:tcPr>
          <w:p w14:paraId="1E0621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2.34640908</w:t>
            </w:r>
          </w:p>
        </w:tc>
        <w:tc>
          <w:tcPr>
            <w:tcW w:w="1300" w:type="dxa"/>
            <w:noWrap/>
            <w:hideMark/>
          </w:tcPr>
          <w:p w14:paraId="6C38BD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0.00010853</w:t>
            </w:r>
          </w:p>
        </w:tc>
        <w:tc>
          <w:tcPr>
            <w:tcW w:w="1300" w:type="dxa"/>
            <w:noWrap/>
            <w:hideMark/>
          </w:tcPr>
          <w:p w14:paraId="57D61CB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5.70446631</w:t>
            </w:r>
          </w:p>
        </w:tc>
      </w:tr>
      <w:tr w:rsidR="00682E97" w:rsidRPr="00B86834" w14:paraId="33A30139" w14:textId="77777777" w:rsidTr="00856AC4">
        <w:trPr>
          <w:trHeight w:val="20"/>
        </w:trPr>
        <w:tc>
          <w:tcPr>
            <w:tcW w:w="1565" w:type="dxa"/>
            <w:noWrap/>
            <w:hideMark/>
          </w:tcPr>
          <w:p w14:paraId="074D4B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3B497B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D0CFC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0.08843732</w:t>
            </w:r>
          </w:p>
        </w:tc>
        <w:tc>
          <w:tcPr>
            <w:tcW w:w="1300" w:type="dxa"/>
            <w:noWrap/>
            <w:hideMark/>
          </w:tcPr>
          <w:p w14:paraId="4645D3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0.11337648</w:t>
            </w:r>
          </w:p>
        </w:tc>
        <w:tc>
          <w:tcPr>
            <w:tcW w:w="1300" w:type="dxa"/>
            <w:noWrap/>
            <w:hideMark/>
          </w:tcPr>
          <w:p w14:paraId="7FD3D6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0.00021589</w:t>
            </w:r>
          </w:p>
        </w:tc>
        <w:tc>
          <w:tcPr>
            <w:tcW w:w="1300" w:type="dxa"/>
            <w:noWrap/>
            <w:hideMark/>
          </w:tcPr>
          <w:p w14:paraId="7CE9E2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5.71000005</w:t>
            </w:r>
          </w:p>
        </w:tc>
      </w:tr>
      <w:tr w:rsidR="00682E97" w:rsidRPr="00B86834" w14:paraId="6A6F07AF" w14:textId="77777777" w:rsidTr="00856AC4">
        <w:trPr>
          <w:trHeight w:val="20"/>
        </w:trPr>
        <w:tc>
          <w:tcPr>
            <w:tcW w:w="1565" w:type="dxa"/>
            <w:noWrap/>
            <w:hideMark/>
          </w:tcPr>
          <w:p w14:paraId="0F72AE8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3D9DCA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969CF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0.0182061</w:t>
            </w:r>
          </w:p>
        </w:tc>
        <w:tc>
          <w:tcPr>
            <w:tcW w:w="1300" w:type="dxa"/>
            <w:noWrap/>
            <w:hideMark/>
          </w:tcPr>
          <w:p w14:paraId="1B4CCF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0.11337648</w:t>
            </w:r>
          </w:p>
        </w:tc>
        <w:tc>
          <w:tcPr>
            <w:tcW w:w="1300" w:type="dxa"/>
            <w:noWrap/>
            <w:hideMark/>
          </w:tcPr>
          <w:p w14:paraId="6CCDF64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4.25E-05</w:t>
            </w:r>
          </w:p>
        </w:tc>
        <w:tc>
          <w:tcPr>
            <w:tcW w:w="1300" w:type="dxa"/>
            <w:noWrap/>
            <w:hideMark/>
          </w:tcPr>
          <w:p w14:paraId="346D91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5.70668625</w:t>
            </w:r>
          </w:p>
        </w:tc>
      </w:tr>
      <w:tr w:rsidR="00682E97" w:rsidRPr="00B86834" w14:paraId="306D6D8D" w14:textId="77777777" w:rsidTr="00856AC4">
        <w:trPr>
          <w:trHeight w:val="20"/>
        </w:trPr>
        <w:tc>
          <w:tcPr>
            <w:tcW w:w="1565" w:type="dxa"/>
            <w:noWrap/>
            <w:hideMark/>
          </w:tcPr>
          <w:p w14:paraId="4086AF6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Lepidieae</w:t>
            </w:r>
            <w:proofErr w:type="spellEnd"/>
          </w:p>
        </w:tc>
        <w:tc>
          <w:tcPr>
            <w:tcW w:w="1300" w:type="dxa"/>
            <w:noWrap/>
            <w:hideMark/>
          </w:tcPr>
          <w:p w14:paraId="0A049C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E0115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0.24857415</w:t>
            </w:r>
          </w:p>
        </w:tc>
        <w:tc>
          <w:tcPr>
            <w:tcW w:w="1300" w:type="dxa"/>
            <w:noWrap/>
            <w:hideMark/>
          </w:tcPr>
          <w:p w14:paraId="3A9A41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4.26456567</w:t>
            </w:r>
          </w:p>
        </w:tc>
        <w:tc>
          <w:tcPr>
            <w:tcW w:w="1300" w:type="dxa"/>
            <w:noWrap/>
            <w:hideMark/>
          </w:tcPr>
          <w:p w14:paraId="4AD7421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0.00268474</w:t>
            </w:r>
          </w:p>
        </w:tc>
        <w:tc>
          <w:tcPr>
            <w:tcW w:w="1300" w:type="dxa"/>
            <w:noWrap/>
            <w:hideMark/>
          </w:tcPr>
          <w:p w14:paraId="3F0EA8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5.71064194</w:t>
            </w:r>
          </w:p>
        </w:tc>
      </w:tr>
      <w:tr w:rsidR="00682E97" w:rsidRPr="00B86834" w14:paraId="0378FC01" w14:textId="77777777" w:rsidTr="00856AC4">
        <w:trPr>
          <w:trHeight w:val="20"/>
        </w:trPr>
        <w:tc>
          <w:tcPr>
            <w:tcW w:w="1565" w:type="dxa"/>
            <w:noWrap/>
            <w:hideMark/>
          </w:tcPr>
          <w:p w14:paraId="711087D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Lepidieae</w:t>
            </w:r>
            <w:proofErr w:type="spellEnd"/>
          </w:p>
        </w:tc>
        <w:tc>
          <w:tcPr>
            <w:tcW w:w="1300" w:type="dxa"/>
            <w:noWrap/>
            <w:hideMark/>
          </w:tcPr>
          <w:p w14:paraId="223870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A43315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0.20838006</w:t>
            </w:r>
          </w:p>
        </w:tc>
        <w:tc>
          <w:tcPr>
            <w:tcW w:w="1300" w:type="dxa"/>
            <w:noWrap/>
            <w:hideMark/>
          </w:tcPr>
          <w:p w14:paraId="2EC86E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4.26456567</w:t>
            </w:r>
          </w:p>
        </w:tc>
        <w:tc>
          <w:tcPr>
            <w:tcW w:w="1300" w:type="dxa"/>
            <w:noWrap/>
            <w:hideMark/>
          </w:tcPr>
          <w:p w14:paraId="5A4CE8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0.00277999</w:t>
            </w:r>
          </w:p>
        </w:tc>
        <w:tc>
          <w:tcPr>
            <w:tcW w:w="1300" w:type="dxa"/>
            <w:noWrap/>
            <w:hideMark/>
          </w:tcPr>
          <w:p w14:paraId="53807E4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5.705299</w:t>
            </w:r>
          </w:p>
        </w:tc>
      </w:tr>
      <w:tr w:rsidR="00682E97" w:rsidRPr="00B86834" w14:paraId="033DB4F4" w14:textId="77777777" w:rsidTr="00856AC4">
        <w:trPr>
          <w:trHeight w:val="20"/>
        </w:trPr>
        <w:tc>
          <w:tcPr>
            <w:tcW w:w="1565" w:type="dxa"/>
            <w:noWrap/>
            <w:hideMark/>
          </w:tcPr>
          <w:p w14:paraId="53686B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67E3D1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9EC9B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0.05797418</w:t>
            </w:r>
          </w:p>
        </w:tc>
        <w:tc>
          <w:tcPr>
            <w:tcW w:w="1300" w:type="dxa"/>
            <w:noWrap/>
            <w:hideMark/>
          </w:tcPr>
          <w:p w14:paraId="75266F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0.03439922</w:t>
            </w:r>
          </w:p>
        </w:tc>
        <w:tc>
          <w:tcPr>
            <w:tcW w:w="1300" w:type="dxa"/>
            <w:noWrap/>
            <w:hideMark/>
          </w:tcPr>
          <w:p w14:paraId="5E84AF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2.65E-05</w:t>
            </w:r>
          </w:p>
        </w:tc>
        <w:tc>
          <w:tcPr>
            <w:tcW w:w="1300" w:type="dxa"/>
            <w:noWrap/>
            <w:hideMark/>
          </w:tcPr>
          <w:p w14:paraId="234AAF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5.70236488</w:t>
            </w:r>
          </w:p>
        </w:tc>
      </w:tr>
      <w:tr w:rsidR="00682E97" w:rsidRPr="00B86834" w14:paraId="5B1E7575" w14:textId="77777777" w:rsidTr="00856AC4">
        <w:trPr>
          <w:trHeight w:val="20"/>
        </w:trPr>
        <w:tc>
          <w:tcPr>
            <w:tcW w:w="1565" w:type="dxa"/>
            <w:noWrap/>
            <w:hideMark/>
          </w:tcPr>
          <w:p w14:paraId="7153AA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31BB94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44432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0.13153395</w:t>
            </w:r>
          </w:p>
        </w:tc>
        <w:tc>
          <w:tcPr>
            <w:tcW w:w="1300" w:type="dxa"/>
            <w:noWrap/>
            <w:hideMark/>
          </w:tcPr>
          <w:p w14:paraId="4747B27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0.03439922</w:t>
            </w:r>
          </w:p>
        </w:tc>
        <w:tc>
          <w:tcPr>
            <w:tcW w:w="1300" w:type="dxa"/>
            <w:noWrap/>
            <w:hideMark/>
          </w:tcPr>
          <w:p w14:paraId="249544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7.67E-05</w:t>
            </w:r>
          </w:p>
        </w:tc>
        <w:tc>
          <w:tcPr>
            <w:tcW w:w="1300" w:type="dxa"/>
            <w:noWrap/>
            <w:hideMark/>
          </w:tcPr>
          <w:p w14:paraId="0D74F66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5.69817026</w:t>
            </w:r>
          </w:p>
        </w:tc>
      </w:tr>
      <w:tr w:rsidR="00682E97" w:rsidRPr="00B86834" w14:paraId="1584EFF2" w14:textId="77777777" w:rsidTr="00856AC4">
        <w:trPr>
          <w:trHeight w:val="20"/>
        </w:trPr>
        <w:tc>
          <w:tcPr>
            <w:tcW w:w="1565" w:type="dxa"/>
            <w:noWrap/>
            <w:hideMark/>
          </w:tcPr>
          <w:p w14:paraId="3A8CFCB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Lysimachieae</w:t>
            </w:r>
            <w:proofErr w:type="spellEnd"/>
          </w:p>
        </w:tc>
        <w:tc>
          <w:tcPr>
            <w:tcW w:w="1300" w:type="dxa"/>
            <w:noWrap/>
            <w:hideMark/>
          </w:tcPr>
          <w:p w14:paraId="4DC8EC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0313DE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0.03323861</w:t>
            </w:r>
          </w:p>
        </w:tc>
        <w:tc>
          <w:tcPr>
            <w:tcW w:w="1300" w:type="dxa"/>
            <w:noWrap/>
            <w:hideMark/>
          </w:tcPr>
          <w:p w14:paraId="6C20A1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0.16572421</w:t>
            </w:r>
          </w:p>
        </w:tc>
        <w:tc>
          <w:tcPr>
            <w:tcW w:w="1300" w:type="dxa"/>
            <w:noWrap/>
            <w:hideMark/>
          </w:tcPr>
          <w:p w14:paraId="3ACF83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3.63E-05</w:t>
            </w:r>
          </w:p>
        </w:tc>
        <w:tc>
          <w:tcPr>
            <w:tcW w:w="1300" w:type="dxa"/>
            <w:noWrap/>
            <w:hideMark/>
          </w:tcPr>
          <w:p w14:paraId="45F9A6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5.71469912</w:t>
            </w:r>
          </w:p>
        </w:tc>
      </w:tr>
      <w:tr w:rsidR="00682E97" w:rsidRPr="00B86834" w14:paraId="1D576FE6" w14:textId="77777777" w:rsidTr="00856AC4">
        <w:trPr>
          <w:trHeight w:val="20"/>
        </w:trPr>
        <w:tc>
          <w:tcPr>
            <w:tcW w:w="1565" w:type="dxa"/>
            <w:noWrap/>
            <w:hideMark/>
          </w:tcPr>
          <w:p w14:paraId="27F5CC5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Lysimachieae</w:t>
            </w:r>
            <w:proofErr w:type="spellEnd"/>
          </w:p>
        </w:tc>
        <w:tc>
          <w:tcPr>
            <w:tcW w:w="1300" w:type="dxa"/>
            <w:noWrap/>
            <w:hideMark/>
          </w:tcPr>
          <w:p w14:paraId="1BACEC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3FF0A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0.02841232</w:t>
            </w:r>
          </w:p>
        </w:tc>
        <w:tc>
          <w:tcPr>
            <w:tcW w:w="1300" w:type="dxa"/>
            <w:noWrap/>
            <w:hideMark/>
          </w:tcPr>
          <w:p w14:paraId="7A4474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0.16572421</w:t>
            </w:r>
          </w:p>
        </w:tc>
        <w:tc>
          <w:tcPr>
            <w:tcW w:w="1300" w:type="dxa"/>
            <w:noWrap/>
            <w:hideMark/>
          </w:tcPr>
          <w:p w14:paraId="2F42A5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3.71E-05</w:t>
            </w:r>
          </w:p>
        </w:tc>
        <w:tc>
          <w:tcPr>
            <w:tcW w:w="1300" w:type="dxa"/>
            <w:noWrap/>
            <w:hideMark/>
          </w:tcPr>
          <w:p w14:paraId="2AE48F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5.69988256</w:t>
            </w:r>
          </w:p>
        </w:tc>
      </w:tr>
      <w:tr w:rsidR="00682E97" w:rsidRPr="00B86834" w14:paraId="3307F7C5" w14:textId="77777777" w:rsidTr="00856AC4">
        <w:trPr>
          <w:trHeight w:val="20"/>
        </w:trPr>
        <w:tc>
          <w:tcPr>
            <w:tcW w:w="1565" w:type="dxa"/>
            <w:noWrap/>
            <w:hideMark/>
          </w:tcPr>
          <w:p w14:paraId="3E6C9D8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Onagraceae</w:t>
            </w:r>
            <w:proofErr w:type="spellEnd"/>
          </w:p>
        </w:tc>
        <w:tc>
          <w:tcPr>
            <w:tcW w:w="1300" w:type="dxa"/>
            <w:noWrap/>
            <w:hideMark/>
          </w:tcPr>
          <w:p w14:paraId="67E3144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D8D233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0.03641358</w:t>
            </w:r>
          </w:p>
        </w:tc>
        <w:tc>
          <w:tcPr>
            <w:tcW w:w="1300" w:type="dxa"/>
            <w:noWrap/>
            <w:hideMark/>
          </w:tcPr>
          <w:p w14:paraId="7A8D86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0.67560333</w:t>
            </w:r>
          </w:p>
        </w:tc>
        <w:tc>
          <w:tcPr>
            <w:tcW w:w="1300" w:type="dxa"/>
            <w:noWrap/>
            <w:hideMark/>
          </w:tcPr>
          <w:p w14:paraId="227DC2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0.0004794</w:t>
            </w:r>
          </w:p>
        </w:tc>
        <w:tc>
          <w:tcPr>
            <w:tcW w:w="1300" w:type="dxa"/>
            <w:noWrap/>
            <w:hideMark/>
          </w:tcPr>
          <w:p w14:paraId="4D9047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5.71586994</w:t>
            </w:r>
          </w:p>
        </w:tc>
      </w:tr>
      <w:tr w:rsidR="00682E97" w:rsidRPr="00B86834" w14:paraId="0ADFEB23" w14:textId="77777777" w:rsidTr="00856AC4">
        <w:trPr>
          <w:trHeight w:val="20"/>
        </w:trPr>
        <w:tc>
          <w:tcPr>
            <w:tcW w:w="1565" w:type="dxa"/>
            <w:noWrap/>
            <w:hideMark/>
          </w:tcPr>
          <w:p w14:paraId="53B919A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Onagraceae</w:t>
            </w:r>
            <w:proofErr w:type="spellEnd"/>
          </w:p>
        </w:tc>
        <w:tc>
          <w:tcPr>
            <w:tcW w:w="1300" w:type="dxa"/>
            <w:noWrap/>
            <w:hideMark/>
          </w:tcPr>
          <w:p w14:paraId="7F1A1A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780ED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0.00543767</w:t>
            </w:r>
          </w:p>
        </w:tc>
        <w:tc>
          <w:tcPr>
            <w:tcW w:w="1300" w:type="dxa"/>
            <w:noWrap/>
            <w:hideMark/>
          </w:tcPr>
          <w:p w14:paraId="1828DDA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0.67560333</w:t>
            </w:r>
          </w:p>
        </w:tc>
        <w:tc>
          <w:tcPr>
            <w:tcW w:w="1300" w:type="dxa"/>
            <w:noWrap/>
            <w:hideMark/>
          </w:tcPr>
          <w:p w14:paraId="72CD2B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0.00045825</w:t>
            </w:r>
          </w:p>
        </w:tc>
        <w:tc>
          <w:tcPr>
            <w:tcW w:w="1300" w:type="dxa"/>
            <w:noWrap/>
            <w:hideMark/>
          </w:tcPr>
          <w:p w14:paraId="441594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5.6957791</w:t>
            </w:r>
          </w:p>
        </w:tc>
      </w:tr>
      <w:tr w:rsidR="00682E97" w:rsidRPr="00B86834" w14:paraId="7027B0D0" w14:textId="77777777" w:rsidTr="00856AC4">
        <w:trPr>
          <w:trHeight w:val="20"/>
        </w:trPr>
        <w:tc>
          <w:tcPr>
            <w:tcW w:w="1565" w:type="dxa"/>
            <w:noWrap/>
            <w:hideMark/>
          </w:tcPr>
          <w:p w14:paraId="4B4C65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4CEFD2A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7710D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0.04609974</w:t>
            </w:r>
          </w:p>
        </w:tc>
        <w:tc>
          <w:tcPr>
            <w:tcW w:w="1300" w:type="dxa"/>
            <w:noWrap/>
            <w:hideMark/>
          </w:tcPr>
          <w:p w14:paraId="370EE1B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0.34577101</w:t>
            </w:r>
          </w:p>
        </w:tc>
        <w:tc>
          <w:tcPr>
            <w:tcW w:w="1300" w:type="dxa"/>
            <w:noWrap/>
            <w:hideMark/>
          </w:tcPr>
          <w:p w14:paraId="50F657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0.00011566</w:t>
            </w:r>
          </w:p>
        </w:tc>
        <w:tc>
          <w:tcPr>
            <w:tcW w:w="1300" w:type="dxa"/>
            <w:noWrap/>
            <w:hideMark/>
          </w:tcPr>
          <w:p w14:paraId="159780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5.70479609</w:t>
            </w:r>
          </w:p>
        </w:tc>
      </w:tr>
      <w:tr w:rsidR="00682E97" w:rsidRPr="00B86834" w14:paraId="18FBAB5D" w14:textId="77777777" w:rsidTr="00856AC4">
        <w:trPr>
          <w:trHeight w:val="20"/>
        </w:trPr>
        <w:tc>
          <w:tcPr>
            <w:tcW w:w="1565" w:type="dxa"/>
            <w:noWrap/>
            <w:hideMark/>
          </w:tcPr>
          <w:p w14:paraId="3DB711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3318D2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A4931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0.04319785</w:t>
            </w:r>
          </w:p>
        </w:tc>
        <w:tc>
          <w:tcPr>
            <w:tcW w:w="1300" w:type="dxa"/>
            <w:noWrap/>
            <w:hideMark/>
          </w:tcPr>
          <w:p w14:paraId="44EFD3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0.34577101</w:t>
            </w:r>
          </w:p>
        </w:tc>
        <w:tc>
          <w:tcPr>
            <w:tcW w:w="1300" w:type="dxa"/>
            <w:noWrap/>
            <w:hideMark/>
          </w:tcPr>
          <w:p w14:paraId="3F92AF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0.00013263</w:t>
            </w:r>
          </w:p>
        </w:tc>
        <w:tc>
          <w:tcPr>
            <w:tcW w:w="1300" w:type="dxa"/>
            <w:noWrap/>
            <w:hideMark/>
          </w:tcPr>
          <w:p w14:paraId="7964541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5.70094528</w:t>
            </w:r>
          </w:p>
        </w:tc>
      </w:tr>
      <w:tr w:rsidR="00682E97" w:rsidRPr="00B86834" w14:paraId="09E05775" w14:textId="77777777" w:rsidTr="00856AC4">
        <w:trPr>
          <w:trHeight w:val="20"/>
        </w:trPr>
        <w:tc>
          <w:tcPr>
            <w:tcW w:w="1565" w:type="dxa"/>
            <w:noWrap/>
            <w:hideMark/>
          </w:tcPr>
          <w:p w14:paraId="09E9C59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Panicoideae</w:t>
            </w:r>
            <w:proofErr w:type="spellEnd"/>
          </w:p>
        </w:tc>
        <w:tc>
          <w:tcPr>
            <w:tcW w:w="1300" w:type="dxa"/>
            <w:noWrap/>
            <w:hideMark/>
          </w:tcPr>
          <w:p w14:paraId="684CD0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5E0BD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0.02473338</w:t>
            </w:r>
          </w:p>
        </w:tc>
        <w:tc>
          <w:tcPr>
            <w:tcW w:w="1300" w:type="dxa"/>
            <w:noWrap/>
            <w:hideMark/>
          </w:tcPr>
          <w:p w14:paraId="79D927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2.23586369</w:t>
            </w:r>
          </w:p>
        </w:tc>
        <w:tc>
          <w:tcPr>
            <w:tcW w:w="1300" w:type="dxa"/>
            <w:noWrap/>
            <w:hideMark/>
          </w:tcPr>
          <w:p w14:paraId="1AD9E0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0.00042825</w:t>
            </w:r>
          </w:p>
        </w:tc>
        <w:tc>
          <w:tcPr>
            <w:tcW w:w="1300" w:type="dxa"/>
            <w:noWrap/>
            <w:hideMark/>
          </w:tcPr>
          <w:p w14:paraId="338B80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5.71684926</w:t>
            </w:r>
          </w:p>
        </w:tc>
      </w:tr>
      <w:tr w:rsidR="00682E97" w:rsidRPr="00B86834" w14:paraId="77E576B6" w14:textId="77777777" w:rsidTr="00856AC4">
        <w:trPr>
          <w:trHeight w:val="20"/>
        </w:trPr>
        <w:tc>
          <w:tcPr>
            <w:tcW w:w="1565" w:type="dxa"/>
            <w:noWrap/>
            <w:hideMark/>
          </w:tcPr>
          <w:p w14:paraId="7E87EC6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Panicoideae</w:t>
            </w:r>
            <w:proofErr w:type="spellEnd"/>
          </w:p>
        </w:tc>
        <w:tc>
          <w:tcPr>
            <w:tcW w:w="1300" w:type="dxa"/>
            <w:noWrap/>
            <w:hideMark/>
          </w:tcPr>
          <w:p w14:paraId="3F8547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722F3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0.03880131</w:t>
            </w:r>
          </w:p>
        </w:tc>
        <w:tc>
          <w:tcPr>
            <w:tcW w:w="1300" w:type="dxa"/>
            <w:noWrap/>
            <w:hideMark/>
          </w:tcPr>
          <w:p w14:paraId="12EB20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2.23586369</w:t>
            </w:r>
          </w:p>
        </w:tc>
        <w:tc>
          <w:tcPr>
            <w:tcW w:w="1300" w:type="dxa"/>
            <w:noWrap/>
            <w:hideMark/>
          </w:tcPr>
          <w:p w14:paraId="614A6A4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0.00039091</w:t>
            </w:r>
          </w:p>
        </w:tc>
        <w:tc>
          <w:tcPr>
            <w:tcW w:w="1300" w:type="dxa"/>
            <w:noWrap/>
            <w:hideMark/>
          </w:tcPr>
          <w:p w14:paraId="7EDCCE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5.71230186</w:t>
            </w:r>
          </w:p>
        </w:tc>
      </w:tr>
      <w:tr w:rsidR="00682E97" w:rsidRPr="00B86834" w14:paraId="281A9852" w14:textId="77777777" w:rsidTr="00856AC4">
        <w:trPr>
          <w:trHeight w:val="20"/>
        </w:trPr>
        <w:tc>
          <w:tcPr>
            <w:tcW w:w="1565" w:type="dxa"/>
            <w:noWrap/>
            <w:hideMark/>
          </w:tcPr>
          <w:p w14:paraId="3908157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Polemoniaceae</w:t>
            </w:r>
            <w:proofErr w:type="spellEnd"/>
          </w:p>
        </w:tc>
        <w:tc>
          <w:tcPr>
            <w:tcW w:w="1300" w:type="dxa"/>
            <w:noWrap/>
            <w:hideMark/>
          </w:tcPr>
          <w:p w14:paraId="062D09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8C494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0.01165917</w:t>
            </w:r>
          </w:p>
        </w:tc>
        <w:tc>
          <w:tcPr>
            <w:tcW w:w="1300" w:type="dxa"/>
            <w:noWrap/>
            <w:hideMark/>
          </w:tcPr>
          <w:p w14:paraId="788C62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0.09109349</w:t>
            </w:r>
          </w:p>
        </w:tc>
        <w:tc>
          <w:tcPr>
            <w:tcW w:w="1300" w:type="dxa"/>
            <w:noWrap/>
            <w:hideMark/>
          </w:tcPr>
          <w:p w14:paraId="3CBCB0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3.75E-05</w:t>
            </w:r>
          </w:p>
        </w:tc>
        <w:tc>
          <w:tcPr>
            <w:tcW w:w="1300" w:type="dxa"/>
            <w:noWrap/>
            <w:hideMark/>
          </w:tcPr>
          <w:p w14:paraId="2DD6E4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5.71668617</w:t>
            </w:r>
          </w:p>
        </w:tc>
      </w:tr>
      <w:tr w:rsidR="00682E97" w:rsidRPr="00B86834" w14:paraId="3C4A294C" w14:textId="77777777" w:rsidTr="00856AC4">
        <w:trPr>
          <w:trHeight w:val="20"/>
        </w:trPr>
        <w:tc>
          <w:tcPr>
            <w:tcW w:w="1565" w:type="dxa"/>
            <w:noWrap/>
            <w:hideMark/>
          </w:tcPr>
          <w:p w14:paraId="1F524B4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Polemoniaceae</w:t>
            </w:r>
            <w:proofErr w:type="spellEnd"/>
          </w:p>
        </w:tc>
        <w:tc>
          <w:tcPr>
            <w:tcW w:w="1300" w:type="dxa"/>
            <w:noWrap/>
            <w:hideMark/>
          </w:tcPr>
          <w:p w14:paraId="331F5D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54D2F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0.00876047</w:t>
            </w:r>
          </w:p>
        </w:tc>
        <w:tc>
          <w:tcPr>
            <w:tcW w:w="1300" w:type="dxa"/>
            <w:noWrap/>
            <w:hideMark/>
          </w:tcPr>
          <w:p w14:paraId="0D1581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0.09109349</w:t>
            </w:r>
          </w:p>
        </w:tc>
        <w:tc>
          <w:tcPr>
            <w:tcW w:w="1300" w:type="dxa"/>
            <w:noWrap/>
            <w:hideMark/>
          </w:tcPr>
          <w:p w14:paraId="0D177D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4.22E-05</w:t>
            </w:r>
          </w:p>
        </w:tc>
        <w:tc>
          <w:tcPr>
            <w:tcW w:w="1300" w:type="dxa"/>
            <w:noWrap/>
            <w:hideMark/>
          </w:tcPr>
          <w:p w14:paraId="593E0B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5.69266014</w:t>
            </w:r>
          </w:p>
        </w:tc>
      </w:tr>
      <w:tr w:rsidR="00682E97" w:rsidRPr="00B86834" w14:paraId="324CCEE3" w14:textId="77777777" w:rsidTr="00856AC4">
        <w:trPr>
          <w:trHeight w:val="20"/>
        </w:trPr>
        <w:tc>
          <w:tcPr>
            <w:tcW w:w="1565" w:type="dxa"/>
            <w:noWrap/>
            <w:hideMark/>
          </w:tcPr>
          <w:p w14:paraId="041F1F6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Pooideae</w:t>
            </w:r>
            <w:proofErr w:type="spellEnd"/>
          </w:p>
        </w:tc>
        <w:tc>
          <w:tcPr>
            <w:tcW w:w="1300" w:type="dxa"/>
            <w:noWrap/>
            <w:hideMark/>
          </w:tcPr>
          <w:p w14:paraId="39038C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83B8AA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0.01997802</w:t>
            </w:r>
          </w:p>
        </w:tc>
        <w:tc>
          <w:tcPr>
            <w:tcW w:w="1300" w:type="dxa"/>
            <w:noWrap/>
            <w:hideMark/>
          </w:tcPr>
          <w:p w14:paraId="7F42E7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1.79546201</w:t>
            </w:r>
          </w:p>
        </w:tc>
        <w:tc>
          <w:tcPr>
            <w:tcW w:w="1300" w:type="dxa"/>
            <w:noWrap/>
            <w:hideMark/>
          </w:tcPr>
          <w:p w14:paraId="44B935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0.00049092</w:t>
            </w:r>
          </w:p>
        </w:tc>
        <w:tc>
          <w:tcPr>
            <w:tcW w:w="1300" w:type="dxa"/>
            <w:noWrap/>
            <w:hideMark/>
          </w:tcPr>
          <w:p w14:paraId="104496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5.70839621</w:t>
            </w:r>
          </w:p>
        </w:tc>
      </w:tr>
      <w:tr w:rsidR="00682E97" w:rsidRPr="00B86834" w14:paraId="2635598B" w14:textId="77777777" w:rsidTr="00856AC4">
        <w:trPr>
          <w:trHeight w:val="20"/>
        </w:trPr>
        <w:tc>
          <w:tcPr>
            <w:tcW w:w="1565" w:type="dxa"/>
            <w:noWrap/>
            <w:hideMark/>
          </w:tcPr>
          <w:p w14:paraId="47A99FC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Pooideae</w:t>
            </w:r>
            <w:proofErr w:type="spellEnd"/>
          </w:p>
        </w:tc>
        <w:tc>
          <w:tcPr>
            <w:tcW w:w="1300" w:type="dxa"/>
            <w:noWrap/>
            <w:hideMark/>
          </w:tcPr>
          <w:p w14:paraId="516349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9055E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0.0306571</w:t>
            </w:r>
          </w:p>
        </w:tc>
        <w:tc>
          <w:tcPr>
            <w:tcW w:w="1300" w:type="dxa"/>
            <w:noWrap/>
            <w:hideMark/>
          </w:tcPr>
          <w:p w14:paraId="0DF6D9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1.79546201</w:t>
            </w:r>
          </w:p>
        </w:tc>
        <w:tc>
          <w:tcPr>
            <w:tcW w:w="1300" w:type="dxa"/>
            <w:noWrap/>
            <w:hideMark/>
          </w:tcPr>
          <w:p w14:paraId="520561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0.00121053</w:t>
            </w:r>
          </w:p>
        </w:tc>
        <w:tc>
          <w:tcPr>
            <w:tcW w:w="1300" w:type="dxa"/>
            <w:noWrap/>
            <w:hideMark/>
          </w:tcPr>
          <w:p w14:paraId="33718C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5.68587639</w:t>
            </w:r>
          </w:p>
        </w:tc>
      </w:tr>
      <w:tr w:rsidR="00682E97" w:rsidRPr="00B86834" w14:paraId="18A35DD6" w14:textId="77777777" w:rsidTr="00856AC4">
        <w:trPr>
          <w:trHeight w:val="20"/>
        </w:trPr>
        <w:tc>
          <w:tcPr>
            <w:tcW w:w="1565" w:type="dxa"/>
            <w:noWrap/>
            <w:hideMark/>
          </w:tcPr>
          <w:p w14:paraId="67B8F4D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Primulaceae</w:t>
            </w:r>
            <w:proofErr w:type="spellEnd"/>
          </w:p>
        </w:tc>
        <w:tc>
          <w:tcPr>
            <w:tcW w:w="1300" w:type="dxa"/>
            <w:noWrap/>
            <w:hideMark/>
          </w:tcPr>
          <w:p w14:paraId="3D9704E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5A2D4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0.02498328</w:t>
            </w:r>
          </w:p>
        </w:tc>
        <w:tc>
          <w:tcPr>
            <w:tcW w:w="1300" w:type="dxa"/>
            <w:noWrap/>
            <w:hideMark/>
          </w:tcPr>
          <w:p w14:paraId="32BF052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0.21131656</w:t>
            </w:r>
          </w:p>
        </w:tc>
        <w:tc>
          <w:tcPr>
            <w:tcW w:w="1300" w:type="dxa"/>
            <w:noWrap/>
            <w:hideMark/>
          </w:tcPr>
          <w:p w14:paraId="653543B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0.00010666</w:t>
            </w:r>
          </w:p>
        </w:tc>
        <w:tc>
          <w:tcPr>
            <w:tcW w:w="1300" w:type="dxa"/>
            <w:noWrap/>
            <w:hideMark/>
          </w:tcPr>
          <w:p w14:paraId="4772C2A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5.68146218</w:t>
            </w:r>
          </w:p>
        </w:tc>
      </w:tr>
      <w:tr w:rsidR="00682E97" w:rsidRPr="00B86834" w14:paraId="48B228E5" w14:textId="77777777" w:rsidTr="00856AC4">
        <w:trPr>
          <w:trHeight w:val="20"/>
        </w:trPr>
        <w:tc>
          <w:tcPr>
            <w:tcW w:w="1565" w:type="dxa"/>
            <w:noWrap/>
            <w:hideMark/>
          </w:tcPr>
          <w:p w14:paraId="4E539F4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Primulaceae</w:t>
            </w:r>
            <w:proofErr w:type="spellEnd"/>
          </w:p>
        </w:tc>
        <w:tc>
          <w:tcPr>
            <w:tcW w:w="1300" w:type="dxa"/>
            <w:noWrap/>
            <w:hideMark/>
          </w:tcPr>
          <w:p w14:paraId="79132E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FECDD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0.01184284</w:t>
            </w:r>
          </w:p>
        </w:tc>
        <w:tc>
          <w:tcPr>
            <w:tcW w:w="1300" w:type="dxa"/>
            <w:noWrap/>
            <w:hideMark/>
          </w:tcPr>
          <w:p w14:paraId="6D0A30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0.21131656</w:t>
            </w:r>
          </w:p>
        </w:tc>
        <w:tc>
          <w:tcPr>
            <w:tcW w:w="1300" w:type="dxa"/>
            <w:noWrap/>
            <w:hideMark/>
          </w:tcPr>
          <w:p w14:paraId="3B06A2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0.00010748</w:t>
            </w:r>
          </w:p>
        </w:tc>
        <w:tc>
          <w:tcPr>
            <w:tcW w:w="1300" w:type="dxa"/>
            <w:noWrap/>
            <w:hideMark/>
          </w:tcPr>
          <w:p w14:paraId="08949F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5.68045901</w:t>
            </w:r>
          </w:p>
        </w:tc>
      </w:tr>
      <w:tr w:rsidR="00682E97" w:rsidRPr="00B86834" w14:paraId="29C0D130" w14:textId="77777777" w:rsidTr="00856AC4">
        <w:trPr>
          <w:trHeight w:val="20"/>
        </w:trPr>
        <w:tc>
          <w:tcPr>
            <w:tcW w:w="1565" w:type="dxa"/>
            <w:noWrap/>
            <w:hideMark/>
          </w:tcPr>
          <w:p w14:paraId="75D7B3E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Rubieae</w:t>
            </w:r>
            <w:proofErr w:type="spellEnd"/>
          </w:p>
        </w:tc>
        <w:tc>
          <w:tcPr>
            <w:tcW w:w="1300" w:type="dxa"/>
            <w:noWrap/>
            <w:hideMark/>
          </w:tcPr>
          <w:p w14:paraId="6F1E8A0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1A1FC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0.05448645</w:t>
            </w:r>
          </w:p>
        </w:tc>
        <w:tc>
          <w:tcPr>
            <w:tcW w:w="1300" w:type="dxa"/>
            <w:noWrap/>
            <w:hideMark/>
          </w:tcPr>
          <w:p w14:paraId="3E737D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4.40248025</w:t>
            </w:r>
          </w:p>
        </w:tc>
        <w:tc>
          <w:tcPr>
            <w:tcW w:w="1300" w:type="dxa"/>
            <w:noWrap/>
            <w:hideMark/>
          </w:tcPr>
          <w:p w14:paraId="6F8F7C4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0.00075548</w:t>
            </w:r>
          </w:p>
        </w:tc>
        <w:tc>
          <w:tcPr>
            <w:tcW w:w="1300" w:type="dxa"/>
            <w:noWrap/>
            <w:hideMark/>
          </w:tcPr>
          <w:p w14:paraId="6EA0CC0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5.70546933</w:t>
            </w:r>
          </w:p>
        </w:tc>
      </w:tr>
      <w:tr w:rsidR="00682E97" w:rsidRPr="00B86834" w14:paraId="29CE0192" w14:textId="77777777" w:rsidTr="00856AC4">
        <w:trPr>
          <w:trHeight w:val="20"/>
        </w:trPr>
        <w:tc>
          <w:tcPr>
            <w:tcW w:w="1565" w:type="dxa"/>
            <w:noWrap/>
            <w:hideMark/>
          </w:tcPr>
          <w:p w14:paraId="6525D66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Rubieae</w:t>
            </w:r>
            <w:proofErr w:type="spellEnd"/>
          </w:p>
        </w:tc>
        <w:tc>
          <w:tcPr>
            <w:tcW w:w="1300" w:type="dxa"/>
            <w:noWrap/>
            <w:hideMark/>
          </w:tcPr>
          <w:p w14:paraId="779F47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496F1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0.04163527</w:t>
            </w:r>
          </w:p>
        </w:tc>
        <w:tc>
          <w:tcPr>
            <w:tcW w:w="1300" w:type="dxa"/>
            <w:noWrap/>
            <w:hideMark/>
          </w:tcPr>
          <w:p w14:paraId="1DA9F1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4.40248025</w:t>
            </w:r>
          </w:p>
        </w:tc>
        <w:tc>
          <w:tcPr>
            <w:tcW w:w="1300" w:type="dxa"/>
            <w:noWrap/>
            <w:hideMark/>
          </w:tcPr>
          <w:p w14:paraId="1B9F2E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0.00086976</w:t>
            </w:r>
          </w:p>
        </w:tc>
        <w:tc>
          <w:tcPr>
            <w:tcW w:w="1300" w:type="dxa"/>
            <w:noWrap/>
            <w:hideMark/>
          </w:tcPr>
          <w:p w14:paraId="44D13A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5.69494975</w:t>
            </w:r>
          </w:p>
        </w:tc>
      </w:tr>
      <w:tr w:rsidR="00682E97" w:rsidRPr="00B86834" w14:paraId="5BC54424" w14:textId="77777777" w:rsidTr="00856AC4">
        <w:trPr>
          <w:trHeight w:val="20"/>
        </w:trPr>
        <w:tc>
          <w:tcPr>
            <w:tcW w:w="1565" w:type="dxa"/>
            <w:noWrap/>
            <w:hideMark/>
          </w:tcPr>
          <w:p w14:paraId="5F1EFA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427757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75F70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0.02069279</w:t>
            </w:r>
          </w:p>
        </w:tc>
        <w:tc>
          <w:tcPr>
            <w:tcW w:w="1300" w:type="dxa"/>
            <w:noWrap/>
            <w:hideMark/>
          </w:tcPr>
          <w:p w14:paraId="23700B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0.08465005</w:t>
            </w:r>
          </w:p>
        </w:tc>
        <w:tc>
          <w:tcPr>
            <w:tcW w:w="1300" w:type="dxa"/>
            <w:noWrap/>
            <w:hideMark/>
          </w:tcPr>
          <w:p w14:paraId="1C66DD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2.74E-05</w:t>
            </w:r>
          </w:p>
        </w:tc>
        <w:tc>
          <w:tcPr>
            <w:tcW w:w="1300" w:type="dxa"/>
            <w:noWrap/>
            <w:hideMark/>
          </w:tcPr>
          <w:p w14:paraId="313F12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5.71564015</w:t>
            </w:r>
          </w:p>
        </w:tc>
      </w:tr>
      <w:tr w:rsidR="00682E97" w:rsidRPr="00B86834" w14:paraId="562B1414" w14:textId="77777777" w:rsidTr="00856AC4">
        <w:trPr>
          <w:trHeight w:val="20"/>
        </w:trPr>
        <w:tc>
          <w:tcPr>
            <w:tcW w:w="1565" w:type="dxa"/>
            <w:noWrap/>
            <w:hideMark/>
          </w:tcPr>
          <w:p w14:paraId="39D40E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173FA3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F69680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0.01502724</w:t>
            </w:r>
          </w:p>
        </w:tc>
        <w:tc>
          <w:tcPr>
            <w:tcW w:w="1300" w:type="dxa"/>
            <w:noWrap/>
            <w:hideMark/>
          </w:tcPr>
          <w:p w14:paraId="09C92D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0.08465005</w:t>
            </w:r>
          </w:p>
        </w:tc>
        <w:tc>
          <w:tcPr>
            <w:tcW w:w="1300" w:type="dxa"/>
            <w:noWrap/>
            <w:hideMark/>
          </w:tcPr>
          <w:p w14:paraId="05D09CC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3.43E-05</w:t>
            </w:r>
          </w:p>
        </w:tc>
        <w:tc>
          <w:tcPr>
            <w:tcW w:w="1300" w:type="dxa"/>
            <w:noWrap/>
            <w:hideMark/>
          </w:tcPr>
          <w:p w14:paraId="2F1BBC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5.70519573</w:t>
            </w:r>
          </w:p>
        </w:tc>
      </w:tr>
      <w:tr w:rsidR="00682E97" w:rsidRPr="00B86834" w14:paraId="6284F7A0" w14:textId="77777777" w:rsidTr="00856AC4">
        <w:trPr>
          <w:trHeight w:val="20"/>
        </w:trPr>
        <w:tc>
          <w:tcPr>
            <w:tcW w:w="1565" w:type="dxa"/>
            <w:noWrap/>
            <w:hideMark/>
          </w:tcPr>
          <w:p w14:paraId="4DAE30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2E87E4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E6877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0.02891487</w:t>
            </w:r>
          </w:p>
        </w:tc>
        <w:tc>
          <w:tcPr>
            <w:tcW w:w="1300" w:type="dxa"/>
            <w:noWrap/>
            <w:hideMark/>
          </w:tcPr>
          <w:p w14:paraId="78C709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0.15523176</w:t>
            </w:r>
          </w:p>
        </w:tc>
        <w:tc>
          <w:tcPr>
            <w:tcW w:w="1300" w:type="dxa"/>
            <w:noWrap/>
            <w:hideMark/>
          </w:tcPr>
          <w:p w14:paraId="06C9D3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7.65E-05</w:t>
            </w:r>
          </w:p>
        </w:tc>
        <w:tc>
          <w:tcPr>
            <w:tcW w:w="1300" w:type="dxa"/>
            <w:noWrap/>
            <w:hideMark/>
          </w:tcPr>
          <w:p w14:paraId="07BC6B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5.7001863</w:t>
            </w:r>
          </w:p>
        </w:tc>
      </w:tr>
      <w:tr w:rsidR="00682E97" w:rsidRPr="00B86834" w14:paraId="3D086B39" w14:textId="77777777" w:rsidTr="00856AC4">
        <w:trPr>
          <w:trHeight w:val="20"/>
        </w:trPr>
        <w:tc>
          <w:tcPr>
            <w:tcW w:w="1565" w:type="dxa"/>
            <w:noWrap/>
            <w:hideMark/>
          </w:tcPr>
          <w:p w14:paraId="221CAC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4111F8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97520B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0.01337719</w:t>
            </w:r>
          </w:p>
        </w:tc>
        <w:tc>
          <w:tcPr>
            <w:tcW w:w="1300" w:type="dxa"/>
            <w:noWrap/>
            <w:hideMark/>
          </w:tcPr>
          <w:p w14:paraId="4D756E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0.15523176</w:t>
            </w:r>
          </w:p>
        </w:tc>
        <w:tc>
          <w:tcPr>
            <w:tcW w:w="1300" w:type="dxa"/>
            <w:noWrap/>
            <w:hideMark/>
          </w:tcPr>
          <w:p w14:paraId="2D15DE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7.65E-05</w:t>
            </w:r>
          </w:p>
        </w:tc>
        <w:tc>
          <w:tcPr>
            <w:tcW w:w="1300" w:type="dxa"/>
            <w:noWrap/>
            <w:hideMark/>
          </w:tcPr>
          <w:p w14:paraId="3B0EAC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5.70001728</w:t>
            </w:r>
          </w:p>
        </w:tc>
      </w:tr>
      <w:tr w:rsidR="00682E97" w:rsidRPr="00B86834" w14:paraId="63F1A29E" w14:textId="77777777" w:rsidTr="00856AC4">
        <w:trPr>
          <w:trHeight w:val="20"/>
        </w:trPr>
        <w:tc>
          <w:tcPr>
            <w:tcW w:w="1565" w:type="dxa"/>
            <w:noWrap/>
            <w:hideMark/>
          </w:tcPr>
          <w:p w14:paraId="0706446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Spermacoceae</w:t>
            </w:r>
            <w:proofErr w:type="spellEnd"/>
          </w:p>
        </w:tc>
        <w:tc>
          <w:tcPr>
            <w:tcW w:w="1300" w:type="dxa"/>
            <w:noWrap/>
            <w:hideMark/>
          </w:tcPr>
          <w:p w14:paraId="1679C2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8187E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0.03506212</w:t>
            </w:r>
          </w:p>
        </w:tc>
        <w:tc>
          <w:tcPr>
            <w:tcW w:w="1300" w:type="dxa"/>
            <w:noWrap/>
            <w:hideMark/>
          </w:tcPr>
          <w:p w14:paraId="3EBD5F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0.04059133</w:t>
            </w:r>
          </w:p>
        </w:tc>
        <w:tc>
          <w:tcPr>
            <w:tcW w:w="1300" w:type="dxa"/>
            <w:noWrap/>
            <w:hideMark/>
          </w:tcPr>
          <w:p w14:paraId="0208090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9.92E-06</w:t>
            </w:r>
          </w:p>
        </w:tc>
        <w:tc>
          <w:tcPr>
            <w:tcW w:w="1300" w:type="dxa"/>
            <w:noWrap/>
            <w:hideMark/>
          </w:tcPr>
          <w:p w14:paraId="09502D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5.71121359</w:t>
            </w:r>
          </w:p>
        </w:tc>
      </w:tr>
      <w:tr w:rsidR="00682E97" w:rsidRPr="00B86834" w14:paraId="4A5886C2" w14:textId="77777777" w:rsidTr="00856AC4">
        <w:trPr>
          <w:trHeight w:val="20"/>
        </w:trPr>
        <w:tc>
          <w:tcPr>
            <w:tcW w:w="1565" w:type="dxa"/>
            <w:noWrap/>
            <w:hideMark/>
          </w:tcPr>
          <w:p w14:paraId="47F8710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Spermacoceae</w:t>
            </w:r>
            <w:proofErr w:type="spellEnd"/>
          </w:p>
        </w:tc>
        <w:tc>
          <w:tcPr>
            <w:tcW w:w="1300" w:type="dxa"/>
            <w:noWrap/>
            <w:hideMark/>
          </w:tcPr>
          <w:p w14:paraId="21155B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B6554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0.01202575</w:t>
            </w:r>
          </w:p>
        </w:tc>
        <w:tc>
          <w:tcPr>
            <w:tcW w:w="1300" w:type="dxa"/>
            <w:noWrap/>
            <w:hideMark/>
          </w:tcPr>
          <w:p w14:paraId="0967F2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0.04059133</w:t>
            </w:r>
          </w:p>
        </w:tc>
        <w:tc>
          <w:tcPr>
            <w:tcW w:w="1300" w:type="dxa"/>
            <w:noWrap/>
            <w:hideMark/>
          </w:tcPr>
          <w:p w14:paraId="73DC06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1.00E-05</w:t>
            </w:r>
          </w:p>
        </w:tc>
        <w:tc>
          <w:tcPr>
            <w:tcW w:w="1300" w:type="dxa"/>
            <w:noWrap/>
            <w:hideMark/>
          </w:tcPr>
          <w:p w14:paraId="5AECD2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5.70865015</w:t>
            </w:r>
          </w:p>
        </w:tc>
      </w:tr>
      <w:tr w:rsidR="00682E97" w:rsidRPr="00B86834" w14:paraId="4C6DBCD9" w14:textId="77777777" w:rsidTr="00856AC4">
        <w:trPr>
          <w:trHeight w:val="20"/>
        </w:trPr>
        <w:tc>
          <w:tcPr>
            <w:tcW w:w="1565" w:type="dxa"/>
            <w:noWrap/>
            <w:hideMark/>
          </w:tcPr>
          <w:p w14:paraId="4136A36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Thelypodieae</w:t>
            </w:r>
            <w:proofErr w:type="spellEnd"/>
          </w:p>
        </w:tc>
        <w:tc>
          <w:tcPr>
            <w:tcW w:w="1300" w:type="dxa"/>
            <w:noWrap/>
            <w:hideMark/>
          </w:tcPr>
          <w:p w14:paraId="6826B7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05890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0.04322226</w:t>
            </w:r>
          </w:p>
        </w:tc>
        <w:tc>
          <w:tcPr>
            <w:tcW w:w="1300" w:type="dxa"/>
            <w:noWrap/>
            <w:hideMark/>
          </w:tcPr>
          <w:p w14:paraId="50A26F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0.11086913</w:t>
            </w:r>
          </w:p>
        </w:tc>
        <w:tc>
          <w:tcPr>
            <w:tcW w:w="1300" w:type="dxa"/>
            <w:noWrap/>
            <w:hideMark/>
          </w:tcPr>
          <w:p w14:paraId="02A4AD7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6.73E-05</w:t>
            </w:r>
          </w:p>
        </w:tc>
        <w:tc>
          <w:tcPr>
            <w:tcW w:w="1300" w:type="dxa"/>
            <w:noWrap/>
            <w:hideMark/>
          </w:tcPr>
          <w:p w14:paraId="029FED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5.72341629</w:t>
            </w:r>
          </w:p>
        </w:tc>
      </w:tr>
      <w:tr w:rsidR="00682E97" w:rsidRPr="00B86834" w14:paraId="4FB5A5DB" w14:textId="77777777" w:rsidTr="00856AC4">
        <w:trPr>
          <w:trHeight w:val="20"/>
        </w:trPr>
        <w:tc>
          <w:tcPr>
            <w:tcW w:w="1565" w:type="dxa"/>
            <w:noWrap/>
            <w:hideMark/>
          </w:tcPr>
          <w:p w14:paraId="28F2A7B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Thelypodieae</w:t>
            </w:r>
            <w:proofErr w:type="spellEnd"/>
          </w:p>
        </w:tc>
        <w:tc>
          <w:tcPr>
            <w:tcW w:w="1300" w:type="dxa"/>
            <w:noWrap/>
            <w:hideMark/>
          </w:tcPr>
          <w:p w14:paraId="001A113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31277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0.07238157</w:t>
            </w:r>
          </w:p>
        </w:tc>
        <w:tc>
          <w:tcPr>
            <w:tcW w:w="1300" w:type="dxa"/>
            <w:noWrap/>
            <w:hideMark/>
          </w:tcPr>
          <w:p w14:paraId="7682C0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0.11086913</w:t>
            </w:r>
          </w:p>
        </w:tc>
        <w:tc>
          <w:tcPr>
            <w:tcW w:w="1300" w:type="dxa"/>
            <w:noWrap/>
            <w:hideMark/>
          </w:tcPr>
          <w:p w14:paraId="1113BB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9.21E-05</w:t>
            </w:r>
          </w:p>
        </w:tc>
        <w:tc>
          <w:tcPr>
            <w:tcW w:w="1300" w:type="dxa"/>
            <w:noWrap/>
            <w:hideMark/>
          </w:tcPr>
          <w:p w14:paraId="3D10FC8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5.68001463</w:t>
            </w:r>
          </w:p>
        </w:tc>
      </w:tr>
    </w:tbl>
    <w:p w14:paraId="06A8AD56" w14:textId="77777777" w:rsidR="00682E97" w:rsidRPr="00B86834" w:rsidRDefault="00682E97" w:rsidP="004C7D04">
      <w:pPr>
        <w:rPr>
          <w:rFonts w:ascii="Times New Roman" w:hAnsi="Times New Roman" w:cs="Times New Roman"/>
        </w:rPr>
      </w:pPr>
    </w:p>
    <w:p w14:paraId="100E6981" w14:textId="77777777" w:rsidR="00682E97" w:rsidRPr="00B86834" w:rsidRDefault="00682E97" w:rsidP="004C7D04">
      <w:pPr>
        <w:rPr>
          <w:rFonts w:ascii="Times New Roman" w:hAnsi="Times New Roman" w:cs="Times New Roman"/>
        </w:rPr>
      </w:pPr>
      <w:r w:rsidRPr="00B86834">
        <w:rPr>
          <w:rFonts w:ascii="Times New Roman" w:hAnsi="Times New Roman" w:cs="Times New Roman"/>
        </w:rPr>
        <w:br w:type="page"/>
      </w:r>
    </w:p>
    <w:p w14:paraId="13F22241" w14:textId="2F446C1E" w:rsidR="00682E97" w:rsidRPr="00B86834" w:rsidRDefault="00682E97" w:rsidP="004C7D04">
      <w:pPr>
        <w:rPr>
          <w:rFonts w:ascii="Times New Roman" w:hAnsi="Times New Roman" w:cs="Times New Roman"/>
        </w:rPr>
      </w:pPr>
      <w:r w:rsidRPr="00B86834">
        <w:rPr>
          <w:rFonts w:ascii="Times New Roman" w:hAnsi="Times New Roman" w:cs="Times New Roman"/>
        </w:rPr>
        <w:lastRenderedPageBreak/>
        <w:t xml:space="preserve">Table S4. </w:t>
      </w:r>
      <w:r w:rsidR="00B86834" w:rsidRPr="00B86834">
        <w:rPr>
          <w:rFonts w:ascii="Times New Roman" w:hAnsi="Times New Roman" w:cs="Times New Roman"/>
        </w:rPr>
        <w:t>Parameter estimates from the model averaged hOUwie fits for</w:t>
      </w:r>
      <w:r w:rsidR="00B86834">
        <w:rPr>
          <w:rFonts w:ascii="Times New Roman" w:hAnsi="Times New Roman" w:cs="Times New Roman"/>
          <w:b/>
          <w:bCs/>
        </w:rPr>
        <w:t xml:space="preserve"> </w:t>
      </w:r>
      <w:r w:rsidRPr="00B86834">
        <w:rPr>
          <w:rFonts w:ascii="Times New Roman" w:hAnsi="Times New Roman" w:cs="Times New Roman"/>
        </w:rPr>
        <w:t>BIO6</w:t>
      </w:r>
    </w:p>
    <w:tbl>
      <w:tblPr>
        <w:tblStyle w:val="TableGrid"/>
        <w:tblW w:w="8172" w:type="dxa"/>
        <w:tblLook w:val="04A0" w:firstRow="1" w:lastRow="0" w:firstColumn="1" w:lastColumn="0" w:noHBand="0" w:noVBand="1"/>
      </w:tblPr>
      <w:tblGrid>
        <w:gridCol w:w="1565"/>
        <w:gridCol w:w="1300"/>
        <w:gridCol w:w="1407"/>
        <w:gridCol w:w="1300"/>
        <w:gridCol w:w="1300"/>
        <w:gridCol w:w="1300"/>
      </w:tblGrid>
      <w:tr w:rsidR="00682E97" w:rsidRPr="00B86834" w14:paraId="5C8246D1" w14:textId="77777777" w:rsidTr="00856AC4">
        <w:trPr>
          <w:trHeight w:val="20"/>
        </w:trPr>
        <w:tc>
          <w:tcPr>
            <w:tcW w:w="1565" w:type="dxa"/>
            <w:noWrap/>
            <w:hideMark/>
          </w:tcPr>
          <w:p w14:paraId="4B18C7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clade</w:t>
            </w:r>
          </w:p>
        </w:tc>
        <w:tc>
          <w:tcPr>
            <w:tcW w:w="1300" w:type="dxa"/>
            <w:noWrap/>
            <w:hideMark/>
          </w:tcPr>
          <w:p w14:paraId="10A7295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Group.1</w:t>
            </w:r>
          </w:p>
        </w:tc>
        <w:tc>
          <w:tcPr>
            <w:tcW w:w="1407" w:type="dxa"/>
            <w:noWrap/>
            <w:hideMark/>
          </w:tcPr>
          <w:p w14:paraId="77EAB8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rate</w:t>
            </w:r>
          </w:p>
        </w:tc>
        <w:tc>
          <w:tcPr>
            <w:tcW w:w="1300" w:type="dxa"/>
            <w:noWrap/>
            <w:hideMark/>
          </w:tcPr>
          <w:p w14:paraId="02ACD1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alpha</w:t>
            </w:r>
          </w:p>
        </w:tc>
        <w:tc>
          <w:tcPr>
            <w:tcW w:w="1300" w:type="dxa"/>
            <w:noWrap/>
            <w:hideMark/>
          </w:tcPr>
          <w:p w14:paraId="3ADF2478" w14:textId="77777777" w:rsidR="00682E97" w:rsidRPr="00B86834" w:rsidRDefault="00682E97" w:rsidP="004C7D04">
            <w:pPr>
              <w:rPr>
                <w:rFonts w:ascii="Times New Roman" w:hAnsi="Times New Roman" w:cs="Times New Roman"/>
                <w:color w:val="000000"/>
                <w:sz w:val="14"/>
                <w:szCs w:val="14"/>
              </w:rPr>
            </w:pPr>
            <w:proofErr w:type="spellStart"/>
            <w:proofErr w:type="gramStart"/>
            <w:r w:rsidRPr="00B86834">
              <w:rPr>
                <w:rFonts w:ascii="Times New Roman" w:hAnsi="Times New Roman" w:cs="Times New Roman"/>
                <w:color w:val="000000"/>
                <w:sz w:val="14"/>
                <w:szCs w:val="14"/>
              </w:rPr>
              <w:t>sigma.sq</w:t>
            </w:r>
            <w:proofErr w:type="spellEnd"/>
            <w:proofErr w:type="gramEnd"/>
          </w:p>
        </w:tc>
        <w:tc>
          <w:tcPr>
            <w:tcW w:w="1300" w:type="dxa"/>
            <w:noWrap/>
            <w:hideMark/>
          </w:tcPr>
          <w:p w14:paraId="1D86EE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theta</w:t>
            </w:r>
          </w:p>
        </w:tc>
      </w:tr>
      <w:tr w:rsidR="00682E97" w:rsidRPr="00B86834" w14:paraId="33005646" w14:textId="77777777" w:rsidTr="00856AC4">
        <w:trPr>
          <w:trHeight w:val="20"/>
        </w:trPr>
        <w:tc>
          <w:tcPr>
            <w:tcW w:w="1565" w:type="dxa"/>
            <w:noWrap/>
            <w:hideMark/>
          </w:tcPr>
          <w:p w14:paraId="0CE39E9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Alysseae</w:t>
            </w:r>
            <w:proofErr w:type="spellEnd"/>
          </w:p>
        </w:tc>
        <w:tc>
          <w:tcPr>
            <w:tcW w:w="1300" w:type="dxa"/>
            <w:noWrap/>
            <w:hideMark/>
          </w:tcPr>
          <w:p w14:paraId="1346BD9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BE474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0.04472623</w:t>
            </w:r>
          </w:p>
        </w:tc>
        <w:tc>
          <w:tcPr>
            <w:tcW w:w="1300" w:type="dxa"/>
            <w:noWrap/>
            <w:hideMark/>
          </w:tcPr>
          <w:p w14:paraId="266069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2.96503564</w:t>
            </w:r>
          </w:p>
        </w:tc>
        <w:tc>
          <w:tcPr>
            <w:tcW w:w="1300" w:type="dxa"/>
            <w:noWrap/>
            <w:hideMark/>
          </w:tcPr>
          <w:p w14:paraId="5BB88B5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0.00178492</w:t>
            </w:r>
          </w:p>
        </w:tc>
        <w:tc>
          <w:tcPr>
            <w:tcW w:w="1300" w:type="dxa"/>
            <w:noWrap/>
            <w:hideMark/>
          </w:tcPr>
          <w:p w14:paraId="51C5F9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5.60076864</w:t>
            </w:r>
          </w:p>
        </w:tc>
      </w:tr>
      <w:tr w:rsidR="00682E97" w:rsidRPr="00B86834" w14:paraId="721B435C" w14:textId="77777777" w:rsidTr="00856AC4">
        <w:trPr>
          <w:trHeight w:val="20"/>
        </w:trPr>
        <w:tc>
          <w:tcPr>
            <w:tcW w:w="1565" w:type="dxa"/>
            <w:noWrap/>
            <w:hideMark/>
          </w:tcPr>
          <w:p w14:paraId="2EFA819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Alysseae</w:t>
            </w:r>
            <w:proofErr w:type="spellEnd"/>
          </w:p>
        </w:tc>
        <w:tc>
          <w:tcPr>
            <w:tcW w:w="1300" w:type="dxa"/>
            <w:noWrap/>
            <w:hideMark/>
          </w:tcPr>
          <w:p w14:paraId="5B494B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5EBE7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0.02478184</w:t>
            </w:r>
          </w:p>
        </w:tc>
        <w:tc>
          <w:tcPr>
            <w:tcW w:w="1300" w:type="dxa"/>
            <w:noWrap/>
            <w:hideMark/>
          </w:tcPr>
          <w:p w14:paraId="6628A89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2.96503564</w:t>
            </w:r>
          </w:p>
        </w:tc>
        <w:tc>
          <w:tcPr>
            <w:tcW w:w="1300" w:type="dxa"/>
            <w:noWrap/>
            <w:hideMark/>
          </w:tcPr>
          <w:p w14:paraId="40D9AC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0.00219527</w:t>
            </w:r>
          </w:p>
        </w:tc>
        <w:tc>
          <w:tcPr>
            <w:tcW w:w="1300" w:type="dxa"/>
            <w:noWrap/>
            <w:hideMark/>
          </w:tcPr>
          <w:p w14:paraId="79CE15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5.5984029</w:t>
            </w:r>
          </w:p>
        </w:tc>
      </w:tr>
      <w:tr w:rsidR="00682E97" w:rsidRPr="00B86834" w14:paraId="0A30596B" w14:textId="77777777" w:rsidTr="00856AC4">
        <w:trPr>
          <w:trHeight w:val="20"/>
        </w:trPr>
        <w:tc>
          <w:tcPr>
            <w:tcW w:w="1565" w:type="dxa"/>
            <w:noWrap/>
            <w:hideMark/>
          </w:tcPr>
          <w:p w14:paraId="1AF4107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Antirrhineae</w:t>
            </w:r>
            <w:proofErr w:type="spellEnd"/>
          </w:p>
        </w:tc>
        <w:tc>
          <w:tcPr>
            <w:tcW w:w="1300" w:type="dxa"/>
            <w:noWrap/>
            <w:hideMark/>
          </w:tcPr>
          <w:p w14:paraId="202787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791D1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0.02848683</w:t>
            </w:r>
          </w:p>
        </w:tc>
        <w:tc>
          <w:tcPr>
            <w:tcW w:w="1300" w:type="dxa"/>
            <w:noWrap/>
            <w:hideMark/>
          </w:tcPr>
          <w:p w14:paraId="20319C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0.03742949</w:t>
            </w:r>
          </w:p>
        </w:tc>
        <w:tc>
          <w:tcPr>
            <w:tcW w:w="1300" w:type="dxa"/>
            <w:noWrap/>
            <w:hideMark/>
          </w:tcPr>
          <w:p w14:paraId="2A59E9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4.22E-05</w:t>
            </w:r>
          </w:p>
        </w:tc>
        <w:tc>
          <w:tcPr>
            <w:tcW w:w="1300" w:type="dxa"/>
            <w:noWrap/>
            <w:hideMark/>
          </w:tcPr>
          <w:p w14:paraId="566C0C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5.62559986</w:t>
            </w:r>
          </w:p>
        </w:tc>
      </w:tr>
      <w:tr w:rsidR="00682E97" w:rsidRPr="00B86834" w14:paraId="32736DE6" w14:textId="77777777" w:rsidTr="00856AC4">
        <w:trPr>
          <w:trHeight w:val="20"/>
        </w:trPr>
        <w:tc>
          <w:tcPr>
            <w:tcW w:w="1565" w:type="dxa"/>
            <w:noWrap/>
            <w:hideMark/>
          </w:tcPr>
          <w:p w14:paraId="7BE3134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Antirrhineae</w:t>
            </w:r>
            <w:proofErr w:type="spellEnd"/>
          </w:p>
        </w:tc>
        <w:tc>
          <w:tcPr>
            <w:tcW w:w="1300" w:type="dxa"/>
            <w:noWrap/>
            <w:hideMark/>
          </w:tcPr>
          <w:p w14:paraId="516811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079A1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0.01220293</w:t>
            </w:r>
          </w:p>
        </w:tc>
        <w:tc>
          <w:tcPr>
            <w:tcW w:w="1300" w:type="dxa"/>
            <w:noWrap/>
            <w:hideMark/>
          </w:tcPr>
          <w:p w14:paraId="75453F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0.03742949</w:t>
            </w:r>
          </w:p>
        </w:tc>
        <w:tc>
          <w:tcPr>
            <w:tcW w:w="1300" w:type="dxa"/>
            <w:noWrap/>
            <w:hideMark/>
          </w:tcPr>
          <w:p w14:paraId="7CA626F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4.71E-05</w:t>
            </w:r>
          </w:p>
        </w:tc>
        <w:tc>
          <w:tcPr>
            <w:tcW w:w="1300" w:type="dxa"/>
            <w:noWrap/>
            <w:hideMark/>
          </w:tcPr>
          <w:p w14:paraId="0D312C0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5.69633689</w:t>
            </w:r>
          </w:p>
        </w:tc>
      </w:tr>
      <w:tr w:rsidR="00682E97" w:rsidRPr="00B86834" w14:paraId="483CBC43" w14:textId="77777777" w:rsidTr="00856AC4">
        <w:trPr>
          <w:trHeight w:val="20"/>
        </w:trPr>
        <w:tc>
          <w:tcPr>
            <w:tcW w:w="1565" w:type="dxa"/>
            <w:noWrap/>
            <w:hideMark/>
          </w:tcPr>
          <w:p w14:paraId="114BEA7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Apioideae</w:t>
            </w:r>
            <w:proofErr w:type="spellEnd"/>
          </w:p>
        </w:tc>
        <w:tc>
          <w:tcPr>
            <w:tcW w:w="1300" w:type="dxa"/>
            <w:noWrap/>
            <w:hideMark/>
          </w:tcPr>
          <w:p w14:paraId="286ED63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F1D91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0.01190875</w:t>
            </w:r>
          </w:p>
        </w:tc>
        <w:tc>
          <w:tcPr>
            <w:tcW w:w="1300" w:type="dxa"/>
            <w:noWrap/>
            <w:hideMark/>
          </w:tcPr>
          <w:p w14:paraId="6C5307C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0.1005569</w:t>
            </w:r>
          </w:p>
        </w:tc>
        <w:tc>
          <w:tcPr>
            <w:tcW w:w="1300" w:type="dxa"/>
            <w:noWrap/>
            <w:hideMark/>
          </w:tcPr>
          <w:p w14:paraId="485E25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0.00016355</w:t>
            </w:r>
          </w:p>
        </w:tc>
        <w:tc>
          <w:tcPr>
            <w:tcW w:w="1300" w:type="dxa"/>
            <w:noWrap/>
            <w:hideMark/>
          </w:tcPr>
          <w:p w14:paraId="5ED263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5.61684919</w:t>
            </w:r>
          </w:p>
        </w:tc>
      </w:tr>
      <w:tr w:rsidR="00682E97" w:rsidRPr="00B86834" w14:paraId="540CBC8E" w14:textId="77777777" w:rsidTr="00856AC4">
        <w:trPr>
          <w:trHeight w:val="20"/>
        </w:trPr>
        <w:tc>
          <w:tcPr>
            <w:tcW w:w="1565" w:type="dxa"/>
            <w:noWrap/>
            <w:hideMark/>
          </w:tcPr>
          <w:p w14:paraId="5D0F3F9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Apioideae</w:t>
            </w:r>
            <w:proofErr w:type="spellEnd"/>
          </w:p>
        </w:tc>
        <w:tc>
          <w:tcPr>
            <w:tcW w:w="1300" w:type="dxa"/>
            <w:noWrap/>
            <w:hideMark/>
          </w:tcPr>
          <w:p w14:paraId="2D084B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24E8C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0.02026953</w:t>
            </w:r>
          </w:p>
        </w:tc>
        <w:tc>
          <w:tcPr>
            <w:tcW w:w="1300" w:type="dxa"/>
            <w:noWrap/>
            <w:hideMark/>
          </w:tcPr>
          <w:p w14:paraId="0A6FA6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0.1005569</w:t>
            </w:r>
          </w:p>
        </w:tc>
        <w:tc>
          <w:tcPr>
            <w:tcW w:w="1300" w:type="dxa"/>
            <w:noWrap/>
            <w:hideMark/>
          </w:tcPr>
          <w:p w14:paraId="784A74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0.00016355</w:t>
            </w:r>
          </w:p>
        </w:tc>
        <w:tc>
          <w:tcPr>
            <w:tcW w:w="1300" w:type="dxa"/>
            <w:noWrap/>
            <w:hideMark/>
          </w:tcPr>
          <w:p w14:paraId="5B5B2E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5.59624181</w:t>
            </w:r>
          </w:p>
        </w:tc>
      </w:tr>
      <w:tr w:rsidR="00682E97" w:rsidRPr="00B86834" w14:paraId="7A2DEA35" w14:textId="77777777" w:rsidTr="00856AC4">
        <w:trPr>
          <w:trHeight w:val="20"/>
        </w:trPr>
        <w:tc>
          <w:tcPr>
            <w:tcW w:w="1565" w:type="dxa"/>
            <w:noWrap/>
            <w:hideMark/>
          </w:tcPr>
          <w:p w14:paraId="07AA795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Arabideae</w:t>
            </w:r>
            <w:proofErr w:type="spellEnd"/>
          </w:p>
        </w:tc>
        <w:tc>
          <w:tcPr>
            <w:tcW w:w="1300" w:type="dxa"/>
            <w:noWrap/>
            <w:hideMark/>
          </w:tcPr>
          <w:p w14:paraId="31FDCB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07CB5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0.1131574</w:t>
            </w:r>
          </w:p>
        </w:tc>
        <w:tc>
          <w:tcPr>
            <w:tcW w:w="1300" w:type="dxa"/>
            <w:noWrap/>
            <w:hideMark/>
          </w:tcPr>
          <w:p w14:paraId="7B3B56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1.00919909</w:t>
            </w:r>
          </w:p>
        </w:tc>
        <w:tc>
          <w:tcPr>
            <w:tcW w:w="1300" w:type="dxa"/>
            <w:noWrap/>
            <w:hideMark/>
          </w:tcPr>
          <w:p w14:paraId="2E8443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0.00225588</w:t>
            </w:r>
          </w:p>
        </w:tc>
        <w:tc>
          <w:tcPr>
            <w:tcW w:w="1300" w:type="dxa"/>
            <w:noWrap/>
            <w:hideMark/>
          </w:tcPr>
          <w:p w14:paraId="231BBC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5.58165672</w:t>
            </w:r>
          </w:p>
        </w:tc>
      </w:tr>
      <w:tr w:rsidR="00682E97" w:rsidRPr="00B86834" w14:paraId="194C9097" w14:textId="77777777" w:rsidTr="00856AC4">
        <w:trPr>
          <w:trHeight w:val="20"/>
        </w:trPr>
        <w:tc>
          <w:tcPr>
            <w:tcW w:w="1565" w:type="dxa"/>
            <w:noWrap/>
            <w:hideMark/>
          </w:tcPr>
          <w:p w14:paraId="4E7EEB3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Arabideae</w:t>
            </w:r>
            <w:proofErr w:type="spellEnd"/>
          </w:p>
        </w:tc>
        <w:tc>
          <w:tcPr>
            <w:tcW w:w="1300" w:type="dxa"/>
            <w:noWrap/>
            <w:hideMark/>
          </w:tcPr>
          <w:p w14:paraId="76126F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C4B74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0.14555317</w:t>
            </w:r>
          </w:p>
        </w:tc>
        <w:tc>
          <w:tcPr>
            <w:tcW w:w="1300" w:type="dxa"/>
            <w:noWrap/>
            <w:hideMark/>
          </w:tcPr>
          <w:p w14:paraId="35C658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1.00919909</w:t>
            </w:r>
          </w:p>
        </w:tc>
        <w:tc>
          <w:tcPr>
            <w:tcW w:w="1300" w:type="dxa"/>
            <w:noWrap/>
            <w:hideMark/>
          </w:tcPr>
          <w:p w14:paraId="153CE9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0.00225588</w:t>
            </w:r>
          </w:p>
        </w:tc>
        <w:tc>
          <w:tcPr>
            <w:tcW w:w="1300" w:type="dxa"/>
            <w:noWrap/>
            <w:hideMark/>
          </w:tcPr>
          <w:p w14:paraId="5CE35BF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5.57231951</w:t>
            </w:r>
          </w:p>
        </w:tc>
      </w:tr>
      <w:tr w:rsidR="00682E97" w:rsidRPr="00B86834" w14:paraId="5B354434" w14:textId="77777777" w:rsidTr="00856AC4">
        <w:trPr>
          <w:trHeight w:val="20"/>
        </w:trPr>
        <w:tc>
          <w:tcPr>
            <w:tcW w:w="1565" w:type="dxa"/>
            <w:noWrap/>
            <w:hideMark/>
          </w:tcPr>
          <w:p w14:paraId="2953B39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Balsamiaceae</w:t>
            </w:r>
            <w:proofErr w:type="spellEnd"/>
          </w:p>
        </w:tc>
        <w:tc>
          <w:tcPr>
            <w:tcW w:w="1300" w:type="dxa"/>
            <w:noWrap/>
            <w:hideMark/>
          </w:tcPr>
          <w:p w14:paraId="0B1E88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D5AB64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0.01428589</w:t>
            </w:r>
          </w:p>
        </w:tc>
        <w:tc>
          <w:tcPr>
            <w:tcW w:w="1300" w:type="dxa"/>
            <w:noWrap/>
            <w:hideMark/>
          </w:tcPr>
          <w:p w14:paraId="0C10C2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0.00316519</w:t>
            </w:r>
          </w:p>
        </w:tc>
        <w:tc>
          <w:tcPr>
            <w:tcW w:w="1300" w:type="dxa"/>
            <w:noWrap/>
            <w:hideMark/>
          </w:tcPr>
          <w:p w14:paraId="7A074A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2.64E-05</w:t>
            </w:r>
          </w:p>
        </w:tc>
        <w:tc>
          <w:tcPr>
            <w:tcW w:w="1300" w:type="dxa"/>
            <w:noWrap/>
            <w:hideMark/>
          </w:tcPr>
          <w:p w14:paraId="04BCD4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5.61634716</w:t>
            </w:r>
          </w:p>
        </w:tc>
      </w:tr>
      <w:tr w:rsidR="00682E97" w:rsidRPr="00B86834" w14:paraId="48C0114F" w14:textId="77777777" w:rsidTr="00856AC4">
        <w:trPr>
          <w:trHeight w:val="20"/>
        </w:trPr>
        <w:tc>
          <w:tcPr>
            <w:tcW w:w="1565" w:type="dxa"/>
            <w:noWrap/>
            <w:hideMark/>
          </w:tcPr>
          <w:p w14:paraId="25866F6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Balsamiaceae</w:t>
            </w:r>
            <w:proofErr w:type="spellEnd"/>
          </w:p>
        </w:tc>
        <w:tc>
          <w:tcPr>
            <w:tcW w:w="1300" w:type="dxa"/>
            <w:noWrap/>
            <w:hideMark/>
          </w:tcPr>
          <w:p w14:paraId="316DC8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BAE9B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0.01352837</w:t>
            </w:r>
          </w:p>
        </w:tc>
        <w:tc>
          <w:tcPr>
            <w:tcW w:w="1300" w:type="dxa"/>
            <w:noWrap/>
            <w:hideMark/>
          </w:tcPr>
          <w:p w14:paraId="5492FCB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0.00316519</w:t>
            </w:r>
          </w:p>
        </w:tc>
        <w:tc>
          <w:tcPr>
            <w:tcW w:w="1300" w:type="dxa"/>
            <w:noWrap/>
            <w:hideMark/>
          </w:tcPr>
          <w:p w14:paraId="25F4E5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4.68E-05</w:t>
            </w:r>
          </w:p>
        </w:tc>
        <w:tc>
          <w:tcPr>
            <w:tcW w:w="1300" w:type="dxa"/>
            <w:noWrap/>
            <w:hideMark/>
          </w:tcPr>
          <w:p w14:paraId="3F089E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9.40136049</w:t>
            </w:r>
          </w:p>
        </w:tc>
      </w:tr>
      <w:tr w:rsidR="00682E97" w:rsidRPr="00B86834" w14:paraId="609DBA0A" w14:textId="77777777" w:rsidTr="00856AC4">
        <w:trPr>
          <w:trHeight w:val="20"/>
        </w:trPr>
        <w:tc>
          <w:tcPr>
            <w:tcW w:w="1565" w:type="dxa"/>
            <w:noWrap/>
            <w:hideMark/>
          </w:tcPr>
          <w:p w14:paraId="0B64D57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Brassiceae</w:t>
            </w:r>
            <w:proofErr w:type="spellEnd"/>
          </w:p>
        </w:tc>
        <w:tc>
          <w:tcPr>
            <w:tcW w:w="1300" w:type="dxa"/>
            <w:noWrap/>
            <w:hideMark/>
          </w:tcPr>
          <w:p w14:paraId="365D56C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5D6B40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0.04830821</w:t>
            </w:r>
          </w:p>
        </w:tc>
        <w:tc>
          <w:tcPr>
            <w:tcW w:w="1300" w:type="dxa"/>
            <w:noWrap/>
            <w:hideMark/>
          </w:tcPr>
          <w:p w14:paraId="08C589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6.35900042</w:t>
            </w:r>
          </w:p>
        </w:tc>
        <w:tc>
          <w:tcPr>
            <w:tcW w:w="1300" w:type="dxa"/>
            <w:noWrap/>
            <w:hideMark/>
          </w:tcPr>
          <w:p w14:paraId="1D34D6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0.00411011</w:t>
            </w:r>
          </w:p>
        </w:tc>
        <w:tc>
          <w:tcPr>
            <w:tcW w:w="1300" w:type="dxa"/>
            <w:noWrap/>
            <w:hideMark/>
          </w:tcPr>
          <w:p w14:paraId="0F162B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5.61942721</w:t>
            </w:r>
          </w:p>
        </w:tc>
      </w:tr>
      <w:tr w:rsidR="00682E97" w:rsidRPr="00B86834" w14:paraId="3B093933" w14:textId="77777777" w:rsidTr="00856AC4">
        <w:trPr>
          <w:trHeight w:val="20"/>
        </w:trPr>
        <w:tc>
          <w:tcPr>
            <w:tcW w:w="1565" w:type="dxa"/>
            <w:noWrap/>
            <w:hideMark/>
          </w:tcPr>
          <w:p w14:paraId="1DF6FC0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Brassiceae</w:t>
            </w:r>
            <w:proofErr w:type="spellEnd"/>
          </w:p>
        </w:tc>
        <w:tc>
          <w:tcPr>
            <w:tcW w:w="1300" w:type="dxa"/>
            <w:noWrap/>
            <w:hideMark/>
          </w:tcPr>
          <w:p w14:paraId="272F960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79C2DB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0.02026394</w:t>
            </w:r>
          </w:p>
        </w:tc>
        <w:tc>
          <w:tcPr>
            <w:tcW w:w="1300" w:type="dxa"/>
            <w:noWrap/>
            <w:hideMark/>
          </w:tcPr>
          <w:p w14:paraId="6D9299C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6.35900042</w:t>
            </w:r>
          </w:p>
        </w:tc>
        <w:tc>
          <w:tcPr>
            <w:tcW w:w="1300" w:type="dxa"/>
            <w:noWrap/>
            <w:hideMark/>
          </w:tcPr>
          <w:p w14:paraId="2C22280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0.00443601</w:t>
            </w:r>
          </w:p>
        </w:tc>
        <w:tc>
          <w:tcPr>
            <w:tcW w:w="1300" w:type="dxa"/>
            <w:noWrap/>
            <w:hideMark/>
          </w:tcPr>
          <w:p w14:paraId="356692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5.61443573</w:t>
            </w:r>
          </w:p>
        </w:tc>
      </w:tr>
      <w:tr w:rsidR="00682E97" w:rsidRPr="00B86834" w14:paraId="5CD9BF03" w14:textId="77777777" w:rsidTr="00856AC4">
        <w:trPr>
          <w:trHeight w:val="20"/>
        </w:trPr>
        <w:tc>
          <w:tcPr>
            <w:tcW w:w="1565" w:type="dxa"/>
            <w:noWrap/>
            <w:hideMark/>
          </w:tcPr>
          <w:p w14:paraId="6BE41D5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Cardamineae</w:t>
            </w:r>
            <w:proofErr w:type="spellEnd"/>
          </w:p>
        </w:tc>
        <w:tc>
          <w:tcPr>
            <w:tcW w:w="1300" w:type="dxa"/>
            <w:noWrap/>
            <w:hideMark/>
          </w:tcPr>
          <w:p w14:paraId="294654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A31AB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0.05078855</w:t>
            </w:r>
          </w:p>
        </w:tc>
        <w:tc>
          <w:tcPr>
            <w:tcW w:w="1300" w:type="dxa"/>
            <w:noWrap/>
            <w:hideMark/>
          </w:tcPr>
          <w:p w14:paraId="2E9990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9.75096861</w:t>
            </w:r>
          </w:p>
        </w:tc>
        <w:tc>
          <w:tcPr>
            <w:tcW w:w="1300" w:type="dxa"/>
            <w:noWrap/>
            <w:hideMark/>
          </w:tcPr>
          <w:p w14:paraId="5455B9F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0.00691248</w:t>
            </w:r>
          </w:p>
        </w:tc>
        <w:tc>
          <w:tcPr>
            <w:tcW w:w="1300" w:type="dxa"/>
            <w:noWrap/>
            <w:hideMark/>
          </w:tcPr>
          <w:p w14:paraId="77CBB4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5.60377737</w:t>
            </w:r>
          </w:p>
        </w:tc>
      </w:tr>
      <w:tr w:rsidR="00682E97" w:rsidRPr="00B86834" w14:paraId="2379D620" w14:textId="77777777" w:rsidTr="00856AC4">
        <w:trPr>
          <w:trHeight w:val="20"/>
        </w:trPr>
        <w:tc>
          <w:tcPr>
            <w:tcW w:w="1565" w:type="dxa"/>
            <w:noWrap/>
            <w:hideMark/>
          </w:tcPr>
          <w:p w14:paraId="2881CEC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Cardamineae</w:t>
            </w:r>
            <w:proofErr w:type="spellEnd"/>
          </w:p>
        </w:tc>
        <w:tc>
          <w:tcPr>
            <w:tcW w:w="1300" w:type="dxa"/>
            <w:noWrap/>
            <w:hideMark/>
          </w:tcPr>
          <w:p w14:paraId="16E759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46ECF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0.03177057</w:t>
            </w:r>
          </w:p>
        </w:tc>
        <w:tc>
          <w:tcPr>
            <w:tcW w:w="1300" w:type="dxa"/>
            <w:noWrap/>
            <w:hideMark/>
          </w:tcPr>
          <w:p w14:paraId="6A22AE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9.75096861</w:t>
            </w:r>
          </w:p>
        </w:tc>
        <w:tc>
          <w:tcPr>
            <w:tcW w:w="1300" w:type="dxa"/>
            <w:noWrap/>
            <w:hideMark/>
          </w:tcPr>
          <w:p w14:paraId="4F984E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0.02980824</w:t>
            </w:r>
          </w:p>
        </w:tc>
        <w:tc>
          <w:tcPr>
            <w:tcW w:w="1300" w:type="dxa"/>
            <w:noWrap/>
            <w:hideMark/>
          </w:tcPr>
          <w:p w14:paraId="20F649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5.58540293</w:t>
            </w:r>
          </w:p>
        </w:tc>
      </w:tr>
      <w:tr w:rsidR="00682E97" w:rsidRPr="00B86834" w14:paraId="50E01BF1" w14:textId="77777777" w:rsidTr="00856AC4">
        <w:trPr>
          <w:trHeight w:val="20"/>
        </w:trPr>
        <w:tc>
          <w:tcPr>
            <w:tcW w:w="1565" w:type="dxa"/>
            <w:noWrap/>
            <w:hideMark/>
          </w:tcPr>
          <w:p w14:paraId="14185A4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Cardueae</w:t>
            </w:r>
            <w:proofErr w:type="spellEnd"/>
          </w:p>
        </w:tc>
        <w:tc>
          <w:tcPr>
            <w:tcW w:w="1300" w:type="dxa"/>
            <w:noWrap/>
            <w:hideMark/>
          </w:tcPr>
          <w:p w14:paraId="054B0D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B5D9F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0.06227451</w:t>
            </w:r>
          </w:p>
        </w:tc>
        <w:tc>
          <w:tcPr>
            <w:tcW w:w="1300" w:type="dxa"/>
            <w:noWrap/>
            <w:hideMark/>
          </w:tcPr>
          <w:p w14:paraId="41C69B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0.06880442</w:t>
            </w:r>
          </w:p>
        </w:tc>
        <w:tc>
          <w:tcPr>
            <w:tcW w:w="1300" w:type="dxa"/>
            <w:noWrap/>
            <w:hideMark/>
          </w:tcPr>
          <w:p w14:paraId="7B5AE9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0.00010617</w:t>
            </w:r>
          </w:p>
        </w:tc>
        <w:tc>
          <w:tcPr>
            <w:tcW w:w="1300" w:type="dxa"/>
            <w:noWrap/>
            <w:hideMark/>
          </w:tcPr>
          <w:p w14:paraId="69BB48A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5.61370299</w:t>
            </w:r>
          </w:p>
        </w:tc>
      </w:tr>
      <w:tr w:rsidR="00682E97" w:rsidRPr="00B86834" w14:paraId="37F30F79" w14:textId="77777777" w:rsidTr="00856AC4">
        <w:trPr>
          <w:trHeight w:val="20"/>
        </w:trPr>
        <w:tc>
          <w:tcPr>
            <w:tcW w:w="1565" w:type="dxa"/>
            <w:noWrap/>
            <w:hideMark/>
          </w:tcPr>
          <w:p w14:paraId="409CD97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Cardueae</w:t>
            </w:r>
            <w:proofErr w:type="spellEnd"/>
          </w:p>
        </w:tc>
        <w:tc>
          <w:tcPr>
            <w:tcW w:w="1300" w:type="dxa"/>
            <w:noWrap/>
            <w:hideMark/>
          </w:tcPr>
          <w:p w14:paraId="5C50BB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0239F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0.02301537</w:t>
            </w:r>
          </w:p>
        </w:tc>
        <w:tc>
          <w:tcPr>
            <w:tcW w:w="1300" w:type="dxa"/>
            <w:noWrap/>
            <w:hideMark/>
          </w:tcPr>
          <w:p w14:paraId="11AB1F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0.06880442</w:t>
            </w:r>
          </w:p>
        </w:tc>
        <w:tc>
          <w:tcPr>
            <w:tcW w:w="1300" w:type="dxa"/>
            <w:noWrap/>
            <w:hideMark/>
          </w:tcPr>
          <w:p w14:paraId="6CDB09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0.0001068</w:t>
            </w:r>
          </w:p>
        </w:tc>
        <w:tc>
          <w:tcPr>
            <w:tcW w:w="1300" w:type="dxa"/>
            <w:noWrap/>
            <w:hideMark/>
          </w:tcPr>
          <w:p w14:paraId="2A05B4B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5.58938693</w:t>
            </w:r>
          </w:p>
        </w:tc>
      </w:tr>
      <w:tr w:rsidR="00682E97" w:rsidRPr="00B86834" w14:paraId="67958892" w14:textId="77777777" w:rsidTr="00856AC4">
        <w:trPr>
          <w:trHeight w:val="20"/>
        </w:trPr>
        <w:tc>
          <w:tcPr>
            <w:tcW w:w="1565" w:type="dxa"/>
            <w:noWrap/>
            <w:hideMark/>
          </w:tcPr>
          <w:p w14:paraId="02A56EE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1F9B39A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0FF90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0.0791401</w:t>
            </w:r>
          </w:p>
        </w:tc>
        <w:tc>
          <w:tcPr>
            <w:tcW w:w="1300" w:type="dxa"/>
            <w:noWrap/>
            <w:hideMark/>
          </w:tcPr>
          <w:p w14:paraId="07682CC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0.00396446</w:t>
            </w:r>
          </w:p>
        </w:tc>
        <w:tc>
          <w:tcPr>
            <w:tcW w:w="1300" w:type="dxa"/>
            <w:noWrap/>
            <w:hideMark/>
          </w:tcPr>
          <w:p w14:paraId="428B26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7.98E-05</w:t>
            </w:r>
          </w:p>
        </w:tc>
        <w:tc>
          <w:tcPr>
            <w:tcW w:w="1300" w:type="dxa"/>
            <w:noWrap/>
            <w:hideMark/>
          </w:tcPr>
          <w:p w14:paraId="6F6097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5.57178955</w:t>
            </w:r>
          </w:p>
        </w:tc>
      </w:tr>
      <w:tr w:rsidR="00682E97" w:rsidRPr="00B86834" w14:paraId="606CD1D3" w14:textId="77777777" w:rsidTr="00856AC4">
        <w:trPr>
          <w:trHeight w:val="20"/>
        </w:trPr>
        <w:tc>
          <w:tcPr>
            <w:tcW w:w="1565" w:type="dxa"/>
            <w:noWrap/>
            <w:hideMark/>
          </w:tcPr>
          <w:p w14:paraId="6EA52B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517F94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67734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0.03479396</w:t>
            </w:r>
          </w:p>
        </w:tc>
        <w:tc>
          <w:tcPr>
            <w:tcW w:w="1300" w:type="dxa"/>
            <w:noWrap/>
            <w:hideMark/>
          </w:tcPr>
          <w:p w14:paraId="4615691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0.00396446</w:t>
            </w:r>
          </w:p>
        </w:tc>
        <w:tc>
          <w:tcPr>
            <w:tcW w:w="1300" w:type="dxa"/>
            <w:noWrap/>
            <w:hideMark/>
          </w:tcPr>
          <w:p w14:paraId="3E6E37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1.07E-05</w:t>
            </w:r>
          </w:p>
        </w:tc>
        <w:tc>
          <w:tcPr>
            <w:tcW w:w="1300" w:type="dxa"/>
            <w:noWrap/>
            <w:hideMark/>
          </w:tcPr>
          <w:p w14:paraId="255246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5.56875346</w:t>
            </w:r>
          </w:p>
        </w:tc>
      </w:tr>
      <w:tr w:rsidR="00682E97" w:rsidRPr="00B86834" w14:paraId="198705CA" w14:textId="77777777" w:rsidTr="00856AC4">
        <w:trPr>
          <w:trHeight w:val="20"/>
        </w:trPr>
        <w:tc>
          <w:tcPr>
            <w:tcW w:w="1565" w:type="dxa"/>
            <w:noWrap/>
            <w:hideMark/>
          </w:tcPr>
          <w:p w14:paraId="49BA7A1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Chamaecrista</w:t>
            </w:r>
            <w:proofErr w:type="spellEnd"/>
          </w:p>
        </w:tc>
        <w:tc>
          <w:tcPr>
            <w:tcW w:w="1300" w:type="dxa"/>
            <w:noWrap/>
            <w:hideMark/>
          </w:tcPr>
          <w:p w14:paraId="11EAE0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AC202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0.09622943</w:t>
            </w:r>
          </w:p>
        </w:tc>
        <w:tc>
          <w:tcPr>
            <w:tcW w:w="1300" w:type="dxa"/>
            <w:noWrap/>
            <w:hideMark/>
          </w:tcPr>
          <w:p w14:paraId="7FEFCE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0.11880452</w:t>
            </w:r>
          </w:p>
        </w:tc>
        <w:tc>
          <w:tcPr>
            <w:tcW w:w="1300" w:type="dxa"/>
            <w:noWrap/>
            <w:hideMark/>
          </w:tcPr>
          <w:p w14:paraId="2DDE37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1.82E-05</w:t>
            </w:r>
          </w:p>
        </w:tc>
        <w:tc>
          <w:tcPr>
            <w:tcW w:w="1300" w:type="dxa"/>
            <w:noWrap/>
            <w:hideMark/>
          </w:tcPr>
          <w:p w14:paraId="40F531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5.67148368</w:t>
            </w:r>
          </w:p>
        </w:tc>
      </w:tr>
      <w:tr w:rsidR="00682E97" w:rsidRPr="00B86834" w14:paraId="42AB29AB" w14:textId="77777777" w:rsidTr="00856AC4">
        <w:trPr>
          <w:trHeight w:val="20"/>
        </w:trPr>
        <w:tc>
          <w:tcPr>
            <w:tcW w:w="1565" w:type="dxa"/>
            <w:noWrap/>
            <w:hideMark/>
          </w:tcPr>
          <w:p w14:paraId="6BF5DEB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Chamaecrista</w:t>
            </w:r>
            <w:proofErr w:type="spellEnd"/>
          </w:p>
        </w:tc>
        <w:tc>
          <w:tcPr>
            <w:tcW w:w="1300" w:type="dxa"/>
            <w:noWrap/>
            <w:hideMark/>
          </w:tcPr>
          <w:p w14:paraId="526CEA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772743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0.01146116</w:t>
            </w:r>
          </w:p>
        </w:tc>
        <w:tc>
          <w:tcPr>
            <w:tcW w:w="1300" w:type="dxa"/>
            <w:noWrap/>
            <w:hideMark/>
          </w:tcPr>
          <w:p w14:paraId="3CE1254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0.11880452</w:t>
            </w:r>
          </w:p>
        </w:tc>
        <w:tc>
          <w:tcPr>
            <w:tcW w:w="1300" w:type="dxa"/>
            <w:noWrap/>
            <w:hideMark/>
          </w:tcPr>
          <w:p w14:paraId="245F7F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1.83E-05</w:t>
            </w:r>
          </w:p>
        </w:tc>
        <w:tc>
          <w:tcPr>
            <w:tcW w:w="1300" w:type="dxa"/>
            <w:noWrap/>
            <w:hideMark/>
          </w:tcPr>
          <w:p w14:paraId="7EBA0D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5.6711077</w:t>
            </w:r>
          </w:p>
        </w:tc>
      </w:tr>
      <w:tr w:rsidR="00682E97" w:rsidRPr="00B86834" w14:paraId="2A7E937B" w14:textId="77777777" w:rsidTr="00856AC4">
        <w:trPr>
          <w:trHeight w:val="20"/>
        </w:trPr>
        <w:tc>
          <w:tcPr>
            <w:tcW w:w="1565" w:type="dxa"/>
            <w:noWrap/>
            <w:hideMark/>
          </w:tcPr>
          <w:p w14:paraId="3B6A692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Chorisporeae</w:t>
            </w:r>
            <w:proofErr w:type="spellEnd"/>
          </w:p>
        </w:tc>
        <w:tc>
          <w:tcPr>
            <w:tcW w:w="1300" w:type="dxa"/>
            <w:noWrap/>
            <w:hideMark/>
          </w:tcPr>
          <w:p w14:paraId="7C50C3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166FB2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0.08033507</w:t>
            </w:r>
          </w:p>
        </w:tc>
        <w:tc>
          <w:tcPr>
            <w:tcW w:w="1300" w:type="dxa"/>
            <w:noWrap/>
            <w:hideMark/>
          </w:tcPr>
          <w:p w14:paraId="26BDE20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8.41196231</w:t>
            </w:r>
          </w:p>
        </w:tc>
        <w:tc>
          <w:tcPr>
            <w:tcW w:w="1300" w:type="dxa"/>
            <w:noWrap/>
            <w:hideMark/>
          </w:tcPr>
          <w:p w14:paraId="5D9619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0.00321585</w:t>
            </w:r>
          </w:p>
        </w:tc>
        <w:tc>
          <w:tcPr>
            <w:tcW w:w="1300" w:type="dxa"/>
            <w:noWrap/>
            <w:hideMark/>
          </w:tcPr>
          <w:p w14:paraId="62607B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5.58656082</w:t>
            </w:r>
          </w:p>
        </w:tc>
      </w:tr>
      <w:tr w:rsidR="00682E97" w:rsidRPr="00B86834" w14:paraId="05A52C87" w14:textId="77777777" w:rsidTr="00856AC4">
        <w:trPr>
          <w:trHeight w:val="20"/>
        </w:trPr>
        <w:tc>
          <w:tcPr>
            <w:tcW w:w="1565" w:type="dxa"/>
            <w:noWrap/>
            <w:hideMark/>
          </w:tcPr>
          <w:p w14:paraId="54EC967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Chorisporeae</w:t>
            </w:r>
            <w:proofErr w:type="spellEnd"/>
          </w:p>
        </w:tc>
        <w:tc>
          <w:tcPr>
            <w:tcW w:w="1300" w:type="dxa"/>
            <w:noWrap/>
            <w:hideMark/>
          </w:tcPr>
          <w:p w14:paraId="135664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45C239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0.08755152</w:t>
            </w:r>
          </w:p>
        </w:tc>
        <w:tc>
          <w:tcPr>
            <w:tcW w:w="1300" w:type="dxa"/>
            <w:noWrap/>
            <w:hideMark/>
          </w:tcPr>
          <w:p w14:paraId="0DCEB5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8.41196231</w:t>
            </w:r>
          </w:p>
        </w:tc>
        <w:tc>
          <w:tcPr>
            <w:tcW w:w="1300" w:type="dxa"/>
            <w:noWrap/>
            <w:hideMark/>
          </w:tcPr>
          <w:p w14:paraId="4E15880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0.00941716</w:t>
            </w:r>
          </w:p>
        </w:tc>
        <w:tc>
          <w:tcPr>
            <w:tcW w:w="1300" w:type="dxa"/>
            <w:noWrap/>
            <w:hideMark/>
          </w:tcPr>
          <w:p w14:paraId="2B0F510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5.53147387</w:t>
            </w:r>
          </w:p>
        </w:tc>
      </w:tr>
      <w:tr w:rsidR="00682E97" w:rsidRPr="00B86834" w14:paraId="0EE0377E" w14:textId="77777777" w:rsidTr="00856AC4">
        <w:trPr>
          <w:trHeight w:val="20"/>
        </w:trPr>
        <w:tc>
          <w:tcPr>
            <w:tcW w:w="1565" w:type="dxa"/>
            <w:noWrap/>
            <w:hideMark/>
          </w:tcPr>
          <w:p w14:paraId="2CA9F1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0EA215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B31582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0.02991996</w:t>
            </w:r>
          </w:p>
        </w:tc>
        <w:tc>
          <w:tcPr>
            <w:tcW w:w="1300" w:type="dxa"/>
            <w:noWrap/>
            <w:hideMark/>
          </w:tcPr>
          <w:p w14:paraId="2F0EDB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0.05484939</w:t>
            </w:r>
          </w:p>
        </w:tc>
        <w:tc>
          <w:tcPr>
            <w:tcW w:w="1300" w:type="dxa"/>
            <w:noWrap/>
            <w:hideMark/>
          </w:tcPr>
          <w:p w14:paraId="67F685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4.80E-05</w:t>
            </w:r>
          </w:p>
        </w:tc>
        <w:tc>
          <w:tcPr>
            <w:tcW w:w="1300" w:type="dxa"/>
            <w:noWrap/>
            <w:hideMark/>
          </w:tcPr>
          <w:p w14:paraId="7772EC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5.66243354</w:t>
            </w:r>
          </w:p>
        </w:tc>
      </w:tr>
      <w:tr w:rsidR="00682E97" w:rsidRPr="00B86834" w14:paraId="16922D54" w14:textId="77777777" w:rsidTr="00856AC4">
        <w:trPr>
          <w:trHeight w:val="20"/>
        </w:trPr>
        <w:tc>
          <w:tcPr>
            <w:tcW w:w="1565" w:type="dxa"/>
            <w:noWrap/>
            <w:hideMark/>
          </w:tcPr>
          <w:p w14:paraId="4ABD97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6667AC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251C4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0.00530731</w:t>
            </w:r>
          </w:p>
        </w:tc>
        <w:tc>
          <w:tcPr>
            <w:tcW w:w="1300" w:type="dxa"/>
            <w:noWrap/>
            <w:hideMark/>
          </w:tcPr>
          <w:p w14:paraId="05F120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0.05484939</w:t>
            </w:r>
          </w:p>
        </w:tc>
        <w:tc>
          <w:tcPr>
            <w:tcW w:w="1300" w:type="dxa"/>
            <w:noWrap/>
            <w:hideMark/>
          </w:tcPr>
          <w:p w14:paraId="0E71966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4.75E-05</w:t>
            </w:r>
          </w:p>
        </w:tc>
        <w:tc>
          <w:tcPr>
            <w:tcW w:w="1300" w:type="dxa"/>
            <w:noWrap/>
            <w:hideMark/>
          </w:tcPr>
          <w:p w14:paraId="36A297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5.66244962</w:t>
            </w:r>
          </w:p>
        </w:tc>
      </w:tr>
      <w:tr w:rsidR="00682E97" w:rsidRPr="00B86834" w14:paraId="1F82F22B" w14:textId="77777777" w:rsidTr="00856AC4">
        <w:trPr>
          <w:trHeight w:val="20"/>
        </w:trPr>
        <w:tc>
          <w:tcPr>
            <w:tcW w:w="1565" w:type="dxa"/>
            <w:noWrap/>
            <w:hideMark/>
          </w:tcPr>
          <w:p w14:paraId="00E19B4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Erysimeae</w:t>
            </w:r>
            <w:proofErr w:type="spellEnd"/>
          </w:p>
        </w:tc>
        <w:tc>
          <w:tcPr>
            <w:tcW w:w="1300" w:type="dxa"/>
            <w:noWrap/>
            <w:hideMark/>
          </w:tcPr>
          <w:p w14:paraId="6A0EA9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F8071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0.05955994</w:t>
            </w:r>
          </w:p>
        </w:tc>
        <w:tc>
          <w:tcPr>
            <w:tcW w:w="1300" w:type="dxa"/>
            <w:noWrap/>
            <w:hideMark/>
          </w:tcPr>
          <w:p w14:paraId="0D91A1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0.39318421</w:t>
            </w:r>
          </w:p>
        </w:tc>
        <w:tc>
          <w:tcPr>
            <w:tcW w:w="1300" w:type="dxa"/>
            <w:noWrap/>
            <w:hideMark/>
          </w:tcPr>
          <w:p w14:paraId="26DFB7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0.00032684</w:t>
            </w:r>
          </w:p>
        </w:tc>
        <w:tc>
          <w:tcPr>
            <w:tcW w:w="1300" w:type="dxa"/>
            <w:noWrap/>
            <w:hideMark/>
          </w:tcPr>
          <w:p w14:paraId="6F86C00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5.58871394</w:t>
            </w:r>
          </w:p>
        </w:tc>
      </w:tr>
      <w:tr w:rsidR="00682E97" w:rsidRPr="00B86834" w14:paraId="0CF15BA0" w14:textId="77777777" w:rsidTr="00856AC4">
        <w:trPr>
          <w:trHeight w:val="20"/>
        </w:trPr>
        <w:tc>
          <w:tcPr>
            <w:tcW w:w="1565" w:type="dxa"/>
            <w:noWrap/>
            <w:hideMark/>
          </w:tcPr>
          <w:p w14:paraId="7D9112B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Erysimeae</w:t>
            </w:r>
            <w:proofErr w:type="spellEnd"/>
          </w:p>
        </w:tc>
        <w:tc>
          <w:tcPr>
            <w:tcW w:w="1300" w:type="dxa"/>
            <w:noWrap/>
            <w:hideMark/>
          </w:tcPr>
          <w:p w14:paraId="4186FD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2B9B76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0.06206891</w:t>
            </w:r>
          </w:p>
        </w:tc>
        <w:tc>
          <w:tcPr>
            <w:tcW w:w="1300" w:type="dxa"/>
            <w:noWrap/>
            <w:hideMark/>
          </w:tcPr>
          <w:p w14:paraId="59BDD8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0.39318421</w:t>
            </w:r>
          </w:p>
        </w:tc>
        <w:tc>
          <w:tcPr>
            <w:tcW w:w="1300" w:type="dxa"/>
            <w:noWrap/>
            <w:hideMark/>
          </w:tcPr>
          <w:p w14:paraId="6329E6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0.00078375</w:t>
            </w:r>
          </w:p>
        </w:tc>
        <w:tc>
          <w:tcPr>
            <w:tcW w:w="1300" w:type="dxa"/>
            <w:noWrap/>
            <w:hideMark/>
          </w:tcPr>
          <w:p w14:paraId="598636C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5.591116</w:t>
            </w:r>
          </w:p>
        </w:tc>
      </w:tr>
      <w:tr w:rsidR="00682E97" w:rsidRPr="00B86834" w14:paraId="49064186" w14:textId="77777777" w:rsidTr="00856AC4">
        <w:trPr>
          <w:trHeight w:val="20"/>
        </w:trPr>
        <w:tc>
          <w:tcPr>
            <w:tcW w:w="1565" w:type="dxa"/>
            <w:noWrap/>
            <w:hideMark/>
          </w:tcPr>
          <w:p w14:paraId="2254B3F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Euclidieae</w:t>
            </w:r>
            <w:proofErr w:type="spellEnd"/>
          </w:p>
        </w:tc>
        <w:tc>
          <w:tcPr>
            <w:tcW w:w="1300" w:type="dxa"/>
            <w:noWrap/>
            <w:hideMark/>
          </w:tcPr>
          <w:p w14:paraId="2689A0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8DEC25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0.03139276</w:t>
            </w:r>
          </w:p>
        </w:tc>
        <w:tc>
          <w:tcPr>
            <w:tcW w:w="1300" w:type="dxa"/>
            <w:noWrap/>
            <w:hideMark/>
          </w:tcPr>
          <w:p w14:paraId="64D3334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1.67154646</w:t>
            </w:r>
          </w:p>
        </w:tc>
        <w:tc>
          <w:tcPr>
            <w:tcW w:w="1300" w:type="dxa"/>
            <w:noWrap/>
            <w:hideMark/>
          </w:tcPr>
          <w:p w14:paraId="15637E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0.00311077</w:t>
            </w:r>
          </w:p>
        </w:tc>
        <w:tc>
          <w:tcPr>
            <w:tcW w:w="1300" w:type="dxa"/>
            <w:noWrap/>
            <w:hideMark/>
          </w:tcPr>
          <w:p w14:paraId="250B99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5.57249656</w:t>
            </w:r>
          </w:p>
        </w:tc>
      </w:tr>
      <w:tr w:rsidR="00682E97" w:rsidRPr="00B86834" w14:paraId="424DEFE7" w14:textId="77777777" w:rsidTr="00856AC4">
        <w:trPr>
          <w:trHeight w:val="20"/>
        </w:trPr>
        <w:tc>
          <w:tcPr>
            <w:tcW w:w="1565" w:type="dxa"/>
            <w:noWrap/>
            <w:hideMark/>
          </w:tcPr>
          <w:p w14:paraId="100C7DE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Euclidieae</w:t>
            </w:r>
            <w:proofErr w:type="spellEnd"/>
          </w:p>
        </w:tc>
        <w:tc>
          <w:tcPr>
            <w:tcW w:w="1300" w:type="dxa"/>
            <w:noWrap/>
            <w:hideMark/>
          </w:tcPr>
          <w:p w14:paraId="4A4616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DDB01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0.05188074</w:t>
            </w:r>
          </w:p>
        </w:tc>
        <w:tc>
          <w:tcPr>
            <w:tcW w:w="1300" w:type="dxa"/>
            <w:noWrap/>
            <w:hideMark/>
          </w:tcPr>
          <w:p w14:paraId="55C9D84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1.67154646</w:t>
            </w:r>
          </w:p>
        </w:tc>
        <w:tc>
          <w:tcPr>
            <w:tcW w:w="1300" w:type="dxa"/>
            <w:noWrap/>
            <w:hideMark/>
          </w:tcPr>
          <w:p w14:paraId="3B7B9C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0.00392761</w:t>
            </w:r>
          </w:p>
        </w:tc>
        <w:tc>
          <w:tcPr>
            <w:tcW w:w="1300" w:type="dxa"/>
            <w:noWrap/>
            <w:hideMark/>
          </w:tcPr>
          <w:p w14:paraId="1026F9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5.54840272</w:t>
            </w:r>
          </w:p>
        </w:tc>
      </w:tr>
      <w:tr w:rsidR="00682E97" w:rsidRPr="00B86834" w14:paraId="208F767F" w14:textId="77777777" w:rsidTr="00856AC4">
        <w:trPr>
          <w:trHeight w:val="20"/>
        </w:trPr>
        <w:tc>
          <w:tcPr>
            <w:tcW w:w="1565" w:type="dxa"/>
            <w:noWrap/>
            <w:hideMark/>
          </w:tcPr>
          <w:p w14:paraId="42F95AB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Eumalvoideae</w:t>
            </w:r>
            <w:proofErr w:type="spellEnd"/>
          </w:p>
        </w:tc>
        <w:tc>
          <w:tcPr>
            <w:tcW w:w="1300" w:type="dxa"/>
            <w:noWrap/>
            <w:hideMark/>
          </w:tcPr>
          <w:p w14:paraId="731A0A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91593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0.03826592</w:t>
            </w:r>
          </w:p>
        </w:tc>
        <w:tc>
          <w:tcPr>
            <w:tcW w:w="1300" w:type="dxa"/>
            <w:noWrap/>
            <w:hideMark/>
          </w:tcPr>
          <w:p w14:paraId="5BD7FCB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0.04090619</w:t>
            </w:r>
          </w:p>
        </w:tc>
        <w:tc>
          <w:tcPr>
            <w:tcW w:w="1300" w:type="dxa"/>
            <w:noWrap/>
            <w:hideMark/>
          </w:tcPr>
          <w:p w14:paraId="080756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4.44E-05</w:t>
            </w:r>
          </w:p>
        </w:tc>
        <w:tc>
          <w:tcPr>
            <w:tcW w:w="1300" w:type="dxa"/>
            <w:noWrap/>
            <w:hideMark/>
          </w:tcPr>
          <w:p w14:paraId="1C8B21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5.66130735</w:t>
            </w:r>
          </w:p>
        </w:tc>
      </w:tr>
      <w:tr w:rsidR="00682E97" w:rsidRPr="00B86834" w14:paraId="220AE0DE" w14:textId="77777777" w:rsidTr="00856AC4">
        <w:trPr>
          <w:trHeight w:val="20"/>
        </w:trPr>
        <w:tc>
          <w:tcPr>
            <w:tcW w:w="1565" w:type="dxa"/>
            <w:noWrap/>
            <w:hideMark/>
          </w:tcPr>
          <w:p w14:paraId="3AC1BCA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Eumalvoideae</w:t>
            </w:r>
            <w:proofErr w:type="spellEnd"/>
          </w:p>
        </w:tc>
        <w:tc>
          <w:tcPr>
            <w:tcW w:w="1300" w:type="dxa"/>
            <w:noWrap/>
            <w:hideMark/>
          </w:tcPr>
          <w:p w14:paraId="357031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C1BA6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0.01349127</w:t>
            </w:r>
          </w:p>
        </w:tc>
        <w:tc>
          <w:tcPr>
            <w:tcW w:w="1300" w:type="dxa"/>
            <w:noWrap/>
            <w:hideMark/>
          </w:tcPr>
          <w:p w14:paraId="3BE182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0.04090619</w:t>
            </w:r>
          </w:p>
        </w:tc>
        <w:tc>
          <w:tcPr>
            <w:tcW w:w="1300" w:type="dxa"/>
            <w:noWrap/>
            <w:hideMark/>
          </w:tcPr>
          <w:p w14:paraId="555A9B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4.44E-05</w:t>
            </w:r>
          </w:p>
        </w:tc>
        <w:tc>
          <w:tcPr>
            <w:tcW w:w="1300" w:type="dxa"/>
            <w:noWrap/>
            <w:hideMark/>
          </w:tcPr>
          <w:p w14:paraId="100EC7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5.64490202</w:t>
            </w:r>
          </w:p>
        </w:tc>
      </w:tr>
      <w:tr w:rsidR="00682E97" w:rsidRPr="00B86834" w14:paraId="2CE867DA" w14:textId="77777777" w:rsidTr="00856AC4">
        <w:trPr>
          <w:trHeight w:val="20"/>
        </w:trPr>
        <w:tc>
          <w:tcPr>
            <w:tcW w:w="1565" w:type="dxa"/>
            <w:noWrap/>
            <w:hideMark/>
          </w:tcPr>
          <w:p w14:paraId="16615A4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Gesneriaceae</w:t>
            </w:r>
            <w:proofErr w:type="spellEnd"/>
          </w:p>
        </w:tc>
        <w:tc>
          <w:tcPr>
            <w:tcW w:w="1300" w:type="dxa"/>
            <w:noWrap/>
            <w:hideMark/>
          </w:tcPr>
          <w:p w14:paraId="2FD1F1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42C5C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0.00597533</w:t>
            </w:r>
          </w:p>
        </w:tc>
        <w:tc>
          <w:tcPr>
            <w:tcW w:w="1300" w:type="dxa"/>
            <w:noWrap/>
            <w:hideMark/>
          </w:tcPr>
          <w:p w14:paraId="54F20A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0.00011239</w:t>
            </w:r>
          </w:p>
        </w:tc>
        <w:tc>
          <w:tcPr>
            <w:tcW w:w="1300" w:type="dxa"/>
            <w:noWrap/>
            <w:hideMark/>
          </w:tcPr>
          <w:p w14:paraId="647A86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1.81E-05</w:t>
            </w:r>
          </w:p>
        </w:tc>
        <w:tc>
          <w:tcPr>
            <w:tcW w:w="1300" w:type="dxa"/>
            <w:noWrap/>
            <w:hideMark/>
          </w:tcPr>
          <w:p w14:paraId="4B879E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7.93344527</w:t>
            </w:r>
          </w:p>
        </w:tc>
      </w:tr>
      <w:tr w:rsidR="00682E97" w:rsidRPr="00B86834" w14:paraId="47CAF988" w14:textId="77777777" w:rsidTr="00856AC4">
        <w:trPr>
          <w:trHeight w:val="20"/>
        </w:trPr>
        <w:tc>
          <w:tcPr>
            <w:tcW w:w="1565" w:type="dxa"/>
            <w:noWrap/>
            <w:hideMark/>
          </w:tcPr>
          <w:p w14:paraId="6AE4DEC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Gesneriaceae</w:t>
            </w:r>
            <w:proofErr w:type="spellEnd"/>
          </w:p>
        </w:tc>
        <w:tc>
          <w:tcPr>
            <w:tcW w:w="1300" w:type="dxa"/>
            <w:noWrap/>
            <w:hideMark/>
          </w:tcPr>
          <w:p w14:paraId="694438A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93F86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0.00232387</w:t>
            </w:r>
          </w:p>
        </w:tc>
        <w:tc>
          <w:tcPr>
            <w:tcW w:w="1300" w:type="dxa"/>
            <w:noWrap/>
            <w:hideMark/>
          </w:tcPr>
          <w:p w14:paraId="1507E5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0.00011239</w:t>
            </w:r>
          </w:p>
        </w:tc>
        <w:tc>
          <w:tcPr>
            <w:tcW w:w="1300" w:type="dxa"/>
            <w:noWrap/>
            <w:hideMark/>
          </w:tcPr>
          <w:p w14:paraId="6AEE66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1.74E-05</w:t>
            </w:r>
          </w:p>
        </w:tc>
        <w:tc>
          <w:tcPr>
            <w:tcW w:w="1300" w:type="dxa"/>
            <w:noWrap/>
            <w:hideMark/>
          </w:tcPr>
          <w:p w14:paraId="56D86C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5.69702837</w:t>
            </w:r>
          </w:p>
        </w:tc>
      </w:tr>
      <w:tr w:rsidR="00682E97" w:rsidRPr="00B86834" w14:paraId="31909F6B" w14:textId="77777777" w:rsidTr="00856AC4">
        <w:trPr>
          <w:trHeight w:val="20"/>
        </w:trPr>
        <w:tc>
          <w:tcPr>
            <w:tcW w:w="1565" w:type="dxa"/>
            <w:noWrap/>
            <w:hideMark/>
          </w:tcPr>
          <w:p w14:paraId="50D3A8F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Grewioideae</w:t>
            </w:r>
            <w:proofErr w:type="spellEnd"/>
          </w:p>
        </w:tc>
        <w:tc>
          <w:tcPr>
            <w:tcW w:w="1300" w:type="dxa"/>
            <w:noWrap/>
            <w:hideMark/>
          </w:tcPr>
          <w:p w14:paraId="63065F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67B51F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0.01761991</w:t>
            </w:r>
          </w:p>
        </w:tc>
        <w:tc>
          <w:tcPr>
            <w:tcW w:w="1300" w:type="dxa"/>
            <w:noWrap/>
            <w:hideMark/>
          </w:tcPr>
          <w:p w14:paraId="4403812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0.02822903</w:t>
            </w:r>
          </w:p>
        </w:tc>
        <w:tc>
          <w:tcPr>
            <w:tcW w:w="1300" w:type="dxa"/>
            <w:noWrap/>
            <w:hideMark/>
          </w:tcPr>
          <w:p w14:paraId="557EF0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2.15E-05</w:t>
            </w:r>
          </w:p>
        </w:tc>
        <w:tc>
          <w:tcPr>
            <w:tcW w:w="1300" w:type="dxa"/>
            <w:noWrap/>
            <w:hideMark/>
          </w:tcPr>
          <w:p w14:paraId="01D7096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5.66027413</w:t>
            </w:r>
          </w:p>
        </w:tc>
      </w:tr>
      <w:tr w:rsidR="00682E97" w:rsidRPr="00B86834" w14:paraId="315A227D" w14:textId="77777777" w:rsidTr="00856AC4">
        <w:trPr>
          <w:trHeight w:val="20"/>
        </w:trPr>
        <w:tc>
          <w:tcPr>
            <w:tcW w:w="1565" w:type="dxa"/>
            <w:noWrap/>
            <w:hideMark/>
          </w:tcPr>
          <w:p w14:paraId="14408E0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Grewioideae</w:t>
            </w:r>
            <w:proofErr w:type="spellEnd"/>
          </w:p>
        </w:tc>
        <w:tc>
          <w:tcPr>
            <w:tcW w:w="1300" w:type="dxa"/>
            <w:noWrap/>
            <w:hideMark/>
          </w:tcPr>
          <w:p w14:paraId="0B95C8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C3FC9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0.001786</w:t>
            </w:r>
          </w:p>
        </w:tc>
        <w:tc>
          <w:tcPr>
            <w:tcW w:w="1300" w:type="dxa"/>
            <w:noWrap/>
            <w:hideMark/>
          </w:tcPr>
          <w:p w14:paraId="0626A4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0.02822903</w:t>
            </w:r>
          </w:p>
        </w:tc>
        <w:tc>
          <w:tcPr>
            <w:tcW w:w="1300" w:type="dxa"/>
            <w:noWrap/>
            <w:hideMark/>
          </w:tcPr>
          <w:p w14:paraId="138227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2.67E-05</w:t>
            </w:r>
          </w:p>
        </w:tc>
        <w:tc>
          <w:tcPr>
            <w:tcW w:w="1300" w:type="dxa"/>
            <w:noWrap/>
            <w:hideMark/>
          </w:tcPr>
          <w:p w14:paraId="0342B6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5.66292423</w:t>
            </w:r>
          </w:p>
        </w:tc>
      </w:tr>
      <w:tr w:rsidR="00682E97" w:rsidRPr="00B86834" w14:paraId="48679920" w14:textId="77777777" w:rsidTr="00856AC4">
        <w:trPr>
          <w:trHeight w:val="20"/>
        </w:trPr>
        <w:tc>
          <w:tcPr>
            <w:tcW w:w="1565" w:type="dxa"/>
            <w:noWrap/>
            <w:hideMark/>
          </w:tcPr>
          <w:p w14:paraId="69E9EB0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Heliophileae</w:t>
            </w:r>
            <w:proofErr w:type="spellEnd"/>
          </w:p>
        </w:tc>
        <w:tc>
          <w:tcPr>
            <w:tcW w:w="1300" w:type="dxa"/>
            <w:noWrap/>
            <w:hideMark/>
          </w:tcPr>
          <w:p w14:paraId="4DEB5A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8EEF48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0.03500753</w:t>
            </w:r>
          </w:p>
        </w:tc>
        <w:tc>
          <w:tcPr>
            <w:tcW w:w="1300" w:type="dxa"/>
            <w:noWrap/>
            <w:hideMark/>
          </w:tcPr>
          <w:p w14:paraId="622858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0.99048755</w:t>
            </w:r>
          </w:p>
        </w:tc>
        <w:tc>
          <w:tcPr>
            <w:tcW w:w="1300" w:type="dxa"/>
            <w:noWrap/>
            <w:hideMark/>
          </w:tcPr>
          <w:p w14:paraId="40E873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8.42E-05</w:t>
            </w:r>
          </w:p>
        </w:tc>
        <w:tc>
          <w:tcPr>
            <w:tcW w:w="1300" w:type="dxa"/>
            <w:noWrap/>
            <w:hideMark/>
          </w:tcPr>
          <w:p w14:paraId="30A516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5.62648548</w:t>
            </w:r>
          </w:p>
        </w:tc>
      </w:tr>
      <w:tr w:rsidR="00682E97" w:rsidRPr="00B86834" w14:paraId="3C0B4AA7" w14:textId="77777777" w:rsidTr="00856AC4">
        <w:trPr>
          <w:trHeight w:val="20"/>
        </w:trPr>
        <w:tc>
          <w:tcPr>
            <w:tcW w:w="1565" w:type="dxa"/>
            <w:noWrap/>
            <w:hideMark/>
          </w:tcPr>
          <w:p w14:paraId="496A296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Heliophileae</w:t>
            </w:r>
            <w:proofErr w:type="spellEnd"/>
          </w:p>
        </w:tc>
        <w:tc>
          <w:tcPr>
            <w:tcW w:w="1300" w:type="dxa"/>
            <w:noWrap/>
            <w:hideMark/>
          </w:tcPr>
          <w:p w14:paraId="08C256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279003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0.02276974</w:t>
            </w:r>
          </w:p>
        </w:tc>
        <w:tc>
          <w:tcPr>
            <w:tcW w:w="1300" w:type="dxa"/>
            <w:noWrap/>
            <w:hideMark/>
          </w:tcPr>
          <w:p w14:paraId="170AE9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0.99048755</w:t>
            </w:r>
          </w:p>
        </w:tc>
        <w:tc>
          <w:tcPr>
            <w:tcW w:w="1300" w:type="dxa"/>
            <w:noWrap/>
            <w:hideMark/>
          </w:tcPr>
          <w:p w14:paraId="18B41AB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0.00010956</w:t>
            </w:r>
          </w:p>
        </w:tc>
        <w:tc>
          <w:tcPr>
            <w:tcW w:w="1300" w:type="dxa"/>
            <w:noWrap/>
            <w:hideMark/>
          </w:tcPr>
          <w:p w14:paraId="5071E2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5.62437744</w:t>
            </w:r>
          </w:p>
        </w:tc>
      </w:tr>
      <w:tr w:rsidR="00682E97" w:rsidRPr="00B86834" w14:paraId="0FE4402D" w14:textId="77777777" w:rsidTr="00856AC4">
        <w:trPr>
          <w:trHeight w:val="20"/>
        </w:trPr>
        <w:tc>
          <w:tcPr>
            <w:tcW w:w="1565" w:type="dxa"/>
            <w:noWrap/>
            <w:hideMark/>
          </w:tcPr>
          <w:p w14:paraId="183BAF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44D0475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54E6C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0.07730112</w:t>
            </w:r>
          </w:p>
        </w:tc>
        <w:tc>
          <w:tcPr>
            <w:tcW w:w="1300" w:type="dxa"/>
            <w:noWrap/>
            <w:hideMark/>
          </w:tcPr>
          <w:p w14:paraId="2CA0F5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0.42836443</w:t>
            </w:r>
          </w:p>
        </w:tc>
        <w:tc>
          <w:tcPr>
            <w:tcW w:w="1300" w:type="dxa"/>
            <w:noWrap/>
            <w:hideMark/>
          </w:tcPr>
          <w:p w14:paraId="35ED3F3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0.00043481</w:t>
            </w:r>
          </w:p>
        </w:tc>
        <w:tc>
          <w:tcPr>
            <w:tcW w:w="1300" w:type="dxa"/>
            <w:noWrap/>
            <w:hideMark/>
          </w:tcPr>
          <w:p w14:paraId="699EE5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5.62264575</w:t>
            </w:r>
          </w:p>
        </w:tc>
      </w:tr>
      <w:tr w:rsidR="00682E97" w:rsidRPr="00B86834" w14:paraId="7A0E721A" w14:textId="77777777" w:rsidTr="00856AC4">
        <w:trPr>
          <w:trHeight w:val="20"/>
        </w:trPr>
        <w:tc>
          <w:tcPr>
            <w:tcW w:w="1565" w:type="dxa"/>
            <w:noWrap/>
            <w:hideMark/>
          </w:tcPr>
          <w:p w14:paraId="427EB45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11DA78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55E02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0.01801538</w:t>
            </w:r>
          </w:p>
        </w:tc>
        <w:tc>
          <w:tcPr>
            <w:tcW w:w="1300" w:type="dxa"/>
            <w:noWrap/>
            <w:hideMark/>
          </w:tcPr>
          <w:p w14:paraId="029F339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0.42836443</w:t>
            </w:r>
          </w:p>
        </w:tc>
        <w:tc>
          <w:tcPr>
            <w:tcW w:w="1300" w:type="dxa"/>
            <w:noWrap/>
            <w:hideMark/>
          </w:tcPr>
          <w:p w14:paraId="308BFB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0.00040052</w:t>
            </w:r>
          </w:p>
        </w:tc>
        <w:tc>
          <w:tcPr>
            <w:tcW w:w="1300" w:type="dxa"/>
            <w:noWrap/>
            <w:hideMark/>
          </w:tcPr>
          <w:p w14:paraId="053C6C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5.62313186</w:t>
            </w:r>
          </w:p>
        </w:tc>
      </w:tr>
      <w:tr w:rsidR="00682E97" w:rsidRPr="00B86834" w14:paraId="31E173FC" w14:textId="77777777" w:rsidTr="00856AC4">
        <w:trPr>
          <w:trHeight w:val="20"/>
        </w:trPr>
        <w:tc>
          <w:tcPr>
            <w:tcW w:w="1565" w:type="dxa"/>
            <w:noWrap/>
            <w:hideMark/>
          </w:tcPr>
          <w:p w14:paraId="173C506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Lepidieae</w:t>
            </w:r>
            <w:proofErr w:type="spellEnd"/>
          </w:p>
        </w:tc>
        <w:tc>
          <w:tcPr>
            <w:tcW w:w="1300" w:type="dxa"/>
            <w:noWrap/>
            <w:hideMark/>
          </w:tcPr>
          <w:p w14:paraId="7FE523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499A6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0.25911108</w:t>
            </w:r>
          </w:p>
        </w:tc>
        <w:tc>
          <w:tcPr>
            <w:tcW w:w="1300" w:type="dxa"/>
            <w:noWrap/>
            <w:hideMark/>
          </w:tcPr>
          <w:p w14:paraId="65A805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0.13251048</w:t>
            </w:r>
          </w:p>
        </w:tc>
        <w:tc>
          <w:tcPr>
            <w:tcW w:w="1300" w:type="dxa"/>
            <w:noWrap/>
            <w:hideMark/>
          </w:tcPr>
          <w:p w14:paraId="79F1D91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0.00050075</w:t>
            </w:r>
          </w:p>
        </w:tc>
        <w:tc>
          <w:tcPr>
            <w:tcW w:w="1300" w:type="dxa"/>
            <w:noWrap/>
            <w:hideMark/>
          </w:tcPr>
          <w:p w14:paraId="4E230E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5.61405362</w:t>
            </w:r>
          </w:p>
        </w:tc>
      </w:tr>
      <w:tr w:rsidR="00682E97" w:rsidRPr="00B86834" w14:paraId="1AAA486C" w14:textId="77777777" w:rsidTr="00856AC4">
        <w:trPr>
          <w:trHeight w:val="20"/>
        </w:trPr>
        <w:tc>
          <w:tcPr>
            <w:tcW w:w="1565" w:type="dxa"/>
            <w:noWrap/>
            <w:hideMark/>
          </w:tcPr>
          <w:p w14:paraId="312B514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Lepidieae</w:t>
            </w:r>
            <w:proofErr w:type="spellEnd"/>
          </w:p>
        </w:tc>
        <w:tc>
          <w:tcPr>
            <w:tcW w:w="1300" w:type="dxa"/>
            <w:noWrap/>
            <w:hideMark/>
          </w:tcPr>
          <w:p w14:paraId="65D9FC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6BCFB7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0.21785597</w:t>
            </w:r>
          </w:p>
        </w:tc>
        <w:tc>
          <w:tcPr>
            <w:tcW w:w="1300" w:type="dxa"/>
            <w:noWrap/>
            <w:hideMark/>
          </w:tcPr>
          <w:p w14:paraId="4B08A5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0.13251048</w:t>
            </w:r>
          </w:p>
        </w:tc>
        <w:tc>
          <w:tcPr>
            <w:tcW w:w="1300" w:type="dxa"/>
            <w:noWrap/>
            <w:hideMark/>
          </w:tcPr>
          <w:p w14:paraId="25CE91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0.0003173</w:t>
            </w:r>
          </w:p>
        </w:tc>
        <w:tc>
          <w:tcPr>
            <w:tcW w:w="1300" w:type="dxa"/>
            <w:noWrap/>
            <w:hideMark/>
          </w:tcPr>
          <w:p w14:paraId="00B0D3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5.61464612</w:t>
            </w:r>
          </w:p>
        </w:tc>
      </w:tr>
      <w:tr w:rsidR="00682E97" w:rsidRPr="00B86834" w14:paraId="1D424B3F" w14:textId="77777777" w:rsidTr="00856AC4">
        <w:trPr>
          <w:trHeight w:val="20"/>
        </w:trPr>
        <w:tc>
          <w:tcPr>
            <w:tcW w:w="1565" w:type="dxa"/>
            <w:noWrap/>
            <w:hideMark/>
          </w:tcPr>
          <w:p w14:paraId="11A907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1C8B6B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B98F2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0.04801391</w:t>
            </w:r>
          </w:p>
        </w:tc>
        <w:tc>
          <w:tcPr>
            <w:tcW w:w="1300" w:type="dxa"/>
            <w:noWrap/>
            <w:hideMark/>
          </w:tcPr>
          <w:p w14:paraId="25A906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0.00037044</w:t>
            </w:r>
          </w:p>
        </w:tc>
        <w:tc>
          <w:tcPr>
            <w:tcW w:w="1300" w:type="dxa"/>
            <w:noWrap/>
            <w:hideMark/>
          </w:tcPr>
          <w:p w14:paraId="606182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1.77E-05</w:t>
            </w:r>
          </w:p>
        </w:tc>
        <w:tc>
          <w:tcPr>
            <w:tcW w:w="1300" w:type="dxa"/>
            <w:noWrap/>
            <w:hideMark/>
          </w:tcPr>
          <w:p w14:paraId="17E3E7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5.61983629</w:t>
            </w:r>
          </w:p>
        </w:tc>
      </w:tr>
      <w:tr w:rsidR="00682E97" w:rsidRPr="00B86834" w14:paraId="3F657BE7" w14:textId="77777777" w:rsidTr="00856AC4">
        <w:trPr>
          <w:trHeight w:val="20"/>
        </w:trPr>
        <w:tc>
          <w:tcPr>
            <w:tcW w:w="1565" w:type="dxa"/>
            <w:noWrap/>
            <w:hideMark/>
          </w:tcPr>
          <w:p w14:paraId="134D7A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1E5F10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00DA0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0.09070246</w:t>
            </w:r>
          </w:p>
        </w:tc>
        <w:tc>
          <w:tcPr>
            <w:tcW w:w="1300" w:type="dxa"/>
            <w:noWrap/>
            <w:hideMark/>
          </w:tcPr>
          <w:p w14:paraId="65C852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0.00037044</w:t>
            </w:r>
          </w:p>
        </w:tc>
        <w:tc>
          <w:tcPr>
            <w:tcW w:w="1300" w:type="dxa"/>
            <w:noWrap/>
            <w:hideMark/>
          </w:tcPr>
          <w:p w14:paraId="511FF6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0.00019399</w:t>
            </w:r>
          </w:p>
        </w:tc>
        <w:tc>
          <w:tcPr>
            <w:tcW w:w="1300" w:type="dxa"/>
            <w:noWrap/>
            <w:hideMark/>
          </w:tcPr>
          <w:p w14:paraId="5237BD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5.61983468</w:t>
            </w:r>
          </w:p>
        </w:tc>
      </w:tr>
      <w:tr w:rsidR="00682E97" w:rsidRPr="00B86834" w14:paraId="396FA998" w14:textId="77777777" w:rsidTr="00856AC4">
        <w:trPr>
          <w:trHeight w:val="20"/>
        </w:trPr>
        <w:tc>
          <w:tcPr>
            <w:tcW w:w="1565" w:type="dxa"/>
            <w:noWrap/>
            <w:hideMark/>
          </w:tcPr>
          <w:p w14:paraId="334F135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Lysimachieae</w:t>
            </w:r>
            <w:proofErr w:type="spellEnd"/>
          </w:p>
        </w:tc>
        <w:tc>
          <w:tcPr>
            <w:tcW w:w="1300" w:type="dxa"/>
            <w:noWrap/>
            <w:hideMark/>
          </w:tcPr>
          <w:p w14:paraId="7BA633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21813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0.03158252</w:t>
            </w:r>
          </w:p>
        </w:tc>
        <w:tc>
          <w:tcPr>
            <w:tcW w:w="1300" w:type="dxa"/>
            <w:noWrap/>
            <w:hideMark/>
          </w:tcPr>
          <w:p w14:paraId="60B169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0.00677689</w:t>
            </w:r>
          </w:p>
        </w:tc>
        <w:tc>
          <w:tcPr>
            <w:tcW w:w="1300" w:type="dxa"/>
            <w:noWrap/>
            <w:hideMark/>
          </w:tcPr>
          <w:p w14:paraId="1116DC4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2.49E-05</w:t>
            </w:r>
          </w:p>
        </w:tc>
        <w:tc>
          <w:tcPr>
            <w:tcW w:w="1300" w:type="dxa"/>
            <w:noWrap/>
            <w:hideMark/>
          </w:tcPr>
          <w:p w14:paraId="350C719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5.61532842</w:t>
            </w:r>
          </w:p>
        </w:tc>
      </w:tr>
      <w:tr w:rsidR="00682E97" w:rsidRPr="00B86834" w14:paraId="72C9AC7E" w14:textId="77777777" w:rsidTr="00856AC4">
        <w:trPr>
          <w:trHeight w:val="20"/>
        </w:trPr>
        <w:tc>
          <w:tcPr>
            <w:tcW w:w="1565" w:type="dxa"/>
            <w:noWrap/>
            <w:hideMark/>
          </w:tcPr>
          <w:p w14:paraId="0BC9F4F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Lysimachieae</w:t>
            </w:r>
            <w:proofErr w:type="spellEnd"/>
          </w:p>
        </w:tc>
        <w:tc>
          <w:tcPr>
            <w:tcW w:w="1300" w:type="dxa"/>
            <w:noWrap/>
            <w:hideMark/>
          </w:tcPr>
          <w:p w14:paraId="5DC7DC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76712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0.02977141</w:t>
            </w:r>
          </w:p>
        </w:tc>
        <w:tc>
          <w:tcPr>
            <w:tcW w:w="1300" w:type="dxa"/>
            <w:noWrap/>
            <w:hideMark/>
          </w:tcPr>
          <w:p w14:paraId="2840A3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0.00677689</w:t>
            </w:r>
          </w:p>
        </w:tc>
        <w:tc>
          <w:tcPr>
            <w:tcW w:w="1300" w:type="dxa"/>
            <w:noWrap/>
            <w:hideMark/>
          </w:tcPr>
          <w:p w14:paraId="52D379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6.70E-05</w:t>
            </w:r>
          </w:p>
        </w:tc>
        <w:tc>
          <w:tcPr>
            <w:tcW w:w="1300" w:type="dxa"/>
            <w:noWrap/>
            <w:hideMark/>
          </w:tcPr>
          <w:p w14:paraId="15F4FE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5.61046734</w:t>
            </w:r>
          </w:p>
        </w:tc>
      </w:tr>
      <w:tr w:rsidR="00682E97" w:rsidRPr="00B86834" w14:paraId="51B3EEE4" w14:textId="77777777" w:rsidTr="00856AC4">
        <w:trPr>
          <w:trHeight w:val="20"/>
        </w:trPr>
        <w:tc>
          <w:tcPr>
            <w:tcW w:w="1565" w:type="dxa"/>
            <w:noWrap/>
            <w:hideMark/>
          </w:tcPr>
          <w:p w14:paraId="3DEB4B2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Onagraceae</w:t>
            </w:r>
            <w:proofErr w:type="spellEnd"/>
          </w:p>
        </w:tc>
        <w:tc>
          <w:tcPr>
            <w:tcW w:w="1300" w:type="dxa"/>
            <w:noWrap/>
            <w:hideMark/>
          </w:tcPr>
          <w:p w14:paraId="06AF91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87F15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0.03706599</w:t>
            </w:r>
          </w:p>
        </w:tc>
        <w:tc>
          <w:tcPr>
            <w:tcW w:w="1300" w:type="dxa"/>
            <w:noWrap/>
            <w:hideMark/>
          </w:tcPr>
          <w:p w14:paraId="5E6CBE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1.35863169</w:t>
            </w:r>
          </w:p>
        </w:tc>
        <w:tc>
          <w:tcPr>
            <w:tcW w:w="1300" w:type="dxa"/>
            <w:noWrap/>
            <w:hideMark/>
          </w:tcPr>
          <w:p w14:paraId="0CD874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0.00105959</w:t>
            </w:r>
          </w:p>
        </w:tc>
        <w:tc>
          <w:tcPr>
            <w:tcW w:w="1300" w:type="dxa"/>
            <w:noWrap/>
            <w:hideMark/>
          </w:tcPr>
          <w:p w14:paraId="66EDF3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5.61348578</w:t>
            </w:r>
          </w:p>
        </w:tc>
      </w:tr>
      <w:tr w:rsidR="00682E97" w:rsidRPr="00B86834" w14:paraId="4B027832" w14:textId="77777777" w:rsidTr="00856AC4">
        <w:trPr>
          <w:trHeight w:val="20"/>
        </w:trPr>
        <w:tc>
          <w:tcPr>
            <w:tcW w:w="1565" w:type="dxa"/>
            <w:noWrap/>
            <w:hideMark/>
          </w:tcPr>
          <w:p w14:paraId="7EE07D3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Onagraceae</w:t>
            </w:r>
            <w:proofErr w:type="spellEnd"/>
          </w:p>
        </w:tc>
        <w:tc>
          <w:tcPr>
            <w:tcW w:w="1300" w:type="dxa"/>
            <w:noWrap/>
            <w:hideMark/>
          </w:tcPr>
          <w:p w14:paraId="05307F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0942C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0.00323669</w:t>
            </w:r>
          </w:p>
        </w:tc>
        <w:tc>
          <w:tcPr>
            <w:tcW w:w="1300" w:type="dxa"/>
            <w:noWrap/>
            <w:hideMark/>
          </w:tcPr>
          <w:p w14:paraId="3F78DF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1.35863169</w:t>
            </w:r>
          </w:p>
        </w:tc>
        <w:tc>
          <w:tcPr>
            <w:tcW w:w="1300" w:type="dxa"/>
            <w:noWrap/>
            <w:hideMark/>
          </w:tcPr>
          <w:p w14:paraId="1B2FDB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0.00257146</w:t>
            </w:r>
          </w:p>
        </w:tc>
        <w:tc>
          <w:tcPr>
            <w:tcW w:w="1300" w:type="dxa"/>
            <w:noWrap/>
            <w:hideMark/>
          </w:tcPr>
          <w:p w14:paraId="1611FC2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5.6142152</w:t>
            </w:r>
          </w:p>
        </w:tc>
      </w:tr>
      <w:tr w:rsidR="00682E97" w:rsidRPr="00B86834" w14:paraId="42AF9C94" w14:textId="77777777" w:rsidTr="00856AC4">
        <w:trPr>
          <w:trHeight w:val="20"/>
        </w:trPr>
        <w:tc>
          <w:tcPr>
            <w:tcW w:w="1565" w:type="dxa"/>
            <w:noWrap/>
            <w:hideMark/>
          </w:tcPr>
          <w:p w14:paraId="38C9F9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3781B71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659EA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0.04676778</w:t>
            </w:r>
          </w:p>
        </w:tc>
        <w:tc>
          <w:tcPr>
            <w:tcW w:w="1300" w:type="dxa"/>
            <w:noWrap/>
            <w:hideMark/>
          </w:tcPr>
          <w:p w14:paraId="427FBE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0.50912483</w:t>
            </w:r>
          </w:p>
        </w:tc>
        <w:tc>
          <w:tcPr>
            <w:tcW w:w="1300" w:type="dxa"/>
            <w:noWrap/>
            <w:hideMark/>
          </w:tcPr>
          <w:p w14:paraId="39AFDB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0.00084406</w:t>
            </w:r>
          </w:p>
        </w:tc>
        <w:tc>
          <w:tcPr>
            <w:tcW w:w="1300" w:type="dxa"/>
            <w:noWrap/>
            <w:hideMark/>
          </w:tcPr>
          <w:p w14:paraId="2A921E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5.60796797</w:t>
            </w:r>
          </w:p>
        </w:tc>
      </w:tr>
      <w:tr w:rsidR="00682E97" w:rsidRPr="00B86834" w14:paraId="06796D61" w14:textId="77777777" w:rsidTr="00856AC4">
        <w:trPr>
          <w:trHeight w:val="20"/>
        </w:trPr>
        <w:tc>
          <w:tcPr>
            <w:tcW w:w="1565" w:type="dxa"/>
            <w:noWrap/>
            <w:hideMark/>
          </w:tcPr>
          <w:p w14:paraId="6616A9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0E6E24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27DBF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0.04291609</w:t>
            </w:r>
          </w:p>
        </w:tc>
        <w:tc>
          <w:tcPr>
            <w:tcW w:w="1300" w:type="dxa"/>
            <w:noWrap/>
            <w:hideMark/>
          </w:tcPr>
          <w:p w14:paraId="1D263A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0.50912483</w:t>
            </w:r>
          </w:p>
        </w:tc>
        <w:tc>
          <w:tcPr>
            <w:tcW w:w="1300" w:type="dxa"/>
            <w:noWrap/>
            <w:hideMark/>
          </w:tcPr>
          <w:p w14:paraId="5E8DE3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0.00090528</w:t>
            </w:r>
          </w:p>
        </w:tc>
        <w:tc>
          <w:tcPr>
            <w:tcW w:w="1300" w:type="dxa"/>
            <w:noWrap/>
            <w:hideMark/>
          </w:tcPr>
          <w:p w14:paraId="044C84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5.60230897</w:t>
            </w:r>
          </w:p>
        </w:tc>
      </w:tr>
      <w:tr w:rsidR="00682E97" w:rsidRPr="00B86834" w14:paraId="0FDE44E3" w14:textId="77777777" w:rsidTr="00856AC4">
        <w:trPr>
          <w:trHeight w:val="20"/>
        </w:trPr>
        <w:tc>
          <w:tcPr>
            <w:tcW w:w="1565" w:type="dxa"/>
            <w:noWrap/>
            <w:hideMark/>
          </w:tcPr>
          <w:p w14:paraId="7B65E09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Panicoideae</w:t>
            </w:r>
            <w:proofErr w:type="spellEnd"/>
          </w:p>
        </w:tc>
        <w:tc>
          <w:tcPr>
            <w:tcW w:w="1300" w:type="dxa"/>
            <w:noWrap/>
            <w:hideMark/>
          </w:tcPr>
          <w:p w14:paraId="0E656C6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3FC6E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0.02590142</w:t>
            </w:r>
          </w:p>
        </w:tc>
        <w:tc>
          <w:tcPr>
            <w:tcW w:w="1300" w:type="dxa"/>
            <w:noWrap/>
            <w:hideMark/>
          </w:tcPr>
          <w:p w14:paraId="6632AD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7.02397466</w:t>
            </w:r>
          </w:p>
        </w:tc>
        <w:tc>
          <w:tcPr>
            <w:tcW w:w="1300" w:type="dxa"/>
            <w:noWrap/>
            <w:hideMark/>
          </w:tcPr>
          <w:p w14:paraId="4134D0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0.00598784</w:t>
            </w:r>
          </w:p>
        </w:tc>
        <w:tc>
          <w:tcPr>
            <w:tcW w:w="1300" w:type="dxa"/>
            <w:noWrap/>
            <w:hideMark/>
          </w:tcPr>
          <w:p w14:paraId="222F69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5.65319941</w:t>
            </w:r>
          </w:p>
        </w:tc>
      </w:tr>
      <w:tr w:rsidR="00682E97" w:rsidRPr="00B86834" w14:paraId="08C790B7" w14:textId="77777777" w:rsidTr="00856AC4">
        <w:trPr>
          <w:trHeight w:val="20"/>
        </w:trPr>
        <w:tc>
          <w:tcPr>
            <w:tcW w:w="1565" w:type="dxa"/>
            <w:noWrap/>
            <w:hideMark/>
          </w:tcPr>
          <w:p w14:paraId="5D05632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Panicoideae</w:t>
            </w:r>
            <w:proofErr w:type="spellEnd"/>
          </w:p>
        </w:tc>
        <w:tc>
          <w:tcPr>
            <w:tcW w:w="1300" w:type="dxa"/>
            <w:noWrap/>
            <w:hideMark/>
          </w:tcPr>
          <w:p w14:paraId="32BA7D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767D4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0.03932365</w:t>
            </w:r>
          </w:p>
        </w:tc>
        <w:tc>
          <w:tcPr>
            <w:tcW w:w="1300" w:type="dxa"/>
            <w:noWrap/>
            <w:hideMark/>
          </w:tcPr>
          <w:p w14:paraId="255EF7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7.02397466</w:t>
            </w:r>
          </w:p>
        </w:tc>
        <w:tc>
          <w:tcPr>
            <w:tcW w:w="1300" w:type="dxa"/>
            <w:noWrap/>
            <w:hideMark/>
          </w:tcPr>
          <w:p w14:paraId="474CF7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0.00600914</w:t>
            </w:r>
          </w:p>
        </w:tc>
        <w:tc>
          <w:tcPr>
            <w:tcW w:w="1300" w:type="dxa"/>
            <w:noWrap/>
            <w:hideMark/>
          </w:tcPr>
          <w:p w14:paraId="6EB74B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5.65127263</w:t>
            </w:r>
          </w:p>
        </w:tc>
      </w:tr>
      <w:tr w:rsidR="00682E97" w:rsidRPr="00B86834" w14:paraId="6BE6934F" w14:textId="77777777" w:rsidTr="00856AC4">
        <w:trPr>
          <w:trHeight w:val="20"/>
        </w:trPr>
        <w:tc>
          <w:tcPr>
            <w:tcW w:w="1565" w:type="dxa"/>
            <w:noWrap/>
            <w:hideMark/>
          </w:tcPr>
          <w:p w14:paraId="6B075F2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Polemoniaceae</w:t>
            </w:r>
            <w:proofErr w:type="spellEnd"/>
          </w:p>
        </w:tc>
        <w:tc>
          <w:tcPr>
            <w:tcW w:w="1300" w:type="dxa"/>
            <w:noWrap/>
            <w:hideMark/>
          </w:tcPr>
          <w:p w14:paraId="14DAF8A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F81AD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0.01191555</w:t>
            </w:r>
          </w:p>
        </w:tc>
        <w:tc>
          <w:tcPr>
            <w:tcW w:w="1300" w:type="dxa"/>
            <w:noWrap/>
            <w:hideMark/>
          </w:tcPr>
          <w:p w14:paraId="1CF865B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0.05554799</w:t>
            </w:r>
          </w:p>
        </w:tc>
        <w:tc>
          <w:tcPr>
            <w:tcW w:w="1300" w:type="dxa"/>
            <w:noWrap/>
            <w:hideMark/>
          </w:tcPr>
          <w:p w14:paraId="0062A9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3.95E-05</w:t>
            </w:r>
          </w:p>
        </w:tc>
        <w:tc>
          <w:tcPr>
            <w:tcW w:w="1300" w:type="dxa"/>
            <w:noWrap/>
            <w:hideMark/>
          </w:tcPr>
          <w:p w14:paraId="641A9C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5.60799034</w:t>
            </w:r>
          </w:p>
        </w:tc>
      </w:tr>
      <w:tr w:rsidR="00682E97" w:rsidRPr="00B86834" w14:paraId="0BE4879D" w14:textId="77777777" w:rsidTr="00856AC4">
        <w:trPr>
          <w:trHeight w:val="20"/>
        </w:trPr>
        <w:tc>
          <w:tcPr>
            <w:tcW w:w="1565" w:type="dxa"/>
            <w:noWrap/>
            <w:hideMark/>
          </w:tcPr>
          <w:p w14:paraId="07AE3CE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Polemoniaceae</w:t>
            </w:r>
            <w:proofErr w:type="spellEnd"/>
          </w:p>
        </w:tc>
        <w:tc>
          <w:tcPr>
            <w:tcW w:w="1300" w:type="dxa"/>
            <w:noWrap/>
            <w:hideMark/>
          </w:tcPr>
          <w:p w14:paraId="42643A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A22116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0.0085158</w:t>
            </w:r>
          </w:p>
        </w:tc>
        <w:tc>
          <w:tcPr>
            <w:tcW w:w="1300" w:type="dxa"/>
            <w:noWrap/>
            <w:hideMark/>
          </w:tcPr>
          <w:p w14:paraId="2802AA4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0.05554799</w:t>
            </w:r>
          </w:p>
        </w:tc>
        <w:tc>
          <w:tcPr>
            <w:tcW w:w="1300" w:type="dxa"/>
            <w:noWrap/>
            <w:hideMark/>
          </w:tcPr>
          <w:p w14:paraId="094A79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0.00013439</w:t>
            </w:r>
          </w:p>
        </w:tc>
        <w:tc>
          <w:tcPr>
            <w:tcW w:w="1300" w:type="dxa"/>
            <w:noWrap/>
            <w:hideMark/>
          </w:tcPr>
          <w:p w14:paraId="093330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5.6079908</w:t>
            </w:r>
          </w:p>
        </w:tc>
      </w:tr>
      <w:tr w:rsidR="00682E97" w:rsidRPr="00B86834" w14:paraId="4649BC2B" w14:textId="77777777" w:rsidTr="00856AC4">
        <w:trPr>
          <w:trHeight w:val="20"/>
        </w:trPr>
        <w:tc>
          <w:tcPr>
            <w:tcW w:w="1565" w:type="dxa"/>
            <w:noWrap/>
            <w:hideMark/>
          </w:tcPr>
          <w:p w14:paraId="593342A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Pooideae</w:t>
            </w:r>
            <w:proofErr w:type="spellEnd"/>
          </w:p>
        </w:tc>
        <w:tc>
          <w:tcPr>
            <w:tcW w:w="1300" w:type="dxa"/>
            <w:noWrap/>
            <w:hideMark/>
          </w:tcPr>
          <w:p w14:paraId="1E9149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6B11F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0.03005168</w:t>
            </w:r>
          </w:p>
        </w:tc>
        <w:tc>
          <w:tcPr>
            <w:tcW w:w="1300" w:type="dxa"/>
            <w:noWrap/>
            <w:hideMark/>
          </w:tcPr>
          <w:p w14:paraId="142107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7.02338554</w:t>
            </w:r>
          </w:p>
        </w:tc>
        <w:tc>
          <w:tcPr>
            <w:tcW w:w="1300" w:type="dxa"/>
            <w:noWrap/>
            <w:hideMark/>
          </w:tcPr>
          <w:p w14:paraId="5227CB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0.00461929</w:t>
            </w:r>
          </w:p>
        </w:tc>
        <w:tc>
          <w:tcPr>
            <w:tcW w:w="1300" w:type="dxa"/>
            <w:noWrap/>
            <w:hideMark/>
          </w:tcPr>
          <w:p w14:paraId="5BBB94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5.61197783</w:t>
            </w:r>
          </w:p>
        </w:tc>
      </w:tr>
      <w:tr w:rsidR="00682E97" w:rsidRPr="00B86834" w14:paraId="44F40AB6" w14:textId="77777777" w:rsidTr="00856AC4">
        <w:trPr>
          <w:trHeight w:val="20"/>
        </w:trPr>
        <w:tc>
          <w:tcPr>
            <w:tcW w:w="1565" w:type="dxa"/>
            <w:noWrap/>
            <w:hideMark/>
          </w:tcPr>
          <w:p w14:paraId="15C4A31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Pooideae</w:t>
            </w:r>
            <w:proofErr w:type="spellEnd"/>
          </w:p>
        </w:tc>
        <w:tc>
          <w:tcPr>
            <w:tcW w:w="1300" w:type="dxa"/>
            <w:noWrap/>
            <w:hideMark/>
          </w:tcPr>
          <w:p w14:paraId="33B0E7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4ADB3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0.02806981</w:t>
            </w:r>
          </w:p>
        </w:tc>
        <w:tc>
          <w:tcPr>
            <w:tcW w:w="1300" w:type="dxa"/>
            <w:noWrap/>
            <w:hideMark/>
          </w:tcPr>
          <w:p w14:paraId="36CEF0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7.02338554</w:t>
            </w:r>
          </w:p>
        </w:tc>
        <w:tc>
          <w:tcPr>
            <w:tcW w:w="1300" w:type="dxa"/>
            <w:noWrap/>
            <w:hideMark/>
          </w:tcPr>
          <w:p w14:paraId="3BE6D6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0.01812177</w:t>
            </w:r>
          </w:p>
        </w:tc>
        <w:tc>
          <w:tcPr>
            <w:tcW w:w="1300" w:type="dxa"/>
            <w:noWrap/>
            <w:hideMark/>
          </w:tcPr>
          <w:p w14:paraId="21B557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5.58654015</w:t>
            </w:r>
          </w:p>
        </w:tc>
      </w:tr>
      <w:tr w:rsidR="00682E97" w:rsidRPr="00B86834" w14:paraId="7E6CF2ED" w14:textId="77777777" w:rsidTr="00856AC4">
        <w:trPr>
          <w:trHeight w:val="20"/>
        </w:trPr>
        <w:tc>
          <w:tcPr>
            <w:tcW w:w="1565" w:type="dxa"/>
            <w:noWrap/>
            <w:hideMark/>
          </w:tcPr>
          <w:p w14:paraId="614BB72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Primulaceae</w:t>
            </w:r>
            <w:proofErr w:type="spellEnd"/>
          </w:p>
        </w:tc>
        <w:tc>
          <w:tcPr>
            <w:tcW w:w="1300" w:type="dxa"/>
            <w:noWrap/>
            <w:hideMark/>
          </w:tcPr>
          <w:p w14:paraId="30BEB8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FB126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0.0225558</w:t>
            </w:r>
          </w:p>
        </w:tc>
        <w:tc>
          <w:tcPr>
            <w:tcW w:w="1300" w:type="dxa"/>
            <w:noWrap/>
            <w:hideMark/>
          </w:tcPr>
          <w:p w14:paraId="6A3150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1.4506934</w:t>
            </w:r>
          </w:p>
        </w:tc>
        <w:tc>
          <w:tcPr>
            <w:tcW w:w="1300" w:type="dxa"/>
            <w:noWrap/>
            <w:hideMark/>
          </w:tcPr>
          <w:p w14:paraId="00DE15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0.00218386</w:t>
            </w:r>
          </w:p>
        </w:tc>
        <w:tc>
          <w:tcPr>
            <w:tcW w:w="1300" w:type="dxa"/>
            <w:noWrap/>
            <w:hideMark/>
          </w:tcPr>
          <w:p w14:paraId="62EECE4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5.56845748</w:t>
            </w:r>
          </w:p>
        </w:tc>
      </w:tr>
      <w:tr w:rsidR="00682E97" w:rsidRPr="00B86834" w14:paraId="1D9D34C1" w14:textId="77777777" w:rsidTr="00856AC4">
        <w:trPr>
          <w:trHeight w:val="20"/>
        </w:trPr>
        <w:tc>
          <w:tcPr>
            <w:tcW w:w="1565" w:type="dxa"/>
            <w:noWrap/>
            <w:hideMark/>
          </w:tcPr>
          <w:p w14:paraId="34B0780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Primulaceae</w:t>
            </w:r>
            <w:proofErr w:type="spellEnd"/>
          </w:p>
        </w:tc>
        <w:tc>
          <w:tcPr>
            <w:tcW w:w="1300" w:type="dxa"/>
            <w:noWrap/>
            <w:hideMark/>
          </w:tcPr>
          <w:p w14:paraId="70FA00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201A5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0.01196071</w:t>
            </w:r>
          </w:p>
        </w:tc>
        <w:tc>
          <w:tcPr>
            <w:tcW w:w="1300" w:type="dxa"/>
            <w:noWrap/>
            <w:hideMark/>
          </w:tcPr>
          <w:p w14:paraId="5449AF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1.4506934</w:t>
            </w:r>
          </w:p>
        </w:tc>
        <w:tc>
          <w:tcPr>
            <w:tcW w:w="1300" w:type="dxa"/>
            <w:noWrap/>
            <w:hideMark/>
          </w:tcPr>
          <w:p w14:paraId="29D904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0.0021197</w:t>
            </w:r>
          </w:p>
        </w:tc>
        <w:tc>
          <w:tcPr>
            <w:tcW w:w="1300" w:type="dxa"/>
            <w:noWrap/>
            <w:hideMark/>
          </w:tcPr>
          <w:p w14:paraId="05976F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5.57852618</w:t>
            </w:r>
          </w:p>
        </w:tc>
      </w:tr>
      <w:tr w:rsidR="00682E97" w:rsidRPr="00B86834" w14:paraId="70FFA524" w14:textId="77777777" w:rsidTr="00856AC4">
        <w:trPr>
          <w:trHeight w:val="20"/>
        </w:trPr>
        <w:tc>
          <w:tcPr>
            <w:tcW w:w="1565" w:type="dxa"/>
            <w:noWrap/>
            <w:hideMark/>
          </w:tcPr>
          <w:p w14:paraId="32FD8CE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Rubieae</w:t>
            </w:r>
            <w:proofErr w:type="spellEnd"/>
          </w:p>
        </w:tc>
        <w:tc>
          <w:tcPr>
            <w:tcW w:w="1300" w:type="dxa"/>
            <w:noWrap/>
            <w:hideMark/>
          </w:tcPr>
          <w:p w14:paraId="441279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3CBA3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0.03901116</w:t>
            </w:r>
          </w:p>
        </w:tc>
        <w:tc>
          <w:tcPr>
            <w:tcW w:w="1300" w:type="dxa"/>
            <w:noWrap/>
            <w:hideMark/>
          </w:tcPr>
          <w:p w14:paraId="065A9E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9.60836014</w:t>
            </w:r>
          </w:p>
        </w:tc>
        <w:tc>
          <w:tcPr>
            <w:tcW w:w="1300" w:type="dxa"/>
            <w:noWrap/>
            <w:hideMark/>
          </w:tcPr>
          <w:p w14:paraId="5D86CF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0.00345269</w:t>
            </w:r>
          </w:p>
        </w:tc>
        <w:tc>
          <w:tcPr>
            <w:tcW w:w="1300" w:type="dxa"/>
            <w:noWrap/>
            <w:hideMark/>
          </w:tcPr>
          <w:p w14:paraId="17DC143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5.61800702</w:t>
            </w:r>
          </w:p>
        </w:tc>
      </w:tr>
      <w:tr w:rsidR="00682E97" w:rsidRPr="00B86834" w14:paraId="5D4DFAF1" w14:textId="77777777" w:rsidTr="00856AC4">
        <w:trPr>
          <w:trHeight w:val="20"/>
        </w:trPr>
        <w:tc>
          <w:tcPr>
            <w:tcW w:w="1565" w:type="dxa"/>
            <w:noWrap/>
            <w:hideMark/>
          </w:tcPr>
          <w:p w14:paraId="1A6F544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Rubieae</w:t>
            </w:r>
            <w:proofErr w:type="spellEnd"/>
          </w:p>
        </w:tc>
        <w:tc>
          <w:tcPr>
            <w:tcW w:w="1300" w:type="dxa"/>
            <w:noWrap/>
            <w:hideMark/>
          </w:tcPr>
          <w:p w14:paraId="3C003D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03D48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0.03892015</w:t>
            </w:r>
          </w:p>
        </w:tc>
        <w:tc>
          <w:tcPr>
            <w:tcW w:w="1300" w:type="dxa"/>
            <w:noWrap/>
            <w:hideMark/>
          </w:tcPr>
          <w:p w14:paraId="7A0DB5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9.60836014</w:t>
            </w:r>
          </w:p>
        </w:tc>
        <w:tc>
          <w:tcPr>
            <w:tcW w:w="1300" w:type="dxa"/>
            <w:noWrap/>
            <w:hideMark/>
          </w:tcPr>
          <w:p w14:paraId="7AFA00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0.01046649</w:t>
            </w:r>
          </w:p>
        </w:tc>
        <w:tc>
          <w:tcPr>
            <w:tcW w:w="1300" w:type="dxa"/>
            <w:noWrap/>
            <w:hideMark/>
          </w:tcPr>
          <w:p w14:paraId="63F5872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5.60194233</w:t>
            </w:r>
          </w:p>
        </w:tc>
      </w:tr>
      <w:tr w:rsidR="00682E97" w:rsidRPr="00B86834" w14:paraId="3821CDBC" w14:textId="77777777" w:rsidTr="00856AC4">
        <w:trPr>
          <w:trHeight w:val="20"/>
        </w:trPr>
        <w:tc>
          <w:tcPr>
            <w:tcW w:w="1565" w:type="dxa"/>
            <w:noWrap/>
            <w:hideMark/>
          </w:tcPr>
          <w:p w14:paraId="13A0D6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1C4C1C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EF30F7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0.01855879</w:t>
            </w:r>
          </w:p>
        </w:tc>
        <w:tc>
          <w:tcPr>
            <w:tcW w:w="1300" w:type="dxa"/>
            <w:noWrap/>
            <w:hideMark/>
          </w:tcPr>
          <w:p w14:paraId="3DA57D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0.08099552</w:t>
            </w:r>
          </w:p>
        </w:tc>
        <w:tc>
          <w:tcPr>
            <w:tcW w:w="1300" w:type="dxa"/>
            <w:noWrap/>
            <w:hideMark/>
          </w:tcPr>
          <w:p w14:paraId="10D180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7.45E-05</w:t>
            </w:r>
          </w:p>
        </w:tc>
        <w:tc>
          <w:tcPr>
            <w:tcW w:w="1300" w:type="dxa"/>
            <w:noWrap/>
            <w:hideMark/>
          </w:tcPr>
          <w:p w14:paraId="502F0D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5.62297199</w:t>
            </w:r>
          </w:p>
        </w:tc>
      </w:tr>
      <w:tr w:rsidR="00682E97" w:rsidRPr="00B86834" w14:paraId="790D0B81" w14:textId="77777777" w:rsidTr="00856AC4">
        <w:trPr>
          <w:trHeight w:val="20"/>
        </w:trPr>
        <w:tc>
          <w:tcPr>
            <w:tcW w:w="1565" w:type="dxa"/>
            <w:noWrap/>
            <w:hideMark/>
          </w:tcPr>
          <w:p w14:paraId="03DE6A4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06A117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D0938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0.01548408</w:t>
            </w:r>
          </w:p>
        </w:tc>
        <w:tc>
          <w:tcPr>
            <w:tcW w:w="1300" w:type="dxa"/>
            <w:noWrap/>
            <w:hideMark/>
          </w:tcPr>
          <w:p w14:paraId="15D2F6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0.08099552</w:t>
            </w:r>
          </w:p>
        </w:tc>
        <w:tc>
          <w:tcPr>
            <w:tcW w:w="1300" w:type="dxa"/>
            <w:noWrap/>
            <w:hideMark/>
          </w:tcPr>
          <w:p w14:paraId="59574ED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7.45E-05</w:t>
            </w:r>
          </w:p>
        </w:tc>
        <w:tc>
          <w:tcPr>
            <w:tcW w:w="1300" w:type="dxa"/>
            <w:noWrap/>
            <w:hideMark/>
          </w:tcPr>
          <w:p w14:paraId="057874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5.62271121</w:t>
            </w:r>
          </w:p>
        </w:tc>
      </w:tr>
      <w:tr w:rsidR="00682E97" w:rsidRPr="00B86834" w14:paraId="6AC0A4AA" w14:textId="77777777" w:rsidTr="00856AC4">
        <w:trPr>
          <w:trHeight w:val="20"/>
        </w:trPr>
        <w:tc>
          <w:tcPr>
            <w:tcW w:w="1565" w:type="dxa"/>
            <w:noWrap/>
            <w:hideMark/>
          </w:tcPr>
          <w:p w14:paraId="047F40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20C964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91CAA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0.03769563</w:t>
            </w:r>
          </w:p>
        </w:tc>
        <w:tc>
          <w:tcPr>
            <w:tcW w:w="1300" w:type="dxa"/>
            <w:noWrap/>
            <w:hideMark/>
          </w:tcPr>
          <w:p w14:paraId="0BC281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0.10215951</w:t>
            </w:r>
          </w:p>
        </w:tc>
        <w:tc>
          <w:tcPr>
            <w:tcW w:w="1300" w:type="dxa"/>
            <w:noWrap/>
            <w:hideMark/>
          </w:tcPr>
          <w:p w14:paraId="3FFA28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0.00014587</w:t>
            </w:r>
          </w:p>
        </w:tc>
        <w:tc>
          <w:tcPr>
            <w:tcW w:w="1300" w:type="dxa"/>
            <w:noWrap/>
            <w:hideMark/>
          </w:tcPr>
          <w:p w14:paraId="7ADF7C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5.63775801</w:t>
            </w:r>
          </w:p>
        </w:tc>
      </w:tr>
      <w:tr w:rsidR="00682E97" w:rsidRPr="00B86834" w14:paraId="7FD4C5AB" w14:textId="77777777" w:rsidTr="00856AC4">
        <w:trPr>
          <w:trHeight w:val="20"/>
        </w:trPr>
        <w:tc>
          <w:tcPr>
            <w:tcW w:w="1565" w:type="dxa"/>
            <w:noWrap/>
            <w:hideMark/>
          </w:tcPr>
          <w:p w14:paraId="7B79F77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11180ED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2FE09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0.01237181</w:t>
            </w:r>
          </w:p>
        </w:tc>
        <w:tc>
          <w:tcPr>
            <w:tcW w:w="1300" w:type="dxa"/>
            <w:noWrap/>
            <w:hideMark/>
          </w:tcPr>
          <w:p w14:paraId="46D174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0.10215951</w:t>
            </w:r>
          </w:p>
        </w:tc>
        <w:tc>
          <w:tcPr>
            <w:tcW w:w="1300" w:type="dxa"/>
            <w:noWrap/>
            <w:hideMark/>
          </w:tcPr>
          <w:p w14:paraId="6C681F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0.00014587</w:t>
            </w:r>
          </w:p>
        </w:tc>
        <w:tc>
          <w:tcPr>
            <w:tcW w:w="1300" w:type="dxa"/>
            <w:noWrap/>
            <w:hideMark/>
          </w:tcPr>
          <w:p w14:paraId="7191C2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5.64190815</w:t>
            </w:r>
          </w:p>
        </w:tc>
      </w:tr>
      <w:tr w:rsidR="00682E97" w:rsidRPr="00B86834" w14:paraId="243A638F" w14:textId="77777777" w:rsidTr="00856AC4">
        <w:trPr>
          <w:trHeight w:val="20"/>
        </w:trPr>
        <w:tc>
          <w:tcPr>
            <w:tcW w:w="1565" w:type="dxa"/>
            <w:noWrap/>
            <w:hideMark/>
          </w:tcPr>
          <w:p w14:paraId="20B01D8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Spermacoceae</w:t>
            </w:r>
            <w:proofErr w:type="spellEnd"/>
          </w:p>
        </w:tc>
        <w:tc>
          <w:tcPr>
            <w:tcW w:w="1300" w:type="dxa"/>
            <w:noWrap/>
            <w:hideMark/>
          </w:tcPr>
          <w:p w14:paraId="1F6A31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7E83A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0.03534535</w:t>
            </w:r>
          </w:p>
        </w:tc>
        <w:tc>
          <w:tcPr>
            <w:tcW w:w="1300" w:type="dxa"/>
            <w:noWrap/>
            <w:hideMark/>
          </w:tcPr>
          <w:p w14:paraId="3323BE9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0.13736101</w:t>
            </w:r>
          </w:p>
        </w:tc>
        <w:tc>
          <w:tcPr>
            <w:tcW w:w="1300" w:type="dxa"/>
            <w:noWrap/>
            <w:hideMark/>
          </w:tcPr>
          <w:p w14:paraId="7D532F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0.00015063</w:t>
            </w:r>
          </w:p>
        </w:tc>
        <w:tc>
          <w:tcPr>
            <w:tcW w:w="1300" w:type="dxa"/>
            <w:noWrap/>
            <w:hideMark/>
          </w:tcPr>
          <w:p w14:paraId="7B486A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5.66189236</w:t>
            </w:r>
          </w:p>
        </w:tc>
      </w:tr>
      <w:tr w:rsidR="00682E97" w:rsidRPr="00B86834" w14:paraId="37DD0ED6" w14:textId="77777777" w:rsidTr="00856AC4">
        <w:trPr>
          <w:trHeight w:val="20"/>
        </w:trPr>
        <w:tc>
          <w:tcPr>
            <w:tcW w:w="1565" w:type="dxa"/>
            <w:noWrap/>
            <w:hideMark/>
          </w:tcPr>
          <w:p w14:paraId="6F0A229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Spermacoceae</w:t>
            </w:r>
            <w:proofErr w:type="spellEnd"/>
          </w:p>
        </w:tc>
        <w:tc>
          <w:tcPr>
            <w:tcW w:w="1300" w:type="dxa"/>
            <w:noWrap/>
            <w:hideMark/>
          </w:tcPr>
          <w:p w14:paraId="72DECDA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88574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0.01316777</w:t>
            </w:r>
          </w:p>
        </w:tc>
        <w:tc>
          <w:tcPr>
            <w:tcW w:w="1300" w:type="dxa"/>
            <w:noWrap/>
            <w:hideMark/>
          </w:tcPr>
          <w:p w14:paraId="62DC39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0.13736101</w:t>
            </w:r>
          </w:p>
        </w:tc>
        <w:tc>
          <w:tcPr>
            <w:tcW w:w="1300" w:type="dxa"/>
            <w:noWrap/>
            <w:hideMark/>
          </w:tcPr>
          <w:p w14:paraId="358838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0.00012331</w:t>
            </w:r>
          </w:p>
        </w:tc>
        <w:tc>
          <w:tcPr>
            <w:tcW w:w="1300" w:type="dxa"/>
            <w:noWrap/>
            <w:hideMark/>
          </w:tcPr>
          <w:p w14:paraId="45ED33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5.64154072</w:t>
            </w:r>
          </w:p>
        </w:tc>
      </w:tr>
      <w:tr w:rsidR="00682E97" w:rsidRPr="00B86834" w14:paraId="0ED5556C" w14:textId="77777777" w:rsidTr="00856AC4">
        <w:trPr>
          <w:trHeight w:val="20"/>
        </w:trPr>
        <w:tc>
          <w:tcPr>
            <w:tcW w:w="1565" w:type="dxa"/>
            <w:noWrap/>
            <w:hideMark/>
          </w:tcPr>
          <w:p w14:paraId="368F0C1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Thelypodieae</w:t>
            </w:r>
            <w:proofErr w:type="spellEnd"/>
          </w:p>
        </w:tc>
        <w:tc>
          <w:tcPr>
            <w:tcW w:w="1300" w:type="dxa"/>
            <w:noWrap/>
            <w:hideMark/>
          </w:tcPr>
          <w:p w14:paraId="28CEF0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5F4B4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0.04237487</w:t>
            </w:r>
          </w:p>
        </w:tc>
        <w:tc>
          <w:tcPr>
            <w:tcW w:w="1300" w:type="dxa"/>
            <w:noWrap/>
            <w:hideMark/>
          </w:tcPr>
          <w:p w14:paraId="37BF87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1.00925814</w:t>
            </w:r>
          </w:p>
        </w:tc>
        <w:tc>
          <w:tcPr>
            <w:tcW w:w="1300" w:type="dxa"/>
            <w:noWrap/>
            <w:hideMark/>
          </w:tcPr>
          <w:p w14:paraId="49CD540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0.00051586</w:t>
            </w:r>
          </w:p>
        </w:tc>
        <w:tc>
          <w:tcPr>
            <w:tcW w:w="1300" w:type="dxa"/>
            <w:noWrap/>
            <w:hideMark/>
          </w:tcPr>
          <w:p w14:paraId="651C6E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5.61278281</w:t>
            </w:r>
          </w:p>
        </w:tc>
      </w:tr>
      <w:tr w:rsidR="00682E97" w:rsidRPr="00B86834" w14:paraId="372DF4BF" w14:textId="77777777" w:rsidTr="00856AC4">
        <w:trPr>
          <w:trHeight w:val="20"/>
        </w:trPr>
        <w:tc>
          <w:tcPr>
            <w:tcW w:w="1565" w:type="dxa"/>
            <w:noWrap/>
            <w:hideMark/>
          </w:tcPr>
          <w:p w14:paraId="293ADAD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Thelypodieae</w:t>
            </w:r>
            <w:proofErr w:type="spellEnd"/>
          </w:p>
        </w:tc>
        <w:tc>
          <w:tcPr>
            <w:tcW w:w="1300" w:type="dxa"/>
            <w:noWrap/>
            <w:hideMark/>
          </w:tcPr>
          <w:p w14:paraId="51EB26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53D64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0.07564032</w:t>
            </w:r>
          </w:p>
        </w:tc>
        <w:tc>
          <w:tcPr>
            <w:tcW w:w="1300" w:type="dxa"/>
            <w:noWrap/>
            <w:hideMark/>
          </w:tcPr>
          <w:p w14:paraId="5F580C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1.00925814</w:t>
            </w:r>
          </w:p>
        </w:tc>
        <w:tc>
          <w:tcPr>
            <w:tcW w:w="1300" w:type="dxa"/>
            <w:noWrap/>
            <w:hideMark/>
          </w:tcPr>
          <w:p w14:paraId="4FF045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0.00030275</w:t>
            </w:r>
          </w:p>
        </w:tc>
        <w:tc>
          <w:tcPr>
            <w:tcW w:w="1300" w:type="dxa"/>
            <w:noWrap/>
            <w:hideMark/>
          </w:tcPr>
          <w:p w14:paraId="4F9F8E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5.59905695</w:t>
            </w:r>
          </w:p>
        </w:tc>
      </w:tr>
    </w:tbl>
    <w:p w14:paraId="79131E92" w14:textId="77777777" w:rsidR="00682E97" w:rsidRPr="00B86834" w:rsidRDefault="00682E97" w:rsidP="004C7D04">
      <w:pPr>
        <w:rPr>
          <w:rFonts w:ascii="Times New Roman" w:hAnsi="Times New Roman" w:cs="Times New Roman"/>
        </w:rPr>
      </w:pPr>
    </w:p>
    <w:p w14:paraId="6D88C969" w14:textId="77777777" w:rsidR="00682E97" w:rsidRPr="00B86834" w:rsidRDefault="00682E97" w:rsidP="004C7D04">
      <w:pPr>
        <w:rPr>
          <w:rFonts w:ascii="Times New Roman" w:hAnsi="Times New Roman" w:cs="Times New Roman"/>
        </w:rPr>
      </w:pPr>
      <w:r w:rsidRPr="00B86834">
        <w:rPr>
          <w:rFonts w:ascii="Times New Roman" w:hAnsi="Times New Roman" w:cs="Times New Roman"/>
        </w:rPr>
        <w:br w:type="page"/>
      </w:r>
    </w:p>
    <w:p w14:paraId="33A3C372" w14:textId="6EF47FC1" w:rsidR="00682E97" w:rsidRPr="00B86834" w:rsidRDefault="00682E97" w:rsidP="004C7D04">
      <w:pPr>
        <w:rPr>
          <w:rFonts w:ascii="Times New Roman" w:hAnsi="Times New Roman" w:cs="Times New Roman"/>
        </w:rPr>
      </w:pPr>
      <w:r w:rsidRPr="00B86834">
        <w:rPr>
          <w:rFonts w:ascii="Times New Roman" w:hAnsi="Times New Roman" w:cs="Times New Roman"/>
          <w:b/>
          <w:bCs/>
        </w:rPr>
        <w:lastRenderedPageBreak/>
        <w:t>Table S5.</w:t>
      </w:r>
      <w:r w:rsidRPr="00B86834">
        <w:rPr>
          <w:rFonts w:ascii="Times New Roman" w:hAnsi="Times New Roman" w:cs="Times New Roman"/>
        </w:rPr>
        <w:t xml:space="preserve"> </w:t>
      </w:r>
      <w:r w:rsidR="00B86834" w:rsidRPr="00B86834">
        <w:rPr>
          <w:rFonts w:ascii="Times New Roman" w:hAnsi="Times New Roman" w:cs="Times New Roman"/>
        </w:rPr>
        <w:t>Parameter estimates from the model averaged hOUwie fits for</w:t>
      </w:r>
      <w:r w:rsidR="00B86834">
        <w:rPr>
          <w:rFonts w:ascii="Times New Roman" w:hAnsi="Times New Roman" w:cs="Times New Roman"/>
          <w:b/>
          <w:bCs/>
        </w:rPr>
        <w:t xml:space="preserve"> </w:t>
      </w:r>
      <w:r w:rsidRPr="00B86834">
        <w:rPr>
          <w:rFonts w:ascii="Times New Roman" w:hAnsi="Times New Roman" w:cs="Times New Roman"/>
        </w:rPr>
        <w:t>BIO12</w:t>
      </w:r>
    </w:p>
    <w:tbl>
      <w:tblPr>
        <w:tblStyle w:val="TableGrid"/>
        <w:tblW w:w="8172" w:type="dxa"/>
        <w:tblLook w:val="04A0" w:firstRow="1" w:lastRow="0" w:firstColumn="1" w:lastColumn="0" w:noHBand="0" w:noVBand="1"/>
      </w:tblPr>
      <w:tblGrid>
        <w:gridCol w:w="1565"/>
        <w:gridCol w:w="1300"/>
        <w:gridCol w:w="1407"/>
        <w:gridCol w:w="1300"/>
        <w:gridCol w:w="1300"/>
        <w:gridCol w:w="1300"/>
      </w:tblGrid>
      <w:tr w:rsidR="00682E97" w:rsidRPr="00B86834" w14:paraId="3D552AB5" w14:textId="77777777" w:rsidTr="00856AC4">
        <w:trPr>
          <w:trHeight w:val="20"/>
        </w:trPr>
        <w:tc>
          <w:tcPr>
            <w:tcW w:w="1565" w:type="dxa"/>
            <w:noWrap/>
            <w:hideMark/>
          </w:tcPr>
          <w:p w14:paraId="2C8DC1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clade</w:t>
            </w:r>
          </w:p>
        </w:tc>
        <w:tc>
          <w:tcPr>
            <w:tcW w:w="1300" w:type="dxa"/>
            <w:noWrap/>
            <w:hideMark/>
          </w:tcPr>
          <w:p w14:paraId="554385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Group.1</w:t>
            </w:r>
          </w:p>
        </w:tc>
        <w:tc>
          <w:tcPr>
            <w:tcW w:w="1407" w:type="dxa"/>
            <w:noWrap/>
            <w:hideMark/>
          </w:tcPr>
          <w:p w14:paraId="1A67B9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rate</w:t>
            </w:r>
          </w:p>
        </w:tc>
        <w:tc>
          <w:tcPr>
            <w:tcW w:w="1300" w:type="dxa"/>
            <w:noWrap/>
            <w:hideMark/>
          </w:tcPr>
          <w:p w14:paraId="1853D5E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alpha</w:t>
            </w:r>
          </w:p>
        </w:tc>
        <w:tc>
          <w:tcPr>
            <w:tcW w:w="1300" w:type="dxa"/>
            <w:noWrap/>
            <w:hideMark/>
          </w:tcPr>
          <w:p w14:paraId="63417926" w14:textId="77777777" w:rsidR="00682E97" w:rsidRPr="00B86834" w:rsidRDefault="00682E97" w:rsidP="004C7D04">
            <w:pPr>
              <w:rPr>
                <w:rFonts w:ascii="Times New Roman" w:hAnsi="Times New Roman" w:cs="Times New Roman"/>
                <w:color w:val="000000"/>
                <w:sz w:val="14"/>
                <w:szCs w:val="14"/>
              </w:rPr>
            </w:pPr>
            <w:proofErr w:type="spellStart"/>
            <w:proofErr w:type="gramStart"/>
            <w:r w:rsidRPr="00B86834">
              <w:rPr>
                <w:rFonts w:ascii="Times New Roman" w:hAnsi="Times New Roman" w:cs="Times New Roman"/>
                <w:color w:val="000000"/>
                <w:sz w:val="14"/>
                <w:szCs w:val="14"/>
              </w:rPr>
              <w:t>sigma.sq</w:t>
            </w:r>
            <w:proofErr w:type="spellEnd"/>
            <w:proofErr w:type="gramEnd"/>
          </w:p>
        </w:tc>
        <w:tc>
          <w:tcPr>
            <w:tcW w:w="1300" w:type="dxa"/>
            <w:noWrap/>
            <w:hideMark/>
          </w:tcPr>
          <w:p w14:paraId="61D181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theta</w:t>
            </w:r>
          </w:p>
        </w:tc>
      </w:tr>
      <w:tr w:rsidR="00682E97" w:rsidRPr="00B86834" w14:paraId="163F2CC8" w14:textId="77777777" w:rsidTr="00856AC4">
        <w:trPr>
          <w:trHeight w:val="20"/>
        </w:trPr>
        <w:tc>
          <w:tcPr>
            <w:tcW w:w="1565" w:type="dxa"/>
            <w:noWrap/>
            <w:hideMark/>
          </w:tcPr>
          <w:p w14:paraId="075444A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Alysseae</w:t>
            </w:r>
            <w:proofErr w:type="spellEnd"/>
          </w:p>
        </w:tc>
        <w:tc>
          <w:tcPr>
            <w:tcW w:w="1300" w:type="dxa"/>
            <w:noWrap/>
            <w:hideMark/>
          </w:tcPr>
          <w:p w14:paraId="46DAD8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4A69B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0.04116941</w:t>
            </w:r>
          </w:p>
        </w:tc>
        <w:tc>
          <w:tcPr>
            <w:tcW w:w="1300" w:type="dxa"/>
            <w:noWrap/>
            <w:hideMark/>
          </w:tcPr>
          <w:p w14:paraId="16BB0E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0.19036195</w:t>
            </w:r>
          </w:p>
        </w:tc>
        <w:tc>
          <w:tcPr>
            <w:tcW w:w="1300" w:type="dxa"/>
            <w:noWrap/>
            <w:hideMark/>
          </w:tcPr>
          <w:p w14:paraId="2118E9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0.04527165</w:t>
            </w:r>
          </w:p>
        </w:tc>
        <w:tc>
          <w:tcPr>
            <w:tcW w:w="1300" w:type="dxa"/>
            <w:noWrap/>
            <w:hideMark/>
          </w:tcPr>
          <w:p w14:paraId="53C0606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6.24275828</w:t>
            </w:r>
          </w:p>
        </w:tc>
      </w:tr>
      <w:tr w:rsidR="00682E97" w:rsidRPr="00B86834" w14:paraId="25BAAD35" w14:textId="77777777" w:rsidTr="00856AC4">
        <w:trPr>
          <w:trHeight w:val="20"/>
        </w:trPr>
        <w:tc>
          <w:tcPr>
            <w:tcW w:w="1565" w:type="dxa"/>
            <w:noWrap/>
            <w:hideMark/>
          </w:tcPr>
          <w:p w14:paraId="10A5B49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Alysseae</w:t>
            </w:r>
            <w:proofErr w:type="spellEnd"/>
          </w:p>
        </w:tc>
        <w:tc>
          <w:tcPr>
            <w:tcW w:w="1300" w:type="dxa"/>
            <w:noWrap/>
            <w:hideMark/>
          </w:tcPr>
          <w:p w14:paraId="400D1C8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20D53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0.02025504</w:t>
            </w:r>
          </w:p>
        </w:tc>
        <w:tc>
          <w:tcPr>
            <w:tcW w:w="1300" w:type="dxa"/>
            <w:noWrap/>
            <w:hideMark/>
          </w:tcPr>
          <w:p w14:paraId="644615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0.19036195</w:t>
            </w:r>
          </w:p>
        </w:tc>
        <w:tc>
          <w:tcPr>
            <w:tcW w:w="1300" w:type="dxa"/>
            <w:noWrap/>
            <w:hideMark/>
          </w:tcPr>
          <w:p w14:paraId="6FC3E7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0.03815442</w:t>
            </w:r>
          </w:p>
        </w:tc>
        <w:tc>
          <w:tcPr>
            <w:tcW w:w="1300" w:type="dxa"/>
            <w:noWrap/>
            <w:hideMark/>
          </w:tcPr>
          <w:p w14:paraId="499CF6F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6.39814099</w:t>
            </w:r>
          </w:p>
        </w:tc>
      </w:tr>
      <w:tr w:rsidR="00682E97" w:rsidRPr="00B86834" w14:paraId="4C5C743A" w14:textId="77777777" w:rsidTr="00856AC4">
        <w:trPr>
          <w:trHeight w:val="20"/>
        </w:trPr>
        <w:tc>
          <w:tcPr>
            <w:tcW w:w="1565" w:type="dxa"/>
            <w:noWrap/>
            <w:hideMark/>
          </w:tcPr>
          <w:p w14:paraId="0593976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Antirrhineae</w:t>
            </w:r>
            <w:proofErr w:type="spellEnd"/>
          </w:p>
        </w:tc>
        <w:tc>
          <w:tcPr>
            <w:tcW w:w="1300" w:type="dxa"/>
            <w:noWrap/>
            <w:hideMark/>
          </w:tcPr>
          <w:p w14:paraId="0A2534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05234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0.02919324</w:t>
            </w:r>
          </w:p>
        </w:tc>
        <w:tc>
          <w:tcPr>
            <w:tcW w:w="1300" w:type="dxa"/>
            <w:noWrap/>
            <w:hideMark/>
          </w:tcPr>
          <w:p w14:paraId="7CA93D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0.05880125</w:t>
            </w:r>
          </w:p>
        </w:tc>
        <w:tc>
          <w:tcPr>
            <w:tcW w:w="1300" w:type="dxa"/>
            <w:noWrap/>
            <w:hideMark/>
          </w:tcPr>
          <w:p w14:paraId="03B4C0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0.04210127</w:t>
            </w:r>
          </w:p>
        </w:tc>
        <w:tc>
          <w:tcPr>
            <w:tcW w:w="1300" w:type="dxa"/>
            <w:noWrap/>
            <w:hideMark/>
          </w:tcPr>
          <w:p w14:paraId="485A54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6.05373627</w:t>
            </w:r>
          </w:p>
        </w:tc>
      </w:tr>
      <w:tr w:rsidR="00682E97" w:rsidRPr="00B86834" w14:paraId="5723FDFD" w14:textId="77777777" w:rsidTr="00856AC4">
        <w:trPr>
          <w:trHeight w:val="20"/>
        </w:trPr>
        <w:tc>
          <w:tcPr>
            <w:tcW w:w="1565" w:type="dxa"/>
            <w:noWrap/>
            <w:hideMark/>
          </w:tcPr>
          <w:p w14:paraId="11E3B72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Antirrhineae</w:t>
            </w:r>
            <w:proofErr w:type="spellEnd"/>
          </w:p>
        </w:tc>
        <w:tc>
          <w:tcPr>
            <w:tcW w:w="1300" w:type="dxa"/>
            <w:noWrap/>
            <w:hideMark/>
          </w:tcPr>
          <w:p w14:paraId="67F624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8D366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0.01269128</w:t>
            </w:r>
          </w:p>
        </w:tc>
        <w:tc>
          <w:tcPr>
            <w:tcW w:w="1300" w:type="dxa"/>
            <w:noWrap/>
            <w:hideMark/>
          </w:tcPr>
          <w:p w14:paraId="111B24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0.05880125</w:t>
            </w:r>
          </w:p>
        </w:tc>
        <w:tc>
          <w:tcPr>
            <w:tcW w:w="1300" w:type="dxa"/>
            <w:noWrap/>
            <w:hideMark/>
          </w:tcPr>
          <w:p w14:paraId="595264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0.05850862</w:t>
            </w:r>
          </w:p>
        </w:tc>
        <w:tc>
          <w:tcPr>
            <w:tcW w:w="1300" w:type="dxa"/>
            <w:noWrap/>
            <w:hideMark/>
          </w:tcPr>
          <w:p w14:paraId="48E6BE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6.18955257</w:t>
            </w:r>
          </w:p>
        </w:tc>
      </w:tr>
      <w:tr w:rsidR="00682E97" w:rsidRPr="00B86834" w14:paraId="5B16447F" w14:textId="77777777" w:rsidTr="00856AC4">
        <w:trPr>
          <w:trHeight w:val="20"/>
        </w:trPr>
        <w:tc>
          <w:tcPr>
            <w:tcW w:w="1565" w:type="dxa"/>
            <w:noWrap/>
            <w:hideMark/>
          </w:tcPr>
          <w:p w14:paraId="1AD3BB1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Apioideae</w:t>
            </w:r>
            <w:proofErr w:type="spellEnd"/>
          </w:p>
        </w:tc>
        <w:tc>
          <w:tcPr>
            <w:tcW w:w="1300" w:type="dxa"/>
            <w:noWrap/>
            <w:hideMark/>
          </w:tcPr>
          <w:p w14:paraId="47BC1A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659F0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0.01602982</w:t>
            </w:r>
          </w:p>
        </w:tc>
        <w:tc>
          <w:tcPr>
            <w:tcW w:w="1300" w:type="dxa"/>
            <w:noWrap/>
            <w:hideMark/>
          </w:tcPr>
          <w:p w14:paraId="1375721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0.11423193</w:t>
            </w:r>
          </w:p>
        </w:tc>
        <w:tc>
          <w:tcPr>
            <w:tcW w:w="1300" w:type="dxa"/>
            <w:noWrap/>
            <w:hideMark/>
          </w:tcPr>
          <w:p w14:paraId="1BA646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0.07621422</w:t>
            </w:r>
          </w:p>
        </w:tc>
        <w:tc>
          <w:tcPr>
            <w:tcW w:w="1300" w:type="dxa"/>
            <w:noWrap/>
            <w:hideMark/>
          </w:tcPr>
          <w:p w14:paraId="54FBCD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6.19452692</w:t>
            </w:r>
          </w:p>
        </w:tc>
      </w:tr>
      <w:tr w:rsidR="00682E97" w:rsidRPr="00B86834" w14:paraId="3D940409" w14:textId="77777777" w:rsidTr="00856AC4">
        <w:trPr>
          <w:trHeight w:val="20"/>
        </w:trPr>
        <w:tc>
          <w:tcPr>
            <w:tcW w:w="1565" w:type="dxa"/>
            <w:noWrap/>
            <w:hideMark/>
          </w:tcPr>
          <w:p w14:paraId="004E9D7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Apioideae</w:t>
            </w:r>
            <w:proofErr w:type="spellEnd"/>
          </w:p>
        </w:tc>
        <w:tc>
          <w:tcPr>
            <w:tcW w:w="1300" w:type="dxa"/>
            <w:noWrap/>
            <w:hideMark/>
          </w:tcPr>
          <w:p w14:paraId="62FBDC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3493D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0.0221401</w:t>
            </w:r>
          </w:p>
        </w:tc>
        <w:tc>
          <w:tcPr>
            <w:tcW w:w="1300" w:type="dxa"/>
            <w:noWrap/>
            <w:hideMark/>
          </w:tcPr>
          <w:p w14:paraId="5BBEDC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0.11423193</w:t>
            </w:r>
          </w:p>
        </w:tc>
        <w:tc>
          <w:tcPr>
            <w:tcW w:w="1300" w:type="dxa"/>
            <w:noWrap/>
            <w:hideMark/>
          </w:tcPr>
          <w:p w14:paraId="44105D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0.07621422</w:t>
            </w:r>
          </w:p>
        </w:tc>
        <w:tc>
          <w:tcPr>
            <w:tcW w:w="1300" w:type="dxa"/>
            <w:noWrap/>
            <w:hideMark/>
          </w:tcPr>
          <w:p w14:paraId="42EDF3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6.46129814</w:t>
            </w:r>
          </w:p>
        </w:tc>
      </w:tr>
      <w:tr w:rsidR="00682E97" w:rsidRPr="00B86834" w14:paraId="2552ABF1" w14:textId="77777777" w:rsidTr="00856AC4">
        <w:trPr>
          <w:trHeight w:val="20"/>
        </w:trPr>
        <w:tc>
          <w:tcPr>
            <w:tcW w:w="1565" w:type="dxa"/>
            <w:noWrap/>
            <w:hideMark/>
          </w:tcPr>
          <w:p w14:paraId="726BB41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Arabideae</w:t>
            </w:r>
            <w:proofErr w:type="spellEnd"/>
          </w:p>
        </w:tc>
        <w:tc>
          <w:tcPr>
            <w:tcW w:w="1300" w:type="dxa"/>
            <w:noWrap/>
            <w:hideMark/>
          </w:tcPr>
          <w:p w14:paraId="28E7F8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633FD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0.10444553</w:t>
            </w:r>
          </w:p>
        </w:tc>
        <w:tc>
          <w:tcPr>
            <w:tcW w:w="1300" w:type="dxa"/>
            <w:noWrap/>
            <w:hideMark/>
          </w:tcPr>
          <w:p w14:paraId="737E721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7.3119644</w:t>
            </w:r>
          </w:p>
        </w:tc>
        <w:tc>
          <w:tcPr>
            <w:tcW w:w="1300" w:type="dxa"/>
            <w:noWrap/>
            <w:hideMark/>
          </w:tcPr>
          <w:p w14:paraId="54EBF54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4.34841792</w:t>
            </w:r>
          </w:p>
        </w:tc>
        <w:tc>
          <w:tcPr>
            <w:tcW w:w="1300" w:type="dxa"/>
            <w:noWrap/>
            <w:hideMark/>
          </w:tcPr>
          <w:p w14:paraId="7B2DC1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6.42520345</w:t>
            </w:r>
          </w:p>
        </w:tc>
      </w:tr>
      <w:tr w:rsidR="00682E97" w:rsidRPr="00B86834" w14:paraId="4B9717EC" w14:textId="77777777" w:rsidTr="00856AC4">
        <w:trPr>
          <w:trHeight w:val="20"/>
        </w:trPr>
        <w:tc>
          <w:tcPr>
            <w:tcW w:w="1565" w:type="dxa"/>
            <w:noWrap/>
            <w:hideMark/>
          </w:tcPr>
          <w:p w14:paraId="6F9B0F3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Arabideae</w:t>
            </w:r>
            <w:proofErr w:type="spellEnd"/>
          </w:p>
        </w:tc>
        <w:tc>
          <w:tcPr>
            <w:tcW w:w="1300" w:type="dxa"/>
            <w:noWrap/>
            <w:hideMark/>
          </w:tcPr>
          <w:p w14:paraId="2AA2D8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455400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0.14178575</w:t>
            </w:r>
          </w:p>
        </w:tc>
        <w:tc>
          <w:tcPr>
            <w:tcW w:w="1300" w:type="dxa"/>
            <w:noWrap/>
            <w:hideMark/>
          </w:tcPr>
          <w:p w14:paraId="158677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7.3119644</w:t>
            </w:r>
          </w:p>
        </w:tc>
        <w:tc>
          <w:tcPr>
            <w:tcW w:w="1300" w:type="dxa"/>
            <w:noWrap/>
            <w:hideMark/>
          </w:tcPr>
          <w:p w14:paraId="62AFE2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4.34841442</w:t>
            </w:r>
          </w:p>
        </w:tc>
        <w:tc>
          <w:tcPr>
            <w:tcW w:w="1300" w:type="dxa"/>
            <w:noWrap/>
            <w:hideMark/>
          </w:tcPr>
          <w:p w14:paraId="1098A8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6.43388472</w:t>
            </w:r>
          </w:p>
        </w:tc>
      </w:tr>
      <w:tr w:rsidR="00682E97" w:rsidRPr="00B86834" w14:paraId="58EFD413" w14:textId="77777777" w:rsidTr="00856AC4">
        <w:trPr>
          <w:trHeight w:val="20"/>
        </w:trPr>
        <w:tc>
          <w:tcPr>
            <w:tcW w:w="1565" w:type="dxa"/>
            <w:noWrap/>
            <w:hideMark/>
          </w:tcPr>
          <w:p w14:paraId="7E7D8CC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Balsamiaceae</w:t>
            </w:r>
            <w:proofErr w:type="spellEnd"/>
          </w:p>
        </w:tc>
        <w:tc>
          <w:tcPr>
            <w:tcW w:w="1300" w:type="dxa"/>
            <w:noWrap/>
            <w:hideMark/>
          </w:tcPr>
          <w:p w14:paraId="318F8D0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B224F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0.01417992</w:t>
            </w:r>
          </w:p>
        </w:tc>
        <w:tc>
          <w:tcPr>
            <w:tcW w:w="1300" w:type="dxa"/>
            <w:noWrap/>
            <w:hideMark/>
          </w:tcPr>
          <w:p w14:paraId="1E5BB0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0.01179961</w:t>
            </w:r>
          </w:p>
        </w:tc>
        <w:tc>
          <w:tcPr>
            <w:tcW w:w="1300" w:type="dxa"/>
            <w:noWrap/>
            <w:hideMark/>
          </w:tcPr>
          <w:p w14:paraId="3E97C0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0.00842918</w:t>
            </w:r>
          </w:p>
        </w:tc>
        <w:tc>
          <w:tcPr>
            <w:tcW w:w="1300" w:type="dxa"/>
            <w:noWrap/>
            <w:hideMark/>
          </w:tcPr>
          <w:p w14:paraId="5EB4CB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6.43690021</w:t>
            </w:r>
          </w:p>
        </w:tc>
      </w:tr>
      <w:tr w:rsidR="00682E97" w:rsidRPr="00B86834" w14:paraId="054E9F5D" w14:textId="77777777" w:rsidTr="00856AC4">
        <w:trPr>
          <w:trHeight w:val="20"/>
        </w:trPr>
        <w:tc>
          <w:tcPr>
            <w:tcW w:w="1565" w:type="dxa"/>
            <w:noWrap/>
            <w:hideMark/>
          </w:tcPr>
          <w:p w14:paraId="03A7D04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Balsamiaceae</w:t>
            </w:r>
            <w:proofErr w:type="spellEnd"/>
          </w:p>
        </w:tc>
        <w:tc>
          <w:tcPr>
            <w:tcW w:w="1300" w:type="dxa"/>
            <w:noWrap/>
            <w:hideMark/>
          </w:tcPr>
          <w:p w14:paraId="57EE9C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7FA5A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0.01378934</w:t>
            </w:r>
          </w:p>
        </w:tc>
        <w:tc>
          <w:tcPr>
            <w:tcW w:w="1300" w:type="dxa"/>
            <w:noWrap/>
            <w:hideMark/>
          </w:tcPr>
          <w:p w14:paraId="5A7912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0.01179961</w:t>
            </w:r>
          </w:p>
        </w:tc>
        <w:tc>
          <w:tcPr>
            <w:tcW w:w="1300" w:type="dxa"/>
            <w:noWrap/>
            <w:hideMark/>
          </w:tcPr>
          <w:p w14:paraId="71C5D2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0.00791053</w:t>
            </w:r>
          </w:p>
        </w:tc>
        <w:tc>
          <w:tcPr>
            <w:tcW w:w="1300" w:type="dxa"/>
            <w:noWrap/>
            <w:hideMark/>
          </w:tcPr>
          <w:p w14:paraId="4D31A9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8.34905015</w:t>
            </w:r>
          </w:p>
        </w:tc>
      </w:tr>
      <w:tr w:rsidR="00682E97" w:rsidRPr="00B86834" w14:paraId="5A3BD10E" w14:textId="77777777" w:rsidTr="00856AC4">
        <w:trPr>
          <w:trHeight w:val="20"/>
        </w:trPr>
        <w:tc>
          <w:tcPr>
            <w:tcW w:w="1565" w:type="dxa"/>
            <w:noWrap/>
            <w:hideMark/>
          </w:tcPr>
          <w:p w14:paraId="344473F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Brassiceae</w:t>
            </w:r>
            <w:proofErr w:type="spellEnd"/>
          </w:p>
        </w:tc>
        <w:tc>
          <w:tcPr>
            <w:tcW w:w="1300" w:type="dxa"/>
            <w:noWrap/>
            <w:hideMark/>
          </w:tcPr>
          <w:p w14:paraId="4121F2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E5B00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0.04707618</w:t>
            </w:r>
          </w:p>
        </w:tc>
        <w:tc>
          <w:tcPr>
            <w:tcW w:w="1300" w:type="dxa"/>
            <w:noWrap/>
            <w:hideMark/>
          </w:tcPr>
          <w:p w14:paraId="142DE8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1.87664502</w:t>
            </w:r>
          </w:p>
        </w:tc>
        <w:tc>
          <w:tcPr>
            <w:tcW w:w="1300" w:type="dxa"/>
            <w:noWrap/>
            <w:hideMark/>
          </w:tcPr>
          <w:p w14:paraId="402AB4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1.39611112</w:t>
            </w:r>
          </w:p>
        </w:tc>
        <w:tc>
          <w:tcPr>
            <w:tcW w:w="1300" w:type="dxa"/>
            <w:noWrap/>
            <w:hideMark/>
          </w:tcPr>
          <w:p w14:paraId="416BA8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6.21384524</w:t>
            </w:r>
          </w:p>
        </w:tc>
      </w:tr>
      <w:tr w:rsidR="00682E97" w:rsidRPr="00B86834" w14:paraId="31AE6BE3" w14:textId="77777777" w:rsidTr="00856AC4">
        <w:trPr>
          <w:trHeight w:val="20"/>
        </w:trPr>
        <w:tc>
          <w:tcPr>
            <w:tcW w:w="1565" w:type="dxa"/>
            <w:noWrap/>
            <w:hideMark/>
          </w:tcPr>
          <w:p w14:paraId="43CFDAD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Brassiceae</w:t>
            </w:r>
            <w:proofErr w:type="spellEnd"/>
          </w:p>
        </w:tc>
        <w:tc>
          <w:tcPr>
            <w:tcW w:w="1300" w:type="dxa"/>
            <w:noWrap/>
            <w:hideMark/>
          </w:tcPr>
          <w:p w14:paraId="180AE1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47C36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0.01834658</w:t>
            </w:r>
          </w:p>
        </w:tc>
        <w:tc>
          <w:tcPr>
            <w:tcW w:w="1300" w:type="dxa"/>
            <w:noWrap/>
            <w:hideMark/>
          </w:tcPr>
          <w:p w14:paraId="5C3F75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1.87664502</w:t>
            </w:r>
          </w:p>
        </w:tc>
        <w:tc>
          <w:tcPr>
            <w:tcW w:w="1300" w:type="dxa"/>
            <w:noWrap/>
            <w:hideMark/>
          </w:tcPr>
          <w:p w14:paraId="098945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1.38690848</w:t>
            </w:r>
          </w:p>
        </w:tc>
        <w:tc>
          <w:tcPr>
            <w:tcW w:w="1300" w:type="dxa"/>
            <w:noWrap/>
            <w:hideMark/>
          </w:tcPr>
          <w:p w14:paraId="722C89C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6.01805817</w:t>
            </w:r>
          </w:p>
        </w:tc>
      </w:tr>
      <w:tr w:rsidR="00682E97" w:rsidRPr="00B86834" w14:paraId="16841E63" w14:textId="77777777" w:rsidTr="00856AC4">
        <w:trPr>
          <w:trHeight w:val="20"/>
        </w:trPr>
        <w:tc>
          <w:tcPr>
            <w:tcW w:w="1565" w:type="dxa"/>
            <w:noWrap/>
            <w:hideMark/>
          </w:tcPr>
          <w:p w14:paraId="0B6DC02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Cardamineae</w:t>
            </w:r>
            <w:proofErr w:type="spellEnd"/>
          </w:p>
        </w:tc>
        <w:tc>
          <w:tcPr>
            <w:tcW w:w="1300" w:type="dxa"/>
            <w:noWrap/>
            <w:hideMark/>
          </w:tcPr>
          <w:p w14:paraId="0C7166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5667C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0.03827605</w:t>
            </w:r>
          </w:p>
        </w:tc>
        <w:tc>
          <w:tcPr>
            <w:tcW w:w="1300" w:type="dxa"/>
            <w:noWrap/>
            <w:hideMark/>
          </w:tcPr>
          <w:p w14:paraId="77D4C5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1.29718208</w:t>
            </w:r>
          </w:p>
        </w:tc>
        <w:tc>
          <w:tcPr>
            <w:tcW w:w="1300" w:type="dxa"/>
            <w:noWrap/>
            <w:hideMark/>
          </w:tcPr>
          <w:p w14:paraId="38B635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0.48138907</w:t>
            </w:r>
          </w:p>
        </w:tc>
        <w:tc>
          <w:tcPr>
            <w:tcW w:w="1300" w:type="dxa"/>
            <w:noWrap/>
            <w:hideMark/>
          </w:tcPr>
          <w:p w14:paraId="41312C7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6.76727827</w:t>
            </w:r>
          </w:p>
        </w:tc>
      </w:tr>
      <w:tr w:rsidR="00682E97" w:rsidRPr="00B86834" w14:paraId="7EC7347B" w14:textId="77777777" w:rsidTr="00856AC4">
        <w:trPr>
          <w:trHeight w:val="20"/>
        </w:trPr>
        <w:tc>
          <w:tcPr>
            <w:tcW w:w="1565" w:type="dxa"/>
            <w:noWrap/>
            <w:hideMark/>
          </w:tcPr>
          <w:p w14:paraId="658E7C2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Cardamineae</w:t>
            </w:r>
            <w:proofErr w:type="spellEnd"/>
          </w:p>
        </w:tc>
        <w:tc>
          <w:tcPr>
            <w:tcW w:w="1300" w:type="dxa"/>
            <w:noWrap/>
            <w:hideMark/>
          </w:tcPr>
          <w:p w14:paraId="263EBDB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001CB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0.03585023</w:t>
            </w:r>
          </w:p>
        </w:tc>
        <w:tc>
          <w:tcPr>
            <w:tcW w:w="1300" w:type="dxa"/>
            <w:noWrap/>
            <w:hideMark/>
          </w:tcPr>
          <w:p w14:paraId="6FD5F3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1.29718208</w:t>
            </w:r>
          </w:p>
        </w:tc>
        <w:tc>
          <w:tcPr>
            <w:tcW w:w="1300" w:type="dxa"/>
            <w:noWrap/>
            <w:hideMark/>
          </w:tcPr>
          <w:p w14:paraId="7DE2C5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0.67981705</w:t>
            </w:r>
          </w:p>
        </w:tc>
        <w:tc>
          <w:tcPr>
            <w:tcW w:w="1300" w:type="dxa"/>
            <w:noWrap/>
            <w:hideMark/>
          </w:tcPr>
          <w:p w14:paraId="7FC68A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6.74828047</w:t>
            </w:r>
          </w:p>
        </w:tc>
      </w:tr>
      <w:tr w:rsidR="00682E97" w:rsidRPr="00B86834" w14:paraId="66010BF4" w14:textId="77777777" w:rsidTr="00856AC4">
        <w:trPr>
          <w:trHeight w:val="20"/>
        </w:trPr>
        <w:tc>
          <w:tcPr>
            <w:tcW w:w="1565" w:type="dxa"/>
            <w:noWrap/>
            <w:hideMark/>
          </w:tcPr>
          <w:p w14:paraId="3B354F7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Cardueae</w:t>
            </w:r>
            <w:proofErr w:type="spellEnd"/>
          </w:p>
        </w:tc>
        <w:tc>
          <w:tcPr>
            <w:tcW w:w="1300" w:type="dxa"/>
            <w:noWrap/>
            <w:hideMark/>
          </w:tcPr>
          <w:p w14:paraId="0735662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69D11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0.06688424</w:t>
            </w:r>
          </w:p>
        </w:tc>
        <w:tc>
          <w:tcPr>
            <w:tcW w:w="1300" w:type="dxa"/>
            <w:noWrap/>
            <w:hideMark/>
          </w:tcPr>
          <w:p w14:paraId="72A232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0.09082574</w:t>
            </w:r>
          </w:p>
        </w:tc>
        <w:tc>
          <w:tcPr>
            <w:tcW w:w="1300" w:type="dxa"/>
            <w:noWrap/>
            <w:hideMark/>
          </w:tcPr>
          <w:p w14:paraId="537BEC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0.02928048</w:t>
            </w:r>
          </w:p>
        </w:tc>
        <w:tc>
          <w:tcPr>
            <w:tcW w:w="1300" w:type="dxa"/>
            <w:noWrap/>
            <w:hideMark/>
          </w:tcPr>
          <w:p w14:paraId="542336F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6.31051667</w:t>
            </w:r>
          </w:p>
        </w:tc>
      </w:tr>
      <w:tr w:rsidR="00682E97" w:rsidRPr="00B86834" w14:paraId="0C1B0535" w14:textId="77777777" w:rsidTr="00856AC4">
        <w:trPr>
          <w:trHeight w:val="20"/>
        </w:trPr>
        <w:tc>
          <w:tcPr>
            <w:tcW w:w="1565" w:type="dxa"/>
            <w:noWrap/>
            <w:hideMark/>
          </w:tcPr>
          <w:p w14:paraId="5134888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Cardueae</w:t>
            </w:r>
            <w:proofErr w:type="spellEnd"/>
          </w:p>
        </w:tc>
        <w:tc>
          <w:tcPr>
            <w:tcW w:w="1300" w:type="dxa"/>
            <w:noWrap/>
            <w:hideMark/>
          </w:tcPr>
          <w:p w14:paraId="67656F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97F6C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0.01642933</w:t>
            </w:r>
          </w:p>
        </w:tc>
        <w:tc>
          <w:tcPr>
            <w:tcW w:w="1300" w:type="dxa"/>
            <w:noWrap/>
            <w:hideMark/>
          </w:tcPr>
          <w:p w14:paraId="686616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0.09082574</w:t>
            </w:r>
          </w:p>
        </w:tc>
        <w:tc>
          <w:tcPr>
            <w:tcW w:w="1300" w:type="dxa"/>
            <w:noWrap/>
            <w:hideMark/>
          </w:tcPr>
          <w:p w14:paraId="2F8B33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0.06484279</w:t>
            </w:r>
          </w:p>
        </w:tc>
        <w:tc>
          <w:tcPr>
            <w:tcW w:w="1300" w:type="dxa"/>
            <w:noWrap/>
            <w:hideMark/>
          </w:tcPr>
          <w:p w14:paraId="0A5223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6.31288359</w:t>
            </w:r>
          </w:p>
        </w:tc>
      </w:tr>
      <w:tr w:rsidR="00682E97" w:rsidRPr="00B86834" w14:paraId="014E14E4" w14:textId="77777777" w:rsidTr="00856AC4">
        <w:trPr>
          <w:trHeight w:val="20"/>
        </w:trPr>
        <w:tc>
          <w:tcPr>
            <w:tcW w:w="1565" w:type="dxa"/>
            <w:noWrap/>
            <w:hideMark/>
          </w:tcPr>
          <w:p w14:paraId="03A36F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2FFF831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8548A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0.07955082</w:t>
            </w:r>
          </w:p>
        </w:tc>
        <w:tc>
          <w:tcPr>
            <w:tcW w:w="1300" w:type="dxa"/>
            <w:noWrap/>
            <w:hideMark/>
          </w:tcPr>
          <w:p w14:paraId="5E543F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0.10451031</w:t>
            </w:r>
          </w:p>
        </w:tc>
        <w:tc>
          <w:tcPr>
            <w:tcW w:w="1300" w:type="dxa"/>
            <w:noWrap/>
            <w:hideMark/>
          </w:tcPr>
          <w:p w14:paraId="612184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0.15538542</w:t>
            </w:r>
          </w:p>
        </w:tc>
        <w:tc>
          <w:tcPr>
            <w:tcW w:w="1300" w:type="dxa"/>
            <w:noWrap/>
            <w:hideMark/>
          </w:tcPr>
          <w:p w14:paraId="5DE6FB9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5.33390817</w:t>
            </w:r>
          </w:p>
        </w:tc>
      </w:tr>
      <w:tr w:rsidR="00682E97" w:rsidRPr="00B86834" w14:paraId="660147B3" w14:textId="77777777" w:rsidTr="00856AC4">
        <w:trPr>
          <w:trHeight w:val="20"/>
        </w:trPr>
        <w:tc>
          <w:tcPr>
            <w:tcW w:w="1565" w:type="dxa"/>
            <w:noWrap/>
            <w:hideMark/>
          </w:tcPr>
          <w:p w14:paraId="2B8424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076CB8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0F974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0.03046781</w:t>
            </w:r>
          </w:p>
        </w:tc>
        <w:tc>
          <w:tcPr>
            <w:tcW w:w="1300" w:type="dxa"/>
            <w:noWrap/>
            <w:hideMark/>
          </w:tcPr>
          <w:p w14:paraId="2D05E8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0.10451031</w:t>
            </w:r>
          </w:p>
        </w:tc>
        <w:tc>
          <w:tcPr>
            <w:tcW w:w="1300" w:type="dxa"/>
            <w:noWrap/>
            <w:hideMark/>
          </w:tcPr>
          <w:p w14:paraId="56AF38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0.10954848</w:t>
            </w:r>
          </w:p>
        </w:tc>
        <w:tc>
          <w:tcPr>
            <w:tcW w:w="1300" w:type="dxa"/>
            <w:noWrap/>
            <w:hideMark/>
          </w:tcPr>
          <w:p w14:paraId="1B27EE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5.79888036</w:t>
            </w:r>
          </w:p>
        </w:tc>
      </w:tr>
      <w:tr w:rsidR="00682E97" w:rsidRPr="00B86834" w14:paraId="0F6400EB" w14:textId="77777777" w:rsidTr="00856AC4">
        <w:trPr>
          <w:trHeight w:val="20"/>
        </w:trPr>
        <w:tc>
          <w:tcPr>
            <w:tcW w:w="1565" w:type="dxa"/>
            <w:noWrap/>
            <w:hideMark/>
          </w:tcPr>
          <w:p w14:paraId="5A28895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Chamaecrista</w:t>
            </w:r>
            <w:proofErr w:type="spellEnd"/>
          </w:p>
        </w:tc>
        <w:tc>
          <w:tcPr>
            <w:tcW w:w="1300" w:type="dxa"/>
            <w:noWrap/>
            <w:hideMark/>
          </w:tcPr>
          <w:p w14:paraId="602913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2D1F0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0.08373911</w:t>
            </w:r>
          </w:p>
        </w:tc>
        <w:tc>
          <w:tcPr>
            <w:tcW w:w="1300" w:type="dxa"/>
            <w:noWrap/>
            <w:hideMark/>
          </w:tcPr>
          <w:p w14:paraId="6B0C02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0.05367876</w:t>
            </w:r>
          </w:p>
        </w:tc>
        <w:tc>
          <w:tcPr>
            <w:tcW w:w="1300" w:type="dxa"/>
            <w:noWrap/>
            <w:hideMark/>
          </w:tcPr>
          <w:p w14:paraId="46BC81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0.00196485</w:t>
            </w:r>
          </w:p>
        </w:tc>
        <w:tc>
          <w:tcPr>
            <w:tcW w:w="1300" w:type="dxa"/>
            <w:noWrap/>
            <w:hideMark/>
          </w:tcPr>
          <w:p w14:paraId="48D0DA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7.34630367</w:t>
            </w:r>
          </w:p>
        </w:tc>
      </w:tr>
      <w:tr w:rsidR="00682E97" w:rsidRPr="00B86834" w14:paraId="06F00A3A" w14:textId="77777777" w:rsidTr="00856AC4">
        <w:trPr>
          <w:trHeight w:val="20"/>
        </w:trPr>
        <w:tc>
          <w:tcPr>
            <w:tcW w:w="1565" w:type="dxa"/>
            <w:noWrap/>
            <w:hideMark/>
          </w:tcPr>
          <w:p w14:paraId="0A83E7B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Chamaecrista</w:t>
            </w:r>
            <w:proofErr w:type="spellEnd"/>
          </w:p>
        </w:tc>
        <w:tc>
          <w:tcPr>
            <w:tcW w:w="1300" w:type="dxa"/>
            <w:noWrap/>
            <w:hideMark/>
          </w:tcPr>
          <w:p w14:paraId="015C9D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923C6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0.01153733</w:t>
            </w:r>
          </w:p>
        </w:tc>
        <w:tc>
          <w:tcPr>
            <w:tcW w:w="1300" w:type="dxa"/>
            <w:noWrap/>
            <w:hideMark/>
          </w:tcPr>
          <w:p w14:paraId="4C9031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0.05367876</w:t>
            </w:r>
          </w:p>
        </w:tc>
        <w:tc>
          <w:tcPr>
            <w:tcW w:w="1300" w:type="dxa"/>
            <w:noWrap/>
            <w:hideMark/>
          </w:tcPr>
          <w:p w14:paraId="52C10E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0.01038718</w:t>
            </w:r>
          </w:p>
        </w:tc>
        <w:tc>
          <w:tcPr>
            <w:tcW w:w="1300" w:type="dxa"/>
            <w:noWrap/>
            <w:hideMark/>
          </w:tcPr>
          <w:p w14:paraId="53628E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7.10679122</w:t>
            </w:r>
          </w:p>
        </w:tc>
      </w:tr>
      <w:tr w:rsidR="00682E97" w:rsidRPr="00B86834" w14:paraId="40E14F08" w14:textId="77777777" w:rsidTr="00856AC4">
        <w:trPr>
          <w:trHeight w:val="20"/>
        </w:trPr>
        <w:tc>
          <w:tcPr>
            <w:tcW w:w="1565" w:type="dxa"/>
            <w:noWrap/>
            <w:hideMark/>
          </w:tcPr>
          <w:p w14:paraId="41C4F87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Chorisporeae</w:t>
            </w:r>
            <w:proofErr w:type="spellEnd"/>
          </w:p>
        </w:tc>
        <w:tc>
          <w:tcPr>
            <w:tcW w:w="1300" w:type="dxa"/>
            <w:noWrap/>
            <w:hideMark/>
          </w:tcPr>
          <w:p w14:paraId="3C7C92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21A49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0.08350274</w:t>
            </w:r>
          </w:p>
        </w:tc>
        <w:tc>
          <w:tcPr>
            <w:tcW w:w="1300" w:type="dxa"/>
            <w:noWrap/>
            <w:hideMark/>
          </w:tcPr>
          <w:p w14:paraId="157CD6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3.22152374</w:t>
            </w:r>
          </w:p>
        </w:tc>
        <w:tc>
          <w:tcPr>
            <w:tcW w:w="1300" w:type="dxa"/>
            <w:noWrap/>
            <w:hideMark/>
          </w:tcPr>
          <w:p w14:paraId="7132D19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0.79087149</w:t>
            </w:r>
          </w:p>
        </w:tc>
        <w:tc>
          <w:tcPr>
            <w:tcW w:w="1300" w:type="dxa"/>
            <w:noWrap/>
            <w:hideMark/>
          </w:tcPr>
          <w:p w14:paraId="45A0B2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5.41609029</w:t>
            </w:r>
          </w:p>
        </w:tc>
      </w:tr>
      <w:tr w:rsidR="00682E97" w:rsidRPr="00B86834" w14:paraId="30760B70" w14:textId="77777777" w:rsidTr="00856AC4">
        <w:trPr>
          <w:trHeight w:val="20"/>
        </w:trPr>
        <w:tc>
          <w:tcPr>
            <w:tcW w:w="1565" w:type="dxa"/>
            <w:noWrap/>
            <w:hideMark/>
          </w:tcPr>
          <w:p w14:paraId="1EA1AD1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Chorisporeae</w:t>
            </w:r>
            <w:proofErr w:type="spellEnd"/>
          </w:p>
        </w:tc>
        <w:tc>
          <w:tcPr>
            <w:tcW w:w="1300" w:type="dxa"/>
            <w:noWrap/>
            <w:hideMark/>
          </w:tcPr>
          <w:p w14:paraId="3B7A14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5681E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0.09160367</w:t>
            </w:r>
          </w:p>
        </w:tc>
        <w:tc>
          <w:tcPr>
            <w:tcW w:w="1300" w:type="dxa"/>
            <w:noWrap/>
            <w:hideMark/>
          </w:tcPr>
          <w:p w14:paraId="16562F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3.22152374</w:t>
            </w:r>
          </w:p>
        </w:tc>
        <w:tc>
          <w:tcPr>
            <w:tcW w:w="1300" w:type="dxa"/>
            <w:noWrap/>
            <w:hideMark/>
          </w:tcPr>
          <w:p w14:paraId="037637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0.95533864</w:t>
            </w:r>
          </w:p>
        </w:tc>
        <w:tc>
          <w:tcPr>
            <w:tcW w:w="1300" w:type="dxa"/>
            <w:noWrap/>
            <w:hideMark/>
          </w:tcPr>
          <w:p w14:paraId="6945A9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5.65707773</w:t>
            </w:r>
          </w:p>
        </w:tc>
      </w:tr>
      <w:tr w:rsidR="00682E97" w:rsidRPr="00B86834" w14:paraId="5B258A51" w14:textId="77777777" w:rsidTr="00856AC4">
        <w:trPr>
          <w:trHeight w:val="20"/>
        </w:trPr>
        <w:tc>
          <w:tcPr>
            <w:tcW w:w="1565" w:type="dxa"/>
            <w:noWrap/>
            <w:hideMark/>
          </w:tcPr>
          <w:p w14:paraId="3BA1A73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4398FF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F9D7A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0.03687071</w:t>
            </w:r>
          </w:p>
        </w:tc>
        <w:tc>
          <w:tcPr>
            <w:tcW w:w="1300" w:type="dxa"/>
            <w:noWrap/>
            <w:hideMark/>
          </w:tcPr>
          <w:p w14:paraId="3773AAA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0.08882436</w:t>
            </w:r>
          </w:p>
        </w:tc>
        <w:tc>
          <w:tcPr>
            <w:tcW w:w="1300" w:type="dxa"/>
            <w:noWrap/>
            <w:hideMark/>
          </w:tcPr>
          <w:p w14:paraId="6B666EF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0.25867727</w:t>
            </w:r>
          </w:p>
        </w:tc>
        <w:tc>
          <w:tcPr>
            <w:tcW w:w="1300" w:type="dxa"/>
            <w:noWrap/>
            <w:hideMark/>
          </w:tcPr>
          <w:p w14:paraId="53BB7FE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6.76402145</w:t>
            </w:r>
          </w:p>
        </w:tc>
      </w:tr>
      <w:tr w:rsidR="00682E97" w:rsidRPr="00B86834" w14:paraId="1638B0EB" w14:textId="77777777" w:rsidTr="00856AC4">
        <w:trPr>
          <w:trHeight w:val="20"/>
        </w:trPr>
        <w:tc>
          <w:tcPr>
            <w:tcW w:w="1565" w:type="dxa"/>
            <w:noWrap/>
            <w:hideMark/>
          </w:tcPr>
          <w:p w14:paraId="4A382C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680B4E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4D8B02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0.0058538</w:t>
            </w:r>
          </w:p>
        </w:tc>
        <w:tc>
          <w:tcPr>
            <w:tcW w:w="1300" w:type="dxa"/>
            <w:noWrap/>
            <w:hideMark/>
          </w:tcPr>
          <w:p w14:paraId="57E9CB6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0.08882436</w:t>
            </w:r>
          </w:p>
        </w:tc>
        <w:tc>
          <w:tcPr>
            <w:tcW w:w="1300" w:type="dxa"/>
            <w:noWrap/>
            <w:hideMark/>
          </w:tcPr>
          <w:p w14:paraId="3F2D6A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0.03636092</w:t>
            </w:r>
          </w:p>
        </w:tc>
        <w:tc>
          <w:tcPr>
            <w:tcW w:w="1300" w:type="dxa"/>
            <w:noWrap/>
            <w:hideMark/>
          </w:tcPr>
          <w:p w14:paraId="4C6693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7.16056622</w:t>
            </w:r>
          </w:p>
        </w:tc>
      </w:tr>
      <w:tr w:rsidR="00682E97" w:rsidRPr="00B86834" w14:paraId="3463E211" w14:textId="77777777" w:rsidTr="00856AC4">
        <w:trPr>
          <w:trHeight w:val="20"/>
        </w:trPr>
        <w:tc>
          <w:tcPr>
            <w:tcW w:w="1565" w:type="dxa"/>
            <w:noWrap/>
            <w:hideMark/>
          </w:tcPr>
          <w:p w14:paraId="17E7EF8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Erysimeae</w:t>
            </w:r>
            <w:proofErr w:type="spellEnd"/>
          </w:p>
        </w:tc>
        <w:tc>
          <w:tcPr>
            <w:tcW w:w="1300" w:type="dxa"/>
            <w:noWrap/>
            <w:hideMark/>
          </w:tcPr>
          <w:p w14:paraId="37DCE4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042C0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0.0435169</w:t>
            </w:r>
          </w:p>
        </w:tc>
        <w:tc>
          <w:tcPr>
            <w:tcW w:w="1300" w:type="dxa"/>
            <w:noWrap/>
            <w:hideMark/>
          </w:tcPr>
          <w:p w14:paraId="0BCF81C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0.62594525</w:t>
            </w:r>
          </w:p>
        </w:tc>
        <w:tc>
          <w:tcPr>
            <w:tcW w:w="1300" w:type="dxa"/>
            <w:noWrap/>
            <w:hideMark/>
          </w:tcPr>
          <w:p w14:paraId="32B37A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0.14738825</w:t>
            </w:r>
          </w:p>
        </w:tc>
        <w:tc>
          <w:tcPr>
            <w:tcW w:w="1300" w:type="dxa"/>
            <w:noWrap/>
            <w:hideMark/>
          </w:tcPr>
          <w:p w14:paraId="2A770E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6.12313936</w:t>
            </w:r>
          </w:p>
        </w:tc>
      </w:tr>
      <w:tr w:rsidR="00682E97" w:rsidRPr="00B86834" w14:paraId="5F656E5E" w14:textId="77777777" w:rsidTr="00856AC4">
        <w:trPr>
          <w:trHeight w:val="20"/>
        </w:trPr>
        <w:tc>
          <w:tcPr>
            <w:tcW w:w="1565" w:type="dxa"/>
            <w:noWrap/>
            <w:hideMark/>
          </w:tcPr>
          <w:p w14:paraId="76E486F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Erysimeae</w:t>
            </w:r>
            <w:proofErr w:type="spellEnd"/>
          </w:p>
        </w:tc>
        <w:tc>
          <w:tcPr>
            <w:tcW w:w="1300" w:type="dxa"/>
            <w:noWrap/>
            <w:hideMark/>
          </w:tcPr>
          <w:p w14:paraId="381B3F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8507B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0.08007439</w:t>
            </w:r>
          </w:p>
        </w:tc>
        <w:tc>
          <w:tcPr>
            <w:tcW w:w="1300" w:type="dxa"/>
            <w:noWrap/>
            <w:hideMark/>
          </w:tcPr>
          <w:p w14:paraId="12AEDE6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0.62594525</w:t>
            </w:r>
          </w:p>
        </w:tc>
        <w:tc>
          <w:tcPr>
            <w:tcW w:w="1300" w:type="dxa"/>
            <w:noWrap/>
            <w:hideMark/>
          </w:tcPr>
          <w:p w14:paraId="599715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0.15498314</w:t>
            </w:r>
          </w:p>
        </w:tc>
        <w:tc>
          <w:tcPr>
            <w:tcW w:w="1300" w:type="dxa"/>
            <w:noWrap/>
            <w:hideMark/>
          </w:tcPr>
          <w:p w14:paraId="141407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6.28319991</w:t>
            </w:r>
          </w:p>
        </w:tc>
      </w:tr>
      <w:tr w:rsidR="00682E97" w:rsidRPr="00B86834" w14:paraId="56A88076" w14:textId="77777777" w:rsidTr="00856AC4">
        <w:trPr>
          <w:trHeight w:val="20"/>
        </w:trPr>
        <w:tc>
          <w:tcPr>
            <w:tcW w:w="1565" w:type="dxa"/>
            <w:noWrap/>
            <w:hideMark/>
          </w:tcPr>
          <w:p w14:paraId="5147FE7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Euclidieae</w:t>
            </w:r>
            <w:proofErr w:type="spellEnd"/>
          </w:p>
        </w:tc>
        <w:tc>
          <w:tcPr>
            <w:tcW w:w="1300" w:type="dxa"/>
            <w:noWrap/>
            <w:hideMark/>
          </w:tcPr>
          <w:p w14:paraId="51FAE24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0C82B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0.03156694</w:t>
            </w:r>
          </w:p>
        </w:tc>
        <w:tc>
          <w:tcPr>
            <w:tcW w:w="1300" w:type="dxa"/>
            <w:noWrap/>
            <w:hideMark/>
          </w:tcPr>
          <w:p w14:paraId="3A43D3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0.17283082</w:t>
            </w:r>
          </w:p>
        </w:tc>
        <w:tc>
          <w:tcPr>
            <w:tcW w:w="1300" w:type="dxa"/>
            <w:noWrap/>
            <w:hideMark/>
          </w:tcPr>
          <w:p w14:paraId="5722F6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0.02370745</w:t>
            </w:r>
          </w:p>
        </w:tc>
        <w:tc>
          <w:tcPr>
            <w:tcW w:w="1300" w:type="dxa"/>
            <w:noWrap/>
            <w:hideMark/>
          </w:tcPr>
          <w:p w14:paraId="736722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5.39913121</w:t>
            </w:r>
          </w:p>
        </w:tc>
      </w:tr>
      <w:tr w:rsidR="00682E97" w:rsidRPr="00B86834" w14:paraId="3C223048" w14:textId="77777777" w:rsidTr="00856AC4">
        <w:trPr>
          <w:trHeight w:val="20"/>
        </w:trPr>
        <w:tc>
          <w:tcPr>
            <w:tcW w:w="1565" w:type="dxa"/>
            <w:noWrap/>
            <w:hideMark/>
          </w:tcPr>
          <w:p w14:paraId="1955000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Euclidieae</w:t>
            </w:r>
            <w:proofErr w:type="spellEnd"/>
          </w:p>
        </w:tc>
        <w:tc>
          <w:tcPr>
            <w:tcW w:w="1300" w:type="dxa"/>
            <w:noWrap/>
            <w:hideMark/>
          </w:tcPr>
          <w:p w14:paraId="6CEE686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12908A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0.04644634</w:t>
            </w:r>
          </w:p>
        </w:tc>
        <w:tc>
          <w:tcPr>
            <w:tcW w:w="1300" w:type="dxa"/>
            <w:noWrap/>
            <w:hideMark/>
          </w:tcPr>
          <w:p w14:paraId="6E3E77B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0.17283082</w:t>
            </w:r>
          </w:p>
        </w:tc>
        <w:tc>
          <w:tcPr>
            <w:tcW w:w="1300" w:type="dxa"/>
            <w:noWrap/>
            <w:hideMark/>
          </w:tcPr>
          <w:p w14:paraId="6D8286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0.25837963</w:t>
            </w:r>
          </w:p>
        </w:tc>
        <w:tc>
          <w:tcPr>
            <w:tcW w:w="1300" w:type="dxa"/>
            <w:noWrap/>
            <w:hideMark/>
          </w:tcPr>
          <w:p w14:paraId="437009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5.45281885</w:t>
            </w:r>
          </w:p>
        </w:tc>
      </w:tr>
      <w:tr w:rsidR="00682E97" w:rsidRPr="00B86834" w14:paraId="70C6E554" w14:textId="77777777" w:rsidTr="00856AC4">
        <w:trPr>
          <w:trHeight w:val="20"/>
        </w:trPr>
        <w:tc>
          <w:tcPr>
            <w:tcW w:w="1565" w:type="dxa"/>
            <w:noWrap/>
            <w:hideMark/>
          </w:tcPr>
          <w:p w14:paraId="06A31B6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Eumalvoideae</w:t>
            </w:r>
            <w:proofErr w:type="spellEnd"/>
          </w:p>
        </w:tc>
        <w:tc>
          <w:tcPr>
            <w:tcW w:w="1300" w:type="dxa"/>
            <w:noWrap/>
            <w:hideMark/>
          </w:tcPr>
          <w:p w14:paraId="3A5F82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D1E76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0.02813053</w:t>
            </w:r>
          </w:p>
        </w:tc>
        <w:tc>
          <w:tcPr>
            <w:tcW w:w="1300" w:type="dxa"/>
            <w:noWrap/>
            <w:hideMark/>
          </w:tcPr>
          <w:p w14:paraId="14ABDBA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0.05236832</w:t>
            </w:r>
          </w:p>
        </w:tc>
        <w:tc>
          <w:tcPr>
            <w:tcW w:w="1300" w:type="dxa"/>
            <w:noWrap/>
            <w:hideMark/>
          </w:tcPr>
          <w:p w14:paraId="201684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0.17352251</w:t>
            </w:r>
          </w:p>
        </w:tc>
        <w:tc>
          <w:tcPr>
            <w:tcW w:w="1300" w:type="dxa"/>
            <w:noWrap/>
            <w:hideMark/>
          </w:tcPr>
          <w:p w14:paraId="1AE57BB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5.17245971</w:t>
            </w:r>
          </w:p>
        </w:tc>
      </w:tr>
      <w:tr w:rsidR="00682E97" w:rsidRPr="00B86834" w14:paraId="485E3CAC" w14:textId="77777777" w:rsidTr="00856AC4">
        <w:trPr>
          <w:trHeight w:val="20"/>
        </w:trPr>
        <w:tc>
          <w:tcPr>
            <w:tcW w:w="1565" w:type="dxa"/>
            <w:noWrap/>
            <w:hideMark/>
          </w:tcPr>
          <w:p w14:paraId="1958B1E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Eumalvoideae</w:t>
            </w:r>
            <w:proofErr w:type="spellEnd"/>
          </w:p>
        </w:tc>
        <w:tc>
          <w:tcPr>
            <w:tcW w:w="1300" w:type="dxa"/>
            <w:noWrap/>
            <w:hideMark/>
          </w:tcPr>
          <w:p w14:paraId="7AAE35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839D62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0.01664049</w:t>
            </w:r>
          </w:p>
        </w:tc>
        <w:tc>
          <w:tcPr>
            <w:tcW w:w="1300" w:type="dxa"/>
            <w:noWrap/>
            <w:hideMark/>
          </w:tcPr>
          <w:p w14:paraId="2DD9B7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0.05236832</w:t>
            </w:r>
          </w:p>
        </w:tc>
        <w:tc>
          <w:tcPr>
            <w:tcW w:w="1300" w:type="dxa"/>
            <w:noWrap/>
            <w:hideMark/>
          </w:tcPr>
          <w:p w14:paraId="145B534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0.04625187</w:t>
            </w:r>
          </w:p>
        </w:tc>
        <w:tc>
          <w:tcPr>
            <w:tcW w:w="1300" w:type="dxa"/>
            <w:noWrap/>
            <w:hideMark/>
          </w:tcPr>
          <w:p w14:paraId="0E96C05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6.60057645</w:t>
            </w:r>
          </w:p>
        </w:tc>
      </w:tr>
      <w:tr w:rsidR="00682E97" w:rsidRPr="00B86834" w14:paraId="46471F82" w14:textId="77777777" w:rsidTr="00856AC4">
        <w:trPr>
          <w:trHeight w:val="20"/>
        </w:trPr>
        <w:tc>
          <w:tcPr>
            <w:tcW w:w="1565" w:type="dxa"/>
            <w:noWrap/>
            <w:hideMark/>
          </w:tcPr>
          <w:p w14:paraId="624A759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Gesneriaceae</w:t>
            </w:r>
            <w:proofErr w:type="spellEnd"/>
          </w:p>
        </w:tc>
        <w:tc>
          <w:tcPr>
            <w:tcW w:w="1300" w:type="dxa"/>
            <w:noWrap/>
            <w:hideMark/>
          </w:tcPr>
          <w:p w14:paraId="5D8EED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F452B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0.00514178</w:t>
            </w:r>
          </w:p>
        </w:tc>
        <w:tc>
          <w:tcPr>
            <w:tcW w:w="1300" w:type="dxa"/>
            <w:noWrap/>
            <w:hideMark/>
          </w:tcPr>
          <w:p w14:paraId="2BA20A5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0.02075967</w:t>
            </w:r>
          </w:p>
        </w:tc>
        <w:tc>
          <w:tcPr>
            <w:tcW w:w="1300" w:type="dxa"/>
            <w:noWrap/>
            <w:hideMark/>
          </w:tcPr>
          <w:p w14:paraId="027475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0.00419459</w:t>
            </w:r>
          </w:p>
        </w:tc>
        <w:tc>
          <w:tcPr>
            <w:tcW w:w="1300" w:type="dxa"/>
            <w:noWrap/>
            <w:hideMark/>
          </w:tcPr>
          <w:p w14:paraId="48C19A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7.64338703</w:t>
            </w:r>
          </w:p>
        </w:tc>
      </w:tr>
      <w:tr w:rsidR="00682E97" w:rsidRPr="00B86834" w14:paraId="00868E13" w14:textId="77777777" w:rsidTr="00856AC4">
        <w:trPr>
          <w:trHeight w:val="20"/>
        </w:trPr>
        <w:tc>
          <w:tcPr>
            <w:tcW w:w="1565" w:type="dxa"/>
            <w:noWrap/>
            <w:hideMark/>
          </w:tcPr>
          <w:p w14:paraId="319086A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Gesneriaceae</w:t>
            </w:r>
            <w:proofErr w:type="spellEnd"/>
          </w:p>
        </w:tc>
        <w:tc>
          <w:tcPr>
            <w:tcW w:w="1300" w:type="dxa"/>
            <w:noWrap/>
            <w:hideMark/>
          </w:tcPr>
          <w:p w14:paraId="108BB3D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A7F88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0.00259023</w:t>
            </w:r>
          </w:p>
        </w:tc>
        <w:tc>
          <w:tcPr>
            <w:tcW w:w="1300" w:type="dxa"/>
            <w:noWrap/>
            <w:hideMark/>
          </w:tcPr>
          <w:p w14:paraId="69A7CC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0.02075967</w:t>
            </w:r>
          </w:p>
        </w:tc>
        <w:tc>
          <w:tcPr>
            <w:tcW w:w="1300" w:type="dxa"/>
            <w:noWrap/>
            <w:hideMark/>
          </w:tcPr>
          <w:p w14:paraId="656C1D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0.00696187</w:t>
            </w:r>
          </w:p>
        </w:tc>
        <w:tc>
          <w:tcPr>
            <w:tcW w:w="1300" w:type="dxa"/>
            <w:noWrap/>
            <w:hideMark/>
          </w:tcPr>
          <w:p w14:paraId="7FC696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7.37442153</w:t>
            </w:r>
          </w:p>
        </w:tc>
      </w:tr>
      <w:tr w:rsidR="00682E97" w:rsidRPr="00B86834" w14:paraId="483586AB" w14:textId="77777777" w:rsidTr="00856AC4">
        <w:trPr>
          <w:trHeight w:val="20"/>
        </w:trPr>
        <w:tc>
          <w:tcPr>
            <w:tcW w:w="1565" w:type="dxa"/>
            <w:noWrap/>
            <w:hideMark/>
          </w:tcPr>
          <w:p w14:paraId="45052FB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Grewioideae</w:t>
            </w:r>
            <w:proofErr w:type="spellEnd"/>
          </w:p>
        </w:tc>
        <w:tc>
          <w:tcPr>
            <w:tcW w:w="1300" w:type="dxa"/>
            <w:noWrap/>
            <w:hideMark/>
          </w:tcPr>
          <w:p w14:paraId="73045D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992D4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0.01851069</w:t>
            </w:r>
          </w:p>
        </w:tc>
        <w:tc>
          <w:tcPr>
            <w:tcW w:w="1300" w:type="dxa"/>
            <w:noWrap/>
            <w:hideMark/>
          </w:tcPr>
          <w:p w14:paraId="60DD3F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0.01519887</w:t>
            </w:r>
          </w:p>
        </w:tc>
        <w:tc>
          <w:tcPr>
            <w:tcW w:w="1300" w:type="dxa"/>
            <w:noWrap/>
            <w:hideMark/>
          </w:tcPr>
          <w:p w14:paraId="22E56F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0.01079399</w:t>
            </w:r>
          </w:p>
        </w:tc>
        <w:tc>
          <w:tcPr>
            <w:tcW w:w="1300" w:type="dxa"/>
            <w:noWrap/>
            <w:hideMark/>
          </w:tcPr>
          <w:p w14:paraId="570079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6.63883528</w:t>
            </w:r>
          </w:p>
        </w:tc>
      </w:tr>
      <w:tr w:rsidR="00682E97" w:rsidRPr="00B86834" w14:paraId="1292CE09" w14:textId="77777777" w:rsidTr="00856AC4">
        <w:trPr>
          <w:trHeight w:val="20"/>
        </w:trPr>
        <w:tc>
          <w:tcPr>
            <w:tcW w:w="1565" w:type="dxa"/>
            <w:noWrap/>
            <w:hideMark/>
          </w:tcPr>
          <w:p w14:paraId="487C275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Grewioideae</w:t>
            </w:r>
            <w:proofErr w:type="spellEnd"/>
          </w:p>
        </w:tc>
        <w:tc>
          <w:tcPr>
            <w:tcW w:w="1300" w:type="dxa"/>
            <w:noWrap/>
            <w:hideMark/>
          </w:tcPr>
          <w:p w14:paraId="5DFEDB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5273B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0.00204155</w:t>
            </w:r>
          </w:p>
        </w:tc>
        <w:tc>
          <w:tcPr>
            <w:tcW w:w="1300" w:type="dxa"/>
            <w:noWrap/>
            <w:hideMark/>
          </w:tcPr>
          <w:p w14:paraId="1D31B1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0.01519887</w:t>
            </w:r>
          </w:p>
        </w:tc>
        <w:tc>
          <w:tcPr>
            <w:tcW w:w="1300" w:type="dxa"/>
            <w:noWrap/>
            <w:hideMark/>
          </w:tcPr>
          <w:p w14:paraId="167E2D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0.01047099</w:t>
            </w:r>
          </w:p>
        </w:tc>
        <w:tc>
          <w:tcPr>
            <w:tcW w:w="1300" w:type="dxa"/>
            <w:noWrap/>
            <w:hideMark/>
          </w:tcPr>
          <w:p w14:paraId="01A784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7.22264512</w:t>
            </w:r>
          </w:p>
        </w:tc>
      </w:tr>
      <w:tr w:rsidR="00682E97" w:rsidRPr="00B86834" w14:paraId="0BD8D524" w14:textId="77777777" w:rsidTr="00856AC4">
        <w:trPr>
          <w:trHeight w:val="20"/>
        </w:trPr>
        <w:tc>
          <w:tcPr>
            <w:tcW w:w="1565" w:type="dxa"/>
            <w:noWrap/>
            <w:hideMark/>
          </w:tcPr>
          <w:p w14:paraId="24F6F73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Heliophileae</w:t>
            </w:r>
            <w:proofErr w:type="spellEnd"/>
          </w:p>
        </w:tc>
        <w:tc>
          <w:tcPr>
            <w:tcW w:w="1300" w:type="dxa"/>
            <w:noWrap/>
            <w:hideMark/>
          </w:tcPr>
          <w:p w14:paraId="3176534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364C02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0.03148566</w:t>
            </w:r>
          </w:p>
        </w:tc>
        <w:tc>
          <w:tcPr>
            <w:tcW w:w="1300" w:type="dxa"/>
            <w:noWrap/>
            <w:hideMark/>
          </w:tcPr>
          <w:p w14:paraId="6B2BE6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0.18267111</w:t>
            </w:r>
          </w:p>
        </w:tc>
        <w:tc>
          <w:tcPr>
            <w:tcW w:w="1300" w:type="dxa"/>
            <w:noWrap/>
            <w:hideMark/>
          </w:tcPr>
          <w:p w14:paraId="0E4608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0.08926383</w:t>
            </w:r>
          </w:p>
        </w:tc>
        <w:tc>
          <w:tcPr>
            <w:tcW w:w="1300" w:type="dxa"/>
            <w:noWrap/>
            <w:hideMark/>
          </w:tcPr>
          <w:p w14:paraId="2FC0A07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5.50873313</w:t>
            </w:r>
          </w:p>
        </w:tc>
      </w:tr>
      <w:tr w:rsidR="00682E97" w:rsidRPr="00B86834" w14:paraId="6C543727" w14:textId="77777777" w:rsidTr="00856AC4">
        <w:trPr>
          <w:trHeight w:val="20"/>
        </w:trPr>
        <w:tc>
          <w:tcPr>
            <w:tcW w:w="1565" w:type="dxa"/>
            <w:noWrap/>
            <w:hideMark/>
          </w:tcPr>
          <w:p w14:paraId="18758CB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Heliophileae</w:t>
            </w:r>
            <w:proofErr w:type="spellEnd"/>
          </w:p>
        </w:tc>
        <w:tc>
          <w:tcPr>
            <w:tcW w:w="1300" w:type="dxa"/>
            <w:noWrap/>
            <w:hideMark/>
          </w:tcPr>
          <w:p w14:paraId="70A4ED2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22AB7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0.01997662</w:t>
            </w:r>
          </w:p>
        </w:tc>
        <w:tc>
          <w:tcPr>
            <w:tcW w:w="1300" w:type="dxa"/>
            <w:noWrap/>
            <w:hideMark/>
          </w:tcPr>
          <w:p w14:paraId="3BC9BF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0.18267111</w:t>
            </w:r>
          </w:p>
        </w:tc>
        <w:tc>
          <w:tcPr>
            <w:tcW w:w="1300" w:type="dxa"/>
            <w:noWrap/>
            <w:hideMark/>
          </w:tcPr>
          <w:p w14:paraId="45BEEB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0.07281015</w:t>
            </w:r>
          </w:p>
        </w:tc>
        <w:tc>
          <w:tcPr>
            <w:tcW w:w="1300" w:type="dxa"/>
            <w:noWrap/>
            <w:hideMark/>
          </w:tcPr>
          <w:p w14:paraId="486F2E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6.20895515</w:t>
            </w:r>
          </w:p>
        </w:tc>
      </w:tr>
      <w:tr w:rsidR="00682E97" w:rsidRPr="00B86834" w14:paraId="21348C1B" w14:textId="77777777" w:rsidTr="00856AC4">
        <w:trPr>
          <w:trHeight w:val="20"/>
        </w:trPr>
        <w:tc>
          <w:tcPr>
            <w:tcW w:w="1565" w:type="dxa"/>
            <w:noWrap/>
            <w:hideMark/>
          </w:tcPr>
          <w:p w14:paraId="75D4B8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7CAA44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B047F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0.08474611</w:t>
            </w:r>
          </w:p>
        </w:tc>
        <w:tc>
          <w:tcPr>
            <w:tcW w:w="1300" w:type="dxa"/>
            <w:noWrap/>
            <w:hideMark/>
          </w:tcPr>
          <w:p w14:paraId="6691BA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0.68310322</w:t>
            </w:r>
          </w:p>
        </w:tc>
        <w:tc>
          <w:tcPr>
            <w:tcW w:w="1300" w:type="dxa"/>
            <w:noWrap/>
            <w:hideMark/>
          </w:tcPr>
          <w:p w14:paraId="7FB7FF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0.17384484</w:t>
            </w:r>
          </w:p>
        </w:tc>
        <w:tc>
          <w:tcPr>
            <w:tcW w:w="1300" w:type="dxa"/>
            <w:noWrap/>
            <w:hideMark/>
          </w:tcPr>
          <w:p w14:paraId="50C143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7.14698412</w:t>
            </w:r>
          </w:p>
        </w:tc>
      </w:tr>
      <w:tr w:rsidR="00682E97" w:rsidRPr="00B86834" w14:paraId="3002FBA0" w14:textId="77777777" w:rsidTr="00856AC4">
        <w:trPr>
          <w:trHeight w:val="20"/>
        </w:trPr>
        <w:tc>
          <w:tcPr>
            <w:tcW w:w="1565" w:type="dxa"/>
            <w:noWrap/>
            <w:hideMark/>
          </w:tcPr>
          <w:p w14:paraId="77EF9C4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3E4A6F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8A4BE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0.01717609</w:t>
            </w:r>
          </w:p>
        </w:tc>
        <w:tc>
          <w:tcPr>
            <w:tcW w:w="1300" w:type="dxa"/>
            <w:noWrap/>
            <w:hideMark/>
          </w:tcPr>
          <w:p w14:paraId="733A3E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0.68310322</w:t>
            </w:r>
          </w:p>
        </w:tc>
        <w:tc>
          <w:tcPr>
            <w:tcW w:w="1300" w:type="dxa"/>
            <w:noWrap/>
            <w:hideMark/>
          </w:tcPr>
          <w:p w14:paraId="1C7DCD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0.05788547</w:t>
            </w:r>
          </w:p>
        </w:tc>
        <w:tc>
          <w:tcPr>
            <w:tcW w:w="1300" w:type="dxa"/>
            <w:noWrap/>
            <w:hideMark/>
          </w:tcPr>
          <w:p w14:paraId="215409A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7.21427088</w:t>
            </w:r>
          </w:p>
        </w:tc>
      </w:tr>
      <w:tr w:rsidR="00682E97" w:rsidRPr="00B86834" w14:paraId="7BCC75CA" w14:textId="77777777" w:rsidTr="00856AC4">
        <w:trPr>
          <w:trHeight w:val="20"/>
        </w:trPr>
        <w:tc>
          <w:tcPr>
            <w:tcW w:w="1565" w:type="dxa"/>
            <w:noWrap/>
            <w:hideMark/>
          </w:tcPr>
          <w:p w14:paraId="7D7BE63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Lepidieae</w:t>
            </w:r>
            <w:proofErr w:type="spellEnd"/>
          </w:p>
        </w:tc>
        <w:tc>
          <w:tcPr>
            <w:tcW w:w="1300" w:type="dxa"/>
            <w:noWrap/>
            <w:hideMark/>
          </w:tcPr>
          <w:p w14:paraId="153AC1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A0D65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0.22678721</w:t>
            </w:r>
          </w:p>
        </w:tc>
        <w:tc>
          <w:tcPr>
            <w:tcW w:w="1300" w:type="dxa"/>
            <w:noWrap/>
            <w:hideMark/>
          </w:tcPr>
          <w:p w14:paraId="3F0CB4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4.09428613</w:t>
            </w:r>
          </w:p>
        </w:tc>
        <w:tc>
          <w:tcPr>
            <w:tcW w:w="1300" w:type="dxa"/>
            <w:noWrap/>
            <w:hideMark/>
          </w:tcPr>
          <w:p w14:paraId="656DE1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1.62184764</w:t>
            </w:r>
          </w:p>
        </w:tc>
        <w:tc>
          <w:tcPr>
            <w:tcW w:w="1300" w:type="dxa"/>
            <w:noWrap/>
            <w:hideMark/>
          </w:tcPr>
          <w:p w14:paraId="436E5C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5.98357632</w:t>
            </w:r>
          </w:p>
        </w:tc>
      </w:tr>
      <w:tr w:rsidR="00682E97" w:rsidRPr="00B86834" w14:paraId="245CED04" w14:textId="77777777" w:rsidTr="00856AC4">
        <w:trPr>
          <w:trHeight w:val="20"/>
        </w:trPr>
        <w:tc>
          <w:tcPr>
            <w:tcW w:w="1565" w:type="dxa"/>
            <w:noWrap/>
            <w:hideMark/>
          </w:tcPr>
          <w:p w14:paraId="6DCFC80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Lepidieae</w:t>
            </w:r>
            <w:proofErr w:type="spellEnd"/>
          </w:p>
        </w:tc>
        <w:tc>
          <w:tcPr>
            <w:tcW w:w="1300" w:type="dxa"/>
            <w:noWrap/>
            <w:hideMark/>
          </w:tcPr>
          <w:p w14:paraId="5738D7D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ABDD2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0.21022811</w:t>
            </w:r>
          </w:p>
        </w:tc>
        <w:tc>
          <w:tcPr>
            <w:tcW w:w="1300" w:type="dxa"/>
            <w:noWrap/>
            <w:hideMark/>
          </w:tcPr>
          <w:p w14:paraId="1F3CF40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4.09428613</w:t>
            </w:r>
          </w:p>
        </w:tc>
        <w:tc>
          <w:tcPr>
            <w:tcW w:w="1300" w:type="dxa"/>
            <w:noWrap/>
            <w:hideMark/>
          </w:tcPr>
          <w:p w14:paraId="006ACF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1.61479762</w:t>
            </w:r>
          </w:p>
        </w:tc>
        <w:tc>
          <w:tcPr>
            <w:tcW w:w="1300" w:type="dxa"/>
            <w:noWrap/>
            <w:hideMark/>
          </w:tcPr>
          <w:p w14:paraId="1CA5EC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5.97607088</w:t>
            </w:r>
          </w:p>
        </w:tc>
      </w:tr>
      <w:tr w:rsidR="00682E97" w:rsidRPr="00B86834" w14:paraId="62ED9476" w14:textId="77777777" w:rsidTr="00856AC4">
        <w:trPr>
          <w:trHeight w:val="20"/>
        </w:trPr>
        <w:tc>
          <w:tcPr>
            <w:tcW w:w="1565" w:type="dxa"/>
            <w:noWrap/>
            <w:hideMark/>
          </w:tcPr>
          <w:p w14:paraId="1BFD65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633D9D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DBF7FB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0.03000707</w:t>
            </w:r>
          </w:p>
        </w:tc>
        <w:tc>
          <w:tcPr>
            <w:tcW w:w="1300" w:type="dxa"/>
            <w:noWrap/>
            <w:hideMark/>
          </w:tcPr>
          <w:p w14:paraId="469251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0.03296219</w:t>
            </w:r>
          </w:p>
        </w:tc>
        <w:tc>
          <w:tcPr>
            <w:tcW w:w="1300" w:type="dxa"/>
            <w:noWrap/>
            <w:hideMark/>
          </w:tcPr>
          <w:p w14:paraId="764643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0.0470141</w:t>
            </w:r>
          </w:p>
        </w:tc>
        <w:tc>
          <w:tcPr>
            <w:tcW w:w="1300" w:type="dxa"/>
            <w:noWrap/>
            <w:hideMark/>
          </w:tcPr>
          <w:p w14:paraId="00A206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6.32075538</w:t>
            </w:r>
          </w:p>
        </w:tc>
      </w:tr>
      <w:tr w:rsidR="00682E97" w:rsidRPr="00B86834" w14:paraId="20217337" w14:textId="77777777" w:rsidTr="00856AC4">
        <w:trPr>
          <w:trHeight w:val="20"/>
        </w:trPr>
        <w:tc>
          <w:tcPr>
            <w:tcW w:w="1565" w:type="dxa"/>
            <w:noWrap/>
            <w:hideMark/>
          </w:tcPr>
          <w:p w14:paraId="4F6566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00220C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533BC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0.07829517</w:t>
            </w:r>
          </w:p>
        </w:tc>
        <w:tc>
          <w:tcPr>
            <w:tcW w:w="1300" w:type="dxa"/>
            <w:noWrap/>
            <w:hideMark/>
          </w:tcPr>
          <w:p w14:paraId="1CCA22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0.03296219</w:t>
            </w:r>
          </w:p>
        </w:tc>
        <w:tc>
          <w:tcPr>
            <w:tcW w:w="1300" w:type="dxa"/>
            <w:noWrap/>
            <w:hideMark/>
          </w:tcPr>
          <w:p w14:paraId="11A4AB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0.10536494</w:t>
            </w:r>
          </w:p>
        </w:tc>
        <w:tc>
          <w:tcPr>
            <w:tcW w:w="1300" w:type="dxa"/>
            <w:noWrap/>
            <w:hideMark/>
          </w:tcPr>
          <w:p w14:paraId="756433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8.20029689</w:t>
            </w:r>
          </w:p>
        </w:tc>
      </w:tr>
      <w:tr w:rsidR="00682E97" w:rsidRPr="00B86834" w14:paraId="0BA3970B" w14:textId="77777777" w:rsidTr="00856AC4">
        <w:trPr>
          <w:trHeight w:val="20"/>
        </w:trPr>
        <w:tc>
          <w:tcPr>
            <w:tcW w:w="1565" w:type="dxa"/>
            <w:noWrap/>
            <w:hideMark/>
          </w:tcPr>
          <w:p w14:paraId="3E4DB635"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Lysimachieae</w:t>
            </w:r>
            <w:proofErr w:type="spellEnd"/>
          </w:p>
        </w:tc>
        <w:tc>
          <w:tcPr>
            <w:tcW w:w="1300" w:type="dxa"/>
            <w:noWrap/>
            <w:hideMark/>
          </w:tcPr>
          <w:p w14:paraId="4653F6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E1359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0.03603358</w:t>
            </w:r>
          </w:p>
        </w:tc>
        <w:tc>
          <w:tcPr>
            <w:tcW w:w="1300" w:type="dxa"/>
            <w:noWrap/>
            <w:hideMark/>
          </w:tcPr>
          <w:p w14:paraId="674AD7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0.13033183</w:t>
            </w:r>
          </w:p>
        </w:tc>
        <w:tc>
          <w:tcPr>
            <w:tcW w:w="1300" w:type="dxa"/>
            <w:noWrap/>
            <w:hideMark/>
          </w:tcPr>
          <w:p w14:paraId="3D45BC2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0.02691997</w:t>
            </w:r>
          </w:p>
        </w:tc>
        <w:tc>
          <w:tcPr>
            <w:tcW w:w="1300" w:type="dxa"/>
            <w:noWrap/>
            <w:hideMark/>
          </w:tcPr>
          <w:p w14:paraId="374FCE2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6.9317815</w:t>
            </w:r>
          </w:p>
        </w:tc>
      </w:tr>
      <w:tr w:rsidR="00682E97" w:rsidRPr="00B86834" w14:paraId="727B9ADE" w14:textId="77777777" w:rsidTr="00856AC4">
        <w:trPr>
          <w:trHeight w:val="20"/>
        </w:trPr>
        <w:tc>
          <w:tcPr>
            <w:tcW w:w="1565" w:type="dxa"/>
            <w:noWrap/>
            <w:hideMark/>
          </w:tcPr>
          <w:p w14:paraId="1DE6265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Lysimachieae</w:t>
            </w:r>
            <w:proofErr w:type="spellEnd"/>
          </w:p>
        </w:tc>
        <w:tc>
          <w:tcPr>
            <w:tcW w:w="1300" w:type="dxa"/>
            <w:noWrap/>
            <w:hideMark/>
          </w:tcPr>
          <w:p w14:paraId="2158901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D9BE7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0.02863371</w:t>
            </w:r>
          </w:p>
        </w:tc>
        <w:tc>
          <w:tcPr>
            <w:tcW w:w="1300" w:type="dxa"/>
            <w:noWrap/>
            <w:hideMark/>
          </w:tcPr>
          <w:p w14:paraId="410E93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0.13033183</w:t>
            </w:r>
          </w:p>
        </w:tc>
        <w:tc>
          <w:tcPr>
            <w:tcW w:w="1300" w:type="dxa"/>
            <w:noWrap/>
            <w:hideMark/>
          </w:tcPr>
          <w:p w14:paraId="6742D3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0.03122399</w:t>
            </w:r>
          </w:p>
        </w:tc>
        <w:tc>
          <w:tcPr>
            <w:tcW w:w="1300" w:type="dxa"/>
            <w:noWrap/>
            <w:hideMark/>
          </w:tcPr>
          <w:p w14:paraId="09C1FFB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6.86290627</w:t>
            </w:r>
          </w:p>
        </w:tc>
      </w:tr>
      <w:tr w:rsidR="00682E97" w:rsidRPr="00B86834" w14:paraId="1164A78E" w14:textId="77777777" w:rsidTr="00856AC4">
        <w:trPr>
          <w:trHeight w:val="20"/>
        </w:trPr>
        <w:tc>
          <w:tcPr>
            <w:tcW w:w="1565" w:type="dxa"/>
            <w:noWrap/>
            <w:hideMark/>
          </w:tcPr>
          <w:p w14:paraId="0AF127D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Onagraceae</w:t>
            </w:r>
            <w:proofErr w:type="spellEnd"/>
          </w:p>
        </w:tc>
        <w:tc>
          <w:tcPr>
            <w:tcW w:w="1300" w:type="dxa"/>
            <w:noWrap/>
            <w:hideMark/>
          </w:tcPr>
          <w:p w14:paraId="609334C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A5DB5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0.0385471</w:t>
            </w:r>
          </w:p>
        </w:tc>
        <w:tc>
          <w:tcPr>
            <w:tcW w:w="1300" w:type="dxa"/>
            <w:noWrap/>
            <w:hideMark/>
          </w:tcPr>
          <w:p w14:paraId="48135F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0.12746318</w:t>
            </w:r>
          </w:p>
        </w:tc>
        <w:tc>
          <w:tcPr>
            <w:tcW w:w="1300" w:type="dxa"/>
            <w:noWrap/>
            <w:hideMark/>
          </w:tcPr>
          <w:p w14:paraId="2A37DB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0.16128676</w:t>
            </w:r>
          </w:p>
        </w:tc>
        <w:tc>
          <w:tcPr>
            <w:tcW w:w="1300" w:type="dxa"/>
            <w:noWrap/>
            <w:hideMark/>
          </w:tcPr>
          <w:p w14:paraId="3BDC66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6.10071335</w:t>
            </w:r>
          </w:p>
        </w:tc>
      </w:tr>
      <w:tr w:rsidR="00682E97" w:rsidRPr="00B86834" w14:paraId="7C13A8A3" w14:textId="77777777" w:rsidTr="00856AC4">
        <w:trPr>
          <w:trHeight w:val="20"/>
        </w:trPr>
        <w:tc>
          <w:tcPr>
            <w:tcW w:w="1565" w:type="dxa"/>
            <w:noWrap/>
            <w:hideMark/>
          </w:tcPr>
          <w:p w14:paraId="5D7C9AD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Onagraceae</w:t>
            </w:r>
            <w:proofErr w:type="spellEnd"/>
          </w:p>
        </w:tc>
        <w:tc>
          <w:tcPr>
            <w:tcW w:w="1300" w:type="dxa"/>
            <w:noWrap/>
            <w:hideMark/>
          </w:tcPr>
          <w:p w14:paraId="104C58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BFAB3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0.00435933</w:t>
            </w:r>
          </w:p>
        </w:tc>
        <w:tc>
          <w:tcPr>
            <w:tcW w:w="1300" w:type="dxa"/>
            <w:noWrap/>
            <w:hideMark/>
          </w:tcPr>
          <w:p w14:paraId="3BD1FB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0.12746318</w:t>
            </w:r>
          </w:p>
        </w:tc>
        <w:tc>
          <w:tcPr>
            <w:tcW w:w="1300" w:type="dxa"/>
            <w:noWrap/>
            <w:hideMark/>
          </w:tcPr>
          <w:p w14:paraId="01AA20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0.09164123</w:t>
            </w:r>
          </w:p>
        </w:tc>
        <w:tc>
          <w:tcPr>
            <w:tcW w:w="1300" w:type="dxa"/>
            <w:noWrap/>
            <w:hideMark/>
          </w:tcPr>
          <w:p w14:paraId="76AA3D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6.8609902</w:t>
            </w:r>
          </w:p>
        </w:tc>
      </w:tr>
      <w:tr w:rsidR="00682E97" w:rsidRPr="00B86834" w14:paraId="4150339A" w14:textId="77777777" w:rsidTr="00856AC4">
        <w:trPr>
          <w:trHeight w:val="20"/>
        </w:trPr>
        <w:tc>
          <w:tcPr>
            <w:tcW w:w="1565" w:type="dxa"/>
            <w:noWrap/>
            <w:hideMark/>
          </w:tcPr>
          <w:p w14:paraId="193975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4C6B9AD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72018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0.04836983</w:t>
            </w:r>
          </w:p>
        </w:tc>
        <w:tc>
          <w:tcPr>
            <w:tcW w:w="1300" w:type="dxa"/>
            <w:noWrap/>
            <w:hideMark/>
          </w:tcPr>
          <w:p w14:paraId="054969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0.04741257</w:t>
            </w:r>
          </w:p>
        </w:tc>
        <w:tc>
          <w:tcPr>
            <w:tcW w:w="1300" w:type="dxa"/>
            <w:noWrap/>
            <w:hideMark/>
          </w:tcPr>
          <w:p w14:paraId="6C6C94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0.03653261</w:t>
            </w:r>
          </w:p>
        </w:tc>
        <w:tc>
          <w:tcPr>
            <w:tcW w:w="1300" w:type="dxa"/>
            <w:noWrap/>
            <w:hideMark/>
          </w:tcPr>
          <w:p w14:paraId="1C88A5E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6.63191087</w:t>
            </w:r>
          </w:p>
        </w:tc>
      </w:tr>
      <w:tr w:rsidR="00682E97" w:rsidRPr="00B86834" w14:paraId="6F93047C" w14:textId="77777777" w:rsidTr="00856AC4">
        <w:trPr>
          <w:trHeight w:val="20"/>
        </w:trPr>
        <w:tc>
          <w:tcPr>
            <w:tcW w:w="1565" w:type="dxa"/>
            <w:noWrap/>
            <w:hideMark/>
          </w:tcPr>
          <w:p w14:paraId="3CD881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58F65E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E8D32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0.04104038</w:t>
            </w:r>
          </w:p>
        </w:tc>
        <w:tc>
          <w:tcPr>
            <w:tcW w:w="1300" w:type="dxa"/>
            <w:noWrap/>
            <w:hideMark/>
          </w:tcPr>
          <w:p w14:paraId="09E1BE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0.04741257</w:t>
            </w:r>
          </w:p>
        </w:tc>
        <w:tc>
          <w:tcPr>
            <w:tcW w:w="1300" w:type="dxa"/>
            <w:noWrap/>
            <w:hideMark/>
          </w:tcPr>
          <w:p w14:paraId="345A10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0.04334687</w:t>
            </w:r>
          </w:p>
        </w:tc>
        <w:tc>
          <w:tcPr>
            <w:tcW w:w="1300" w:type="dxa"/>
            <w:noWrap/>
            <w:hideMark/>
          </w:tcPr>
          <w:p w14:paraId="7E3FC5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6.44066335</w:t>
            </w:r>
          </w:p>
        </w:tc>
      </w:tr>
      <w:tr w:rsidR="00682E97" w:rsidRPr="00B86834" w14:paraId="13B2DFC3" w14:textId="77777777" w:rsidTr="00856AC4">
        <w:trPr>
          <w:trHeight w:val="20"/>
        </w:trPr>
        <w:tc>
          <w:tcPr>
            <w:tcW w:w="1565" w:type="dxa"/>
            <w:noWrap/>
            <w:hideMark/>
          </w:tcPr>
          <w:p w14:paraId="761FF4D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Panicoideae</w:t>
            </w:r>
            <w:proofErr w:type="spellEnd"/>
          </w:p>
        </w:tc>
        <w:tc>
          <w:tcPr>
            <w:tcW w:w="1300" w:type="dxa"/>
            <w:noWrap/>
            <w:hideMark/>
          </w:tcPr>
          <w:p w14:paraId="4301D1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7C26D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0.02649464</w:t>
            </w:r>
          </w:p>
        </w:tc>
        <w:tc>
          <w:tcPr>
            <w:tcW w:w="1300" w:type="dxa"/>
            <w:noWrap/>
            <w:hideMark/>
          </w:tcPr>
          <w:p w14:paraId="38FB7C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0.53361681</w:t>
            </w:r>
          </w:p>
        </w:tc>
        <w:tc>
          <w:tcPr>
            <w:tcW w:w="1300" w:type="dxa"/>
            <w:noWrap/>
            <w:hideMark/>
          </w:tcPr>
          <w:p w14:paraId="22E281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0.26292268</w:t>
            </w:r>
          </w:p>
        </w:tc>
        <w:tc>
          <w:tcPr>
            <w:tcW w:w="1300" w:type="dxa"/>
            <w:noWrap/>
            <w:hideMark/>
          </w:tcPr>
          <w:p w14:paraId="669596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6.95358999</w:t>
            </w:r>
          </w:p>
        </w:tc>
      </w:tr>
      <w:tr w:rsidR="00682E97" w:rsidRPr="00B86834" w14:paraId="637E884D" w14:textId="77777777" w:rsidTr="00856AC4">
        <w:trPr>
          <w:trHeight w:val="20"/>
        </w:trPr>
        <w:tc>
          <w:tcPr>
            <w:tcW w:w="1565" w:type="dxa"/>
            <w:noWrap/>
            <w:hideMark/>
          </w:tcPr>
          <w:p w14:paraId="503EF7A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Panicoideae</w:t>
            </w:r>
            <w:proofErr w:type="spellEnd"/>
          </w:p>
        </w:tc>
        <w:tc>
          <w:tcPr>
            <w:tcW w:w="1300" w:type="dxa"/>
            <w:noWrap/>
            <w:hideMark/>
          </w:tcPr>
          <w:p w14:paraId="1AAED9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0E42A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0.03891246</w:t>
            </w:r>
          </w:p>
        </w:tc>
        <w:tc>
          <w:tcPr>
            <w:tcW w:w="1300" w:type="dxa"/>
            <w:noWrap/>
            <w:hideMark/>
          </w:tcPr>
          <w:p w14:paraId="0C38F6B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0.53361681</w:t>
            </w:r>
          </w:p>
        </w:tc>
        <w:tc>
          <w:tcPr>
            <w:tcW w:w="1300" w:type="dxa"/>
            <w:noWrap/>
            <w:hideMark/>
          </w:tcPr>
          <w:p w14:paraId="005CA8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0.26292275</w:t>
            </w:r>
          </w:p>
        </w:tc>
        <w:tc>
          <w:tcPr>
            <w:tcW w:w="1300" w:type="dxa"/>
            <w:noWrap/>
            <w:hideMark/>
          </w:tcPr>
          <w:p w14:paraId="7DC401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6.99399853</w:t>
            </w:r>
          </w:p>
        </w:tc>
      </w:tr>
      <w:tr w:rsidR="00682E97" w:rsidRPr="00B86834" w14:paraId="1AB8E64A" w14:textId="77777777" w:rsidTr="00856AC4">
        <w:trPr>
          <w:trHeight w:val="20"/>
        </w:trPr>
        <w:tc>
          <w:tcPr>
            <w:tcW w:w="1565" w:type="dxa"/>
            <w:noWrap/>
            <w:hideMark/>
          </w:tcPr>
          <w:p w14:paraId="083FD6E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Polemoniaceae</w:t>
            </w:r>
            <w:proofErr w:type="spellEnd"/>
          </w:p>
        </w:tc>
        <w:tc>
          <w:tcPr>
            <w:tcW w:w="1300" w:type="dxa"/>
            <w:noWrap/>
            <w:hideMark/>
          </w:tcPr>
          <w:p w14:paraId="142429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A495B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0.01107295</w:t>
            </w:r>
          </w:p>
        </w:tc>
        <w:tc>
          <w:tcPr>
            <w:tcW w:w="1300" w:type="dxa"/>
            <w:noWrap/>
            <w:hideMark/>
          </w:tcPr>
          <w:p w14:paraId="7B3514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0.02045512</w:t>
            </w:r>
          </w:p>
        </w:tc>
        <w:tc>
          <w:tcPr>
            <w:tcW w:w="1300" w:type="dxa"/>
            <w:noWrap/>
            <w:hideMark/>
          </w:tcPr>
          <w:p w14:paraId="3E66E6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0.02278383</w:t>
            </w:r>
          </w:p>
        </w:tc>
        <w:tc>
          <w:tcPr>
            <w:tcW w:w="1300" w:type="dxa"/>
            <w:noWrap/>
            <w:hideMark/>
          </w:tcPr>
          <w:p w14:paraId="0C9712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4.33439272</w:t>
            </w:r>
          </w:p>
        </w:tc>
      </w:tr>
      <w:tr w:rsidR="00682E97" w:rsidRPr="00B86834" w14:paraId="3BB90A48" w14:textId="77777777" w:rsidTr="00856AC4">
        <w:trPr>
          <w:trHeight w:val="20"/>
        </w:trPr>
        <w:tc>
          <w:tcPr>
            <w:tcW w:w="1565" w:type="dxa"/>
            <w:noWrap/>
            <w:hideMark/>
          </w:tcPr>
          <w:p w14:paraId="426777F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Polemoniaceae</w:t>
            </w:r>
            <w:proofErr w:type="spellEnd"/>
          </w:p>
        </w:tc>
        <w:tc>
          <w:tcPr>
            <w:tcW w:w="1300" w:type="dxa"/>
            <w:noWrap/>
            <w:hideMark/>
          </w:tcPr>
          <w:p w14:paraId="16729C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5EB66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0.00787351</w:t>
            </w:r>
          </w:p>
        </w:tc>
        <w:tc>
          <w:tcPr>
            <w:tcW w:w="1300" w:type="dxa"/>
            <w:noWrap/>
            <w:hideMark/>
          </w:tcPr>
          <w:p w14:paraId="72DA0A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0.02045512</w:t>
            </w:r>
          </w:p>
        </w:tc>
        <w:tc>
          <w:tcPr>
            <w:tcW w:w="1300" w:type="dxa"/>
            <w:noWrap/>
            <w:hideMark/>
          </w:tcPr>
          <w:p w14:paraId="31E37B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0.02486642</w:t>
            </w:r>
          </w:p>
        </w:tc>
        <w:tc>
          <w:tcPr>
            <w:tcW w:w="1300" w:type="dxa"/>
            <w:noWrap/>
            <w:hideMark/>
          </w:tcPr>
          <w:p w14:paraId="7F069C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6.76427556</w:t>
            </w:r>
          </w:p>
        </w:tc>
      </w:tr>
      <w:tr w:rsidR="00682E97" w:rsidRPr="00B86834" w14:paraId="5404635E" w14:textId="77777777" w:rsidTr="00856AC4">
        <w:trPr>
          <w:trHeight w:val="20"/>
        </w:trPr>
        <w:tc>
          <w:tcPr>
            <w:tcW w:w="1565" w:type="dxa"/>
            <w:noWrap/>
            <w:hideMark/>
          </w:tcPr>
          <w:p w14:paraId="44CC4865"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Pooideae</w:t>
            </w:r>
            <w:proofErr w:type="spellEnd"/>
          </w:p>
        </w:tc>
        <w:tc>
          <w:tcPr>
            <w:tcW w:w="1300" w:type="dxa"/>
            <w:noWrap/>
            <w:hideMark/>
          </w:tcPr>
          <w:p w14:paraId="6C0215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6F301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0.0188484</w:t>
            </w:r>
          </w:p>
        </w:tc>
        <w:tc>
          <w:tcPr>
            <w:tcW w:w="1300" w:type="dxa"/>
            <w:noWrap/>
            <w:hideMark/>
          </w:tcPr>
          <w:p w14:paraId="5390D8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8.0067692</w:t>
            </w:r>
          </w:p>
        </w:tc>
        <w:tc>
          <w:tcPr>
            <w:tcW w:w="1300" w:type="dxa"/>
            <w:noWrap/>
            <w:hideMark/>
          </w:tcPr>
          <w:p w14:paraId="76C0D8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4.67402096</w:t>
            </w:r>
          </w:p>
        </w:tc>
        <w:tc>
          <w:tcPr>
            <w:tcW w:w="1300" w:type="dxa"/>
            <w:noWrap/>
            <w:hideMark/>
          </w:tcPr>
          <w:p w14:paraId="5F40CC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6.28878834</w:t>
            </w:r>
          </w:p>
        </w:tc>
      </w:tr>
      <w:tr w:rsidR="00682E97" w:rsidRPr="00B86834" w14:paraId="25BD7BCE" w14:textId="77777777" w:rsidTr="00856AC4">
        <w:trPr>
          <w:trHeight w:val="20"/>
        </w:trPr>
        <w:tc>
          <w:tcPr>
            <w:tcW w:w="1565" w:type="dxa"/>
            <w:noWrap/>
            <w:hideMark/>
          </w:tcPr>
          <w:p w14:paraId="4764F11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Pooideae</w:t>
            </w:r>
            <w:proofErr w:type="spellEnd"/>
          </w:p>
        </w:tc>
        <w:tc>
          <w:tcPr>
            <w:tcW w:w="1300" w:type="dxa"/>
            <w:noWrap/>
            <w:hideMark/>
          </w:tcPr>
          <w:p w14:paraId="068258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17B89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0.02946306</w:t>
            </w:r>
          </w:p>
        </w:tc>
        <w:tc>
          <w:tcPr>
            <w:tcW w:w="1300" w:type="dxa"/>
            <w:noWrap/>
            <w:hideMark/>
          </w:tcPr>
          <w:p w14:paraId="0B60B1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8.0067692</w:t>
            </w:r>
          </w:p>
        </w:tc>
        <w:tc>
          <w:tcPr>
            <w:tcW w:w="1300" w:type="dxa"/>
            <w:noWrap/>
            <w:hideMark/>
          </w:tcPr>
          <w:p w14:paraId="179641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4.68880261</w:t>
            </w:r>
          </w:p>
        </w:tc>
        <w:tc>
          <w:tcPr>
            <w:tcW w:w="1300" w:type="dxa"/>
            <w:noWrap/>
            <w:hideMark/>
          </w:tcPr>
          <w:p w14:paraId="7A4AE1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6.42808007</w:t>
            </w:r>
          </w:p>
        </w:tc>
      </w:tr>
      <w:tr w:rsidR="00682E97" w:rsidRPr="00B86834" w14:paraId="45905ED9" w14:textId="77777777" w:rsidTr="00856AC4">
        <w:trPr>
          <w:trHeight w:val="20"/>
        </w:trPr>
        <w:tc>
          <w:tcPr>
            <w:tcW w:w="1565" w:type="dxa"/>
            <w:noWrap/>
            <w:hideMark/>
          </w:tcPr>
          <w:p w14:paraId="714363C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Primulaceae</w:t>
            </w:r>
            <w:proofErr w:type="spellEnd"/>
          </w:p>
        </w:tc>
        <w:tc>
          <w:tcPr>
            <w:tcW w:w="1300" w:type="dxa"/>
            <w:noWrap/>
            <w:hideMark/>
          </w:tcPr>
          <w:p w14:paraId="4157B0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C112A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0.02361879</w:t>
            </w:r>
          </w:p>
        </w:tc>
        <w:tc>
          <w:tcPr>
            <w:tcW w:w="1300" w:type="dxa"/>
            <w:noWrap/>
            <w:hideMark/>
          </w:tcPr>
          <w:p w14:paraId="1999DF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0.38999068</w:t>
            </w:r>
          </w:p>
        </w:tc>
        <w:tc>
          <w:tcPr>
            <w:tcW w:w="1300" w:type="dxa"/>
            <w:noWrap/>
            <w:hideMark/>
          </w:tcPr>
          <w:p w14:paraId="3F13A2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0.18046481</w:t>
            </w:r>
          </w:p>
        </w:tc>
        <w:tc>
          <w:tcPr>
            <w:tcW w:w="1300" w:type="dxa"/>
            <w:noWrap/>
            <w:hideMark/>
          </w:tcPr>
          <w:p w14:paraId="6F4F05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6.39076673</w:t>
            </w:r>
          </w:p>
        </w:tc>
      </w:tr>
      <w:tr w:rsidR="00682E97" w:rsidRPr="00B86834" w14:paraId="131EA1DC" w14:textId="77777777" w:rsidTr="00856AC4">
        <w:trPr>
          <w:trHeight w:val="20"/>
        </w:trPr>
        <w:tc>
          <w:tcPr>
            <w:tcW w:w="1565" w:type="dxa"/>
            <w:noWrap/>
            <w:hideMark/>
          </w:tcPr>
          <w:p w14:paraId="4E93777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Primulaceae</w:t>
            </w:r>
            <w:proofErr w:type="spellEnd"/>
          </w:p>
        </w:tc>
        <w:tc>
          <w:tcPr>
            <w:tcW w:w="1300" w:type="dxa"/>
            <w:noWrap/>
            <w:hideMark/>
          </w:tcPr>
          <w:p w14:paraId="0A5BA2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885E7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0.01149745</w:t>
            </w:r>
          </w:p>
        </w:tc>
        <w:tc>
          <w:tcPr>
            <w:tcW w:w="1300" w:type="dxa"/>
            <w:noWrap/>
            <w:hideMark/>
          </w:tcPr>
          <w:p w14:paraId="44020F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0.38999068</w:t>
            </w:r>
          </w:p>
        </w:tc>
        <w:tc>
          <w:tcPr>
            <w:tcW w:w="1300" w:type="dxa"/>
            <w:noWrap/>
            <w:hideMark/>
          </w:tcPr>
          <w:p w14:paraId="1E10C2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0.19282366</w:t>
            </w:r>
          </w:p>
        </w:tc>
        <w:tc>
          <w:tcPr>
            <w:tcW w:w="1300" w:type="dxa"/>
            <w:noWrap/>
            <w:hideMark/>
          </w:tcPr>
          <w:p w14:paraId="03F618B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6.55496722</w:t>
            </w:r>
          </w:p>
        </w:tc>
      </w:tr>
      <w:tr w:rsidR="00682E97" w:rsidRPr="00B86834" w14:paraId="63AD36E9" w14:textId="77777777" w:rsidTr="00856AC4">
        <w:trPr>
          <w:trHeight w:val="20"/>
        </w:trPr>
        <w:tc>
          <w:tcPr>
            <w:tcW w:w="1565" w:type="dxa"/>
            <w:noWrap/>
            <w:hideMark/>
          </w:tcPr>
          <w:p w14:paraId="1934410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Rubieae</w:t>
            </w:r>
            <w:proofErr w:type="spellEnd"/>
          </w:p>
        </w:tc>
        <w:tc>
          <w:tcPr>
            <w:tcW w:w="1300" w:type="dxa"/>
            <w:noWrap/>
            <w:hideMark/>
          </w:tcPr>
          <w:p w14:paraId="04B0582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C33A8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0.03459232</w:t>
            </w:r>
          </w:p>
        </w:tc>
        <w:tc>
          <w:tcPr>
            <w:tcW w:w="1300" w:type="dxa"/>
            <w:noWrap/>
            <w:hideMark/>
          </w:tcPr>
          <w:p w14:paraId="64E6C8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0.75828112</w:t>
            </w:r>
          </w:p>
        </w:tc>
        <w:tc>
          <w:tcPr>
            <w:tcW w:w="1300" w:type="dxa"/>
            <w:noWrap/>
            <w:hideMark/>
          </w:tcPr>
          <w:p w14:paraId="049F1C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0.04039053</w:t>
            </w:r>
          </w:p>
        </w:tc>
        <w:tc>
          <w:tcPr>
            <w:tcW w:w="1300" w:type="dxa"/>
            <w:noWrap/>
            <w:hideMark/>
          </w:tcPr>
          <w:p w14:paraId="67131F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6.40171632</w:t>
            </w:r>
          </w:p>
        </w:tc>
      </w:tr>
      <w:tr w:rsidR="00682E97" w:rsidRPr="00B86834" w14:paraId="255BAA86" w14:textId="77777777" w:rsidTr="00856AC4">
        <w:trPr>
          <w:trHeight w:val="20"/>
        </w:trPr>
        <w:tc>
          <w:tcPr>
            <w:tcW w:w="1565" w:type="dxa"/>
            <w:noWrap/>
            <w:hideMark/>
          </w:tcPr>
          <w:p w14:paraId="072083A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Rubieae</w:t>
            </w:r>
            <w:proofErr w:type="spellEnd"/>
          </w:p>
        </w:tc>
        <w:tc>
          <w:tcPr>
            <w:tcW w:w="1300" w:type="dxa"/>
            <w:noWrap/>
            <w:hideMark/>
          </w:tcPr>
          <w:p w14:paraId="056867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154A9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0.04682316</w:t>
            </w:r>
          </w:p>
        </w:tc>
        <w:tc>
          <w:tcPr>
            <w:tcW w:w="1300" w:type="dxa"/>
            <w:noWrap/>
            <w:hideMark/>
          </w:tcPr>
          <w:p w14:paraId="7802D1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0.75828112</w:t>
            </w:r>
          </w:p>
        </w:tc>
        <w:tc>
          <w:tcPr>
            <w:tcW w:w="1300" w:type="dxa"/>
            <w:noWrap/>
            <w:hideMark/>
          </w:tcPr>
          <w:p w14:paraId="1F394A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0.2410869</w:t>
            </w:r>
          </w:p>
        </w:tc>
        <w:tc>
          <w:tcPr>
            <w:tcW w:w="1300" w:type="dxa"/>
            <w:noWrap/>
            <w:hideMark/>
          </w:tcPr>
          <w:p w14:paraId="73E7F9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6.61440928</w:t>
            </w:r>
          </w:p>
        </w:tc>
      </w:tr>
      <w:tr w:rsidR="00682E97" w:rsidRPr="00B86834" w14:paraId="04B51F7D" w14:textId="77777777" w:rsidTr="00856AC4">
        <w:trPr>
          <w:trHeight w:val="20"/>
        </w:trPr>
        <w:tc>
          <w:tcPr>
            <w:tcW w:w="1565" w:type="dxa"/>
            <w:noWrap/>
            <w:hideMark/>
          </w:tcPr>
          <w:p w14:paraId="48A996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2CFD5C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EE564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0.01898019</w:t>
            </w:r>
          </w:p>
        </w:tc>
        <w:tc>
          <w:tcPr>
            <w:tcW w:w="1300" w:type="dxa"/>
            <w:noWrap/>
            <w:hideMark/>
          </w:tcPr>
          <w:p w14:paraId="11478F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0.05582403</w:t>
            </w:r>
          </w:p>
        </w:tc>
        <w:tc>
          <w:tcPr>
            <w:tcW w:w="1300" w:type="dxa"/>
            <w:noWrap/>
            <w:hideMark/>
          </w:tcPr>
          <w:p w14:paraId="015E29E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0.061728</w:t>
            </w:r>
          </w:p>
        </w:tc>
        <w:tc>
          <w:tcPr>
            <w:tcW w:w="1300" w:type="dxa"/>
            <w:noWrap/>
            <w:hideMark/>
          </w:tcPr>
          <w:p w14:paraId="147918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5.3249917</w:t>
            </w:r>
          </w:p>
        </w:tc>
      </w:tr>
      <w:tr w:rsidR="00682E97" w:rsidRPr="00B86834" w14:paraId="3552E38E" w14:textId="77777777" w:rsidTr="00856AC4">
        <w:trPr>
          <w:trHeight w:val="20"/>
        </w:trPr>
        <w:tc>
          <w:tcPr>
            <w:tcW w:w="1565" w:type="dxa"/>
            <w:noWrap/>
            <w:hideMark/>
          </w:tcPr>
          <w:p w14:paraId="3385AD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2A60DA9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0AE06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0.015896</w:t>
            </w:r>
          </w:p>
        </w:tc>
        <w:tc>
          <w:tcPr>
            <w:tcW w:w="1300" w:type="dxa"/>
            <w:noWrap/>
            <w:hideMark/>
          </w:tcPr>
          <w:p w14:paraId="0F3809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0.05582403</w:t>
            </w:r>
          </w:p>
        </w:tc>
        <w:tc>
          <w:tcPr>
            <w:tcW w:w="1300" w:type="dxa"/>
            <w:noWrap/>
            <w:hideMark/>
          </w:tcPr>
          <w:p w14:paraId="73CC7E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0.06167412</w:t>
            </w:r>
          </w:p>
        </w:tc>
        <w:tc>
          <w:tcPr>
            <w:tcW w:w="1300" w:type="dxa"/>
            <w:noWrap/>
            <w:hideMark/>
          </w:tcPr>
          <w:p w14:paraId="0717C0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6.36815166</w:t>
            </w:r>
          </w:p>
        </w:tc>
      </w:tr>
      <w:tr w:rsidR="00682E97" w:rsidRPr="00B86834" w14:paraId="4520AEF7" w14:textId="77777777" w:rsidTr="00856AC4">
        <w:trPr>
          <w:trHeight w:val="20"/>
        </w:trPr>
        <w:tc>
          <w:tcPr>
            <w:tcW w:w="1565" w:type="dxa"/>
            <w:noWrap/>
            <w:hideMark/>
          </w:tcPr>
          <w:p w14:paraId="47F082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70DB646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BA6FC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0.01401341</w:t>
            </w:r>
          </w:p>
        </w:tc>
        <w:tc>
          <w:tcPr>
            <w:tcW w:w="1300" w:type="dxa"/>
            <w:noWrap/>
            <w:hideMark/>
          </w:tcPr>
          <w:p w14:paraId="403E73A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0.06630001</w:t>
            </w:r>
          </w:p>
        </w:tc>
        <w:tc>
          <w:tcPr>
            <w:tcW w:w="1300" w:type="dxa"/>
            <w:noWrap/>
            <w:hideMark/>
          </w:tcPr>
          <w:p w14:paraId="36E8E7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0.15851054</w:t>
            </w:r>
          </w:p>
        </w:tc>
        <w:tc>
          <w:tcPr>
            <w:tcW w:w="1300" w:type="dxa"/>
            <w:noWrap/>
            <w:hideMark/>
          </w:tcPr>
          <w:p w14:paraId="2006EF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5.99752213</w:t>
            </w:r>
          </w:p>
        </w:tc>
      </w:tr>
      <w:tr w:rsidR="00682E97" w:rsidRPr="00B86834" w14:paraId="0ECEB1A2" w14:textId="77777777" w:rsidTr="00856AC4">
        <w:trPr>
          <w:trHeight w:val="20"/>
        </w:trPr>
        <w:tc>
          <w:tcPr>
            <w:tcW w:w="1565" w:type="dxa"/>
            <w:noWrap/>
            <w:hideMark/>
          </w:tcPr>
          <w:p w14:paraId="11E523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1E827E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F47BD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0.01109792</w:t>
            </w:r>
          </w:p>
        </w:tc>
        <w:tc>
          <w:tcPr>
            <w:tcW w:w="1300" w:type="dxa"/>
            <w:noWrap/>
            <w:hideMark/>
          </w:tcPr>
          <w:p w14:paraId="4E47D7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0.06630001</w:t>
            </w:r>
          </w:p>
        </w:tc>
        <w:tc>
          <w:tcPr>
            <w:tcW w:w="1300" w:type="dxa"/>
            <w:noWrap/>
            <w:hideMark/>
          </w:tcPr>
          <w:p w14:paraId="352803A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0.15154511</w:t>
            </w:r>
          </w:p>
        </w:tc>
        <w:tc>
          <w:tcPr>
            <w:tcW w:w="1300" w:type="dxa"/>
            <w:noWrap/>
            <w:hideMark/>
          </w:tcPr>
          <w:p w14:paraId="5B20A7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6.04384296</w:t>
            </w:r>
          </w:p>
        </w:tc>
      </w:tr>
      <w:tr w:rsidR="00682E97" w:rsidRPr="00B86834" w14:paraId="7E561E7E" w14:textId="77777777" w:rsidTr="00856AC4">
        <w:trPr>
          <w:trHeight w:val="20"/>
        </w:trPr>
        <w:tc>
          <w:tcPr>
            <w:tcW w:w="1565" w:type="dxa"/>
            <w:noWrap/>
            <w:hideMark/>
          </w:tcPr>
          <w:p w14:paraId="2A81566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Spermacoceae</w:t>
            </w:r>
            <w:proofErr w:type="spellEnd"/>
          </w:p>
        </w:tc>
        <w:tc>
          <w:tcPr>
            <w:tcW w:w="1300" w:type="dxa"/>
            <w:noWrap/>
            <w:hideMark/>
          </w:tcPr>
          <w:p w14:paraId="3EDBF9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7F3B5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0.03530102</w:t>
            </w:r>
          </w:p>
        </w:tc>
        <w:tc>
          <w:tcPr>
            <w:tcW w:w="1300" w:type="dxa"/>
            <w:noWrap/>
            <w:hideMark/>
          </w:tcPr>
          <w:p w14:paraId="7B9438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0.05217572</w:t>
            </w:r>
          </w:p>
        </w:tc>
        <w:tc>
          <w:tcPr>
            <w:tcW w:w="1300" w:type="dxa"/>
            <w:noWrap/>
            <w:hideMark/>
          </w:tcPr>
          <w:p w14:paraId="005B6F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0.02525213</w:t>
            </w:r>
          </w:p>
        </w:tc>
        <w:tc>
          <w:tcPr>
            <w:tcW w:w="1300" w:type="dxa"/>
            <w:noWrap/>
            <w:hideMark/>
          </w:tcPr>
          <w:p w14:paraId="4ECF35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7.09950546</w:t>
            </w:r>
          </w:p>
        </w:tc>
      </w:tr>
      <w:tr w:rsidR="00682E97" w:rsidRPr="00B86834" w14:paraId="42567106" w14:textId="77777777" w:rsidTr="00856AC4">
        <w:trPr>
          <w:trHeight w:val="20"/>
        </w:trPr>
        <w:tc>
          <w:tcPr>
            <w:tcW w:w="1565" w:type="dxa"/>
            <w:noWrap/>
            <w:hideMark/>
          </w:tcPr>
          <w:p w14:paraId="48DCC73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Spermacoceae</w:t>
            </w:r>
            <w:proofErr w:type="spellEnd"/>
          </w:p>
        </w:tc>
        <w:tc>
          <w:tcPr>
            <w:tcW w:w="1300" w:type="dxa"/>
            <w:noWrap/>
            <w:hideMark/>
          </w:tcPr>
          <w:p w14:paraId="58D3D4D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199DF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0.01211311</w:t>
            </w:r>
          </w:p>
        </w:tc>
        <w:tc>
          <w:tcPr>
            <w:tcW w:w="1300" w:type="dxa"/>
            <w:noWrap/>
            <w:hideMark/>
          </w:tcPr>
          <w:p w14:paraId="1711BB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0.05217572</w:t>
            </w:r>
          </w:p>
        </w:tc>
        <w:tc>
          <w:tcPr>
            <w:tcW w:w="1300" w:type="dxa"/>
            <w:noWrap/>
            <w:hideMark/>
          </w:tcPr>
          <w:p w14:paraId="1E4D0E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0.039049</w:t>
            </w:r>
          </w:p>
        </w:tc>
        <w:tc>
          <w:tcPr>
            <w:tcW w:w="1300" w:type="dxa"/>
            <w:noWrap/>
            <w:hideMark/>
          </w:tcPr>
          <w:p w14:paraId="0D2AE9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6.86151135</w:t>
            </w:r>
          </w:p>
        </w:tc>
      </w:tr>
      <w:tr w:rsidR="00682E97" w:rsidRPr="00B86834" w14:paraId="43FDF631" w14:textId="77777777" w:rsidTr="00856AC4">
        <w:trPr>
          <w:trHeight w:val="20"/>
        </w:trPr>
        <w:tc>
          <w:tcPr>
            <w:tcW w:w="1565" w:type="dxa"/>
            <w:noWrap/>
            <w:hideMark/>
          </w:tcPr>
          <w:p w14:paraId="093AB9D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Thelypodieae</w:t>
            </w:r>
            <w:proofErr w:type="spellEnd"/>
          </w:p>
        </w:tc>
        <w:tc>
          <w:tcPr>
            <w:tcW w:w="1300" w:type="dxa"/>
            <w:noWrap/>
            <w:hideMark/>
          </w:tcPr>
          <w:p w14:paraId="2CF82B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7AD52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0.04425106</w:t>
            </w:r>
          </w:p>
        </w:tc>
        <w:tc>
          <w:tcPr>
            <w:tcW w:w="1300" w:type="dxa"/>
            <w:noWrap/>
            <w:hideMark/>
          </w:tcPr>
          <w:p w14:paraId="5F4DF0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0.17905675</w:t>
            </w:r>
          </w:p>
        </w:tc>
        <w:tc>
          <w:tcPr>
            <w:tcW w:w="1300" w:type="dxa"/>
            <w:noWrap/>
            <w:hideMark/>
          </w:tcPr>
          <w:p w14:paraId="4C1B54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0.21687839</w:t>
            </w:r>
          </w:p>
        </w:tc>
        <w:tc>
          <w:tcPr>
            <w:tcW w:w="1300" w:type="dxa"/>
            <w:noWrap/>
            <w:hideMark/>
          </w:tcPr>
          <w:p w14:paraId="4F7E86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6.16657138</w:t>
            </w:r>
          </w:p>
        </w:tc>
      </w:tr>
      <w:tr w:rsidR="00682E97" w:rsidRPr="00B86834" w14:paraId="6D3BEEA3" w14:textId="77777777" w:rsidTr="00856AC4">
        <w:trPr>
          <w:trHeight w:val="20"/>
        </w:trPr>
        <w:tc>
          <w:tcPr>
            <w:tcW w:w="1565" w:type="dxa"/>
            <w:noWrap/>
            <w:hideMark/>
          </w:tcPr>
          <w:p w14:paraId="00DA9D8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Thelypodieae</w:t>
            </w:r>
            <w:proofErr w:type="spellEnd"/>
          </w:p>
        </w:tc>
        <w:tc>
          <w:tcPr>
            <w:tcW w:w="1300" w:type="dxa"/>
            <w:noWrap/>
            <w:hideMark/>
          </w:tcPr>
          <w:p w14:paraId="5DD920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DB9EE6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0.07060306</w:t>
            </w:r>
          </w:p>
        </w:tc>
        <w:tc>
          <w:tcPr>
            <w:tcW w:w="1300" w:type="dxa"/>
            <w:noWrap/>
            <w:hideMark/>
          </w:tcPr>
          <w:p w14:paraId="10FC2A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0.17905675</w:t>
            </w:r>
          </w:p>
        </w:tc>
        <w:tc>
          <w:tcPr>
            <w:tcW w:w="1300" w:type="dxa"/>
            <w:noWrap/>
            <w:hideMark/>
          </w:tcPr>
          <w:p w14:paraId="3501FF3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0.20996241</w:t>
            </w:r>
          </w:p>
        </w:tc>
        <w:tc>
          <w:tcPr>
            <w:tcW w:w="1300" w:type="dxa"/>
            <w:noWrap/>
            <w:hideMark/>
          </w:tcPr>
          <w:p w14:paraId="28A8C2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5.93483687</w:t>
            </w:r>
          </w:p>
        </w:tc>
      </w:tr>
    </w:tbl>
    <w:p w14:paraId="2F3EE07F" w14:textId="77777777" w:rsidR="00682E97" w:rsidRPr="00B86834" w:rsidRDefault="00682E97" w:rsidP="004C7D04">
      <w:pPr>
        <w:rPr>
          <w:rFonts w:ascii="Times New Roman" w:hAnsi="Times New Roman" w:cs="Times New Roman"/>
        </w:rPr>
      </w:pPr>
    </w:p>
    <w:p w14:paraId="1A373697" w14:textId="77777777" w:rsidR="00682E97" w:rsidRPr="00B86834" w:rsidRDefault="00682E97" w:rsidP="004C7D04">
      <w:pPr>
        <w:rPr>
          <w:rFonts w:ascii="Times New Roman" w:hAnsi="Times New Roman" w:cs="Times New Roman"/>
        </w:rPr>
      </w:pPr>
      <w:r w:rsidRPr="00B86834">
        <w:rPr>
          <w:rFonts w:ascii="Times New Roman" w:hAnsi="Times New Roman" w:cs="Times New Roman"/>
        </w:rPr>
        <w:br w:type="page"/>
      </w:r>
    </w:p>
    <w:p w14:paraId="5335F926" w14:textId="34D60C8B" w:rsidR="00682E97" w:rsidRPr="00B86834" w:rsidRDefault="00682E97" w:rsidP="004C7D04">
      <w:pPr>
        <w:rPr>
          <w:rFonts w:ascii="Times New Roman" w:hAnsi="Times New Roman" w:cs="Times New Roman"/>
        </w:rPr>
      </w:pPr>
      <w:r w:rsidRPr="00B86834">
        <w:rPr>
          <w:rFonts w:ascii="Times New Roman" w:hAnsi="Times New Roman" w:cs="Times New Roman"/>
          <w:b/>
          <w:bCs/>
        </w:rPr>
        <w:lastRenderedPageBreak/>
        <w:t>Table S6.</w:t>
      </w:r>
      <w:r w:rsidRPr="00B86834">
        <w:rPr>
          <w:rFonts w:ascii="Times New Roman" w:hAnsi="Times New Roman" w:cs="Times New Roman"/>
        </w:rPr>
        <w:t xml:space="preserve"> </w:t>
      </w:r>
      <w:r w:rsidR="00B86834" w:rsidRPr="00B86834">
        <w:rPr>
          <w:rFonts w:ascii="Times New Roman" w:hAnsi="Times New Roman" w:cs="Times New Roman"/>
        </w:rPr>
        <w:t>Parameter estimates from the model averaged hOUwie fits for</w:t>
      </w:r>
      <w:r w:rsidR="00B86834">
        <w:rPr>
          <w:rFonts w:ascii="Times New Roman" w:hAnsi="Times New Roman" w:cs="Times New Roman"/>
          <w:b/>
          <w:bCs/>
        </w:rPr>
        <w:t xml:space="preserve"> </w:t>
      </w:r>
      <w:r w:rsidRPr="00B86834">
        <w:rPr>
          <w:rFonts w:ascii="Times New Roman" w:hAnsi="Times New Roman" w:cs="Times New Roman"/>
        </w:rPr>
        <w:t>BIO14</w:t>
      </w:r>
    </w:p>
    <w:tbl>
      <w:tblPr>
        <w:tblStyle w:val="TableGrid"/>
        <w:tblW w:w="8172" w:type="dxa"/>
        <w:tblLook w:val="04A0" w:firstRow="1" w:lastRow="0" w:firstColumn="1" w:lastColumn="0" w:noHBand="0" w:noVBand="1"/>
      </w:tblPr>
      <w:tblGrid>
        <w:gridCol w:w="1565"/>
        <w:gridCol w:w="1300"/>
        <w:gridCol w:w="1407"/>
        <w:gridCol w:w="1300"/>
        <w:gridCol w:w="1300"/>
        <w:gridCol w:w="1300"/>
      </w:tblGrid>
      <w:tr w:rsidR="00682E97" w:rsidRPr="00B86834" w14:paraId="25C4952A" w14:textId="77777777" w:rsidTr="00856AC4">
        <w:trPr>
          <w:trHeight w:val="20"/>
        </w:trPr>
        <w:tc>
          <w:tcPr>
            <w:tcW w:w="1565" w:type="dxa"/>
            <w:noWrap/>
            <w:hideMark/>
          </w:tcPr>
          <w:p w14:paraId="58A40C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clade</w:t>
            </w:r>
          </w:p>
        </w:tc>
        <w:tc>
          <w:tcPr>
            <w:tcW w:w="1300" w:type="dxa"/>
            <w:noWrap/>
            <w:hideMark/>
          </w:tcPr>
          <w:p w14:paraId="288B36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Group.1</w:t>
            </w:r>
          </w:p>
        </w:tc>
        <w:tc>
          <w:tcPr>
            <w:tcW w:w="1407" w:type="dxa"/>
            <w:noWrap/>
            <w:hideMark/>
          </w:tcPr>
          <w:p w14:paraId="7FBCE1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rate</w:t>
            </w:r>
          </w:p>
        </w:tc>
        <w:tc>
          <w:tcPr>
            <w:tcW w:w="1300" w:type="dxa"/>
            <w:noWrap/>
            <w:hideMark/>
          </w:tcPr>
          <w:p w14:paraId="0C2BE7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alpha</w:t>
            </w:r>
          </w:p>
        </w:tc>
        <w:tc>
          <w:tcPr>
            <w:tcW w:w="1300" w:type="dxa"/>
            <w:noWrap/>
            <w:hideMark/>
          </w:tcPr>
          <w:p w14:paraId="0B638256" w14:textId="77777777" w:rsidR="00682E97" w:rsidRPr="00B86834" w:rsidRDefault="00682E97" w:rsidP="004C7D04">
            <w:pPr>
              <w:rPr>
                <w:rFonts w:ascii="Times New Roman" w:hAnsi="Times New Roman" w:cs="Times New Roman"/>
                <w:color w:val="000000"/>
                <w:sz w:val="14"/>
                <w:szCs w:val="14"/>
              </w:rPr>
            </w:pPr>
            <w:proofErr w:type="spellStart"/>
            <w:proofErr w:type="gramStart"/>
            <w:r w:rsidRPr="00B86834">
              <w:rPr>
                <w:rFonts w:ascii="Times New Roman" w:hAnsi="Times New Roman" w:cs="Times New Roman"/>
                <w:color w:val="000000"/>
                <w:sz w:val="14"/>
                <w:szCs w:val="14"/>
              </w:rPr>
              <w:t>sigma.sq</w:t>
            </w:r>
            <w:proofErr w:type="spellEnd"/>
            <w:proofErr w:type="gramEnd"/>
          </w:p>
        </w:tc>
        <w:tc>
          <w:tcPr>
            <w:tcW w:w="1300" w:type="dxa"/>
            <w:noWrap/>
            <w:hideMark/>
          </w:tcPr>
          <w:p w14:paraId="038BD0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theta</w:t>
            </w:r>
          </w:p>
        </w:tc>
      </w:tr>
      <w:tr w:rsidR="00682E97" w:rsidRPr="00B86834" w14:paraId="77DA9A0B" w14:textId="77777777" w:rsidTr="00856AC4">
        <w:trPr>
          <w:trHeight w:val="20"/>
        </w:trPr>
        <w:tc>
          <w:tcPr>
            <w:tcW w:w="1565" w:type="dxa"/>
            <w:noWrap/>
            <w:hideMark/>
          </w:tcPr>
          <w:p w14:paraId="019B33E5"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Alysseae</w:t>
            </w:r>
            <w:proofErr w:type="spellEnd"/>
          </w:p>
        </w:tc>
        <w:tc>
          <w:tcPr>
            <w:tcW w:w="1300" w:type="dxa"/>
            <w:noWrap/>
            <w:hideMark/>
          </w:tcPr>
          <w:p w14:paraId="3A227E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84F88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0.04128678</w:t>
            </w:r>
          </w:p>
        </w:tc>
        <w:tc>
          <w:tcPr>
            <w:tcW w:w="1300" w:type="dxa"/>
            <w:noWrap/>
            <w:hideMark/>
          </w:tcPr>
          <w:p w14:paraId="7E240C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0.39587375</w:t>
            </w:r>
          </w:p>
        </w:tc>
        <w:tc>
          <w:tcPr>
            <w:tcW w:w="1300" w:type="dxa"/>
            <w:noWrap/>
            <w:hideMark/>
          </w:tcPr>
          <w:p w14:paraId="47F7F5A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0.4441553</w:t>
            </w:r>
          </w:p>
        </w:tc>
        <w:tc>
          <w:tcPr>
            <w:tcW w:w="1300" w:type="dxa"/>
            <w:noWrap/>
            <w:hideMark/>
          </w:tcPr>
          <w:p w14:paraId="0E97FD3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2.35840124</w:t>
            </w:r>
          </w:p>
        </w:tc>
      </w:tr>
      <w:tr w:rsidR="00682E97" w:rsidRPr="00B86834" w14:paraId="2322A7B9" w14:textId="77777777" w:rsidTr="00856AC4">
        <w:trPr>
          <w:trHeight w:val="20"/>
        </w:trPr>
        <w:tc>
          <w:tcPr>
            <w:tcW w:w="1565" w:type="dxa"/>
            <w:noWrap/>
            <w:hideMark/>
          </w:tcPr>
          <w:p w14:paraId="1854A17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Alysseae</w:t>
            </w:r>
            <w:proofErr w:type="spellEnd"/>
          </w:p>
        </w:tc>
        <w:tc>
          <w:tcPr>
            <w:tcW w:w="1300" w:type="dxa"/>
            <w:noWrap/>
            <w:hideMark/>
          </w:tcPr>
          <w:p w14:paraId="01C41E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BC8DE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0.02371718</w:t>
            </w:r>
          </w:p>
        </w:tc>
        <w:tc>
          <w:tcPr>
            <w:tcW w:w="1300" w:type="dxa"/>
            <w:noWrap/>
            <w:hideMark/>
          </w:tcPr>
          <w:p w14:paraId="44024F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0.39587375</w:t>
            </w:r>
          </w:p>
        </w:tc>
        <w:tc>
          <w:tcPr>
            <w:tcW w:w="1300" w:type="dxa"/>
            <w:noWrap/>
            <w:hideMark/>
          </w:tcPr>
          <w:p w14:paraId="27B5CE4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0.44781198</w:t>
            </w:r>
          </w:p>
        </w:tc>
        <w:tc>
          <w:tcPr>
            <w:tcW w:w="1300" w:type="dxa"/>
            <w:noWrap/>
            <w:hideMark/>
          </w:tcPr>
          <w:p w14:paraId="04B8084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2.48680676</w:t>
            </w:r>
          </w:p>
        </w:tc>
      </w:tr>
      <w:tr w:rsidR="00682E97" w:rsidRPr="00B86834" w14:paraId="382147DF" w14:textId="77777777" w:rsidTr="00856AC4">
        <w:trPr>
          <w:trHeight w:val="20"/>
        </w:trPr>
        <w:tc>
          <w:tcPr>
            <w:tcW w:w="1565" w:type="dxa"/>
            <w:noWrap/>
            <w:hideMark/>
          </w:tcPr>
          <w:p w14:paraId="0389177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Antirrhineae</w:t>
            </w:r>
            <w:proofErr w:type="spellEnd"/>
          </w:p>
        </w:tc>
        <w:tc>
          <w:tcPr>
            <w:tcW w:w="1300" w:type="dxa"/>
            <w:noWrap/>
            <w:hideMark/>
          </w:tcPr>
          <w:p w14:paraId="3D55C6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EB21A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0.03145354</w:t>
            </w:r>
          </w:p>
        </w:tc>
        <w:tc>
          <w:tcPr>
            <w:tcW w:w="1300" w:type="dxa"/>
            <w:noWrap/>
            <w:hideMark/>
          </w:tcPr>
          <w:p w14:paraId="31B3796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0.25392107</w:t>
            </w:r>
          </w:p>
        </w:tc>
        <w:tc>
          <w:tcPr>
            <w:tcW w:w="1300" w:type="dxa"/>
            <w:noWrap/>
            <w:hideMark/>
          </w:tcPr>
          <w:p w14:paraId="4D4587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0.51413319</w:t>
            </w:r>
          </w:p>
        </w:tc>
        <w:tc>
          <w:tcPr>
            <w:tcW w:w="1300" w:type="dxa"/>
            <w:noWrap/>
            <w:hideMark/>
          </w:tcPr>
          <w:p w14:paraId="7F6A9D4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1.70130112</w:t>
            </w:r>
          </w:p>
        </w:tc>
      </w:tr>
      <w:tr w:rsidR="00682E97" w:rsidRPr="00B86834" w14:paraId="65103084" w14:textId="77777777" w:rsidTr="00856AC4">
        <w:trPr>
          <w:trHeight w:val="20"/>
        </w:trPr>
        <w:tc>
          <w:tcPr>
            <w:tcW w:w="1565" w:type="dxa"/>
            <w:noWrap/>
            <w:hideMark/>
          </w:tcPr>
          <w:p w14:paraId="6FCF192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Antirrhineae</w:t>
            </w:r>
            <w:proofErr w:type="spellEnd"/>
          </w:p>
        </w:tc>
        <w:tc>
          <w:tcPr>
            <w:tcW w:w="1300" w:type="dxa"/>
            <w:noWrap/>
            <w:hideMark/>
          </w:tcPr>
          <w:p w14:paraId="77045F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DDD3B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0.01421217</w:t>
            </w:r>
          </w:p>
        </w:tc>
        <w:tc>
          <w:tcPr>
            <w:tcW w:w="1300" w:type="dxa"/>
            <w:noWrap/>
            <w:hideMark/>
          </w:tcPr>
          <w:p w14:paraId="2B4573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0.25392107</w:t>
            </w:r>
          </w:p>
        </w:tc>
        <w:tc>
          <w:tcPr>
            <w:tcW w:w="1300" w:type="dxa"/>
            <w:noWrap/>
            <w:hideMark/>
          </w:tcPr>
          <w:p w14:paraId="2278FB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0.51806035</w:t>
            </w:r>
          </w:p>
        </w:tc>
        <w:tc>
          <w:tcPr>
            <w:tcW w:w="1300" w:type="dxa"/>
            <w:noWrap/>
            <w:hideMark/>
          </w:tcPr>
          <w:p w14:paraId="16480C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2.14218543</w:t>
            </w:r>
          </w:p>
        </w:tc>
      </w:tr>
      <w:tr w:rsidR="00682E97" w:rsidRPr="00B86834" w14:paraId="2F8513C6" w14:textId="77777777" w:rsidTr="00856AC4">
        <w:trPr>
          <w:trHeight w:val="20"/>
        </w:trPr>
        <w:tc>
          <w:tcPr>
            <w:tcW w:w="1565" w:type="dxa"/>
            <w:noWrap/>
            <w:hideMark/>
          </w:tcPr>
          <w:p w14:paraId="3922302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Apioideae</w:t>
            </w:r>
            <w:proofErr w:type="spellEnd"/>
          </w:p>
        </w:tc>
        <w:tc>
          <w:tcPr>
            <w:tcW w:w="1300" w:type="dxa"/>
            <w:noWrap/>
            <w:hideMark/>
          </w:tcPr>
          <w:p w14:paraId="6F9D96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B91E9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0.01524207</w:t>
            </w:r>
          </w:p>
        </w:tc>
        <w:tc>
          <w:tcPr>
            <w:tcW w:w="1300" w:type="dxa"/>
            <w:noWrap/>
            <w:hideMark/>
          </w:tcPr>
          <w:p w14:paraId="77CA0E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0.12422328</w:t>
            </w:r>
          </w:p>
        </w:tc>
        <w:tc>
          <w:tcPr>
            <w:tcW w:w="1300" w:type="dxa"/>
            <w:noWrap/>
            <w:hideMark/>
          </w:tcPr>
          <w:p w14:paraId="1DA7FA9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0.31137455</w:t>
            </w:r>
          </w:p>
        </w:tc>
        <w:tc>
          <w:tcPr>
            <w:tcW w:w="1300" w:type="dxa"/>
            <w:noWrap/>
            <w:hideMark/>
          </w:tcPr>
          <w:p w14:paraId="50462E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2.3450107</w:t>
            </w:r>
          </w:p>
        </w:tc>
      </w:tr>
      <w:tr w:rsidR="00682E97" w:rsidRPr="00B86834" w14:paraId="40901252" w14:textId="77777777" w:rsidTr="00856AC4">
        <w:trPr>
          <w:trHeight w:val="20"/>
        </w:trPr>
        <w:tc>
          <w:tcPr>
            <w:tcW w:w="1565" w:type="dxa"/>
            <w:noWrap/>
            <w:hideMark/>
          </w:tcPr>
          <w:p w14:paraId="1F545C7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Apioideae</w:t>
            </w:r>
            <w:proofErr w:type="spellEnd"/>
          </w:p>
        </w:tc>
        <w:tc>
          <w:tcPr>
            <w:tcW w:w="1300" w:type="dxa"/>
            <w:noWrap/>
            <w:hideMark/>
          </w:tcPr>
          <w:p w14:paraId="026AEF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B70386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0.02096277</w:t>
            </w:r>
          </w:p>
        </w:tc>
        <w:tc>
          <w:tcPr>
            <w:tcW w:w="1300" w:type="dxa"/>
            <w:noWrap/>
            <w:hideMark/>
          </w:tcPr>
          <w:p w14:paraId="7B2FF7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0.12422328</w:t>
            </w:r>
          </w:p>
        </w:tc>
        <w:tc>
          <w:tcPr>
            <w:tcW w:w="1300" w:type="dxa"/>
            <w:noWrap/>
            <w:hideMark/>
          </w:tcPr>
          <w:p w14:paraId="7A2D0F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0.31137456</w:t>
            </w:r>
          </w:p>
        </w:tc>
        <w:tc>
          <w:tcPr>
            <w:tcW w:w="1300" w:type="dxa"/>
            <w:noWrap/>
            <w:hideMark/>
          </w:tcPr>
          <w:p w14:paraId="2DA8D2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2.28645066</w:t>
            </w:r>
          </w:p>
        </w:tc>
      </w:tr>
      <w:tr w:rsidR="00682E97" w:rsidRPr="00B86834" w14:paraId="5A01FA99" w14:textId="77777777" w:rsidTr="00856AC4">
        <w:trPr>
          <w:trHeight w:val="20"/>
        </w:trPr>
        <w:tc>
          <w:tcPr>
            <w:tcW w:w="1565" w:type="dxa"/>
            <w:noWrap/>
            <w:hideMark/>
          </w:tcPr>
          <w:p w14:paraId="721BB17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Arabideae</w:t>
            </w:r>
            <w:proofErr w:type="spellEnd"/>
          </w:p>
        </w:tc>
        <w:tc>
          <w:tcPr>
            <w:tcW w:w="1300" w:type="dxa"/>
            <w:noWrap/>
            <w:hideMark/>
          </w:tcPr>
          <w:p w14:paraId="2B7364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4E5D5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0.1246393</w:t>
            </w:r>
          </w:p>
        </w:tc>
        <w:tc>
          <w:tcPr>
            <w:tcW w:w="1300" w:type="dxa"/>
            <w:noWrap/>
            <w:hideMark/>
          </w:tcPr>
          <w:p w14:paraId="004741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2.50038113</w:t>
            </w:r>
          </w:p>
        </w:tc>
        <w:tc>
          <w:tcPr>
            <w:tcW w:w="1300" w:type="dxa"/>
            <w:noWrap/>
            <w:hideMark/>
          </w:tcPr>
          <w:p w14:paraId="48BA27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4.36494717</w:t>
            </w:r>
          </w:p>
        </w:tc>
        <w:tc>
          <w:tcPr>
            <w:tcW w:w="1300" w:type="dxa"/>
            <w:noWrap/>
            <w:hideMark/>
          </w:tcPr>
          <w:p w14:paraId="289793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2.6735432</w:t>
            </w:r>
          </w:p>
        </w:tc>
      </w:tr>
      <w:tr w:rsidR="00682E97" w:rsidRPr="00B86834" w14:paraId="4C37227E" w14:textId="77777777" w:rsidTr="00856AC4">
        <w:trPr>
          <w:trHeight w:val="20"/>
        </w:trPr>
        <w:tc>
          <w:tcPr>
            <w:tcW w:w="1565" w:type="dxa"/>
            <w:noWrap/>
            <w:hideMark/>
          </w:tcPr>
          <w:p w14:paraId="18F7B7C5"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Arabideae</w:t>
            </w:r>
            <w:proofErr w:type="spellEnd"/>
          </w:p>
        </w:tc>
        <w:tc>
          <w:tcPr>
            <w:tcW w:w="1300" w:type="dxa"/>
            <w:noWrap/>
            <w:hideMark/>
          </w:tcPr>
          <w:p w14:paraId="7251C1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57A44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0.14813544</w:t>
            </w:r>
          </w:p>
        </w:tc>
        <w:tc>
          <w:tcPr>
            <w:tcW w:w="1300" w:type="dxa"/>
            <w:noWrap/>
            <w:hideMark/>
          </w:tcPr>
          <w:p w14:paraId="7E9E7C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2.50038113</w:t>
            </w:r>
          </w:p>
        </w:tc>
        <w:tc>
          <w:tcPr>
            <w:tcW w:w="1300" w:type="dxa"/>
            <w:noWrap/>
            <w:hideMark/>
          </w:tcPr>
          <w:p w14:paraId="212D7C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4.34975364</w:t>
            </w:r>
          </w:p>
        </w:tc>
        <w:tc>
          <w:tcPr>
            <w:tcW w:w="1300" w:type="dxa"/>
            <w:noWrap/>
            <w:hideMark/>
          </w:tcPr>
          <w:p w14:paraId="68FCFB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2.69028869</w:t>
            </w:r>
          </w:p>
        </w:tc>
      </w:tr>
      <w:tr w:rsidR="00682E97" w:rsidRPr="00B86834" w14:paraId="4CC561FD" w14:textId="77777777" w:rsidTr="00856AC4">
        <w:trPr>
          <w:trHeight w:val="20"/>
        </w:trPr>
        <w:tc>
          <w:tcPr>
            <w:tcW w:w="1565" w:type="dxa"/>
            <w:noWrap/>
            <w:hideMark/>
          </w:tcPr>
          <w:p w14:paraId="7A332BA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Balsamiaceae</w:t>
            </w:r>
            <w:proofErr w:type="spellEnd"/>
          </w:p>
        </w:tc>
        <w:tc>
          <w:tcPr>
            <w:tcW w:w="1300" w:type="dxa"/>
            <w:noWrap/>
            <w:hideMark/>
          </w:tcPr>
          <w:p w14:paraId="181E13B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4E609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0.01508213</w:t>
            </w:r>
          </w:p>
        </w:tc>
        <w:tc>
          <w:tcPr>
            <w:tcW w:w="1300" w:type="dxa"/>
            <w:noWrap/>
            <w:hideMark/>
          </w:tcPr>
          <w:p w14:paraId="181A6B4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0.07740779</w:t>
            </w:r>
          </w:p>
        </w:tc>
        <w:tc>
          <w:tcPr>
            <w:tcW w:w="1300" w:type="dxa"/>
            <w:noWrap/>
            <w:hideMark/>
          </w:tcPr>
          <w:p w14:paraId="4892755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0.14151924</w:t>
            </w:r>
          </w:p>
        </w:tc>
        <w:tc>
          <w:tcPr>
            <w:tcW w:w="1300" w:type="dxa"/>
            <w:noWrap/>
            <w:hideMark/>
          </w:tcPr>
          <w:p w14:paraId="35AD19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2.53885605</w:t>
            </w:r>
          </w:p>
        </w:tc>
      </w:tr>
      <w:tr w:rsidR="00682E97" w:rsidRPr="00B86834" w14:paraId="32A7BEB4" w14:textId="77777777" w:rsidTr="00856AC4">
        <w:trPr>
          <w:trHeight w:val="20"/>
        </w:trPr>
        <w:tc>
          <w:tcPr>
            <w:tcW w:w="1565" w:type="dxa"/>
            <w:noWrap/>
            <w:hideMark/>
          </w:tcPr>
          <w:p w14:paraId="4B4CFDA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Balsamiaceae</w:t>
            </w:r>
            <w:proofErr w:type="spellEnd"/>
          </w:p>
        </w:tc>
        <w:tc>
          <w:tcPr>
            <w:tcW w:w="1300" w:type="dxa"/>
            <w:noWrap/>
            <w:hideMark/>
          </w:tcPr>
          <w:p w14:paraId="63ACBCB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4D0EE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0.01425172</w:t>
            </w:r>
          </w:p>
        </w:tc>
        <w:tc>
          <w:tcPr>
            <w:tcW w:w="1300" w:type="dxa"/>
            <w:noWrap/>
            <w:hideMark/>
          </w:tcPr>
          <w:p w14:paraId="0E4B67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0.07740779</w:t>
            </w:r>
          </w:p>
        </w:tc>
        <w:tc>
          <w:tcPr>
            <w:tcW w:w="1300" w:type="dxa"/>
            <w:noWrap/>
            <w:hideMark/>
          </w:tcPr>
          <w:p w14:paraId="7DBCAD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0.13577727</w:t>
            </w:r>
          </w:p>
        </w:tc>
        <w:tc>
          <w:tcPr>
            <w:tcW w:w="1300" w:type="dxa"/>
            <w:noWrap/>
            <w:hideMark/>
          </w:tcPr>
          <w:p w14:paraId="4A54CF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3.25555217</w:t>
            </w:r>
          </w:p>
        </w:tc>
      </w:tr>
      <w:tr w:rsidR="00682E97" w:rsidRPr="00B86834" w14:paraId="5692732D" w14:textId="77777777" w:rsidTr="00856AC4">
        <w:trPr>
          <w:trHeight w:val="20"/>
        </w:trPr>
        <w:tc>
          <w:tcPr>
            <w:tcW w:w="1565" w:type="dxa"/>
            <w:noWrap/>
            <w:hideMark/>
          </w:tcPr>
          <w:p w14:paraId="684BDB4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Brassiceae</w:t>
            </w:r>
            <w:proofErr w:type="spellEnd"/>
          </w:p>
        </w:tc>
        <w:tc>
          <w:tcPr>
            <w:tcW w:w="1300" w:type="dxa"/>
            <w:noWrap/>
            <w:hideMark/>
          </w:tcPr>
          <w:p w14:paraId="41271A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434D6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0.04329255</w:t>
            </w:r>
          </w:p>
        </w:tc>
        <w:tc>
          <w:tcPr>
            <w:tcW w:w="1300" w:type="dxa"/>
            <w:noWrap/>
            <w:hideMark/>
          </w:tcPr>
          <w:p w14:paraId="4A0C07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0.24011376</w:t>
            </w:r>
          </w:p>
        </w:tc>
        <w:tc>
          <w:tcPr>
            <w:tcW w:w="1300" w:type="dxa"/>
            <w:noWrap/>
            <w:hideMark/>
          </w:tcPr>
          <w:p w14:paraId="4A7E1B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0.46438134</w:t>
            </w:r>
          </w:p>
        </w:tc>
        <w:tc>
          <w:tcPr>
            <w:tcW w:w="1300" w:type="dxa"/>
            <w:noWrap/>
            <w:hideMark/>
          </w:tcPr>
          <w:p w14:paraId="62FE73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2.07425051</w:t>
            </w:r>
          </w:p>
        </w:tc>
      </w:tr>
      <w:tr w:rsidR="00682E97" w:rsidRPr="00B86834" w14:paraId="3C4B58E0" w14:textId="77777777" w:rsidTr="00856AC4">
        <w:trPr>
          <w:trHeight w:val="20"/>
        </w:trPr>
        <w:tc>
          <w:tcPr>
            <w:tcW w:w="1565" w:type="dxa"/>
            <w:noWrap/>
            <w:hideMark/>
          </w:tcPr>
          <w:p w14:paraId="4B59712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Brassiceae</w:t>
            </w:r>
            <w:proofErr w:type="spellEnd"/>
          </w:p>
        </w:tc>
        <w:tc>
          <w:tcPr>
            <w:tcW w:w="1300" w:type="dxa"/>
            <w:noWrap/>
            <w:hideMark/>
          </w:tcPr>
          <w:p w14:paraId="415767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119FF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0.02385256</w:t>
            </w:r>
          </w:p>
        </w:tc>
        <w:tc>
          <w:tcPr>
            <w:tcW w:w="1300" w:type="dxa"/>
            <w:noWrap/>
            <w:hideMark/>
          </w:tcPr>
          <w:p w14:paraId="6D64C83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0.24011376</w:t>
            </w:r>
          </w:p>
        </w:tc>
        <w:tc>
          <w:tcPr>
            <w:tcW w:w="1300" w:type="dxa"/>
            <w:noWrap/>
            <w:hideMark/>
          </w:tcPr>
          <w:p w14:paraId="4E613D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0.47115288</w:t>
            </w:r>
          </w:p>
        </w:tc>
        <w:tc>
          <w:tcPr>
            <w:tcW w:w="1300" w:type="dxa"/>
            <w:noWrap/>
            <w:hideMark/>
          </w:tcPr>
          <w:p w14:paraId="037F0E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1.8322232</w:t>
            </w:r>
          </w:p>
        </w:tc>
      </w:tr>
      <w:tr w:rsidR="00682E97" w:rsidRPr="00B86834" w14:paraId="3D00D8BE" w14:textId="77777777" w:rsidTr="00856AC4">
        <w:trPr>
          <w:trHeight w:val="20"/>
        </w:trPr>
        <w:tc>
          <w:tcPr>
            <w:tcW w:w="1565" w:type="dxa"/>
            <w:noWrap/>
            <w:hideMark/>
          </w:tcPr>
          <w:p w14:paraId="319D53C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Cardamineae</w:t>
            </w:r>
            <w:proofErr w:type="spellEnd"/>
          </w:p>
        </w:tc>
        <w:tc>
          <w:tcPr>
            <w:tcW w:w="1300" w:type="dxa"/>
            <w:noWrap/>
            <w:hideMark/>
          </w:tcPr>
          <w:p w14:paraId="7BA3E14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906D8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0.04647318</w:t>
            </w:r>
          </w:p>
        </w:tc>
        <w:tc>
          <w:tcPr>
            <w:tcW w:w="1300" w:type="dxa"/>
            <w:noWrap/>
            <w:hideMark/>
          </w:tcPr>
          <w:p w14:paraId="76AF99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2.30525389</w:t>
            </w:r>
          </w:p>
        </w:tc>
        <w:tc>
          <w:tcPr>
            <w:tcW w:w="1300" w:type="dxa"/>
            <w:noWrap/>
            <w:hideMark/>
          </w:tcPr>
          <w:p w14:paraId="49B301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1.42219497</w:t>
            </w:r>
          </w:p>
        </w:tc>
        <w:tc>
          <w:tcPr>
            <w:tcW w:w="1300" w:type="dxa"/>
            <w:noWrap/>
            <w:hideMark/>
          </w:tcPr>
          <w:p w14:paraId="734BC63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3.28406468</w:t>
            </w:r>
          </w:p>
        </w:tc>
      </w:tr>
      <w:tr w:rsidR="00682E97" w:rsidRPr="00B86834" w14:paraId="3F44707A" w14:textId="77777777" w:rsidTr="00856AC4">
        <w:trPr>
          <w:trHeight w:val="20"/>
        </w:trPr>
        <w:tc>
          <w:tcPr>
            <w:tcW w:w="1565" w:type="dxa"/>
            <w:noWrap/>
            <w:hideMark/>
          </w:tcPr>
          <w:p w14:paraId="6487CF0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Cardamineae</w:t>
            </w:r>
            <w:proofErr w:type="spellEnd"/>
          </w:p>
        </w:tc>
        <w:tc>
          <w:tcPr>
            <w:tcW w:w="1300" w:type="dxa"/>
            <w:noWrap/>
            <w:hideMark/>
          </w:tcPr>
          <w:p w14:paraId="491F4A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082274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0.02832631</w:t>
            </w:r>
          </w:p>
        </w:tc>
        <w:tc>
          <w:tcPr>
            <w:tcW w:w="1300" w:type="dxa"/>
            <w:noWrap/>
            <w:hideMark/>
          </w:tcPr>
          <w:p w14:paraId="2C2965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2.30525389</w:t>
            </w:r>
          </w:p>
        </w:tc>
        <w:tc>
          <w:tcPr>
            <w:tcW w:w="1300" w:type="dxa"/>
            <w:noWrap/>
            <w:hideMark/>
          </w:tcPr>
          <w:p w14:paraId="4B1EF4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4.60777535</w:t>
            </w:r>
          </w:p>
        </w:tc>
        <w:tc>
          <w:tcPr>
            <w:tcW w:w="1300" w:type="dxa"/>
            <w:noWrap/>
            <w:hideMark/>
          </w:tcPr>
          <w:p w14:paraId="7DA1B25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3.28371196</w:t>
            </w:r>
          </w:p>
        </w:tc>
      </w:tr>
      <w:tr w:rsidR="00682E97" w:rsidRPr="00B86834" w14:paraId="44BE81EB" w14:textId="77777777" w:rsidTr="00856AC4">
        <w:trPr>
          <w:trHeight w:val="20"/>
        </w:trPr>
        <w:tc>
          <w:tcPr>
            <w:tcW w:w="1565" w:type="dxa"/>
            <w:noWrap/>
            <w:hideMark/>
          </w:tcPr>
          <w:p w14:paraId="3F9BD84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Cardueae</w:t>
            </w:r>
            <w:proofErr w:type="spellEnd"/>
          </w:p>
        </w:tc>
        <w:tc>
          <w:tcPr>
            <w:tcW w:w="1300" w:type="dxa"/>
            <w:noWrap/>
            <w:hideMark/>
          </w:tcPr>
          <w:p w14:paraId="58C5F5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D79BF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0.07434588</w:t>
            </w:r>
          </w:p>
        </w:tc>
        <w:tc>
          <w:tcPr>
            <w:tcW w:w="1300" w:type="dxa"/>
            <w:noWrap/>
            <w:hideMark/>
          </w:tcPr>
          <w:p w14:paraId="02A50F0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0.13324756</w:t>
            </w:r>
          </w:p>
        </w:tc>
        <w:tc>
          <w:tcPr>
            <w:tcW w:w="1300" w:type="dxa"/>
            <w:noWrap/>
            <w:hideMark/>
          </w:tcPr>
          <w:p w14:paraId="113E5D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0.26512498</w:t>
            </w:r>
          </w:p>
        </w:tc>
        <w:tc>
          <w:tcPr>
            <w:tcW w:w="1300" w:type="dxa"/>
            <w:noWrap/>
            <w:hideMark/>
          </w:tcPr>
          <w:p w14:paraId="20930F4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2.18891674</w:t>
            </w:r>
          </w:p>
        </w:tc>
      </w:tr>
      <w:tr w:rsidR="00682E97" w:rsidRPr="00B86834" w14:paraId="5717448E" w14:textId="77777777" w:rsidTr="00856AC4">
        <w:trPr>
          <w:trHeight w:val="20"/>
        </w:trPr>
        <w:tc>
          <w:tcPr>
            <w:tcW w:w="1565" w:type="dxa"/>
            <w:noWrap/>
            <w:hideMark/>
          </w:tcPr>
          <w:p w14:paraId="5B8AEDC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Cardueae</w:t>
            </w:r>
            <w:proofErr w:type="spellEnd"/>
          </w:p>
        </w:tc>
        <w:tc>
          <w:tcPr>
            <w:tcW w:w="1300" w:type="dxa"/>
            <w:noWrap/>
            <w:hideMark/>
          </w:tcPr>
          <w:p w14:paraId="7BD020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A6AF7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0.01256012</w:t>
            </w:r>
          </w:p>
        </w:tc>
        <w:tc>
          <w:tcPr>
            <w:tcW w:w="1300" w:type="dxa"/>
            <w:noWrap/>
            <w:hideMark/>
          </w:tcPr>
          <w:p w14:paraId="74B631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0.13324756</w:t>
            </w:r>
          </w:p>
        </w:tc>
        <w:tc>
          <w:tcPr>
            <w:tcW w:w="1300" w:type="dxa"/>
            <w:noWrap/>
            <w:hideMark/>
          </w:tcPr>
          <w:p w14:paraId="0C9656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0.2651275</w:t>
            </w:r>
          </w:p>
        </w:tc>
        <w:tc>
          <w:tcPr>
            <w:tcW w:w="1300" w:type="dxa"/>
            <w:noWrap/>
            <w:hideMark/>
          </w:tcPr>
          <w:p w14:paraId="7E81DD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2.21302382</w:t>
            </w:r>
          </w:p>
        </w:tc>
      </w:tr>
      <w:tr w:rsidR="00682E97" w:rsidRPr="00B86834" w14:paraId="5FAE71BD" w14:textId="77777777" w:rsidTr="00856AC4">
        <w:trPr>
          <w:trHeight w:val="20"/>
        </w:trPr>
        <w:tc>
          <w:tcPr>
            <w:tcW w:w="1565" w:type="dxa"/>
            <w:noWrap/>
            <w:hideMark/>
          </w:tcPr>
          <w:p w14:paraId="32ADE5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5459EB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8B898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0.19864708</w:t>
            </w:r>
          </w:p>
        </w:tc>
        <w:tc>
          <w:tcPr>
            <w:tcW w:w="1300" w:type="dxa"/>
            <w:noWrap/>
            <w:hideMark/>
          </w:tcPr>
          <w:p w14:paraId="7CBB7B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0.2023053</w:t>
            </w:r>
          </w:p>
        </w:tc>
        <w:tc>
          <w:tcPr>
            <w:tcW w:w="1300" w:type="dxa"/>
            <w:noWrap/>
            <w:hideMark/>
          </w:tcPr>
          <w:p w14:paraId="3F777C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0.25726829</w:t>
            </w:r>
          </w:p>
        </w:tc>
        <w:tc>
          <w:tcPr>
            <w:tcW w:w="1300" w:type="dxa"/>
            <w:noWrap/>
            <w:hideMark/>
          </w:tcPr>
          <w:p w14:paraId="65FE16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2.21535711</w:t>
            </w:r>
          </w:p>
        </w:tc>
      </w:tr>
      <w:tr w:rsidR="00682E97" w:rsidRPr="00B86834" w14:paraId="4A7E3726" w14:textId="77777777" w:rsidTr="00856AC4">
        <w:trPr>
          <w:trHeight w:val="20"/>
        </w:trPr>
        <w:tc>
          <w:tcPr>
            <w:tcW w:w="1565" w:type="dxa"/>
            <w:noWrap/>
            <w:hideMark/>
          </w:tcPr>
          <w:p w14:paraId="424E57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5278C1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DABD2D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0.03586053</w:t>
            </w:r>
          </w:p>
        </w:tc>
        <w:tc>
          <w:tcPr>
            <w:tcW w:w="1300" w:type="dxa"/>
            <w:noWrap/>
            <w:hideMark/>
          </w:tcPr>
          <w:p w14:paraId="43C50B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0.2023053</w:t>
            </w:r>
          </w:p>
        </w:tc>
        <w:tc>
          <w:tcPr>
            <w:tcW w:w="1300" w:type="dxa"/>
            <w:noWrap/>
            <w:hideMark/>
          </w:tcPr>
          <w:p w14:paraId="796295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0.26335649</w:t>
            </w:r>
          </w:p>
        </w:tc>
        <w:tc>
          <w:tcPr>
            <w:tcW w:w="1300" w:type="dxa"/>
            <w:noWrap/>
            <w:hideMark/>
          </w:tcPr>
          <w:p w14:paraId="5602F5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2.12561137</w:t>
            </w:r>
          </w:p>
        </w:tc>
      </w:tr>
      <w:tr w:rsidR="00682E97" w:rsidRPr="00B86834" w14:paraId="51021533" w14:textId="77777777" w:rsidTr="00856AC4">
        <w:trPr>
          <w:trHeight w:val="20"/>
        </w:trPr>
        <w:tc>
          <w:tcPr>
            <w:tcW w:w="1565" w:type="dxa"/>
            <w:noWrap/>
            <w:hideMark/>
          </w:tcPr>
          <w:p w14:paraId="67169C7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Chamaecrista</w:t>
            </w:r>
            <w:proofErr w:type="spellEnd"/>
          </w:p>
        </w:tc>
        <w:tc>
          <w:tcPr>
            <w:tcW w:w="1300" w:type="dxa"/>
            <w:noWrap/>
            <w:hideMark/>
          </w:tcPr>
          <w:p w14:paraId="697CB3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01173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0.09928236</w:t>
            </w:r>
          </w:p>
        </w:tc>
        <w:tc>
          <w:tcPr>
            <w:tcW w:w="1300" w:type="dxa"/>
            <w:noWrap/>
            <w:hideMark/>
          </w:tcPr>
          <w:p w14:paraId="688CEF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0.07370525</w:t>
            </w:r>
          </w:p>
        </w:tc>
        <w:tc>
          <w:tcPr>
            <w:tcW w:w="1300" w:type="dxa"/>
            <w:noWrap/>
            <w:hideMark/>
          </w:tcPr>
          <w:p w14:paraId="01D96ED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0.06941213</w:t>
            </w:r>
          </w:p>
        </w:tc>
        <w:tc>
          <w:tcPr>
            <w:tcW w:w="1300" w:type="dxa"/>
            <w:noWrap/>
            <w:hideMark/>
          </w:tcPr>
          <w:p w14:paraId="0D7EB5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2.72743857</w:t>
            </w:r>
          </w:p>
        </w:tc>
      </w:tr>
      <w:tr w:rsidR="00682E97" w:rsidRPr="00B86834" w14:paraId="3C187103" w14:textId="77777777" w:rsidTr="00856AC4">
        <w:trPr>
          <w:trHeight w:val="20"/>
        </w:trPr>
        <w:tc>
          <w:tcPr>
            <w:tcW w:w="1565" w:type="dxa"/>
            <w:noWrap/>
            <w:hideMark/>
          </w:tcPr>
          <w:p w14:paraId="57F41BC5"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Chamaecrista</w:t>
            </w:r>
            <w:proofErr w:type="spellEnd"/>
          </w:p>
        </w:tc>
        <w:tc>
          <w:tcPr>
            <w:tcW w:w="1300" w:type="dxa"/>
            <w:noWrap/>
            <w:hideMark/>
          </w:tcPr>
          <w:p w14:paraId="4ADA31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F97B8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0.01049807</w:t>
            </w:r>
          </w:p>
        </w:tc>
        <w:tc>
          <w:tcPr>
            <w:tcW w:w="1300" w:type="dxa"/>
            <w:noWrap/>
            <w:hideMark/>
          </w:tcPr>
          <w:p w14:paraId="6A9E3E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0.07370525</w:t>
            </w:r>
          </w:p>
        </w:tc>
        <w:tc>
          <w:tcPr>
            <w:tcW w:w="1300" w:type="dxa"/>
            <w:noWrap/>
            <w:hideMark/>
          </w:tcPr>
          <w:p w14:paraId="53D85AB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0.10452338</w:t>
            </w:r>
          </w:p>
        </w:tc>
        <w:tc>
          <w:tcPr>
            <w:tcW w:w="1300" w:type="dxa"/>
            <w:noWrap/>
            <w:hideMark/>
          </w:tcPr>
          <w:p w14:paraId="2E1D7B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2.75579867</w:t>
            </w:r>
          </w:p>
        </w:tc>
      </w:tr>
      <w:tr w:rsidR="00682E97" w:rsidRPr="00B86834" w14:paraId="4C4A8879" w14:textId="77777777" w:rsidTr="00856AC4">
        <w:trPr>
          <w:trHeight w:val="20"/>
        </w:trPr>
        <w:tc>
          <w:tcPr>
            <w:tcW w:w="1565" w:type="dxa"/>
            <w:noWrap/>
            <w:hideMark/>
          </w:tcPr>
          <w:p w14:paraId="10B455D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Chorisporeae</w:t>
            </w:r>
            <w:proofErr w:type="spellEnd"/>
          </w:p>
        </w:tc>
        <w:tc>
          <w:tcPr>
            <w:tcW w:w="1300" w:type="dxa"/>
            <w:noWrap/>
            <w:hideMark/>
          </w:tcPr>
          <w:p w14:paraId="714CB8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7451E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0.08930619</w:t>
            </w:r>
          </w:p>
        </w:tc>
        <w:tc>
          <w:tcPr>
            <w:tcW w:w="1300" w:type="dxa"/>
            <w:noWrap/>
            <w:hideMark/>
          </w:tcPr>
          <w:p w14:paraId="21B9B2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5.04648042</w:t>
            </w:r>
          </w:p>
        </w:tc>
        <w:tc>
          <w:tcPr>
            <w:tcW w:w="1300" w:type="dxa"/>
            <w:noWrap/>
            <w:hideMark/>
          </w:tcPr>
          <w:p w14:paraId="6BF7F6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4.84786201</w:t>
            </w:r>
          </w:p>
        </w:tc>
        <w:tc>
          <w:tcPr>
            <w:tcW w:w="1300" w:type="dxa"/>
            <w:noWrap/>
            <w:hideMark/>
          </w:tcPr>
          <w:p w14:paraId="22B6724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1.85570731</w:t>
            </w:r>
          </w:p>
        </w:tc>
      </w:tr>
      <w:tr w:rsidR="00682E97" w:rsidRPr="00B86834" w14:paraId="11AB59A7" w14:textId="77777777" w:rsidTr="00856AC4">
        <w:trPr>
          <w:trHeight w:val="20"/>
        </w:trPr>
        <w:tc>
          <w:tcPr>
            <w:tcW w:w="1565" w:type="dxa"/>
            <w:noWrap/>
            <w:hideMark/>
          </w:tcPr>
          <w:p w14:paraId="626267C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Chorisporeae</w:t>
            </w:r>
            <w:proofErr w:type="spellEnd"/>
          </w:p>
        </w:tc>
        <w:tc>
          <w:tcPr>
            <w:tcW w:w="1300" w:type="dxa"/>
            <w:noWrap/>
            <w:hideMark/>
          </w:tcPr>
          <w:p w14:paraId="7433B3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E8A70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0.09086837</w:t>
            </w:r>
          </w:p>
        </w:tc>
        <w:tc>
          <w:tcPr>
            <w:tcW w:w="1300" w:type="dxa"/>
            <w:noWrap/>
            <w:hideMark/>
          </w:tcPr>
          <w:p w14:paraId="200129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5.04648042</w:t>
            </w:r>
          </w:p>
        </w:tc>
        <w:tc>
          <w:tcPr>
            <w:tcW w:w="1300" w:type="dxa"/>
            <w:noWrap/>
            <w:hideMark/>
          </w:tcPr>
          <w:p w14:paraId="67A1329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4.90602539</w:t>
            </w:r>
          </w:p>
        </w:tc>
        <w:tc>
          <w:tcPr>
            <w:tcW w:w="1300" w:type="dxa"/>
            <w:noWrap/>
            <w:hideMark/>
          </w:tcPr>
          <w:p w14:paraId="2E1FB6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2.01469117</w:t>
            </w:r>
          </w:p>
        </w:tc>
      </w:tr>
      <w:tr w:rsidR="00682E97" w:rsidRPr="00B86834" w14:paraId="771E46CD" w14:textId="77777777" w:rsidTr="00856AC4">
        <w:trPr>
          <w:trHeight w:val="20"/>
        </w:trPr>
        <w:tc>
          <w:tcPr>
            <w:tcW w:w="1565" w:type="dxa"/>
            <w:noWrap/>
            <w:hideMark/>
          </w:tcPr>
          <w:p w14:paraId="759B1D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5AB498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D3F47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0.02965713</w:t>
            </w:r>
          </w:p>
        </w:tc>
        <w:tc>
          <w:tcPr>
            <w:tcW w:w="1300" w:type="dxa"/>
            <w:noWrap/>
            <w:hideMark/>
          </w:tcPr>
          <w:p w14:paraId="5FB144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0.13331075</w:t>
            </w:r>
          </w:p>
        </w:tc>
        <w:tc>
          <w:tcPr>
            <w:tcW w:w="1300" w:type="dxa"/>
            <w:noWrap/>
            <w:hideMark/>
          </w:tcPr>
          <w:p w14:paraId="2EA59C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0.26503343</w:t>
            </w:r>
          </w:p>
        </w:tc>
        <w:tc>
          <w:tcPr>
            <w:tcW w:w="1300" w:type="dxa"/>
            <w:noWrap/>
            <w:hideMark/>
          </w:tcPr>
          <w:p w14:paraId="2260D0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3.11749788</w:t>
            </w:r>
          </w:p>
        </w:tc>
      </w:tr>
      <w:tr w:rsidR="00682E97" w:rsidRPr="00B86834" w14:paraId="1D820D78" w14:textId="77777777" w:rsidTr="00856AC4">
        <w:trPr>
          <w:trHeight w:val="20"/>
        </w:trPr>
        <w:tc>
          <w:tcPr>
            <w:tcW w:w="1565" w:type="dxa"/>
            <w:noWrap/>
            <w:hideMark/>
          </w:tcPr>
          <w:p w14:paraId="5F8F10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0E6A539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015E25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0.00576384</w:t>
            </w:r>
          </w:p>
        </w:tc>
        <w:tc>
          <w:tcPr>
            <w:tcW w:w="1300" w:type="dxa"/>
            <w:noWrap/>
            <w:hideMark/>
          </w:tcPr>
          <w:p w14:paraId="0299AB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0.13331075</w:t>
            </w:r>
          </w:p>
        </w:tc>
        <w:tc>
          <w:tcPr>
            <w:tcW w:w="1300" w:type="dxa"/>
            <w:noWrap/>
            <w:hideMark/>
          </w:tcPr>
          <w:p w14:paraId="5C5DE3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0.26503813</w:t>
            </w:r>
          </w:p>
        </w:tc>
        <w:tc>
          <w:tcPr>
            <w:tcW w:w="1300" w:type="dxa"/>
            <w:noWrap/>
            <w:hideMark/>
          </w:tcPr>
          <w:p w14:paraId="18E4D3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3.00631608</w:t>
            </w:r>
          </w:p>
        </w:tc>
      </w:tr>
      <w:tr w:rsidR="00682E97" w:rsidRPr="00B86834" w14:paraId="53700092" w14:textId="77777777" w:rsidTr="00856AC4">
        <w:trPr>
          <w:trHeight w:val="20"/>
        </w:trPr>
        <w:tc>
          <w:tcPr>
            <w:tcW w:w="1565" w:type="dxa"/>
            <w:noWrap/>
            <w:hideMark/>
          </w:tcPr>
          <w:p w14:paraId="214B635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Erysimeae</w:t>
            </w:r>
            <w:proofErr w:type="spellEnd"/>
          </w:p>
        </w:tc>
        <w:tc>
          <w:tcPr>
            <w:tcW w:w="1300" w:type="dxa"/>
            <w:noWrap/>
            <w:hideMark/>
          </w:tcPr>
          <w:p w14:paraId="642F34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1F87D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0.05617456</w:t>
            </w:r>
          </w:p>
        </w:tc>
        <w:tc>
          <w:tcPr>
            <w:tcW w:w="1300" w:type="dxa"/>
            <w:noWrap/>
            <w:hideMark/>
          </w:tcPr>
          <w:p w14:paraId="350297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0.90560808</w:t>
            </w:r>
          </w:p>
        </w:tc>
        <w:tc>
          <w:tcPr>
            <w:tcW w:w="1300" w:type="dxa"/>
            <w:noWrap/>
            <w:hideMark/>
          </w:tcPr>
          <w:p w14:paraId="3F6E832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1.63570551</w:t>
            </w:r>
          </w:p>
        </w:tc>
        <w:tc>
          <w:tcPr>
            <w:tcW w:w="1300" w:type="dxa"/>
            <w:noWrap/>
            <w:hideMark/>
          </w:tcPr>
          <w:p w14:paraId="0DAA25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2.34096316</w:t>
            </w:r>
          </w:p>
        </w:tc>
      </w:tr>
      <w:tr w:rsidR="00682E97" w:rsidRPr="00B86834" w14:paraId="4FC9C862" w14:textId="77777777" w:rsidTr="00856AC4">
        <w:trPr>
          <w:trHeight w:val="20"/>
        </w:trPr>
        <w:tc>
          <w:tcPr>
            <w:tcW w:w="1565" w:type="dxa"/>
            <w:noWrap/>
            <w:hideMark/>
          </w:tcPr>
          <w:p w14:paraId="0AD2B32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Erysimeae</w:t>
            </w:r>
            <w:proofErr w:type="spellEnd"/>
          </w:p>
        </w:tc>
        <w:tc>
          <w:tcPr>
            <w:tcW w:w="1300" w:type="dxa"/>
            <w:noWrap/>
            <w:hideMark/>
          </w:tcPr>
          <w:p w14:paraId="503008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DCBC9C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0.05681704</w:t>
            </w:r>
          </w:p>
        </w:tc>
        <w:tc>
          <w:tcPr>
            <w:tcW w:w="1300" w:type="dxa"/>
            <w:noWrap/>
            <w:hideMark/>
          </w:tcPr>
          <w:p w14:paraId="6E0965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0.90560808</w:t>
            </w:r>
          </w:p>
        </w:tc>
        <w:tc>
          <w:tcPr>
            <w:tcW w:w="1300" w:type="dxa"/>
            <w:noWrap/>
            <w:hideMark/>
          </w:tcPr>
          <w:p w14:paraId="7978C0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1.64801392</w:t>
            </w:r>
          </w:p>
        </w:tc>
        <w:tc>
          <w:tcPr>
            <w:tcW w:w="1300" w:type="dxa"/>
            <w:noWrap/>
            <w:hideMark/>
          </w:tcPr>
          <w:p w14:paraId="287947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2.07878073</w:t>
            </w:r>
          </w:p>
        </w:tc>
      </w:tr>
      <w:tr w:rsidR="00682E97" w:rsidRPr="00B86834" w14:paraId="41A66F59" w14:textId="77777777" w:rsidTr="00856AC4">
        <w:trPr>
          <w:trHeight w:val="20"/>
        </w:trPr>
        <w:tc>
          <w:tcPr>
            <w:tcW w:w="1565" w:type="dxa"/>
            <w:noWrap/>
            <w:hideMark/>
          </w:tcPr>
          <w:p w14:paraId="0B193DA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Euclidieae</w:t>
            </w:r>
            <w:proofErr w:type="spellEnd"/>
          </w:p>
        </w:tc>
        <w:tc>
          <w:tcPr>
            <w:tcW w:w="1300" w:type="dxa"/>
            <w:noWrap/>
            <w:hideMark/>
          </w:tcPr>
          <w:p w14:paraId="625F18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54137C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0.03052756</w:t>
            </w:r>
          </w:p>
        </w:tc>
        <w:tc>
          <w:tcPr>
            <w:tcW w:w="1300" w:type="dxa"/>
            <w:noWrap/>
            <w:hideMark/>
          </w:tcPr>
          <w:p w14:paraId="62058BD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0.17899059</w:t>
            </w:r>
          </w:p>
        </w:tc>
        <w:tc>
          <w:tcPr>
            <w:tcW w:w="1300" w:type="dxa"/>
            <w:noWrap/>
            <w:hideMark/>
          </w:tcPr>
          <w:p w14:paraId="09D344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0.15139652</w:t>
            </w:r>
          </w:p>
        </w:tc>
        <w:tc>
          <w:tcPr>
            <w:tcW w:w="1300" w:type="dxa"/>
            <w:noWrap/>
            <w:hideMark/>
          </w:tcPr>
          <w:p w14:paraId="08EB30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1.1490183</w:t>
            </w:r>
          </w:p>
        </w:tc>
      </w:tr>
      <w:tr w:rsidR="00682E97" w:rsidRPr="00B86834" w14:paraId="5FA35C05" w14:textId="77777777" w:rsidTr="00856AC4">
        <w:trPr>
          <w:trHeight w:val="20"/>
        </w:trPr>
        <w:tc>
          <w:tcPr>
            <w:tcW w:w="1565" w:type="dxa"/>
            <w:noWrap/>
            <w:hideMark/>
          </w:tcPr>
          <w:p w14:paraId="290A855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Euclidieae</w:t>
            </w:r>
            <w:proofErr w:type="spellEnd"/>
          </w:p>
        </w:tc>
        <w:tc>
          <w:tcPr>
            <w:tcW w:w="1300" w:type="dxa"/>
            <w:noWrap/>
            <w:hideMark/>
          </w:tcPr>
          <w:p w14:paraId="13AA5C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9BB054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0.04908825</w:t>
            </w:r>
          </w:p>
        </w:tc>
        <w:tc>
          <w:tcPr>
            <w:tcW w:w="1300" w:type="dxa"/>
            <w:noWrap/>
            <w:hideMark/>
          </w:tcPr>
          <w:p w14:paraId="66C541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0.17899059</w:t>
            </w:r>
          </w:p>
        </w:tc>
        <w:tc>
          <w:tcPr>
            <w:tcW w:w="1300" w:type="dxa"/>
            <w:noWrap/>
            <w:hideMark/>
          </w:tcPr>
          <w:p w14:paraId="38687F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0.41589176</w:t>
            </w:r>
          </w:p>
        </w:tc>
        <w:tc>
          <w:tcPr>
            <w:tcW w:w="1300" w:type="dxa"/>
            <w:noWrap/>
            <w:hideMark/>
          </w:tcPr>
          <w:p w14:paraId="1BE949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1.45295695</w:t>
            </w:r>
          </w:p>
        </w:tc>
      </w:tr>
      <w:tr w:rsidR="00682E97" w:rsidRPr="00B86834" w14:paraId="67F0A114" w14:textId="77777777" w:rsidTr="00856AC4">
        <w:trPr>
          <w:trHeight w:val="20"/>
        </w:trPr>
        <w:tc>
          <w:tcPr>
            <w:tcW w:w="1565" w:type="dxa"/>
            <w:noWrap/>
            <w:hideMark/>
          </w:tcPr>
          <w:p w14:paraId="190E1AC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Eumalvoideae</w:t>
            </w:r>
            <w:proofErr w:type="spellEnd"/>
          </w:p>
        </w:tc>
        <w:tc>
          <w:tcPr>
            <w:tcW w:w="1300" w:type="dxa"/>
            <w:noWrap/>
            <w:hideMark/>
          </w:tcPr>
          <w:p w14:paraId="4D266B3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5ECAA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0.03055092</w:t>
            </w:r>
          </w:p>
        </w:tc>
        <w:tc>
          <w:tcPr>
            <w:tcW w:w="1300" w:type="dxa"/>
            <w:noWrap/>
            <w:hideMark/>
          </w:tcPr>
          <w:p w14:paraId="7366F10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0.06645048</w:t>
            </w:r>
          </w:p>
        </w:tc>
        <w:tc>
          <w:tcPr>
            <w:tcW w:w="1300" w:type="dxa"/>
            <w:noWrap/>
            <w:hideMark/>
          </w:tcPr>
          <w:p w14:paraId="4F3AC2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0.13627013</w:t>
            </w:r>
          </w:p>
        </w:tc>
        <w:tc>
          <w:tcPr>
            <w:tcW w:w="1300" w:type="dxa"/>
            <w:noWrap/>
            <w:hideMark/>
          </w:tcPr>
          <w:p w14:paraId="1C5445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1.23769843</w:t>
            </w:r>
          </w:p>
        </w:tc>
      </w:tr>
      <w:tr w:rsidR="00682E97" w:rsidRPr="00B86834" w14:paraId="21837A5E" w14:textId="77777777" w:rsidTr="00856AC4">
        <w:trPr>
          <w:trHeight w:val="20"/>
        </w:trPr>
        <w:tc>
          <w:tcPr>
            <w:tcW w:w="1565" w:type="dxa"/>
            <w:noWrap/>
            <w:hideMark/>
          </w:tcPr>
          <w:p w14:paraId="15606265"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Eumalvoideae</w:t>
            </w:r>
            <w:proofErr w:type="spellEnd"/>
          </w:p>
        </w:tc>
        <w:tc>
          <w:tcPr>
            <w:tcW w:w="1300" w:type="dxa"/>
            <w:noWrap/>
            <w:hideMark/>
          </w:tcPr>
          <w:p w14:paraId="2DAB86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84AED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0.01301408</w:t>
            </w:r>
          </w:p>
        </w:tc>
        <w:tc>
          <w:tcPr>
            <w:tcW w:w="1300" w:type="dxa"/>
            <w:noWrap/>
            <w:hideMark/>
          </w:tcPr>
          <w:p w14:paraId="5D7863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0.06645048</w:t>
            </w:r>
          </w:p>
        </w:tc>
        <w:tc>
          <w:tcPr>
            <w:tcW w:w="1300" w:type="dxa"/>
            <w:noWrap/>
            <w:hideMark/>
          </w:tcPr>
          <w:p w14:paraId="6E89704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0.13627068</w:t>
            </w:r>
          </w:p>
        </w:tc>
        <w:tc>
          <w:tcPr>
            <w:tcW w:w="1300" w:type="dxa"/>
            <w:noWrap/>
            <w:hideMark/>
          </w:tcPr>
          <w:p w14:paraId="29A45C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2.19076227</w:t>
            </w:r>
          </w:p>
        </w:tc>
      </w:tr>
      <w:tr w:rsidR="00682E97" w:rsidRPr="00B86834" w14:paraId="22CAF703" w14:textId="77777777" w:rsidTr="00856AC4">
        <w:trPr>
          <w:trHeight w:val="20"/>
        </w:trPr>
        <w:tc>
          <w:tcPr>
            <w:tcW w:w="1565" w:type="dxa"/>
            <w:noWrap/>
            <w:hideMark/>
          </w:tcPr>
          <w:p w14:paraId="4BFA19C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Gesneriaceae</w:t>
            </w:r>
            <w:proofErr w:type="spellEnd"/>
          </w:p>
        </w:tc>
        <w:tc>
          <w:tcPr>
            <w:tcW w:w="1300" w:type="dxa"/>
            <w:noWrap/>
            <w:hideMark/>
          </w:tcPr>
          <w:p w14:paraId="54BABE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B19063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0.00960378</w:t>
            </w:r>
          </w:p>
        </w:tc>
        <w:tc>
          <w:tcPr>
            <w:tcW w:w="1300" w:type="dxa"/>
            <w:noWrap/>
            <w:hideMark/>
          </w:tcPr>
          <w:p w14:paraId="2A10F0A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0.02763987</w:t>
            </w:r>
          </w:p>
        </w:tc>
        <w:tc>
          <w:tcPr>
            <w:tcW w:w="1300" w:type="dxa"/>
            <w:noWrap/>
            <w:hideMark/>
          </w:tcPr>
          <w:p w14:paraId="66ED34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0.05832076</w:t>
            </w:r>
          </w:p>
        </w:tc>
        <w:tc>
          <w:tcPr>
            <w:tcW w:w="1300" w:type="dxa"/>
            <w:noWrap/>
            <w:hideMark/>
          </w:tcPr>
          <w:p w14:paraId="34F47F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3.34129952</w:t>
            </w:r>
          </w:p>
        </w:tc>
      </w:tr>
      <w:tr w:rsidR="00682E97" w:rsidRPr="00B86834" w14:paraId="4396F9F9" w14:textId="77777777" w:rsidTr="00856AC4">
        <w:trPr>
          <w:trHeight w:val="20"/>
        </w:trPr>
        <w:tc>
          <w:tcPr>
            <w:tcW w:w="1565" w:type="dxa"/>
            <w:noWrap/>
            <w:hideMark/>
          </w:tcPr>
          <w:p w14:paraId="5F72EE7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Gesneriaceae</w:t>
            </w:r>
            <w:proofErr w:type="spellEnd"/>
          </w:p>
        </w:tc>
        <w:tc>
          <w:tcPr>
            <w:tcW w:w="1300" w:type="dxa"/>
            <w:noWrap/>
            <w:hideMark/>
          </w:tcPr>
          <w:p w14:paraId="5732B3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F0DD9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0.00248544</w:t>
            </w:r>
          </w:p>
        </w:tc>
        <w:tc>
          <w:tcPr>
            <w:tcW w:w="1300" w:type="dxa"/>
            <w:noWrap/>
            <w:hideMark/>
          </w:tcPr>
          <w:p w14:paraId="616DCE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0.02763987</w:t>
            </w:r>
          </w:p>
        </w:tc>
        <w:tc>
          <w:tcPr>
            <w:tcW w:w="1300" w:type="dxa"/>
            <w:noWrap/>
            <w:hideMark/>
          </w:tcPr>
          <w:p w14:paraId="4C90808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0.05812546</w:t>
            </w:r>
          </w:p>
        </w:tc>
        <w:tc>
          <w:tcPr>
            <w:tcW w:w="1300" w:type="dxa"/>
            <w:noWrap/>
            <w:hideMark/>
          </w:tcPr>
          <w:p w14:paraId="5EA0382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3.33565852</w:t>
            </w:r>
          </w:p>
        </w:tc>
      </w:tr>
      <w:tr w:rsidR="00682E97" w:rsidRPr="00B86834" w14:paraId="15501007" w14:textId="77777777" w:rsidTr="00856AC4">
        <w:trPr>
          <w:trHeight w:val="20"/>
        </w:trPr>
        <w:tc>
          <w:tcPr>
            <w:tcW w:w="1565" w:type="dxa"/>
            <w:noWrap/>
            <w:hideMark/>
          </w:tcPr>
          <w:p w14:paraId="12009C1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Grewioideae</w:t>
            </w:r>
            <w:proofErr w:type="spellEnd"/>
          </w:p>
        </w:tc>
        <w:tc>
          <w:tcPr>
            <w:tcW w:w="1300" w:type="dxa"/>
            <w:noWrap/>
            <w:hideMark/>
          </w:tcPr>
          <w:p w14:paraId="3C705D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DCCF2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0.02246705</w:t>
            </w:r>
          </w:p>
        </w:tc>
        <w:tc>
          <w:tcPr>
            <w:tcW w:w="1300" w:type="dxa"/>
            <w:noWrap/>
            <w:hideMark/>
          </w:tcPr>
          <w:p w14:paraId="7A763F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0.05825947</w:t>
            </w:r>
          </w:p>
        </w:tc>
        <w:tc>
          <w:tcPr>
            <w:tcW w:w="1300" w:type="dxa"/>
            <w:noWrap/>
            <w:hideMark/>
          </w:tcPr>
          <w:p w14:paraId="2569C2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0.11657273</w:t>
            </w:r>
          </w:p>
        </w:tc>
        <w:tc>
          <w:tcPr>
            <w:tcW w:w="1300" w:type="dxa"/>
            <w:noWrap/>
            <w:hideMark/>
          </w:tcPr>
          <w:p w14:paraId="656601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2.0061262</w:t>
            </w:r>
          </w:p>
        </w:tc>
      </w:tr>
      <w:tr w:rsidR="00682E97" w:rsidRPr="00B86834" w14:paraId="4E16D7FF" w14:textId="77777777" w:rsidTr="00856AC4">
        <w:trPr>
          <w:trHeight w:val="20"/>
        </w:trPr>
        <w:tc>
          <w:tcPr>
            <w:tcW w:w="1565" w:type="dxa"/>
            <w:noWrap/>
            <w:hideMark/>
          </w:tcPr>
          <w:p w14:paraId="3B83A6F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Grewioideae</w:t>
            </w:r>
            <w:proofErr w:type="spellEnd"/>
          </w:p>
        </w:tc>
        <w:tc>
          <w:tcPr>
            <w:tcW w:w="1300" w:type="dxa"/>
            <w:noWrap/>
            <w:hideMark/>
          </w:tcPr>
          <w:p w14:paraId="44A879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E59E4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0.00299285</w:t>
            </w:r>
          </w:p>
        </w:tc>
        <w:tc>
          <w:tcPr>
            <w:tcW w:w="1300" w:type="dxa"/>
            <w:noWrap/>
            <w:hideMark/>
          </w:tcPr>
          <w:p w14:paraId="2999D1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0.05825947</w:t>
            </w:r>
          </w:p>
        </w:tc>
        <w:tc>
          <w:tcPr>
            <w:tcW w:w="1300" w:type="dxa"/>
            <w:noWrap/>
            <w:hideMark/>
          </w:tcPr>
          <w:p w14:paraId="0D1054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0.11656734</w:t>
            </w:r>
          </w:p>
        </w:tc>
        <w:tc>
          <w:tcPr>
            <w:tcW w:w="1300" w:type="dxa"/>
            <w:noWrap/>
            <w:hideMark/>
          </w:tcPr>
          <w:p w14:paraId="468DEF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2.98738402</w:t>
            </w:r>
          </w:p>
        </w:tc>
      </w:tr>
      <w:tr w:rsidR="00682E97" w:rsidRPr="00B86834" w14:paraId="7EE7C7BF" w14:textId="77777777" w:rsidTr="00856AC4">
        <w:trPr>
          <w:trHeight w:val="20"/>
        </w:trPr>
        <w:tc>
          <w:tcPr>
            <w:tcW w:w="1565" w:type="dxa"/>
            <w:noWrap/>
            <w:hideMark/>
          </w:tcPr>
          <w:p w14:paraId="5D693B4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Heliophileae</w:t>
            </w:r>
            <w:proofErr w:type="spellEnd"/>
          </w:p>
        </w:tc>
        <w:tc>
          <w:tcPr>
            <w:tcW w:w="1300" w:type="dxa"/>
            <w:noWrap/>
            <w:hideMark/>
          </w:tcPr>
          <w:p w14:paraId="29143D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89008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0.03505583</w:t>
            </w:r>
          </w:p>
        </w:tc>
        <w:tc>
          <w:tcPr>
            <w:tcW w:w="1300" w:type="dxa"/>
            <w:noWrap/>
            <w:hideMark/>
          </w:tcPr>
          <w:p w14:paraId="18A67FC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0.04611129</w:t>
            </w:r>
          </w:p>
        </w:tc>
        <w:tc>
          <w:tcPr>
            <w:tcW w:w="1300" w:type="dxa"/>
            <w:noWrap/>
            <w:hideMark/>
          </w:tcPr>
          <w:p w14:paraId="468066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0.05166065</w:t>
            </w:r>
          </w:p>
        </w:tc>
        <w:tc>
          <w:tcPr>
            <w:tcW w:w="1300" w:type="dxa"/>
            <w:noWrap/>
            <w:hideMark/>
          </w:tcPr>
          <w:p w14:paraId="46DBF2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1.97158873</w:t>
            </w:r>
          </w:p>
        </w:tc>
      </w:tr>
      <w:tr w:rsidR="00682E97" w:rsidRPr="00B86834" w14:paraId="60C04F06" w14:textId="77777777" w:rsidTr="00856AC4">
        <w:trPr>
          <w:trHeight w:val="20"/>
        </w:trPr>
        <w:tc>
          <w:tcPr>
            <w:tcW w:w="1565" w:type="dxa"/>
            <w:noWrap/>
            <w:hideMark/>
          </w:tcPr>
          <w:p w14:paraId="1CE6EB3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Heliophileae</w:t>
            </w:r>
            <w:proofErr w:type="spellEnd"/>
          </w:p>
        </w:tc>
        <w:tc>
          <w:tcPr>
            <w:tcW w:w="1300" w:type="dxa"/>
            <w:noWrap/>
            <w:hideMark/>
          </w:tcPr>
          <w:p w14:paraId="61D973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E33676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0.01952112</w:t>
            </w:r>
          </w:p>
        </w:tc>
        <w:tc>
          <w:tcPr>
            <w:tcW w:w="1300" w:type="dxa"/>
            <w:noWrap/>
            <w:hideMark/>
          </w:tcPr>
          <w:p w14:paraId="4513B4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0.04611129</w:t>
            </w:r>
          </w:p>
        </w:tc>
        <w:tc>
          <w:tcPr>
            <w:tcW w:w="1300" w:type="dxa"/>
            <w:noWrap/>
            <w:hideMark/>
          </w:tcPr>
          <w:p w14:paraId="1FEFA0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0.04293603</w:t>
            </w:r>
          </w:p>
        </w:tc>
        <w:tc>
          <w:tcPr>
            <w:tcW w:w="1300" w:type="dxa"/>
            <w:noWrap/>
            <w:hideMark/>
          </w:tcPr>
          <w:p w14:paraId="46E1D54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3.03400287</w:t>
            </w:r>
          </w:p>
        </w:tc>
      </w:tr>
      <w:tr w:rsidR="00682E97" w:rsidRPr="00B86834" w14:paraId="12406719" w14:textId="77777777" w:rsidTr="00856AC4">
        <w:trPr>
          <w:trHeight w:val="20"/>
        </w:trPr>
        <w:tc>
          <w:tcPr>
            <w:tcW w:w="1565" w:type="dxa"/>
            <w:noWrap/>
            <w:hideMark/>
          </w:tcPr>
          <w:p w14:paraId="4CA47C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5D4A68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A8714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0.09775582</w:t>
            </w:r>
          </w:p>
        </w:tc>
        <w:tc>
          <w:tcPr>
            <w:tcW w:w="1300" w:type="dxa"/>
            <w:noWrap/>
            <w:hideMark/>
          </w:tcPr>
          <w:p w14:paraId="7B3A2C7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0.70354441</w:t>
            </w:r>
          </w:p>
        </w:tc>
        <w:tc>
          <w:tcPr>
            <w:tcW w:w="1300" w:type="dxa"/>
            <w:noWrap/>
            <w:hideMark/>
          </w:tcPr>
          <w:p w14:paraId="01C810A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0.88301032</w:t>
            </w:r>
          </w:p>
        </w:tc>
        <w:tc>
          <w:tcPr>
            <w:tcW w:w="1300" w:type="dxa"/>
            <w:noWrap/>
            <w:hideMark/>
          </w:tcPr>
          <w:p w14:paraId="73334D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3.30162956</w:t>
            </w:r>
          </w:p>
        </w:tc>
      </w:tr>
      <w:tr w:rsidR="00682E97" w:rsidRPr="00B86834" w14:paraId="711657CF" w14:textId="77777777" w:rsidTr="00856AC4">
        <w:trPr>
          <w:trHeight w:val="20"/>
        </w:trPr>
        <w:tc>
          <w:tcPr>
            <w:tcW w:w="1565" w:type="dxa"/>
            <w:noWrap/>
            <w:hideMark/>
          </w:tcPr>
          <w:p w14:paraId="4BBFDB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1A644B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4AFFB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0.01262613</w:t>
            </w:r>
          </w:p>
        </w:tc>
        <w:tc>
          <w:tcPr>
            <w:tcW w:w="1300" w:type="dxa"/>
            <w:noWrap/>
            <w:hideMark/>
          </w:tcPr>
          <w:p w14:paraId="3E5262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0.70354441</w:t>
            </w:r>
          </w:p>
        </w:tc>
        <w:tc>
          <w:tcPr>
            <w:tcW w:w="1300" w:type="dxa"/>
            <w:noWrap/>
            <w:hideMark/>
          </w:tcPr>
          <w:p w14:paraId="79AA37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0.0737134</w:t>
            </w:r>
          </w:p>
        </w:tc>
        <w:tc>
          <w:tcPr>
            <w:tcW w:w="1300" w:type="dxa"/>
            <w:noWrap/>
            <w:hideMark/>
          </w:tcPr>
          <w:p w14:paraId="121956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4.08757487</w:t>
            </w:r>
          </w:p>
        </w:tc>
      </w:tr>
      <w:tr w:rsidR="00682E97" w:rsidRPr="00B86834" w14:paraId="580DCC10" w14:textId="77777777" w:rsidTr="00856AC4">
        <w:trPr>
          <w:trHeight w:val="20"/>
        </w:trPr>
        <w:tc>
          <w:tcPr>
            <w:tcW w:w="1565" w:type="dxa"/>
            <w:noWrap/>
            <w:hideMark/>
          </w:tcPr>
          <w:p w14:paraId="01339ED5"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Lepidieae</w:t>
            </w:r>
            <w:proofErr w:type="spellEnd"/>
          </w:p>
        </w:tc>
        <w:tc>
          <w:tcPr>
            <w:tcW w:w="1300" w:type="dxa"/>
            <w:noWrap/>
            <w:hideMark/>
          </w:tcPr>
          <w:p w14:paraId="346103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8E198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0.24148401</w:t>
            </w:r>
          </w:p>
        </w:tc>
        <w:tc>
          <w:tcPr>
            <w:tcW w:w="1300" w:type="dxa"/>
            <w:noWrap/>
            <w:hideMark/>
          </w:tcPr>
          <w:p w14:paraId="51AF20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1.4627211</w:t>
            </w:r>
          </w:p>
        </w:tc>
        <w:tc>
          <w:tcPr>
            <w:tcW w:w="1300" w:type="dxa"/>
            <w:noWrap/>
            <w:hideMark/>
          </w:tcPr>
          <w:p w14:paraId="4683E5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2.84283768</w:t>
            </w:r>
          </w:p>
        </w:tc>
        <w:tc>
          <w:tcPr>
            <w:tcW w:w="1300" w:type="dxa"/>
            <w:noWrap/>
            <w:hideMark/>
          </w:tcPr>
          <w:p w14:paraId="4D0BC8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2.08167002</w:t>
            </w:r>
          </w:p>
        </w:tc>
      </w:tr>
      <w:tr w:rsidR="00682E97" w:rsidRPr="00B86834" w14:paraId="3C63F058" w14:textId="77777777" w:rsidTr="00856AC4">
        <w:trPr>
          <w:trHeight w:val="20"/>
        </w:trPr>
        <w:tc>
          <w:tcPr>
            <w:tcW w:w="1565" w:type="dxa"/>
            <w:noWrap/>
            <w:hideMark/>
          </w:tcPr>
          <w:p w14:paraId="245A5DF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Lepidieae</w:t>
            </w:r>
            <w:proofErr w:type="spellEnd"/>
          </w:p>
        </w:tc>
        <w:tc>
          <w:tcPr>
            <w:tcW w:w="1300" w:type="dxa"/>
            <w:noWrap/>
            <w:hideMark/>
          </w:tcPr>
          <w:p w14:paraId="39D4035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590A0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0.20250524</w:t>
            </w:r>
          </w:p>
        </w:tc>
        <w:tc>
          <w:tcPr>
            <w:tcW w:w="1300" w:type="dxa"/>
            <w:noWrap/>
            <w:hideMark/>
          </w:tcPr>
          <w:p w14:paraId="686E34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1.4627211</w:t>
            </w:r>
          </w:p>
        </w:tc>
        <w:tc>
          <w:tcPr>
            <w:tcW w:w="1300" w:type="dxa"/>
            <w:noWrap/>
            <w:hideMark/>
          </w:tcPr>
          <w:p w14:paraId="66D367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2.46772765</w:t>
            </w:r>
          </w:p>
        </w:tc>
        <w:tc>
          <w:tcPr>
            <w:tcW w:w="1300" w:type="dxa"/>
            <w:noWrap/>
            <w:hideMark/>
          </w:tcPr>
          <w:p w14:paraId="57358C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2.06101929</w:t>
            </w:r>
          </w:p>
        </w:tc>
      </w:tr>
      <w:tr w:rsidR="00682E97" w:rsidRPr="00B86834" w14:paraId="6DE6C06C" w14:textId="77777777" w:rsidTr="00856AC4">
        <w:trPr>
          <w:trHeight w:val="20"/>
        </w:trPr>
        <w:tc>
          <w:tcPr>
            <w:tcW w:w="1565" w:type="dxa"/>
            <w:noWrap/>
            <w:hideMark/>
          </w:tcPr>
          <w:p w14:paraId="61082B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118224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8B2FF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0.0299301</w:t>
            </w:r>
          </w:p>
        </w:tc>
        <w:tc>
          <w:tcPr>
            <w:tcW w:w="1300" w:type="dxa"/>
            <w:noWrap/>
            <w:hideMark/>
          </w:tcPr>
          <w:p w14:paraId="16122E8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0.00045008</w:t>
            </w:r>
          </w:p>
        </w:tc>
        <w:tc>
          <w:tcPr>
            <w:tcW w:w="1300" w:type="dxa"/>
            <w:noWrap/>
            <w:hideMark/>
          </w:tcPr>
          <w:p w14:paraId="528FA0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0.11232501</w:t>
            </w:r>
          </w:p>
        </w:tc>
        <w:tc>
          <w:tcPr>
            <w:tcW w:w="1300" w:type="dxa"/>
            <w:noWrap/>
            <w:hideMark/>
          </w:tcPr>
          <w:p w14:paraId="6B065B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2.04600881</w:t>
            </w:r>
          </w:p>
        </w:tc>
      </w:tr>
      <w:tr w:rsidR="00682E97" w:rsidRPr="00B86834" w14:paraId="341733D1" w14:textId="77777777" w:rsidTr="00856AC4">
        <w:trPr>
          <w:trHeight w:val="20"/>
        </w:trPr>
        <w:tc>
          <w:tcPr>
            <w:tcW w:w="1565" w:type="dxa"/>
            <w:noWrap/>
            <w:hideMark/>
          </w:tcPr>
          <w:p w14:paraId="4870CE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2ABEE5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879972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0.06609475</w:t>
            </w:r>
          </w:p>
        </w:tc>
        <w:tc>
          <w:tcPr>
            <w:tcW w:w="1300" w:type="dxa"/>
            <w:noWrap/>
            <w:hideMark/>
          </w:tcPr>
          <w:p w14:paraId="6BA7DA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0.00045008</w:t>
            </w:r>
          </w:p>
        </w:tc>
        <w:tc>
          <w:tcPr>
            <w:tcW w:w="1300" w:type="dxa"/>
            <w:noWrap/>
            <w:hideMark/>
          </w:tcPr>
          <w:p w14:paraId="217D0B4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0.43654883</w:t>
            </w:r>
          </w:p>
        </w:tc>
        <w:tc>
          <w:tcPr>
            <w:tcW w:w="1300" w:type="dxa"/>
            <w:noWrap/>
            <w:hideMark/>
          </w:tcPr>
          <w:p w14:paraId="552629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2.04027876</w:t>
            </w:r>
          </w:p>
        </w:tc>
      </w:tr>
      <w:tr w:rsidR="00682E97" w:rsidRPr="00B86834" w14:paraId="74AA1E2E" w14:textId="77777777" w:rsidTr="00856AC4">
        <w:trPr>
          <w:trHeight w:val="20"/>
        </w:trPr>
        <w:tc>
          <w:tcPr>
            <w:tcW w:w="1565" w:type="dxa"/>
            <w:noWrap/>
            <w:hideMark/>
          </w:tcPr>
          <w:p w14:paraId="792BB33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Lysimachieae</w:t>
            </w:r>
            <w:proofErr w:type="spellEnd"/>
          </w:p>
        </w:tc>
        <w:tc>
          <w:tcPr>
            <w:tcW w:w="1300" w:type="dxa"/>
            <w:noWrap/>
            <w:hideMark/>
          </w:tcPr>
          <w:p w14:paraId="1C871A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60118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0.04000742</w:t>
            </w:r>
          </w:p>
        </w:tc>
        <w:tc>
          <w:tcPr>
            <w:tcW w:w="1300" w:type="dxa"/>
            <w:noWrap/>
            <w:hideMark/>
          </w:tcPr>
          <w:p w14:paraId="7306BA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0.32148745</w:t>
            </w:r>
          </w:p>
        </w:tc>
        <w:tc>
          <w:tcPr>
            <w:tcW w:w="1300" w:type="dxa"/>
            <w:noWrap/>
            <w:hideMark/>
          </w:tcPr>
          <w:p w14:paraId="643328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0.33002989</w:t>
            </w:r>
          </w:p>
        </w:tc>
        <w:tc>
          <w:tcPr>
            <w:tcW w:w="1300" w:type="dxa"/>
            <w:noWrap/>
            <w:hideMark/>
          </w:tcPr>
          <w:p w14:paraId="19B5F5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2.79958746</w:t>
            </w:r>
          </w:p>
        </w:tc>
      </w:tr>
      <w:tr w:rsidR="00682E97" w:rsidRPr="00B86834" w14:paraId="408F9C27" w14:textId="77777777" w:rsidTr="00856AC4">
        <w:trPr>
          <w:trHeight w:val="20"/>
        </w:trPr>
        <w:tc>
          <w:tcPr>
            <w:tcW w:w="1565" w:type="dxa"/>
            <w:noWrap/>
            <w:hideMark/>
          </w:tcPr>
          <w:p w14:paraId="3D54CAE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Lysimachieae</w:t>
            </w:r>
            <w:proofErr w:type="spellEnd"/>
          </w:p>
        </w:tc>
        <w:tc>
          <w:tcPr>
            <w:tcW w:w="1300" w:type="dxa"/>
            <w:noWrap/>
            <w:hideMark/>
          </w:tcPr>
          <w:p w14:paraId="78F944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DCF80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0.02904615</w:t>
            </w:r>
          </w:p>
        </w:tc>
        <w:tc>
          <w:tcPr>
            <w:tcW w:w="1300" w:type="dxa"/>
            <w:noWrap/>
            <w:hideMark/>
          </w:tcPr>
          <w:p w14:paraId="6C806C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0.32148745</w:t>
            </w:r>
          </w:p>
        </w:tc>
        <w:tc>
          <w:tcPr>
            <w:tcW w:w="1300" w:type="dxa"/>
            <w:noWrap/>
            <w:hideMark/>
          </w:tcPr>
          <w:p w14:paraId="15C42DA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0.33010595</w:t>
            </w:r>
          </w:p>
        </w:tc>
        <w:tc>
          <w:tcPr>
            <w:tcW w:w="1300" w:type="dxa"/>
            <w:noWrap/>
            <w:hideMark/>
          </w:tcPr>
          <w:p w14:paraId="221952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3.00227727</w:t>
            </w:r>
          </w:p>
        </w:tc>
      </w:tr>
      <w:tr w:rsidR="00682E97" w:rsidRPr="00B86834" w14:paraId="7EFA2FD3" w14:textId="77777777" w:rsidTr="00856AC4">
        <w:trPr>
          <w:trHeight w:val="20"/>
        </w:trPr>
        <w:tc>
          <w:tcPr>
            <w:tcW w:w="1565" w:type="dxa"/>
            <w:noWrap/>
            <w:hideMark/>
          </w:tcPr>
          <w:p w14:paraId="60664B4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Onagraceae</w:t>
            </w:r>
            <w:proofErr w:type="spellEnd"/>
          </w:p>
        </w:tc>
        <w:tc>
          <w:tcPr>
            <w:tcW w:w="1300" w:type="dxa"/>
            <w:noWrap/>
            <w:hideMark/>
          </w:tcPr>
          <w:p w14:paraId="4F62A4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6566D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1.47718469</w:t>
            </w:r>
          </w:p>
        </w:tc>
        <w:tc>
          <w:tcPr>
            <w:tcW w:w="1300" w:type="dxa"/>
            <w:noWrap/>
            <w:hideMark/>
          </w:tcPr>
          <w:p w14:paraId="0CBE4EF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0.26326998</w:t>
            </w:r>
          </w:p>
        </w:tc>
        <w:tc>
          <w:tcPr>
            <w:tcW w:w="1300" w:type="dxa"/>
            <w:noWrap/>
            <w:hideMark/>
          </w:tcPr>
          <w:p w14:paraId="7BE78A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0.45818026</w:t>
            </w:r>
          </w:p>
        </w:tc>
        <w:tc>
          <w:tcPr>
            <w:tcW w:w="1300" w:type="dxa"/>
            <w:noWrap/>
            <w:hideMark/>
          </w:tcPr>
          <w:p w14:paraId="7CA91E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1.94290395</w:t>
            </w:r>
          </w:p>
        </w:tc>
      </w:tr>
      <w:tr w:rsidR="00682E97" w:rsidRPr="00B86834" w14:paraId="4D87C468" w14:textId="77777777" w:rsidTr="00856AC4">
        <w:trPr>
          <w:trHeight w:val="20"/>
        </w:trPr>
        <w:tc>
          <w:tcPr>
            <w:tcW w:w="1565" w:type="dxa"/>
            <w:noWrap/>
            <w:hideMark/>
          </w:tcPr>
          <w:p w14:paraId="5F09A2D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Onagraceae</w:t>
            </w:r>
            <w:proofErr w:type="spellEnd"/>
          </w:p>
        </w:tc>
        <w:tc>
          <w:tcPr>
            <w:tcW w:w="1300" w:type="dxa"/>
            <w:noWrap/>
            <w:hideMark/>
          </w:tcPr>
          <w:p w14:paraId="0FBA0A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F2506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1.66286254</w:t>
            </w:r>
          </w:p>
        </w:tc>
        <w:tc>
          <w:tcPr>
            <w:tcW w:w="1300" w:type="dxa"/>
            <w:noWrap/>
            <w:hideMark/>
          </w:tcPr>
          <w:p w14:paraId="7A798E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0.26326998</w:t>
            </w:r>
          </w:p>
        </w:tc>
        <w:tc>
          <w:tcPr>
            <w:tcW w:w="1300" w:type="dxa"/>
            <w:noWrap/>
            <w:hideMark/>
          </w:tcPr>
          <w:p w14:paraId="2451AD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0.69082882</w:t>
            </w:r>
          </w:p>
        </w:tc>
        <w:tc>
          <w:tcPr>
            <w:tcW w:w="1300" w:type="dxa"/>
            <w:noWrap/>
            <w:hideMark/>
          </w:tcPr>
          <w:p w14:paraId="6C8BE2C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2.91186965</w:t>
            </w:r>
          </w:p>
        </w:tc>
      </w:tr>
      <w:tr w:rsidR="00682E97" w:rsidRPr="00B86834" w14:paraId="6E13F192" w14:textId="77777777" w:rsidTr="00856AC4">
        <w:trPr>
          <w:trHeight w:val="20"/>
        </w:trPr>
        <w:tc>
          <w:tcPr>
            <w:tcW w:w="1565" w:type="dxa"/>
            <w:noWrap/>
            <w:hideMark/>
          </w:tcPr>
          <w:p w14:paraId="6C86BA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07C0B4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6C975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0.04082546</w:t>
            </w:r>
          </w:p>
        </w:tc>
        <w:tc>
          <w:tcPr>
            <w:tcW w:w="1300" w:type="dxa"/>
            <w:noWrap/>
            <w:hideMark/>
          </w:tcPr>
          <w:p w14:paraId="79B724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0.9540879</w:t>
            </w:r>
          </w:p>
        </w:tc>
        <w:tc>
          <w:tcPr>
            <w:tcW w:w="1300" w:type="dxa"/>
            <w:noWrap/>
            <w:hideMark/>
          </w:tcPr>
          <w:p w14:paraId="02082B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2.15192758</w:t>
            </w:r>
          </w:p>
        </w:tc>
        <w:tc>
          <w:tcPr>
            <w:tcW w:w="1300" w:type="dxa"/>
            <w:noWrap/>
            <w:hideMark/>
          </w:tcPr>
          <w:p w14:paraId="0E765E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2.57300925</w:t>
            </w:r>
          </w:p>
        </w:tc>
      </w:tr>
      <w:tr w:rsidR="00682E97" w:rsidRPr="00B86834" w14:paraId="166AF824" w14:textId="77777777" w:rsidTr="00856AC4">
        <w:trPr>
          <w:trHeight w:val="20"/>
        </w:trPr>
        <w:tc>
          <w:tcPr>
            <w:tcW w:w="1565" w:type="dxa"/>
            <w:noWrap/>
            <w:hideMark/>
          </w:tcPr>
          <w:p w14:paraId="0E2771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1A2D2D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22FC30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0.04470213</w:t>
            </w:r>
          </w:p>
        </w:tc>
        <w:tc>
          <w:tcPr>
            <w:tcW w:w="1300" w:type="dxa"/>
            <w:noWrap/>
            <w:hideMark/>
          </w:tcPr>
          <w:p w14:paraId="0D59DE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0.9540879</w:t>
            </w:r>
          </w:p>
        </w:tc>
        <w:tc>
          <w:tcPr>
            <w:tcW w:w="1300" w:type="dxa"/>
            <w:noWrap/>
            <w:hideMark/>
          </w:tcPr>
          <w:p w14:paraId="4BB9B11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2.21659985</w:t>
            </w:r>
          </w:p>
        </w:tc>
        <w:tc>
          <w:tcPr>
            <w:tcW w:w="1300" w:type="dxa"/>
            <w:noWrap/>
            <w:hideMark/>
          </w:tcPr>
          <w:p w14:paraId="2DCC6C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2.57171532</w:t>
            </w:r>
          </w:p>
        </w:tc>
      </w:tr>
      <w:tr w:rsidR="00682E97" w:rsidRPr="00B86834" w14:paraId="340DAABF" w14:textId="77777777" w:rsidTr="00856AC4">
        <w:trPr>
          <w:trHeight w:val="20"/>
        </w:trPr>
        <w:tc>
          <w:tcPr>
            <w:tcW w:w="1565" w:type="dxa"/>
            <w:noWrap/>
            <w:hideMark/>
          </w:tcPr>
          <w:p w14:paraId="20BE32C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Panicoideae</w:t>
            </w:r>
            <w:proofErr w:type="spellEnd"/>
          </w:p>
        </w:tc>
        <w:tc>
          <w:tcPr>
            <w:tcW w:w="1300" w:type="dxa"/>
            <w:noWrap/>
            <w:hideMark/>
          </w:tcPr>
          <w:p w14:paraId="3BAFC5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133EB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0.01888656</w:t>
            </w:r>
          </w:p>
        </w:tc>
        <w:tc>
          <w:tcPr>
            <w:tcW w:w="1300" w:type="dxa"/>
            <w:noWrap/>
            <w:hideMark/>
          </w:tcPr>
          <w:p w14:paraId="1FCE84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1.29897197</w:t>
            </w:r>
          </w:p>
        </w:tc>
        <w:tc>
          <w:tcPr>
            <w:tcW w:w="1300" w:type="dxa"/>
            <w:noWrap/>
            <w:hideMark/>
          </w:tcPr>
          <w:p w14:paraId="50BC51B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2.23586442</w:t>
            </w:r>
          </w:p>
        </w:tc>
        <w:tc>
          <w:tcPr>
            <w:tcW w:w="1300" w:type="dxa"/>
            <w:noWrap/>
            <w:hideMark/>
          </w:tcPr>
          <w:p w14:paraId="639707A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2.28973178</w:t>
            </w:r>
          </w:p>
        </w:tc>
      </w:tr>
      <w:tr w:rsidR="00682E97" w:rsidRPr="00B86834" w14:paraId="4DE5382B" w14:textId="77777777" w:rsidTr="00856AC4">
        <w:trPr>
          <w:trHeight w:val="20"/>
        </w:trPr>
        <w:tc>
          <w:tcPr>
            <w:tcW w:w="1565" w:type="dxa"/>
            <w:noWrap/>
            <w:hideMark/>
          </w:tcPr>
          <w:p w14:paraId="0B5C3EC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Panicoideae</w:t>
            </w:r>
            <w:proofErr w:type="spellEnd"/>
          </w:p>
        </w:tc>
        <w:tc>
          <w:tcPr>
            <w:tcW w:w="1300" w:type="dxa"/>
            <w:noWrap/>
            <w:hideMark/>
          </w:tcPr>
          <w:p w14:paraId="6CE00B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A2C50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0.04030941</w:t>
            </w:r>
          </w:p>
        </w:tc>
        <w:tc>
          <w:tcPr>
            <w:tcW w:w="1300" w:type="dxa"/>
            <w:noWrap/>
            <w:hideMark/>
          </w:tcPr>
          <w:p w14:paraId="41106D4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1.29897197</w:t>
            </w:r>
          </w:p>
        </w:tc>
        <w:tc>
          <w:tcPr>
            <w:tcW w:w="1300" w:type="dxa"/>
            <w:noWrap/>
            <w:hideMark/>
          </w:tcPr>
          <w:p w14:paraId="2E3C89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2.23586442</w:t>
            </w:r>
          </w:p>
        </w:tc>
        <w:tc>
          <w:tcPr>
            <w:tcW w:w="1300" w:type="dxa"/>
            <w:noWrap/>
            <w:hideMark/>
          </w:tcPr>
          <w:p w14:paraId="636FAA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2.7961387</w:t>
            </w:r>
          </w:p>
        </w:tc>
      </w:tr>
      <w:tr w:rsidR="00682E97" w:rsidRPr="00B86834" w14:paraId="013C5E9D" w14:textId="77777777" w:rsidTr="00856AC4">
        <w:trPr>
          <w:trHeight w:val="20"/>
        </w:trPr>
        <w:tc>
          <w:tcPr>
            <w:tcW w:w="1565" w:type="dxa"/>
            <w:noWrap/>
            <w:hideMark/>
          </w:tcPr>
          <w:p w14:paraId="6DA8AE8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Polemoniaceae</w:t>
            </w:r>
            <w:proofErr w:type="spellEnd"/>
          </w:p>
        </w:tc>
        <w:tc>
          <w:tcPr>
            <w:tcW w:w="1300" w:type="dxa"/>
            <w:noWrap/>
            <w:hideMark/>
          </w:tcPr>
          <w:p w14:paraId="7B3D24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3AA3A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0.0132323</w:t>
            </w:r>
          </w:p>
        </w:tc>
        <w:tc>
          <w:tcPr>
            <w:tcW w:w="1300" w:type="dxa"/>
            <w:noWrap/>
            <w:hideMark/>
          </w:tcPr>
          <w:p w14:paraId="6492BA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0.07515773</w:t>
            </w:r>
          </w:p>
        </w:tc>
        <w:tc>
          <w:tcPr>
            <w:tcW w:w="1300" w:type="dxa"/>
            <w:noWrap/>
            <w:hideMark/>
          </w:tcPr>
          <w:p w14:paraId="6C12725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0.10438561</w:t>
            </w:r>
          </w:p>
        </w:tc>
        <w:tc>
          <w:tcPr>
            <w:tcW w:w="1300" w:type="dxa"/>
            <w:noWrap/>
            <w:hideMark/>
          </w:tcPr>
          <w:p w14:paraId="1ABA89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1.48991147</w:t>
            </w:r>
          </w:p>
        </w:tc>
      </w:tr>
      <w:tr w:rsidR="00682E97" w:rsidRPr="00B86834" w14:paraId="3998B7CE" w14:textId="77777777" w:rsidTr="00856AC4">
        <w:trPr>
          <w:trHeight w:val="20"/>
        </w:trPr>
        <w:tc>
          <w:tcPr>
            <w:tcW w:w="1565" w:type="dxa"/>
            <w:noWrap/>
            <w:hideMark/>
          </w:tcPr>
          <w:p w14:paraId="040665D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Polemoniaceae</w:t>
            </w:r>
            <w:proofErr w:type="spellEnd"/>
          </w:p>
        </w:tc>
        <w:tc>
          <w:tcPr>
            <w:tcW w:w="1300" w:type="dxa"/>
            <w:noWrap/>
            <w:hideMark/>
          </w:tcPr>
          <w:p w14:paraId="047D6A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A5B74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0.01012157</w:t>
            </w:r>
          </w:p>
        </w:tc>
        <w:tc>
          <w:tcPr>
            <w:tcW w:w="1300" w:type="dxa"/>
            <w:noWrap/>
            <w:hideMark/>
          </w:tcPr>
          <w:p w14:paraId="018FC2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0.07515773</w:t>
            </w:r>
          </w:p>
        </w:tc>
        <w:tc>
          <w:tcPr>
            <w:tcW w:w="1300" w:type="dxa"/>
            <w:noWrap/>
            <w:hideMark/>
          </w:tcPr>
          <w:p w14:paraId="032DA1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0.15057698</w:t>
            </w:r>
          </w:p>
        </w:tc>
        <w:tc>
          <w:tcPr>
            <w:tcW w:w="1300" w:type="dxa"/>
            <w:noWrap/>
            <w:hideMark/>
          </w:tcPr>
          <w:p w14:paraId="089790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2.58427997</w:t>
            </w:r>
          </w:p>
        </w:tc>
      </w:tr>
      <w:tr w:rsidR="00682E97" w:rsidRPr="00B86834" w14:paraId="2F8ED2AC" w14:textId="77777777" w:rsidTr="00856AC4">
        <w:trPr>
          <w:trHeight w:val="20"/>
        </w:trPr>
        <w:tc>
          <w:tcPr>
            <w:tcW w:w="1565" w:type="dxa"/>
            <w:noWrap/>
            <w:hideMark/>
          </w:tcPr>
          <w:p w14:paraId="32D01ED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Pooideae</w:t>
            </w:r>
            <w:proofErr w:type="spellEnd"/>
          </w:p>
        </w:tc>
        <w:tc>
          <w:tcPr>
            <w:tcW w:w="1300" w:type="dxa"/>
            <w:noWrap/>
            <w:hideMark/>
          </w:tcPr>
          <w:p w14:paraId="753B15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6B517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0.02001605</w:t>
            </w:r>
          </w:p>
        </w:tc>
        <w:tc>
          <w:tcPr>
            <w:tcW w:w="1300" w:type="dxa"/>
            <w:noWrap/>
            <w:hideMark/>
          </w:tcPr>
          <w:p w14:paraId="1C4FE2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0.93384385</w:t>
            </w:r>
          </w:p>
        </w:tc>
        <w:tc>
          <w:tcPr>
            <w:tcW w:w="1300" w:type="dxa"/>
            <w:noWrap/>
            <w:hideMark/>
          </w:tcPr>
          <w:p w14:paraId="3FA95E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1.81217652</w:t>
            </w:r>
          </w:p>
        </w:tc>
        <w:tc>
          <w:tcPr>
            <w:tcW w:w="1300" w:type="dxa"/>
            <w:noWrap/>
            <w:hideMark/>
          </w:tcPr>
          <w:p w14:paraId="5FA09C0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2.18967575</w:t>
            </w:r>
          </w:p>
        </w:tc>
      </w:tr>
      <w:tr w:rsidR="00682E97" w:rsidRPr="00B86834" w14:paraId="239E675C" w14:textId="77777777" w:rsidTr="00856AC4">
        <w:trPr>
          <w:trHeight w:val="20"/>
        </w:trPr>
        <w:tc>
          <w:tcPr>
            <w:tcW w:w="1565" w:type="dxa"/>
            <w:noWrap/>
            <w:hideMark/>
          </w:tcPr>
          <w:p w14:paraId="1534DC5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Pooideae</w:t>
            </w:r>
            <w:proofErr w:type="spellEnd"/>
          </w:p>
        </w:tc>
        <w:tc>
          <w:tcPr>
            <w:tcW w:w="1300" w:type="dxa"/>
            <w:noWrap/>
            <w:hideMark/>
          </w:tcPr>
          <w:p w14:paraId="27F4BC0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2DD75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0.02696252</w:t>
            </w:r>
          </w:p>
        </w:tc>
        <w:tc>
          <w:tcPr>
            <w:tcW w:w="1300" w:type="dxa"/>
            <w:noWrap/>
            <w:hideMark/>
          </w:tcPr>
          <w:p w14:paraId="34F111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0.93384385</w:t>
            </w:r>
          </w:p>
        </w:tc>
        <w:tc>
          <w:tcPr>
            <w:tcW w:w="1300" w:type="dxa"/>
            <w:noWrap/>
            <w:hideMark/>
          </w:tcPr>
          <w:p w14:paraId="1F31AF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1.8121767</w:t>
            </w:r>
          </w:p>
        </w:tc>
        <w:tc>
          <w:tcPr>
            <w:tcW w:w="1300" w:type="dxa"/>
            <w:noWrap/>
            <w:hideMark/>
          </w:tcPr>
          <w:p w14:paraId="5027D8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2.76232292</w:t>
            </w:r>
          </w:p>
        </w:tc>
      </w:tr>
      <w:tr w:rsidR="00682E97" w:rsidRPr="00B86834" w14:paraId="6A430528" w14:textId="77777777" w:rsidTr="00856AC4">
        <w:trPr>
          <w:trHeight w:val="20"/>
        </w:trPr>
        <w:tc>
          <w:tcPr>
            <w:tcW w:w="1565" w:type="dxa"/>
            <w:noWrap/>
            <w:hideMark/>
          </w:tcPr>
          <w:p w14:paraId="0EF002C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Primulaceae</w:t>
            </w:r>
            <w:proofErr w:type="spellEnd"/>
          </w:p>
        </w:tc>
        <w:tc>
          <w:tcPr>
            <w:tcW w:w="1300" w:type="dxa"/>
            <w:noWrap/>
            <w:hideMark/>
          </w:tcPr>
          <w:p w14:paraId="28A825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5BEED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0.02057645</w:t>
            </w:r>
          </w:p>
        </w:tc>
        <w:tc>
          <w:tcPr>
            <w:tcW w:w="1300" w:type="dxa"/>
            <w:noWrap/>
            <w:hideMark/>
          </w:tcPr>
          <w:p w14:paraId="189EEB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0.17474529</w:t>
            </w:r>
          </w:p>
        </w:tc>
        <w:tc>
          <w:tcPr>
            <w:tcW w:w="1300" w:type="dxa"/>
            <w:noWrap/>
            <w:hideMark/>
          </w:tcPr>
          <w:p w14:paraId="23CC30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0.46749182</w:t>
            </w:r>
          </w:p>
        </w:tc>
        <w:tc>
          <w:tcPr>
            <w:tcW w:w="1300" w:type="dxa"/>
            <w:noWrap/>
            <w:hideMark/>
          </w:tcPr>
          <w:p w14:paraId="6B7E60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2.20033062</w:t>
            </w:r>
          </w:p>
        </w:tc>
      </w:tr>
      <w:tr w:rsidR="00682E97" w:rsidRPr="00B86834" w14:paraId="4B6DC952" w14:textId="77777777" w:rsidTr="00856AC4">
        <w:trPr>
          <w:trHeight w:val="20"/>
        </w:trPr>
        <w:tc>
          <w:tcPr>
            <w:tcW w:w="1565" w:type="dxa"/>
            <w:noWrap/>
            <w:hideMark/>
          </w:tcPr>
          <w:p w14:paraId="2829ACA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Primulaceae</w:t>
            </w:r>
            <w:proofErr w:type="spellEnd"/>
          </w:p>
        </w:tc>
        <w:tc>
          <w:tcPr>
            <w:tcW w:w="1300" w:type="dxa"/>
            <w:noWrap/>
            <w:hideMark/>
          </w:tcPr>
          <w:p w14:paraId="61D1ED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D90DEA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0.01156039</w:t>
            </w:r>
          </w:p>
        </w:tc>
        <w:tc>
          <w:tcPr>
            <w:tcW w:w="1300" w:type="dxa"/>
            <w:noWrap/>
            <w:hideMark/>
          </w:tcPr>
          <w:p w14:paraId="49BA8B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0.17474529</w:t>
            </w:r>
          </w:p>
        </w:tc>
        <w:tc>
          <w:tcPr>
            <w:tcW w:w="1300" w:type="dxa"/>
            <w:noWrap/>
            <w:hideMark/>
          </w:tcPr>
          <w:p w14:paraId="1481D2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0.46749183</w:t>
            </w:r>
          </w:p>
        </w:tc>
        <w:tc>
          <w:tcPr>
            <w:tcW w:w="1300" w:type="dxa"/>
            <w:noWrap/>
            <w:hideMark/>
          </w:tcPr>
          <w:p w14:paraId="537505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2.24246698</w:t>
            </w:r>
          </w:p>
        </w:tc>
      </w:tr>
      <w:tr w:rsidR="00682E97" w:rsidRPr="00B86834" w14:paraId="670B758E" w14:textId="77777777" w:rsidTr="00856AC4">
        <w:trPr>
          <w:trHeight w:val="20"/>
        </w:trPr>
        <w:tc>
          <w:tcPr>
            <w:tcW w:w="1565" w:type="dxa"/>
            <w:noWrap/>
            <w:hideMark/>
          </w:tcPr>
          <w:p w14:paraId="4DD11BD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Rubieae</w:t>
            </w:r>
            <w:proofErr w:type="spellEnd"/>
          </w:p>
        </w:tc>
        <w:tc>
          <w:tcPr>
            <w:tcW w:w="1300" w:type="dxa"/>
            <w:noWrap/>
            <w:hideMark/>
          </w:tcPr>
          <w:p w14:paraId="6A24F0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62294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0.11367892</w:t>
            </w:r>
          </w:p>
        </w:tc>
        <w:tc>
          <w:tcPr>
            <w:tcW w:w="1300" w:type="dxa"/>
            <w:noWrap/>
            <w:hideMark/>
          </w:tcPr>
          <w:p w14:paraId="17BA3C1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1.244906</w:t>
            </w:r>
          </w:p>
        </w:tc>
        <w:tc>
          <w:tcPr>
            <w:tcW w:w="1300" w:type="dxa"/>
            <w:noWrap/>
            <w:hideMark/>
          </w:tcPr>
          <w:p w14:paraId="5E9F65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2.31498746</w:t>
            </w:r>
          </w:p>
        </w:tc>
        <w:tc>
          <w:tcPr>
            <w:tcW w:w="1300" w:type="dxa"/>
            <w:noWrap/>
            <w:hideMark/>
          </w:tcPr>
          <w:p w14:paraId="23F41D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2.20696365</w:t>
            </w:r>
          </w:p>
        </w:tc>
      </w:tr>
      <w:tr w:rsidR="00682E97" w:rsidRPr="00B86834" w14:paraId="34F7E42A" w14:textId="77777777" w:rsidTr="00856AC4">
        <w:trPr>
          <w:trHeight w:val="20"/>
        </w:trPr>
        <w:tc>
          <w:tcPr>
            <w:tcW w:w="1565" w:type="dxa"/>
            <w:noWrap/>
            <w:hideMark/>
          </w:tcPr>
          <w:p w14:paraId="3DA9AFC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Rubieae</w:t>
            </w:r>
            <w:proofErr w:type="spellEnd"/>
          </w:p>
        </w:tc>
        <w:tc>
          <w:tcPr>
            <w:tcW w:w="1300" w:type="dxa"/>
            <w:noWrap/>
            <w:hideMark/>
          </w:tcPr>
          <w:p w14:paraId="31C8AA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A382D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0.03310733</w:t>
            </w:r>
          </w:p>
        </w:tc>
        <w:tc>
          <w:tcPr>
            <w:tcW w:w="1300" w:type="dxa"/>
            <w:noWrap/>
            <w:hideMark/>
          </w:tcPr>
          <w:p w14:paraId="584953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1.244906</w:t>
            </w:r>
          </w:p>
        </w:tc>
        <w:tc>
          <w:tcPr>
            <w:tcW w:w="1300" w:type="dxa"/>
            <w:noWrap/>
            <w:hideMark/>
          </w:tcPr>
          <w:p w14:paraId="102184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2.37652947</w:t>
            </w:r>
          </w:p>
        </w:tc>
        <w:tc>
          <w:tcPr>
            <w:tcW w:w="1300" w:type="dxa"/>
            <w:noWrap/>
            <w:hideMark/>
          </w:tcPr>
          <w:p w14:paraId="70E5A50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2.70892502</w:t>
            </w:r>
          </w:p>
        </w:tc>
      </w:tr>
      <w:tr w:rsidR="00682E97" w:rsidRPr="00B86834" w14:paraId="20E202B5" w14:textId="77777777" w:rsidTr="00856AC4">
        <w:trPr>
          <w:trHeight w:val="20"/>
        </w:trPr>
        <w:tc>
          <w:tcPr>
            <w:tcW w:w="1565" w:type="dxa"/>
            <w:noWrap/>
            <w:hideMark/>
          </w:tcPr>
          <w:p w14:paraId="24F9002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7F8739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1B978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0.01870823</w:t>
            </w:r>
          </w:p>
        </w:tc>
        <w:tc>
          <w:tcPr>
            <w:tcW w:w="1300" w:type="dxa"/>
            <w:noWrap/>
            <w:hideMark/>
          </w:tcPr>
          <w:p w14:paraId="4346143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0.07861361</w:t>
            </w:r>
          </w:p>
        </w:tc>
        <w:tc>
          <w:tcPr>
            <w:tcW w:w="1300" w:type="dxa"/>
            <w:noWrap/>
            <w:hideMark/>
          </w:tcPr>
          <w:p w14:paraId="7282AF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0.16211643</w:t>
            </w:r>
          </w:p>
        </w:tc>
        <w:tc>
          <w:tcPr>
            <w:tcW w:w="1300" w:type="dxa"/>
            <w:noWrap/>
            <w:hideMark/>
          </w:tcPr>
          <w:p w14:paraId="1A99FF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1.79452442</w:t>
            </w:r>
          </w:p>
        </w:tc>
      </w:tr>
      <w:tr w:rsidR="00682E97" w:rsidRPr="00B86834" w14:paraId="04FA3623" w14:textId="77777777" w:rsidTr="00856AC4">
        <w:trPr>
          <w:trHeight w:val="20"/>
        </w:trPr>
        <w:tc>
          <w:tcPr>
            <w:tcW w:w="1565" w:type="dxa"/>
            <w:noWrap/>
            <w:hideMark/>
          </w:tcPr>
          <w:p w14:paraId="198EA60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108457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015E9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0.0155215</w:t>
            </w:r>
          </w:p>
        </w:tc>
        <w:tc>
          <w:tcPr>
            <w:tcW w:w="1300" w:type="dxa"/>
            <w:noWrap/>
            <w:hideMark/>
          </w:tcPr>
          <w:p w14:paraId="2398C8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0.07861361</w:t>
            </w:r>
          </w:p>
        </w:tc>
        <w:tc>
          <w:tcPr>
            <w:tcW w:w="1300" w:type="dxa"/>
            <w:noWrap/>
            <w:hideMark/>
          </w:tcPr>
          <w:p w14:paraId="375ED0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0.162119</w:t>
            </w:r>
          </w:p>
        </w:tc>
        <w:tc>
          <w:tcPr>
            <w:tcW w:w="1300" w:type="dxa"/>
            <w:noWrap/>
            <w:hideMark/>
          </w:tcPr>
          <w:p w14:paraId="4B5E8AA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2.04769413</w:t>
            </w:r>
          </w:p>
        </w:tc>
      </w:tr>
      <w:tr w:rsidR="00682E97" w:rsidRPr="00B86834" w14:paraId="0168E818" w14:textId="77777777" w:rsidTr="00856AC4">
        <w:trPr>
          <w:trHeight w:val="20"/>
        </w:trPr>
        <w:tc>
          <w:tcPr>
            <w:tcW w:w="1565" w:type="dxa"/>
            <w:noWrap/>
            <w:hideMark/>
          </w:tcPr>
          <w:p w14:paraId="0DFB8D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067B7D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A8EB3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0.01715148</w:t>
            </w:r>
          </w:p>
        </w:tc>
        <w:tc>
          <w:tcPr>
            <w:tcW w:w="1300" w:type="dxa"/>
            <w:noWrap/>
            <w:hideMark/>
          </w:tcPr>
          <w:p w14:paraId="5F964E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0.17187496</w:t>
            </w:r>
          </w:p>
        </w:tc>
        <w:tc>
          <w:tcPr>
            <w:tcW w:w="1300" w:type="dxa"/>
            <w:noWrap/>
            <w:hideMark/>
          </w:tcPr>
          <w:p w14:paraId="243DD1E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0.34899588</w:t>
            </w:r>
          </w:p>
        </w:tc>
        <w:tc>
          <w:tcPr>
            <w:tcW w:w="1300" w:type="dxa"/>
            <w:noWrap/>
            <w:hideMark/>
          </w:tcPr>
          <w:p w14:paraId="72AA115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1.74133921</w:t>
            </w:r>
          </w:p>
        </w:tc>
      </w:tr>
      <w:tr w:rsidR="00682E97" w:rsidRPr="00B86834" w14:paraId="233F190D" w14:textId="77777777" w:rsidTr="00856AC4">
        <w:trPr>
          <w:trHeight w:val="20"/>
        </w:trPr>
        <w:tc>
          <w:tcPr>
            <w:tcW w:w="1565" w:type="dxa"/>
            <w:noWrap/>
            <w:hideMark/>
          </w:tcPr>
          <w:p w14:paraId="309C82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7F58F1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238BA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0.01330192</w:t>
            </w:r>
          </w:p>
        </w:tc>
        <w:tc>
          <w:tcPr>
            <w:tcW w:w="1300" w:type="dxa"/>
            <w:noWrap/>
            <w:hideMark/>
          </w:tcPr>
          <w:p w14:paraId="25625E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0.17187496</w:t>
            </w:r>
          </w:p>
        </w:tc>
        <w:tc>
          <w:tcPr>
            <w:tcW w:w="1300" w:type="dxa"/>
            <w:noWrap/>
            <w:hideMark/>
          </w:tcPr>
          <w:p w14:paraId="49C4B8A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0.34899592</w:t>
            </w:r>
          </w:p>
        </w:tc>
        <w:tc>
          <w:tcPr>
            <w:tcW w:w="1300" w:type="dxa"/>
            <w:noWrap/>
            <w:hideMark/>
          </w:tcPr>
          <w:p w14:paraId="1AED78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2.87471849</w:t>
            </w:r>
          </w:p>
        </w:tc>
      </w:tr>
      <w:tr w:rsidR="00682E97" w:rsidRPr="00B86834" w14:paraId="2EF1DB69" w14:textId="77777777" w:rsidTr="00856AC4">
        <w:trPr>
          <w:trHeight w:val="20"/>
        </w:trPr>
        <w:tc>
          <w:tcPr>
            <w:tcW w:w="1565" w:type="dxa"/>
            <w:noWrap/>
            <w:hideMark/>
          </w:tcPr>
          <w:p w14:paraId="46B0C86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Spermacoceae</w:t>
            </w:r>
            <w:proofErr w:type="spellEnd"/>
          </w:p>
        </w:tc>
        <w:tc>
          <w:tcPr>
            <w:tcW w:w="1300" w:type="dxa"/>
            <w:noWrap/>
            <w:hideMark/>
          </w:tcPr>
          <w:p w14:paraId="07044E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B41FBA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0.03407916</w:t>
            </w:r>
          </w:p>
        </w:tc>
        <w:tc>
          <w:tcPr>
            <w:tcW w:w="1300" w:type="dxa"/>
            <w:noWrap/>
            <w:hideMark/>
          </w:tcPr>
          <w:p w14:paraId="3D60DF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0.03791588</w:t>
            </w:r>
          </w:p>
        </w:tc>
        <w:tc>
          <w:tcPr>
            <w:tcW w:w="1300" w:type="dxa"/>
            <w:noWrap/>
            <w:hideMark/>
          </w:tcPr>
          <w:p w14:paraId="4862B9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0.10042255</w:t>
            </w:r>
          </w:p>
        </w:tc>
        <w:tc>
          <w:tcPr>
            <w:tcW w:w="1300" w:type="dxa"/>
            <w:noWrap/>
            <w:hideMark/>
          </w:tcPr>
          <w:p w14:paraId="0E6AB6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2.40158345</w:t>
            </w:r>
          </w:p>
        </w:tc>
      </w:tr>
      <w:tr w:rsidR="00682E97" w:rsidRPr="00B86834" w14:paraId="3896279F" w14:textId="77777777" w:rsidTr="00856AC4">
        <w:trPr>
          <w:trHeight w:val="20"/>
        </w:trPr>
        <w:tc>
          <w:tcPr>
            <w:tcW w:w="1565" w:type="dxa"/>
            <w:noWrap/>
            <w:hideMark/>
          </w:tcPr>
          <w:p w14:paraId="0F7B280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Spermacoceae</w:t>
            </w:r>
            <w:proofErr w:type="spellEnd"/>
          </w:p>
        </w:tc>
        <w:tc>
          <w:tcPr>
            <w:tcW w:w="1300" w:type="dxa"/>
            <w:noWrap/>
            <w:hideMark/>
          </w:tcPr>
          <w:p w14:paraId="02BC83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51D984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0.01287896</w:t>
            </w:r>
          </w:p>
        </w:tc>
        <w:tc>
          <w:tcPr>
            <w:tcW w:w="1300" w:type="dxa"/>
            <w:noWrap/>
            <w:hideMark/>
          </w:tcPr>
          <w:p w14:paraId="2B66ACD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0.03791588</w:t>
            </w:r>
          </w:p>
        </w:tc>
        <w:tc>
          <w:tcPr>
            <w:tcW w:w="1300" w:type="dxa"/>
            <w:noWrap/>
            <w:hideMark/>
          </w:tcPr>
          <w:p w14:paraId="1D0179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0.10057995</w:t>
            </w:r>
          </w:p>
        </w:tc>
        <w:tc>
          <w:tcPr>
            <w:tcW w:w="1300" w:type="dxa"/>
            <w:noWrap/>
            <w:hideMark/>
          </w:tcPr>
          <w:p w14:paraId="5CA171C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2.52361849</w:t>
            </w:r>
          </w:p>
        </w:tc>
      </w:tr>
      <w:tr w:rsidR="00682E97" w:rsidRPr="00B86834" w14:paraId="2225E9E6" w14:textId="77777777" w:rsidTr="00856AC4">
        <w:trPr>
          <w:trHeight w:val="20"/>
        </w:trPr>
        <w:tc>
          <w:tcPr>
            <w:tcW w:w="1565" w:type="dxa"/>
            <w:noWrap/>
            <w:hideMark/>
          </w:tcPr>
          <w:p w14:paraId="737ADA2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Thelypodieae</w:t>
            </w:r>
            <w:proofErr w:type="spellEnd"/>
          </w:p>
        </w:tc>
        <w:tc>
          <w:tcPr>
            <w:tcW w:w="1300" w:type="dxa"/>
            <w:noWrap/>
            <w:hideMark/>
          </w:tcPr>
          <w:p w14:paraId="4B10BAE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BDEFF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0.05653152</w:t>
            </w:r>
          </w:p>
        </w:tc>
        <w:tc>
          <w:tcPr>
            <w:tcW w:w="1300" w:type="dxa"/>
            <w:noWrap/>
            <w:hideMark/>
          </w:tcPr>
          <w:p w14:paraId="14FF3AB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0.02218699</w:t>
            </w:r>
          </w:p>
        </w:tc>
        <w:tc>
          <w:tcPr>
            <w:tcW w:w="1300" w:type="dxa"/>
            <w:noWrap/>
            <w:hideMark/>
          </w:tcPr>
          <w:p w14:paraId="1E7D2F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0.19335883</w:t>
            </w:r>
          </w:p>
        </w:tc>
        <w:tc>
          <w:tcPr>
            <w:tcW w:w="1300" w:type="dxa"/>
            <w:noWrap/>
            <w:hideMark/>
          </w:tcPr>
          <w:p w14:paraId="438360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1.40802748</w:t>
            </w:r>
          </w:p>
        </w:tc>
      </w:tr>
      <w:tr w:rsidR="00682E97" w:rsidRPr="00B86834" w14:paraId="23034F3E" w14:textId="77777777" w:rsidTr="00856AC4">
        <w:trPr>
          <w:trHeight w:val="20"/>
        </w:trPr>
        <w:tc>
          <w:tcPr>
            <w:tcW w:w="1565" w:type="dxa"/>
            <w:noWrap/>
            <w:hideMark/>
          </w:tcPr>
          <w:p w14:paraId="238AEA55"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Thelypodieae</w:t>
            </w:r>
            <w:proofErr w:type="spellEnd"/>
          </w:p>
        </w:tc>
        <w:tc>
          <w:tcPr>
            <w:tcW w:w="1300" w:type="dxa"/>
            <w:noWrap/>
            <w:hideMark/>
          </w:tcPr>
          <w:p w14:paraId="234C87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9EAFA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0.05639596</w:t>
            </w:r>
          </w:p>
        </w:tc>
        <w:tc>
          <w:tcPr>
            <w:tcW w:w="1300" w:type="dxa"/>
            <w:noWrap/>
            <w:hideMark/>
          </w:tcPr>
          <w:p w14:paraId="56A382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0.02218699</w:t>
            </w:r>
          </w:p>
        </w:tc>
        <w:tc>
          <w:tcPr>
            <w:tcW w:w="1300" w:type="dxa"/>
            <w:noWrap/>
            <w:hideMark/>
          </w:tcPr>
          <w:p w14:paraId="59E2A7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0.06639772</w:t>
            </w:r>
          </w:p>
        </w:tc>
        <w:tc>
          <w:tcPr>
            <w:tcW w:w="1300" w:type="dxa"/>
            <w:noWrap/>
            <w:hideMark/>
          </w:tcPr>
          <w:p w14:paraId="674A28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0.99389082</w:t>
            </w:r>
          </w:p>
        </w:tc>
      </w:tr>
    </w:tbl>
    <w:p w14:paraId="5103CE12" w14:textId="77777777" w:rsidR="00682E97" w:rsidRPr="00B86834" w:rsidRDefault="00682E97" w:rsidP="004C7D04">
      <w:pPr>
        <w:rPr>
          <w:rFonts w:ascii="Times New Roman" w:hAnsi="Times New Roman" w:cs="Times New Roman"/>
        </w:rPr>
      </w:pPr>
    </w:p>
    <w:p w14:paraId="1A056C7F" w14:textId="77777777" w:rsidR="00682E97" w:rsidRPr="00B86834" w:rsidRDefault="00682E97" w:rsidP="004C7D04">
      <w:pPr>
        <w:rPr>
          <w:rFonts w:ascii="Times New Roman" w:hAnsi="Times New Roman" w:cs="Times New Roman"/>
        </w:rPr>
      </w:pPr>
      <w:r w:rsidRPr="00B86834">
        <w:rPr>
          <w:rFonts w:ascii="Times New Roman" w:hAnsi="Times New Roman" w:cs="Times New Roman"/>
        </w:rPr>
        <w:br w:type="page"/>
      </w:r>
    </w:p>
    <w:p w14:paraId="5D200373" w14:textId="12AC0D09" w:rsidR="00682E97" w:rsidRPr="00B86834" w:rsidRDefault="00682E97" w:rsidP="004C7D04">
      <w:pPr>
        <w:rPr>
          <w:rFonts w:ascii="Times New Roman" w:hAnsi="Times New Roman" w:cs="Times New Roman"/>
        </w:rPr>
      </w:pPr>
      <w:r w:rsidRPr="00B86834">
        <w:rPr>
          <w:rFonts w:ascii="Times New Roman" w:hAnsi="Times New Roman" w:cs="Times New Roman"/>
        </w:rPr>
        <w:lastRenderedPageBreak/>
        <w:t xml:space="preserve">Table S7. </w:t>
      </w:r>
      <w:r w:rsidR="00B86834" w:rsidRPr="00B86834">
        <w:rPr>
          <w:rFonts w:ascii="Times New Roman" w:hAnsi="Times New Roman" w:cs="Times New Roman"/>
        </w:rPr>
        <w:t>Parameter estimates from the model averaged hOUwie fits for</w:t>
      </w:r>
      <w:r w:rsidR="00B86834">
        <w:rPr>
          <w:rFonts w:ascii="Times New Roman" w:hAnsi="Times New Roman" w:cs="Times New Roman"/>
          <w:b/>
          <w:bCs/>
        </w:rPr>
        <w:t xml:space="preserve"> </w:t>
      </w:r>
      <w:r w:rsidRPr="00B86834">
        <w:rPr>
          <w:rFonts w:ascii="Times New Roman" w:hAnsi="Times New Roman" w:cs="Times New Roman"/>
        </w:rPr>
        <w:t>BIO15</w:t>
      </w:r>
    </w:p>
    <w:tbl>
      <w:tblPr>
        <w:tblStyle w:val="TableGrid"/>
        <w:tblW w:w="8172" w:type="dxa"/>
        <w:tblLook w:val="04A0" w:firstRow="1" w:lastRow="0" w:firstColumn="1" w:lastColumn="0" w:noHBand="0" w:noVBand="1"/>
      </w:tblPr>
      <w:tblGrid>
        <w:gridCol w:w="1565"/>
        <w:gridCol w:w="1300"/>
        <w:gridCol w:w="1407"/>
        <w:gridCol w:w="1300"/>
        <w:gridCol w:w="1300"/>
        <w:gridCol w:w="1300"/>
      </w:tblGrid>
      <w:tr w:rsidR="00682E97" w:rsidRPr="00B86834" w14:paraId="28BE4A8B" w14:textId="77777777" w:rsidTr="00856AC4">
        <w:trPr>
          <w:trHeight w:val="20"/>
        </w:trPr>
        <w:tc>
          <w:tcPr>
            <w:tcW w:w="1565" w:type="dxa"/>
            <w:noWrap/>
            <w:hideMark/>
          </w:tcPr>
          <w:p w14:paraId="30313F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clade</w:t>
            </w:r>
          </w:p>
        </w:tc>
        <w:tc>
          <w:tcPr>
            <w:tcW w:w="1300" w:type="dxa"/>
            <w:noWrap/>
            <w:hideMark/>
          </w:tcPr>
          <w:p w14:paraId="6C553A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Group.1</w:t>
            </w:r>
          </w:p>
        </w:tc>
        <w:tc>
          <w:tcPr>
            <w:tcW w:w="1407" w:type="dxa"/>
            <w:noWrap/>
            <w:hideMark/>
          </w:tcPr>
          <w:p w14:paraId="1CC039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rate</w:t>
            </w:r>
          </w:p>
        </w:tc>
        <w:tc>
          <w:tcPr>
            <w:tcW w:w="1300" w:type="dxa"/>
            <w:noWrap/>
            <w:hideMark/>
          </w:tcPr>
          <w:p w14:paraId="15728D5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alpha</w:t>
            </w:r>
          </w:p>
        </w:tc>
        <w:tc>
          <w:tcPr>
            <w:tcW w:w="1300" w:type="dxa"/>
            <w:noWrap/>
            <w:hideMark/>
          </w:tcPr>
          <w:p w14:paraId="66A4884F" w14:textId="77777777" w:rsidR="00682E97" w:rsidRPr="00B86834" w:rsidRDefault="00682E97" w:rsidP="004C7D04">
            <w:pPr>
              <w:rPr>
                <w:rFonts w:ascii="Times New Roman" w:hAnsi="Times New Roman" w:cs="Times New Roman"/>
                <w:color w:val="000000"/>
                <w:sz w:val="14"/>
                <w:szCs w:val="14"/>
              </w:rPr>
            </w:pPr>
            <w:proofErr w:type="spellStart"/>
            <w:proofErr w:type="gramStart"/>
            <w:r w:rsidRPr="00B86834">
              <w:rPr>
                <w:rFonts w:ascii="Times New Roman" w:hAnsi="Times New Roman" w:cs="Times New Roman"/>
                <w:color w:val="000000"/>
                <w:sz w:val="14"/>
                <w:szCs w:val="14"/>
              </w:rPr>
              <w:t>sigma.sq</w:t>
            </w:r>
            <w:proofErr w:type="spellEnd"/>
            <w:proofErr w:type="gramEnd"/>
          </w:p>
        </w:tc>
        <w:tc>
          <w:tcPr>
            <w:tcW w:w="1300" w:type="dxa"/>
            <w:noWrap/>
            <w:hideMark/>
          </w:tcPr>
          <w:p w14:paraId="510E32C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theta</w:t>
            </w:r>
          </w:p>
        </w:tc>
      </w:tr>
      <w:tr w:rsidR="00682E97" w:rsidRPr="00B86834" w14:paraId="599BB053" w14:textId="77777777" w:rsidTr="00856AC4">
        <w:trPr>
          <w:trHeight w:val="20"/>
        </w:trPr>
        <w:tc>
          <w:tcPr>
            <w:tcW w:w="1565" w:type="dxa"/>
            <w:noWrap/>
            <w:hideMark/>
          </w:tcPr>
          <w:p w14:paraId="273E78F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Alysseae</w:t>
            </w:r>
            <w:proofErr w:type="spellEnd"/>
          </w:p>
        </w:tc>
        <w:tc>
          <w:tcPr>
            <w:tcW w:w="1300" w:type="dxa"/>
            <w:noWrap/>
            <w:hideMark/>
          </w:tcPr>
          <w:p w14:paraId="22B32D4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EDC50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0.04155405</w:t>
            </w:r>
          </w:p>
        </w:tc>
        <w:tc>
          <w:tcPr>
            <w:tcW w:w="1300" w:type="dxa"/>
            <w:noWrap/>
            <w:hideMark/>
          </w:tcPr>
          <w:p w14:paraId="75097E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6.76094614</w:t>
            </w:r>
          </w:p>
        </w:tc>
        <w:tc>
          <w:tcPr>
            <w:tcW w:w="1300" w:type="dxa"/>
            <w:noWrap/>
            <w:hideMark/>
          </w:tcPr>
          <w:p w14:paraId="083443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1.38224676</w:t>
            </w:r>
          </w:p>
        </w:tc>
        <w:tc>
          <w:tcPr>
            <w:tcW w:w="1300" w:type="dxa"/>
            <w:noWrap/>
            <w:hideMark/>
          </w:tcPr>
          <w:p w14:paraId="581931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3.79661529</w:t>
            </w:r>
          </w:p>
        </w:tc>
      </w:tr>
      <w:tr w:rsidR="00682E97" w:rsidRPr="00B86834" w14:paraId="07AC8EA8" w14:textId="77777777" w:rsidTr="00856AC4">
        <w:trPr>
          <w:trHeight w:val="20"/>
        </w:trPr>
        <w:tc>
          <w:tcPr>
            <w:tcW w:w="1565" w:type="dxa"/>
            <w:noWrap/>
            <w:hideMark/>
          </w:tcPr>
          <w:p w14:paraId="44C8385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Alysseae</w:t>
            </w:r>
            <w:proofErr w:type="spellEnd"/>
          </w:p>
        </w:tc>
        <w:tc>
          <w:tcPr>
            <w:tcW w:w="1300" w:type="dxa"/>
            <w:noWrap/>
            <w:hideMark/>
          </w:tcPr>
          <w:p w14:paraId="502659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A4F81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0.02486197</w:t>
            </w:r>
          </w:p>
        </w:tc>
        <w:tc>
          <w:tcPr>
            <w:tcW w:w="1300" w:type="dxa"/>
            <w:noWrap/>
            <w:hideMark/>
          </w:tcPr>
          <w:p w14:paraId="072FE9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6.76094614</w:t>
            </w:r>
          </w:p>
        </w:tc>
        <w:tc>
          <w:tcPr>
            <w:tcW w:w="1300" w:type="dxa"/>
            <w:noWrap/>
            <w:hideMark/>
          </w:tcPr>
          <w:p w14:paraId="540E56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1.37899295</w:t>
            </w:r>
          </w:p>
        </w:tc>
        <w:tc>
          <w:tcPr>
            <w:tcW w:w="1300" w:type="dxa"/>
            <w:noWrap/>
            <w:hideMark/>
          </w:tcPr>
          <w:p w14:paraId="452A6D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3.79316364</w:t>
            </w:r>
          </w:p>
        </w:tc>
      </w:tr>
      <w:tr w:rsidR="00682E97" w:rsidRPr="00B86834" w14:paraId="148FF627" w14:textId="77777777" w:rsidTr="00856AC4">
        <w:trPr>
          <w:trHeight w:val="20"/>
        </w:trPr>
        <w:tc>
          <w:tcPr>
            <w:tcW w:w="1565" w:type="dxa"/>
            <w:noWrap/>
            <w:hideMark/>
          </w:tcPr>
          <w:p w14:paraId="01E974F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Antirrhineae</w:t>
            </w:r>
            <w:proofErr w:type="spellEnd"/>
          </w:p>
        </w:tc>
        <w:tc>
          <w:tcPr>
            <w:tcW w:w="1300" w:type="dxa"/>
            <w:noWrap/>
            <w:hideMark/>
          </w:tcPr>
          <w:p w14:paraId="7437CD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BD7E3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0.02871898</w:t>
            </w:r>
          </w:p>
        </w:tc>
        <w:tc>
          <w:tcPr>
            <w:tcW w:w="1300" w:type="dxa"/>
            <w:noWrap/>
            <w:hideMark/>
          </w:tcPr>
          <w:p w14:paraId="44359E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0.18997829</w:t>
            </w:r>
          </w:p>
        </w:tc>
        <w:tc>
          <w:tcPr>
            <w:tcW w:w="1300" w:type="dxa"/>
            <w:noWrap/>
            <w:hideMark/>
          </w:tcPr>
          <w:p w14:paraId="58200A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0.0699409</w:t>
            </w:r>
          </w:p>
        </w:tc>
        <w:tc>
          <w:tcPr>
            <w:tcW w:w="1300" w:type="dxa"/>
            <w:noWrap/>
            <w:hideMark/>
          </w:tcPr>
          <w:p w14:paraId="60360CA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3.93790739</w:t>
            </w:r>
          </w:p>
        </w:tc>
      </w:tr>
      <w:tr w:rsidR="00682E97" w:rsidRPr="00B86834" w14:paraId="5A33AA03" w14:textId="77777777" w:rsidTr="00856AC4">
        <w:trPr>
          <w:trHeight w:val="20"/>
        </w:trPr>
        <w:tc>
          <w:tcPr>
            <w:tcW w:w="1565" w:type="dxa"/>
            <w:noWrap/>
            <w:hideMark/>
          </w:tcPr>
          <w:p w14:paraId="71E2F255"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Antirrhineae</w:t>
            </w:r>
            <w:proofErr w:type="spellEnd"/>
          </w:p>
        </w:tc>
        <w:tc>
          <w:tcPr>
            <w:tcW w:w="1300" w:type="dxa"/>
            <w:noWrap/>
            <w:hideMark/>
          </w:tcPr>
          <w:p w14:paraId="2A77A1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A7FCB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0.0121807</w:t>
            </w:r>
          </w:p>
        </w:tc>
        <w:tc>
          <w:tcPr>
            <w:tcW w:w="1300" w:type="dxa"/>
            <w:noWrap/>
            <w:hideMark/>
          </w:tcPr>
          <w:p w14:paraId="23BDCB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0.18997829</w:t>
            </w:r>
          </w:p>
        </w:tc>
        <w:tc>
          <w:tcPr>
            <w:tcW w:w="1300" w:type="dxa"/>
            <w:noWrap/>
            <w:hideMark/>
          </w:tcPr>
          <w:p w14:paraId="4324DB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0.07433216</w:t>
            </w:r>
          </w:p>
        </w:tc>
        <w:tc>
          <w:tcPr>
            <w:tcW w:w="1300" w:type="dxa"/>
            <w:noWrap/>
            <w:hideMark/>
          </w:tcPr>
          <w:p w14:paraId="7818604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3.95943992</w:t>
            </w:r>
          </w:p>
        </w:tc>
      </w:tr>
      <w:tr w:rsidR="00682E97" w:rsidRPr="00B86834" w14:paraId="34AC08BD" w14:textId="77777777" w:rsidTr="00856AC4">
        <w:trPr>
          <w:trHeight w:val="20"/>
        </w:trPr>
        <w:tc>
          <w:tcPr>
            <w:tcW w:w="1565" w:type="dxa"/>
            <w:noWrap/>
            <w:hideMark/>
          </w:tcPr>
          <w:p w14:paraId="0B0E23E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Apioideae</w:t>
            </w:r>
            <w:proofErr w:type="spellEnd"/>
          </w:p>
        </w:tc>
        <w:tc>
          <w:tcPr>
            <w:tcW w:w="1300" w:type="dxa"/>
            <w:noWrap/>
            <w:hideMark/>
          </w:tcPr>
          <w:p w14:paraId="38846D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B79CD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0.05266043</w:t>
            </w:r>
          </w:p>
        </w:tc>
        <w:tc>
          <w:tcPr>
            <w:tcW w:w="1300" w:type="dxa"/>
            <w:noWrap/>
            <w:hideMark/>
          </w:tcPr>
          <w:p w14:paraId="1ABF2F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0.09778867</w:t>
            </w:r>
          </w:p>
        </w:tc>
        <w:tc>
          <w:tcPr>
            <w:tcW w:w="1300" w:type="dxa"/>
            <w:noWrap/>
            <w:hideMark/>
          </w:tcPr>
          <w:p w14:paraId="337BD0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0.04944416</w:t>
            </w:r>
          </w:p>
        </w:tc>
        <w:tc>
          <w:tcPr>
            <w:tcW w:w="1300" w:type="dxa"/>
            <w:noWrap/>
            <w:hideMark/>
          </w:tcPr>
          <w:p w14:paraId="2FF3BD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3.85233249</w:t>
            </w:r>
          </w:p>
        </w:tc>
      </w:tr>
      <w:tr w:rsidR="00682E97" w:rsidRPr="00B86834" w14:paraId="2C33FEE5" w14:textId="77777777" w:rsidTr="00856AC4">
        <w:trPr>
          <w:trHeight w:val="20"/>
        </w:trPr>
        <w:tc>
          <w:tcPr>
            <w:tcW w:w="1565" w:type="dxa"/>
            <w:noWrap/>
            <w:hideMark/>
          </w:tcPr>
          <w:p w14:paraId="46D7FB6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Apioideae</w:t>
            </w:r>
            <w:proofErr w:type="spellEnd"/>
          </w:p>
        </w:tc>
        <w:tc>
          <w:tcPr>
            <w:tcW w:w="1300" w:type="dxa"/>
            <w:noWrap/>
            <w:hideMark/>
          </w:tcPr>
          <w:p w14:paraId="66D44F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9FA940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0.00934632</w:t>
            </w:r>
          </w:p>
        </w:tc>
        <w:tc>
          <w:tcPr>
            <w:tcW w:w="1300" w:type="dxa"/>
            <w:noWrap/>
            <w:hideMark/>
          </w:tcPr>
          <w:p w14:paraId="1D0CAE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0.09778867</w:t>
            </w:r>
          </w:p>
        </w:tc>
        <w:tc>
          <w:tcPr>
            <w:tcW w:w="1300" w:type="dxa"/>
            <w:noWrap/>
            <w:hideMark/>
          </w:tcPr>
          <w:p w14:paraId="0A82B6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0.05590919</w:t>
            </w:r>
          </w:p>
        </w:tc>
        <w:tc>
          <w:tcPr>
            <w:tcW w:w="1300" w:type="dxa"/>
            <w:noWrap/>
            <w:hideMark/>
          </w:tcPr>
          <w:p w14:paraId="53A641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3.89088209</w:t>
            </w:r>
          </w:p>
        </w:tc>
      </w:tr>
      <w:tr w:rsidR="00682E97" w:rsidRPr="00B86834" w14:paraId="2EE0B4D6" w14:textId="77777777" w:rsidTr="00856AC4">
        <w:trPr>
          <w:trHeight w:val="20"/>
        </w:trPr>
        <w:tc>
          <w:tcPr>
            <w:tcW w:w="1565" w:type="dxa"/>
            <w:noWrap/>
            <w:hideMark/>
          </w:tcPr>
          <w:p w14:paraId="61C662D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Arabideae</w:t>
            </w:r>
            <w:proofErr w:type="spellEnd"/>
          </w:p>
        </w:tc>
        <w:tc>
          <w:tcPr>
            <w:tcW w:w="1300" w:type="dxa"/>
            <w:noWrap/>
            <w:hideMark/>
          </w:tcPr>
          <w:p w14:paraId="12CBCA0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F1206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0.13736519</w:t>
            </w:r>
          </w:p>
        </w:tc>
        <w:tc>
          <w:tcPr>
            <w:tcW w:w="1300" w:type="dxa"/>
            <w:noWrap/>
            <w:hideMark/>
          </w:tcPr>
          <w:p w14:paraId="619C7A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5.98079291</w:t>
            </w:r>
          </w:p>
        </w:tc>
        <w:tc>
          <w:tcPr>
            <w:tcW w:w="1300" w:type="dxa"/>
            <w:noWrap/>
            <w:hideMark/>
          </w:tcPr>
          <w:p w14:paraId="4B11CD7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2.28870901</w:t>
            </w:r>
          </w:p>
        </w:tc>
        <w:tc>
          <w:tcPr>
            <w:tcW w:w="1300" w:type="dxa"/>
            <w:noWrap/>
            <w:hideMark/>
          </w:tcPr>
          <w:p w14:paraId="050514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3.79356842</w:t>
            </w:r>
          </w:p>
        </w:tc>
      </w:tr>
      <w:tr w:rsidR="00682E97" w:rsidRPr="00B86834" w14:paraId="080E6DA6" w14:textId="77777777" w:rsidTr="00856AC4">
        <w:trPr>
          <w:trHeight w:val="20"/>
        </w:trPr>
        <w:tc>
          <w:tcPr>
            <w:tcW w:w="1565" w:type="dxa"/>
            <w:noWrap/>
            <w:hideMark/>
          </w:tcPr>
          <w:p w14:paraId="7D86409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Arabideae</w:t>
            </w:r>
            <w:proofErr w:type="spellEnd"/>
          </w:p>
        </w:tc>
        <w:tc>
          <w:tcPr>
            <w:tcW w:w="1300" w:type="dxa"/>
            <w:noWrap/>
            <w:hideMark/>
          </w:tcPr>
          <w:p w14:paraId="2268F2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F324F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0.13691382</w:t>
            </w:r>
          </w:p>
        </w:tc>
        <w:tc>
          <w:tcPr>
            <w:tcW w:w="1300" w:type="dxa"/>
            <w:noWrap/>
            <w:hideMark/>
          </w:tcPr>
          <w:p w14:paraId="382F48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5.98079291</w:t>
            </w:r>
          </w:p>
        </w:tc>
        <w:tc>
          <w:tcPr>
            <w:tcW w:w="1300" w:type="dxa"/>
            <w:noWrap/>
            <w:hideMark/>
          </w:tcPr>
          <w:p w14:paraId="0904CC5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2.18669782</w:t>
            </w:r>
          </w:p>
        </w:tc>
        <w:tc>
          <w:tcPr>
            <w:tcW w:w="1300" w:type="dxa"/>
            <w:noWrap/>
            <w:hideMark/>
          </w:tcPr>
          <w:p w14:paraId="181F69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3.82285345</w:t>
            </w:r>
          </w:p>
        </w:tc>
      </w:tr>
      <w:tr w:rsidR="00682E97" w:rsidRPr="00B86834" w14:paraId="360706E1" w14:textId="77777777" w:rsidTr="00856AC4">
        <w:trPr>
          <w:trHeight w:val="20"/>
        </w:trPr>
        <w:tc>
          <w:tcPr>
            <w:tcW w:w="1565" w:type="dxa"/>
            <w:noWrap/>
            <w:hideMark/>
          </w:tcPr>
          <w:p w14:paraId="2C911CD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Balsamiaceae</w:t>
            </w:r>
            <w:proofErr w:type="spellEnd"/>
          </w:p>
        </w:tc>
        <w:tc>
          <w:tcPr>
            <w:tcW w:w="1300" w:type="dxa"/>
            <w:noWrap/>
            <w:hideMark/>
          </w:tcPr>
          <w:p w14:paraId="560B81E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28243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0.01423208</w:t>
            </w:r>
          </w:p>
        </w:tc>
        <w:tc>
          <w:tcPr>
            <w:tcW w:w="1300" w:type="dxa"/>
            <w:noWrap/>
            <w:hideMark/>
          </w:tcPr>
          <w:p w14:paraId="2A58A0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0.04892724</w:t>
            </w:r>
          </w:p>
        </w:tc>
        <w:tc>
          <w:tcPr>
            <w:tcW w:w="1300" w:type="dxa"/>
            <w:noWrap/>
            <w:hideMark/>
          </w:tcPr>
          <w:p w14:paraId="250B24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0.01477393</w:t>
            </w:r>
          </w:p>
        </w:tc>
        <w:tc>
          <w:tcPr>
            <w:tcW w:w="1300" w:type="dxa"/>
            <w:noWrap/>
            <w:hideMark/>
          </w:tcPr>
          <w:p w14:paraId="377F9F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4.13217229</w:t>
            </w:r>
          </w:p>
        </w:tc>
      </w:tr>
      <w:tr w:rsidR="00682E97" w:rsidRPr="00B86834" w14:paraId="08B53040" w14:textId="77777777" w:rsidTr="00856AC4">
        <w:trPr>
          <w:trHeight w:val="20"/>
        </w:trPr>
        <w:tc>
          <w:tcPr>
            <w:tcW w:w="1565" w:type="dxa"/>
            <w:noWrap/>
            <w:hideMark/>
          </w:tcPr>
          <w:p w14:paraId="469FB13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Balsamiaceae</w:t>
            </w:r>
            <w:proofErr w:type="spellEnd"/>
          </w:p>
        </w:tc>
        <w:tc>
          <w:tcPr>
            <w:tcW w:w="1300" w:type="dxa"/>
            <w:noWrap/>
            <w:hideMark/>
          </w:tcPr>
          <w:p w14:paraId="775D7B4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84ED11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0.01342129</w:t>
            </w:r>
          </w:p>
        </w:tc>
        <w:tc>
          <w:tcPr>
            <w:tcW w:w="1300" w:type="dxa"/>
            <w:noWrap/>
            <w:hideMark/>
          </w:tcPr>
          <w:p w14:paraId="62B772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0.04892724</w:t>
            </w:r>
          </w:p>
        </w:tc>
        <w:tc>
          <w:tcPr>
            <w:tcW w:w="1300" w:type="dxa"/>
            <w:noWrap/>
            <w:hideMark/>
          </w:tcPr>
          <w:p w14:paraId="32B59B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0.01544012</w:t>
            </w:r>
          </w:p>
        </w:tc>
        <w:tc>
          <w:tcPr>
            <w:tcW w:w="1300" w:type="dxa"/>
            <w:noWrap/>
            <w:hideMark/>
          </w:tcPr>
          <w:p w14:paraId="7C1D3C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4.06214418</w:t>
            </w:r>
          </w:p>
        </w:tc>
      </w:tr>
      <w:tr w:rsidR="00682E97" w:rsidRPr="00B86834" w14:paraId="18D23C40" w14:textId="77777777" w:rsidTr="00856AC4">
        <w:trPr>
          <w:trHeight w:val="20"/>
        </w:trPr>
        <w:tc>
          <w:tcPr>
            <w:tcW w:w="1565" w:type="dxa"/>
            <w:noWrap/>
            <w:hideMark/>
          </w:tcPr>
          <w:p w14:paraId="2A08B6D5"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Brassiceae</w:t>
            </w:r>
            <w:proofErr w:type="spellEnd"/>
          </w:p>
        </w:tc>
        <w:tc>
          <w:tcPr>
            <w:tcW w:w="1300" w:type="dxa"/>
            <w:noWrap/>
            <w:hideMark/>
          </w:tcPr>
          <w:p w14:paraId="2B5AC9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502F8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0.0452066</w:t>
            </w:r>
          </w:p>
        </w:tc>
        <w:tc>
          <w:tcPr>
            <w:tcW w:w="1300" w:type="dxa"/>
            <w:noWrap/>
            <w:hideMark/>
          </w:tcPr>
          <w:p w14:paraId="6E07E6B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0.78788956</w:t>
            </w:r>
          </w:p>
        </w:tc>
        <w:tc>
          <w:tcPr>
            <w:tcW w:w="1300" w:type="dxa"/>
            <w:noWrap/>
            <w:hideMark/>
          </w:tcPr>
          <w:p w14:paraId="4029D7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0.41823176</w:t>
            </w:r>
          </w:p>
        </w:tc>
        <w:tc>
          <w:tcPr>
            <w:tcW w:w="1300" w:type="dxa"/>
            <w:noWrap/>
            <w:hideMark/>
          </w:tcPr>
          <w:p w14:paraId="2037D42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3.83045967</w:t>
            </w:r>
          </w:p>
        </w:tc>
      </w:tr>
      <w:tr w:rsidR="00682E97" w:rsidRPr="00B86834" w14:paraId="45E31187" w14:textId="77777777" w:rsidTr="00856AC4">
        <w:trPr>
          <w:trHeight w:val="20"/>
        </w:trPr>
        <w:tc>
          <w:tcPr>
            <w:tcW w:w="1565" w:type="dxa"/>
            <w:noWrap/>
            <w:hideMark/>
          </w:tcPr>
          <w:p w14:paraId="545E2E8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Brassiceae</w:t>
            </w:r>
            <w:proofErr w:type="spellEnd"/>
          </w:p>
        </w:tc>
        <w:tc>
          <w:tcPr>
            <w:tcW w:w="1300" w:type="dxa"/>
            <w:noWrap/>
            <w:hideMark/>
          </w:tcPr>
          <w:p w14:paraId="3C2CC6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CB940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0.01679124</w:t>
            </w:r>
          </w:p>
        </w:tc>
        <w:tc>
          <w:tcPr>
            <w:tcW w:w="1300" w:type="dxa"/>
            <w:noWrap/>
            <w:hideMark/>
          </w:tcPr>
          <w:p w14:paraId="09DE9D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0.78788956</w:t>
            </w:r>
          </w:p>
        </w:tc>
        <w:tc>
          <w:tcPr>
            <w:tcW w:w="1300" w:type="dxa"/>
            <w:noWrap/>
            <w:hideMark/>
          </w:tcPr>
          <w:p w14:paraId="3C5539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0.34660596</w:t>
            </w:r>
          </w:p>
        </w:tc>
        <w:tc>
          <w:tcPr>
            <w:tcW w:w="1300" w:type="dxa"/>
            <w:noWrap/>
            <w:hideMark/>
          </w:tcPr>
          <w:p w14:paraId="2C9AB3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3.86681622</w:t>
            </w:r>
          </w:p>
        </w:tc>
      </w:tr>
      <w:tr w:rsidR="00682E97" w:rsidRPr="00B86834" w14:paraId="635C0F7D" w14:textId="77777777" w:rsidTr="00856AC4">
        <w:trPr>
          <w:trHeight w:val="20"/>
        </w:trPr>
        <w:tc>
          <w:tcPr>
            <w:tcW w:w="1565" w:type="dxa"/>
            <w:noWrap/>
            <w:hideMark/>
          </w:tcPr>
          <w:p w14:paraId="33243E3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Cardamineae</w:t>
            </w:r>
            <w:proofErr w:type="spellEnd"/>
          </w:p>
        </w:tc>
        <w:tc>
          <w:tcPr>
            <w:tcW w:w="1300" w:type="dxa"/>
            <w:noWrap/>
            <w:hideMark/>
          </w:tcPr>
          <w:p w14:paraId="1073731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813DC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0.05609979</w:t>
            </w:r>
          </w:p>
        </w:tc>
        <w:tc>
          <w:tcPr>
            <w:tcW w:w="1300" w:type="dxa"/>
            <w:noWrap/>
            <w:hideMark/>
          </w:tcPr>
          <w:p w14:paraId="6D05BB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0.34653582</w:t>
            </w:r>
          </w:p>
        </w:tc>
        <w:tc>
          <w:tcPr>
            <w:tcW w:w="1300" w:type="dxa"/>
            <w:noWrap/>
            <w:hideMark/>
          </w:tcPr>
          <w:p w14:paraId="0FE6CD2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0.08432257</w:t>
            </w:r>
          </w:p>
        </w:tc>
        <w:tc>
          <w:tcPr>
            <w:tcW w:w="1300" w:type="dxa"/>
            <w:noWrap/>
            <w:hideMark/>
          </w:tcPr>
          <w:p w14:paraId="24581C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3.53490268</w:t>
            </w:r>
          </w:p>
        </w:tc>
      </w:tr>
      <w:tr w:rsidR="00682E97" w:rsidRPr="00B86834" w14:paraId="18D714F6" w14:textId="77777777" w:rsidTr="00856AC4">
        <w:trPr>
          <w:trHeight w:val="20"/>
        </w:trPr>
        <w:tc>
          <w:tcPr>
            <w:tcW w:w="1565" w:type="dxa"/>
            <w:noWrap/>
            <w:hideMark/>
          </w:tcPr>
          <w:p w14:paraId="5DCB0D7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Cardamineae</w:t>
            </w:r>
            <w:proofErr w:type="spellEnd"/>
          </w:p>
        </w:tc>
        <w:tc>
          <w:tcPr>
            <w:tcW w:w="1300" w:type="dxa"/>
            <w:noWrap/>
            <w:hideMark/>
          </w:tcPr>
          <w:p w14:paraId="51D187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E563B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0.03290568</w:t>
            </w:r>
          </w:p>
        </w:tc>
        <w:tc>
          <w:tcPr>
            <w:tcW w:w="1300" w:type="dxa"/>
            <w:noWrap/>
            <w:hideMark/>
          </w:tcPr>
          <w:p w14:paraId="7D3453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0.34653582</w:t>
            </w:r>
          </w:p>
        </w:tc>
        <w:tc>
          <w:tcPr>
            <w:tcW w:w="1300" w:type="dxa"/>
            <w:noWrap/>
            <w:hideMark/>
          </w:tcPr>
          <w:p w14:paraId="5B62AE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0.22058434</w:t>
            </w:r>
          </w:p>
        </w:tc>
        <w:tc>
          <w:tcPr>
            <w:tcW w:w="1300" w:type="dxa"/>
            <w:noWrap/>
            <w:hideMark/>
          </w:tcPr>
          <w:p w14:paraId="73DDA3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3.60329065</w:t>
            </w:r>
          </w:p>
        </w:tc>
      </w:tr>
      <w:tr w:rsidR="00682E97" w:rsidRPr="00B86834" w14:paraId="014B84A0" w14:textId="77777777" w:rsidTr="00856AC4">
        <w:trPr>
          <w:trHeight w:val="20"/>
        </w:trPr>
        <w:tc>
          <w:tcPr>
            <w:tcW w:w="1565" w:type="dxa"/>
            <w:noWrap/>
            <w:hideMark/>
          </w:tcPr>
          <w:p w14:paraId="0E4BEDB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Cardueae</w:t>
            </w:r>
            <w:proofErr w:type="spellEnd"/>
          </w:p>
        </w:tc>
        <w:tc>
          <w:tcPr>
            <w:tcW w:w="1300" w:type="dxa"/>
            <w:noWrap/>
            <w:hideMark/>
          </w:tcPr>
          <w:p w14:paraId="11EB89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3FB76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0.05763683</w:t>
            </w:r>
          </w:p>
        </w:tc>
        <w:tc>
          <w:tcPr>
            <w:tcW w:w="1300" w:type="dxa"/>
            <w:noWrap/>
            <w:hideMark/>
          </w:tcPr>
          <w:p w14:paraId="30F1272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0.2244015</w:t>
            </w:r>
          </w:p>
        </w:tc>
        <w:tc>
          <w:tcPr>
            <w:tcW w:w="1300" w:type="dxa"/>
            <w:noWrap/>
            <w:hideMark/>
          </w:tcPr>
          <w:p w14:paraId="2E7749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0.05683454</w:t>
            </w:r>
          </w:p>
        </w:tc>
        <w:tc>
          <w:tcPr>
            <w:tcW w:w="1300" w:type="dxa"/>
            <w:noWrap/>
            <w:hideMark/>
          </w:tcPr>
          <w:p w14:paraId="314D65E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3.8804587</w:t>
            </w:r>
          </w:p>
        </w:tc>
      </w:tr>
      <w:tr w:rsidR="00682E97" w:rsidRPr="00B86834" w14:paraId="08E13E81" w14:textId="77777777" w:rsidTr="00856AC4">
        <w:trPr>
          <w:trHeight w:val="20"/>
        </w:trPr>
        <w:tc>
          <w:tcPr>
            <w:tcW w:w="1565" w:type="dxa"/>
            <w:noWrap/>
            <w:hideMark/>
          </w:tcPr>
          <w:p w14:paraId="492B8D9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Cardueae</w:t>
            </w:r>
            <w:proofErr w:type="spellEnd"/>
          </w:p>
        </w:tc>
        <w:tc>
          <w:tcPr>
            <w:tcW w:w="1300" w:type="dxa"/>
            <w:noWrap/>
            <w:hideMark/>
          </w:tcPr>
          <w:p w14:paraId="26E3E52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FDABB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0.03353348</w:t>
            </w:r>
          </w:p>
        </w:tc>
        <w:tc>
          <w:tcPr>
            <w:tcW w:w="1300" w:type="dxa"/>
            <w:noWrap/>
            <w:hideMark/>
          </w:tcPr>
          <w:p w14:paraId="5555D9A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0.2244015</w:t>
            </w:r>
          </w:p>
        </w:tc>
        <w:tc>
          <w:tcPr>
            <w:tcW w:w="1300" w:type="dxa"/>
            <w:noWrap/>
            <w:hideMark/>
          </w:tcPr>
          <w:p w14:paraId="598CDD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0.05817862</w:t>
            </w:r>
          </w:p>
        </w:tc>
        <w:tc>
          <w:tcPr>
            <w:tcW w:w="1300" w:type="dxa"/>
            <w:noWrap/>
            <w:hideMark/>
          </w:tcPr>
          <w:p w14:paraId="0C0DCF9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3.90034307</w:t>
            </w:r>
          </w:p>
        </w:tc>
      </w:tr>
      <w:tr w:rsidR="00682E97" w:rsidRPr="00B86834" w14:paraId="752EFF81" w14:textId="77777777" w:rsidTr="00856AC4">
        <w:trPr>
          <w:trHeight w:val="20"/>
        </w:trPr>
        <w:tc>
          <w:tcPr>
            <w:tcW w:w="1565" w:type="dxa"/>
            <w:noWrap/>
            <w:hideMark/>
          </w:tcPr>
          <w:p w14:paraId="4427974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3DE281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59DC3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0.07679611</w:t>
            </w:r>
          </w:p>
        </w:tc>
        <w:tc>
          <w:tcPr>
            <w:tcW w:w="1300" w:type="dxa"/>
            <w:noWrap/>
            <w:hideMark/>
          </w:tcPr>
          <w:p w14:paraId="005543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0.00798582</w:t>
            </w:r>
          </w:p>
        </w:tc>
        <w:tc>
          <w:tcPr>
            <w:tcW w:w="1300" w:type="dxa"/>
            <w:noWrap/>
            <w:hideMark/>
          </w:tcPr>
          <w:p w14:paraId="6208A1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0.00979194</w:t>
            </w:r>
          </w:p>
        </w:tc>
        <w:tc>
          <w:tcPr>
            <w:tcW w:w="1300" w:type="dxa"/>
            <w:noWrap/>
            <w:hideMark/>
          </w:tcPr>
          <w:p w14:paraId="002DB9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4.06059801</w:t>
            </w:r>
          </w:p>
        </w:tc>
      </w:tr>
      <w:tr w:rsidR="00682E97" w:rsidRPr="00B86834" w14:paraId="606F8C1D" w14:textId="77777777" w:rsidTr="00856AC4">
        <w:trPr>
          <w:trHeight w:val="20"/>
        </w:trPr>
        <w:tc>
          <w:tcPr>
            <w:tcW w:w="1565" w:type="dxa"/>
            <w:noWrap/>
            <w:hideMark/>
          </w:tcPr>
          <w:p w14:paraId="270CFC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3841FC8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68277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0.03143227</w:t>
            </w:r>
          </w:p>
        </w:tc>
        <w:tc>
          <w:tcPr>
            <w:tcW w:w="1300" w:type="dxa"/>
            <w:noWrap/>
            <w:hideMark/>
          </w:tcPr>
          <w:p w14:paraId="6636FC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0.00798582</w:t>
            </w:r>
          </w:p>
        </w:tc>
        <w:tc>
          <w:tcPr>
            <w:tcW w:w="1300" w:type="dxa"/>
            <w:noWrap/>
            <w:hideMark/>
          </w:tcPr>
          <w:p w14:paraId="66949C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0.02070469</w:t>
            </w:r>
          </w:p>
        </w:tc>
        <w:tc>
          <w:tcPr>
            <w:tcW w:w="1300" w:type="dxa"/>
            <w:noWrap/>
            <w:hideMark/>
          </w:tcPr>
          <w:p w14:paraId="6E5225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3.9313969</w:t>
            </w:r>
          </w:p>
        </w:tc>
      </w:tr>
      <w:tr w:rsidR="00682E97" w:rsidRPr="00B86834" w14:paraId="69C9AB14" w14:textId="77777777" w:rsidTr="00856AC4">
        <w:trPr>
          <w:trHeight w:val="20"/>
        </w:trPr>
        <w:tc>
          <w:tcPr>
            <w:tcW w:w="1565" w:type="dxa"/>
            <w:noWrap/>
            <w:hideMark/>
          </w:tcPr>
          <w:p w14:paraId="325F2B2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Chamaecrista</w:t>
            </w:r>
            <w:proofErr w:type="spellEnd"/>
          </w:p>
        </w:tc>
        <w:tc>
          <w:tcPr>
            <w:tcW w:w="1300" w:type="dxa"/>
            <w:noWrap/>
            <w:hideMark/>
          </w:tcPr>
          <w:p w14:paraId="080718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3528C4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0.0884329</w:t>
            </w:r>
          </w:p>
        </w:tc>
        <w:tc>
          <w:tcPr>
            <w:tcW w:w="1300" w:type="dxa"/>
            <w:noWrap/>
            <w:hideMark/>
          </w:tcPr>
          <w:p w14:paraId="60DBD1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0.00586828</w:t>
            </w:r>
          </w:p>
        </w:tc>
        <w:tc>
          <w:tcPr>
            <w:tcW w:w="1300" w:type="dxa"/>
            <w:noWrap/>
            <w:hideMark/>
          </w:tcPr>
          <w:p w14:paraId="6BFAB8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0.00622706</w:t>
            </w:r>
          </w:p>
        </w:tc>
        <w:tc>
          <w:tcPr>
            <w:tcW w:w="1300" w:type="dxa"/>
            <w:noWrap/>
            <w:hideMark/>
          </w:tcPr>
          <w:p w14:paraId="0C8F1F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4.14633571</w:t>
            </w:r>
          </w:p>
        </w:tc>
      </w:tr>
      <w:tr w:rsidR="00682E97" w:rsidRPr="00B86834" w14:paraId="592F9779" w14:textId="77777777" w:rsidTr="00856AC4">
        <w:trPr>
          <w:trHeight w:val="20"/>
        </w:trPr>
        <w:tc>
          <w:tcPr>
            <w:tcW w:w="1565" w:type="dxa"/>
            <w:noWrap/>
            <w:hideMark/>
          </w:tcPr>
          <w:p w14:paraId="78B51D7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Chamaecrista</w:t>
            </w:r>
            <w:proofErr w:type="spellEnd"/>
          </w:p>
        </w:tc>
        <w:tc>
          <w:tcPr>
            <w:tcW w:w="1300" w:type="dxa"/>
            <w:noWrap/>
            <w:hideMark/>
          </w:tcPr>
          <w:p w14:paraId="573954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D7CB0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0.01161986</w:t>
            </w:r>
          </w:p>
        </w:tc>
        <w:tc>
          <w:tcPr>
            <w:tcW w:w="1300" w:type="dxa"/>
            <w:noWrap/>
            <w:hideMark/>
          </w:tcPr>
          <w:p w14:paraId="438F612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0.00586828</w:t>
            </w:r>
          </w:p>
        </w:tc>
        <w:tc>
          <w:tcPr>
            <w:tcW w:w="1300" w:type="dxa"/>
            <w:noWrap/>
            <w:hideMark/>
          </w:tcPr>
          <w:p w14:paraId="6E8FF0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0.00543901</w:t>
            </w:r>
          </w:p>
        </w:tc>
        <w:tc>
          <w:tcPr>
            <w:tcW w:w="1300" w:type="dxa"/>
            <w:noWrap/>
            <w:hideMark/>
          </w:tcPr>
          <w:p w14:paraId="231434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3.90529362</w:t>
            </w:r>
          </w:p>
        </w:tc>
      </w:tr>
      <w:tr w:rsidR="00682E97" w:rsidRPr="00B86834" w14:paraId="701335E8" w14:textId="77777777" w:rsidTr="00856AC4">
        <w:trPr>
          <w:trHeight w:val="20"/>
        </w:trPr>
        <w:tc>
          <w:tcPr>
            <w:tcW w:w="1565" w:type="dxa"/>
            <w:noWrap/>
            <w:hideMark/>
          </w:tcPr>
          <w:p w14:paraId="11D2EFE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Chorisporeae</w:t>
            </w:r>
            <w:proofErr w:type="spellEnd"/>
          </w:p>
        </w:tc>
        <w:tc>
          <w:tcPr>
            <w:tcW w:w="1300" w:type="dxa"/>
            <w:noWrap/>
            <w:hideMark/>
          </w:tcPr>
          <w:p w14:paraId="644A16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94C60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0.06861689</w:t>
            </w:r>
          </w:p>
        </w:tc>
        <w:tc>
          <w:tcPr>
            <w:tcW w:w="1300" w:type="dxa"/>
            <w:noWrap/>
            <w:hideMark/>
          </w:tcPr>
          <w:p w14:paraId="521BC1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0.49866028</w:t>
            </w:r>
          </w:p>
        </w:tc>
        <w:tc>
          <w:tcPr>
            <w:tcW w:w="1300" w:type="dxa"/>
            <w:noWrap/>
            <w:hideMark/>
          </w:tcPr>
          <w:p w14:paraId="0DDB93D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0.1389933</w:t>
            </w:r>
          </w:p>
        </w:tc>
        <w:tc>
          <w:tcPr>
            <w:tcW w:w="1300" w:type="dxa"/>
            <w:noWrap/>
            <w:hideMark/>
          </w:tcPr>
          <w:p w14:paraId="3BC42D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4.02607213</w:t>
            </w:r>
          </w:p>
        </w:tc>
      </w:tr>
      <w:tr w:rsidR="00682E97" w:rsidRPr="00B86834" w14:paraId="6F199C4A" w14:textId="77777777" w:rsidTr="00856AC4">
        <w:trPr>
          <w:trHeight w:val="20"/>
        </w:trPr>
        <w:tc>
          <w:tcPr>
            <w:tcW w:w="1565" w:type="dxa"/>
            <w:noWrap/>
            <w:hideMark/>
          </w:tcPr>
          <w:p w14:paraId="2C08096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Chorisporeae</w:t>
            </w:r>
            <w:proofErr w:type="spellEnd"/>
          </w:p>
        </w:tc>
        <w:tc>
          <w:tcPr>
            <w:tcW w:w="1300" w:type="dxa"/>
            <w:noWrap/>
            <w:hideMark/>
          </w:tcPr>
          <w:p w14:paraId="4B5CB1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E01C9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0.08217822</w:t>
            </w:r>
          </w:p>
        </w:tc>
        <w:tc>
          <w:tcPr>
            <w:tcW w:w="1300" w:type="dxa"/>
            <w:noWrap/>
            <w:hideMark/>
          </w:tcPr>
          <w:p w14:paraId="6598EB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0.49866028</w:t>
            </w:r>
          </w:p>
        </w:tc>
        <w:tc>
          <w:tcPr>
            <w:tcW w:w="1300" w:type="dxa"/>
            <w:noWrap/>
            <w:hideMark/>
          </w:tcPr>
          <w:p w14:paraId="368DBC5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0.17045693</w:t>
            </w:r>
          </w:p>
        </w:tc>
        <w:tc>
          <w:tcPr>
            <w:tcW w:w="1300" w:type="dxa"/>
            <w:noWrap/>
            <w:hideMark/>
          </w:tcPr>
          <w:p w14:paraId="767E874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3.98113444</w:t>
            </w:r>
          </w:p>
        </w:tc>
      </w:tr>
      <w:tr w:rsidR="00682E97" w:rsidRPr="00B86834" w14:paraId="40F33C02" w14:textId="77777777" w:rsidTr="00856AC4">
        <w:trPr>
          <w:trHeight w:val="20"/>
        </w:trPr>
        <w:tc>
          <w:tcPr>
            <w:tcW w:w="1565" w:type="dxa"/>
            <w:noWrap/>
            <w:hideMark/>
          </w:tcPr>
          <w:p w14:paraId="448DC4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0DC6F1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430C4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0.01827458</w:t>
            </w:r>
          </w:p>
        </w:tc>
        <w:tc>
          <w:tcPr>
            <w:tcW w:w="1300" w:type="dxa"/>
            <w:noWrap/>
            <w:hideMark/>
          </w:tcPr>
          <w:p w14:paraId="7DEB29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0.18210444</w:t>
            </w:r>
          </w:p>
        </w:tc>
        <w:tc>
          <w:tcPr>
            <w:tcW w:w="1300" w:type="dxa"/>
            <w:noWrap/>
            <w:hideMark/>
          </w:tcPr>
          <w:p w14:paraId="41AEEE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0.05639281</w:t>
            </w:r>
          </w:p>
        </w:tc>
        <w:tc>
          <w:tcPr>
            <w:tcW w:w="1300" w:type="dxa"/>
            <w:noWrap/>
            <w:hideMark/>
          </w:tcPr>
          <w:p w14:paraId="6F08D5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3.41900189</w:t>
            </w:r>
          </w:p>
        </w:tc>
      </w:tr>
      <w:tr w:rsidR="00682E97" w:rsidRPr="00B86834" w14:paraId="780A603E" w14:textId="77777777" w:rsidTr="00856AC4">
        <w:trPr>
          <w:trHeight w:val="20"/>
        </w:trPr>
        <w:tc>
          <w:tcPr>
            <w:tcW w:w="1565" w:type="dxa"/>
            <w:noWrap/>
            <w:hideMark/>
          </w:tcPr>
          <w:p w14:paraId="4E51EE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383DFD1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D228B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0.00489446</w:t>
            </w:r>
          </w:p>
        </w:tc>
        <w:tc>
          <w:tcPr>
            <w:tcW w:w="1300" w:type="dxa"/>
            <w:noWrap/>
            <w:hideMark/>
          </w:tcPr>
          <w:p w14:paraId="714AF5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0.18210444</w:t>
            </w:r>
          </w:p>
        </w:tc>
        <w:tc>
          <w:tcPr>
            <w:tcW w:w="1300" w:type="dxa"/>
            <w:noWrap/>
            <w:hideMark/>
          </w:tcPr>
          <w:p w14:paraId="63C7EEE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0.05626612</w:t>
            </w:r>
          </w:p>
        </w:tc>
        <w:tc>
          <w:tcPr>
            <w:tcW w:w="1300" w:type="dxa"/>
            <w:noWrap/>
            <w:hideMark/>
          </w:tcPr>
          <w:p w14:paraId="08246A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4.06993011</w:t>
            </w:r>
          </w:p>
        </w:tc>
      </w:tr>
      <w:tr w:rsidR="00682E97" w:rsidRPr="00B86834" w14:paraId="75C6633D" w14:textId="77777777" w:rsidTr="00856AC4">
        <w:trPr>
          <w:trHeight w:val="20"/>
        </w:trPr>
        <w:tc>
          <w:tcPr>
            <w:tcW w:w="1565" w:type="dxa"/>
            <w:noWrap/>
            <w:hideMark/>
          </w:tcPr>
          <w:p w14:paraId="411B1C3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Erysimeae</w:t>
            </w:r>
            <w:proofErr w:type="spellEnd"/>
          </w:p>
        </w:tc>
        <w:tc>
          <w:tcPr>
            <w:tcW w:w="1300" w:type="dxa"/>
            <w:noWrap/>
            <w:hideMark/>
          </w:tcPr>
          <w:p w14:paraId="48154C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4210BF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0.05877242</w:t>
            </w:r>
          </w:p>
        </w:tc>
        <w:tc>
          <w:tcPr>
            <w:tcW w:w="1300" w:type="dxa"/>
            <w:noWrap/>
            <w:hideMark/>
          </w:tcPr>
          <w:p w14:paraId="32D603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0.51344609</w:t>
            </w:r>
          </w:p>
        </w:tc>
        <w:tc>
          <w:tcPr>
            <w:tcW w:w="1300" w:type="dxa"/>
            <w:noWrap/>
            <w:hideMark/>
          </w:tcPr>
          <w:p w14:paraId="575C213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0.24097373</w:t>
            </w:r>
          </w:p>
        </w:tc>
        <w:tc>
          <w:tcPr>
            <w:tcW w:w="1300" w:type="dxa"/>
            <w:noWrap/>
            <w:hideMark/>
          </w:tcPr>
          <w:p w14:paraId="04741E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3.77932462</w:t>
            </w:r>
          </w:p>
        </w:tc>
      </w:tr>
      <w:tr w:rsidR="00682E97" w:rsidRPr="00B86834" w14:paraId="0E220165" w14:textId="77777777" w:rsidTr="00856AC4">
        <w:trPr>
          <w:trHeight w:val="20"/>
        </w:trPr>
        <w:tc>
          <w:tcPr>
            <w:tcW w:w="1565" w:type="dxa"/>
            <w:noWrap/>
            <w:hideMark/>
          </w:tcPr>
          <w:p w14:paraId="56DA19F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Erysimeae</w:t>
            </w:r>
            <w:proofErr w:type="spellEnd"/>
          </w:p>
        </w:tc>
        <w:tc>
          <w:tcPr>
            <w:tcW w:w="1300" w:type="dxa"/>
            <w:noWrap/>
            <w:hideMark/>
          </w:tcPr>
          <w:p w14:paraId="0821F2E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970D5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0.06446853</w:t>
            </w:r>
          </w:p>
        </w:tc>
        <w:tc>
          <w:tcPr>
            <w:tcW w:w="1300" w:type="dxa"/>
            <w:noWrap/>
            <w:hideMark/>
          </w:tcPr>
          <w:p w14:paraId="18CD78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0.51344609</w:t>
            </w:r>
          </w:p>
        </w:tc>
        <w:tc>
          <w:tcPr>
            <w:tcW w:w="1300" w:type="dxa"/>
            <w:noWrap/>
            <w:hideMark/>
          </w:tcPr>
          <w:p w14:paraId="1D9714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0.15767626</w:t>
            </w:r>
          </w:p>
        </w:tc>
        <w:tc>
          <w:tcPr>
            <w:tcW w:w="1300" w:type="dxa"/>
            <w:noWrap/>
            <w:hideMark/>
          </w:tcPr>
          <w:p w14:paraId="47FE9E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4.04711484</w:t>
            </w:r>
          </w:p>
        </w:tc>
      </w:tr>
      <w:tr w:rsidR="00682E97" w:rsidRPr="00B86834" w14:paraId="6525A579" w14:textId="77777777" w:rsidTr="00856AC4">
        <w:trPr>
          <w:trHeight w:val="20"/>
        </w:trPr>
        <w:tc>
          <w:tcPr>
            <w:tcW w:w="1565" w:type="dxa"/>
            <w:noWrap/>
            <w:hideMark/>
          </w:tcPr>
          <w:p w14:paraId="499C497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Euclidieae</w:t>
            </w:r>
            <w:proofErr w:type="spellEnd"/>
          </w:p>
        </w:tc>
        <w:tc>
          <w:tcPr>
            <w:tcW w:w="1300" w:type="dxa"/>
            <w:noWrap/>
            <w:hideMark/>
          </w:tcPr>
          <w:p w14:paraId="0BBC63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54BBC0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0.03326008</w:t>
            </w:r>
          </w:p>
        </w:tc>
        <w:tc>
          <w:tcPr>
            <w:tcW w:w="1300" w:type="dxa"/>
            <w:noWrap/>
            <w:hideMark/>
          </w:tcPr>
          <w:p w14:paraId="557A2FD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0.24037128</w:t>
            </w:r>
          </w:p>
        </w:tc>
        <w:tc>
          <w:tcPr>
            <w:tcW w:w="1300" w:type="dxa"/>
            <w:noWrap/>
            <w:hideMark/>
          </w:tcPr>
          <w:p w14:paraId="4B8B15C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0.08779928</w:t>
            </w:r>
          </w:p>
        </w:tc>
        <w:tc>
          <w:tcPr>
            <w:tcW w:w="1300" w:type="dxa"/>
            <w:noWrap/>
            <w:hideMark/>
          </w:tcPr>
          <w:p w14:paraId="31CEC9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4.14366647</w:t>
            </w:r>
          </w:p>
        </w:tc>
      </w:tr>
      <w:tr w:rsidR="00682E97" w:rsidRPr="00B86834" w14:paraId="7C8A062D" w14:textId="77777777" w:rsidTr="00856AC4">
        <w:trPr>
          <w:trHeight w:val="20"/>
        </w:trPr>
        <w:tc>
          <w:tcPr>
            <w:tcW w:w="1565" w:type="dxa"/>
            <w:noWrap/>
            <w:hideMark/>
          </w:tcPr>
          <w:p w14:paraId="7049F00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Euclidieae</w:t>
            </w:r>
            <w:proofErr w:type="spellEnd"/>
          </w:p>
        </w:tc>
        <w:tc>
          <w:tcPr>
            <w:tcW w:w="1300" w:type="dxa"/>
            <w:noWrap/>
            <w:hideMark/>
          </w:tcPr>
          <w:p w14:paraId="5F89BA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1B9DE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0.04482494</w:t>
            </w:r>
          </w:p>
        </w:tc>
        <w:tc>
          <w:tcPr>
            <w:tcW w:w="1300" w:type="dxa"/>
            <w:noWrap/>
            <w:hideMark/>
          </w:tcPr>
          <w:p w14:paraId="129694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0.24037128</w:t>
            </w:r>
          </w:p>
        </w:tc>
        <w:tc>
          <w:tcPr>
            <w:tcW w:w="1300" w:type="dxa"/>
            <w:noWrap/>
            <w:hideMark/>
          </w:tcPr>
          <w:p w14:paraId="35BF4C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0.13181966</w:t>
            </w:r>
          </w:p>
        </w:tc>
        <w:tc>
          <w:tcPr>
            <w:tcW w:w="1300" w:type="dxa"/>
            <w:noWrap/>
            <w:hideMark/>
          </w:tcPr>
          <w:p w14:paraId="06D38B0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4.12335769</w:t>
            </w:r>
          </w:p>
        </w:tc>
      </w:tr>
      <w:tr w:rsidR="00682E97" w:rsidRPr="00B86834" w14:paraId="13E6516D" w14:textId="77777777" w:rsidTr="00856AC4">
        <w:trPr>
          <w:trHeight w:val="20"/>
        </w:trPr>
        <w:tc>
          <w:tcPr>
            <w:tcW w:w="1565" w:type="dxa"/>
            <w:noWrap/>
            <w:hideMark/>
          </w:tcPr>
          <w:p w14:paraId="561BDCB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Eumalvoideae</w:t>
            </w:r>
            <w:proofErr w:type="spellEnd"/>
          </w:p>
        </w:tc>
        <w:tc>
          <w:tcPr>
            <w:tcW w:w="1300" w:type="dxa"/>
            <w:noWrap/>
            <w:hideMark/>
          </w:tcPr>
          <w:p w14:paraId="05F02A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98F19A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0.03993844</w:t>
            </w:r>
          </w:p>
        </w:tc>
        <w:tc>
          <w:tcPr>
            <w:tcW w:w="1300" w:type="dxa"/>
            <w:noWrap/>
            <w:hideMark/>
          </w:tcPr>
          <w:p w14:paraId="31D7E7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0.0764752</w:t>
            </w:r>
          </w:p>
        </w:tc>
        <w:tc>
          <w:tcPr>
            <w:tcW w:w="1300" w:type="dxa"/>
            <w:noWrap/>
            <w:hideMark/>
          </w:tcPr>
          <w:p w14:paraId="42DBA5F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0.00729255</w:t>
            </w:r>
          </w:p>
        </w:tc>
        <w:tc>
          <w:tcPr>
            <w:tcW w:w="1300" w:type="dxa"/>
            <w:noWrap/>
            <w:hideMark/>
          </w:tcPr>
          <w:p w14:paraId="7F7A5A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4.22932158</w:t>
            </w:r>
          </w:p>
        </w:tc>
      </w:tr>
      <w:tr w:rsidR="00682E97" w:rsidRPr="00B86834" w14:paraId="7A4C3878" w14:textId="77777777" w:rsidTr="00856AC4">
        <w:trPr>
          <w:trHeight w:val="20"/>
        </w:trPr>
        <w:tc>
          <w:tcPr>
            <w:tcW w:w="1565" w:type="dxa"/>
            <w:noWrap/>
            <w:hideMark/>
          </w:tcPr>
          <w:p w14:paraId="05CE915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Eumalvoideae</w:t>
            </w:r>
            <w:proofErr w:type="spellEnd"/>
          </w:p>
        </w:tc>
        <w:tc>
          <w:tcPr>
            <w:tcW w:w="1300" w:type="dxa"/>
            <w:noWrap/>
            <w:hideMark/>
          </w:tcPr>
          <w:p w14:paraId="60AAD9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566D8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0.01353152</w:t>
            </w:r>
          </w:p>
        </w:tc>
        <w:tc>
          <w:tcPr>
            <w:tcW w:w="1300" w:type="dxa"/>
            <w:noWrap/>
            <w:hideMark/>
          </w:tcPr>
          <w:p w14:paraId="259F6B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0.0764752</w:t>
            </w:r>
          </w:p>
        </w:tc>
        <w:tc>
          <w:tcPr>
            <w:tcW w:w="1300" w:type="dxa"/>
            <w:noWrap/>
            <w:hideMark/>
          </w:tcPr>
          <w:p w14:paraId="6FF693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0.02191895</w:t>
            </w:r>
          </w:p>
        </w:tc>
        <w:tc>
          <w:tcPr>
            <w:tcW w:w="1300" w:type="dxa"/>
            <w:noWrap/>
            <w:hideMark/>
          </w:tcPr>
          <w:p w14:paraId="61865A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4.21162143</w:t>
            </w:r>
          </w:p>
        </w:tc>
      </w:tr>
      <w:tr w:rsidR="00682E97" w:rsidRPr="00B86834" w14:paraId="676E3312" w14:textId="77777777" w:rsidTr="00856AC4">
        <w:trPr>
          <w:trHeight w:val="20"/>
        </w:trPr>
        <w:tc>
          <w:tcPr>
            <w:tcW w:w="1565" w:type="dxa"/>
            <w:noWrap/>
            <w:hideMark/>
          </w:tcPr>
          <w:p w14:paraId="591F59B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Gesneriaceae</w:t>
            </w:r>
            <w:proofErr w:type="spellEnd"/>
          </w:p>
        </w:tc>
        <w:tc>
          <w:tcPr>
            <w:tcW w:w="1300" w:type="dxa"/>
            <w:noWrap/>
            <w:hideMark/>
          </w:tcPr>
          <w:p w14:paraId="22C1A0B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93F61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0.00385405</w:t>
            </w:r>
          </w:p>
        </w:tc>
        <w:tc>
          <w:tcPr>
            <w:tcW w:w="1300" w:type="dxa"/>
            <w:noWrap/>
            <w:hideMark/>
          </w:tcPr>
          <w:p w14:paraId="0F7ED2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0.04958787</w:t>
            </w:r>
          </w:p>
        </w:tc>
        <w:tc>
          <w:tcPr>
            <w:tcW w:w="1300" w:type="dxa"/>
            <w:noWrap/>
            <w:hideMark/>
          </w:tcPr>
          <w:p w14:paraId="0F59E2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0.01776767</w:t>
            </w:r>
          </w:p>
        </w:tc>
        <w:tc>
          <w:tcPr>
            <w:tcW w:w="1300" w:type="dxa"/>
            <w:noWrap/>
            <w:hideMark/>
          </w:tcPr>
          <w:p w14:paraId="06618D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4.00122058</w:t>
            </w:r>
          </w:p>
        </w:tc>
      </w:tr>
      <w:tr w:rsidR="00682E97" w:rsidRPr="00B86834" w14:paraId="30FF34CA" w14:textId="77777777" w:rsidTr="00856AC4">
        <w:trPr>
          <w:trHeight w:val="20"/>
        </w:trPr>
        <w:tc>
          <w:tcPr>
            <w:tcW w:w="1565" w:type="dxa"/>
            <w:noWrap/>
            <w:hideMark/>
          </w:tcPr>
          <w:p w14:paraId="09AA2E95"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Gesneriaceae</w:t>
            </w:r>
            <w:proofErr w:type="spellEnd"/>
          </w:p>
        </w:tc>
        <w:tc>
          <w:tcPr>
            <w:tcW w:w="1300" w:type="dxa"/>
            <w:noWrap/>
            <w:hideMark/>
          </w:tcPr>
          <w:p w14:paraId="60C9B2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4E387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0.00260615</w:t>
            </w:r>
          </w:p>
        </w:tc>
        <w:tc>
          <w:tcPr>
            <w:tcW w:w="1300" w:type="dxa"/>
            <w:noWrap/>
            <w:hideMark/>
          </w:tcPr>
          <w:p w14:paraId="17CC1E1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0.04958787</w:t>
            </w:r>
          </w:p>
        </w:tc>
        <w:tc>
          <w:tcPr>
            <w:tcW w:w="1300" w:type="dxa"/>
            <w:noWrap/>
            <w:hideMark/>
          </w:tcPr>
          <w:p w14:paraId="0CAB8AD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0.01772866</w:t>
            </w:r>
          </w:p>
        </w:tc>
        <w:tc>
          <w:tcPr>
            <w:tcW w:w="1300" w:type="dxa"/>
            <w:noWrap/>
            <w:hideMark/>
          </w:tcPr>
          <w:p w14:paraId="2BFA00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4.00082011</w:t>
            </w:r>
          </w:p>
        </w:tc>
      </w:tr>
      <w:tr w:rsidR="00682E97" w:rsidRPr="00B86834" w14:paraId="27DF6D81" w14:textId="77777777" w:rsidTr="00856AC4">
        <w:trPr>
          <w:trHeight w:val="20"/>
        </w:trPr>
        <w:tc>
          <w:tcPr>
            <w:tcW w:w="1565" w:type="dxa"/>
            <w:noWrap/>
            <w:hideMark/>
          </w:tcPr>
          <w:p w14:paraId="4998E67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Grewioideae</w:t>
            </w:r>
            <w:proofErr w:type="spellEnd"/>
          </w:p>
        </w:tc>
        <w:tc>
          <w:tcPr>
            <w:tcW w:w="1300" w:type="dxa"/>
            <w:noWrap/>
            <w:hideMark/>
          </w:tcPr>
          <w:p w14:paraId="09CDA5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14153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0.02103246</w:t>
            </w:r>
          </w:p>
        </w:tc>
        <w:tc>
          <w:tcPr>
            <w:tcW w:w="1300" w:type="dxa"/>
            <w:noWrap/>
            <w:hideMark/>
          </w:tcPr>
          <w:p w14:paraId="323185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0.07945596</w:t>
            </w:r>
          </w:p>
        </w:tc>
        <w:tc>
          <w:tcPr>
            <w:tcW w:w="1300" w:type="dxa"/>
            <w:noWrap/>
            <w:hideMark/>
          </w:tcPr>
          <w:p w14:paraId="30E8D1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0.00708682</w:t>
            </w:r>
          </w:p>
        </w:tc>
        <w:tc>
          <w:tcPr>
            <w:tcW w:w="1300" w:type="dxa"/>
            <w:noWrap/>
            <w:hideMark/>
          </w:tcPr>
          <w:p w14:paraId="6EBB70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4.39063068</w:t>
            </w:r>
          </w:p>
        </w:tc>
      </w:tr>
      <w:tr w:rsidR="00682E97" w:rsidRPr="00B86834" w14:paraId="1C9802B4" w14:textId="77777777" w:rsidTr="00856AC4">
        <w:trPr>
          <w:trHeight w:val="20"/>
        </w:trPr>
        <w:tc>
          <w:tcPr>
            <w:tcW w:w="1565" w:type="dxa"/>
            <w:noWrap/>
            <w:hideMark/>
          </w:tcPr>
          <w:p w14:paraId="4178A5A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Grewioideae</w:t>
            </w:r>
            <w:proofErr w:type="spellEnd"/>
          </w:p>
        </w:tc>
        <w:tc>
          <w:tcPr>
            <w:tcW w:w="1300" w:type="dxa"/>
            <w:noWrap/>
            <w:hideMark/>
          </w:tcPr>
          <w:p w14:paraId="4C7910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B8572D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0.00164885</w:t>
            </w:r>
          </w:p>
        </w:tc>
        <w:tc>
          <w:tcPr>
            <w:tcW w:w="1300" w:type="dxa"/>
            <w:noWrap/>
            <w:hideMark/>
          </w:tcPr>
          <w:p w14:paraId="2993861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0.07945596</w:t>
            </w:r>
          </w:p>
        </w:tc>
        <w:tc>
          <w:tcPr>
            <w:tcW w:w="1300" w:type="dxa"/>
            <w:noWrap/>
            <w:hideMark/>
          </w:tcPr>
          <w:p w14:paraId="1B8AD32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0.02138871</w:t>
            </w:r>
          </w:p>
        </w:tc>
        <w:tc>
          <w:tcPr>
            <w:tcW w:w="1300" w:type="dxa"/>
            <w:noWrap/>
            <w:hideMark/>
          </w:tcPr>
          <w:p w14:paraId="37D25F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4.01319547</w:t>
            </w:r>
          </w:p>
        </w:tc>
      </w:tr>
      <w:tr w:rsidR="00682E97" w:rsidRPr="00B86834" w14:paraId="2A8BC6ED" w14:textId="77777777" w:rsidTr="00856AC4">
        <w:trPr>
          <w:trHeight w:val="20"/>
        </w:trPr>
        <w:tc>
          <w:tcPr>
            <w:tcW w:w="1565" w:type="dxa"/>
            <w:noWrap/>
            <w:hideMark/>
          </w:tcPr>
          <w:p w14:paraId="0EAC701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Heliophileae</w:t>
            </w:r>
            <w:proofErr w:type="spellEnd"/>
          </w:p>
        </w:tc>
        <w:tc>
          <w:tcPr>
            <w:tcW w:w="1300" w:type="dxa"/>
            <w:noWrap/>
            <w:hideMark/>
          </w:tcPr>
          <w:p w14:paraId="0854B4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49A17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0.03635766</w:t>
            </w:r>
          </w:p>
        </w:tc>
        <w:tc>
          <w:tcPr>
            <w:tcW w:w="1300" w:type="dxa"/>
            <w:noWrap/>
            <w:hideMark/>
          </w:tcPr>
          <w:p w14:paraId="168D36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0.23313833</w:t>
            </w:r>
          </w:p>
        </w:tc>
        <w:tc>
          <w:tcPr>
            <w:tcW w:w="1300" w:type="dxa"/>
            <w:noWrap/>
            <w:hideMark/>
          </w:tcPr>
          <w:p w14:paraId="427F165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0.01802255</w:t>
            </w:r>
          </w:p>
        </w:tc>
        <w:tc>
          <w:tcPr>
            <w:tcW w:w="1300" w:type="dxa"/>
            <w:noWrap/>
            <w:hideMark/>
          </w:tcPr>
          <w:p w14:paraId="20885E0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3.82037234</w:t>
            </w:r>
          </w:p>
        </w:tc>
      </w:tr>
      <w:tr w:rsidR="00682E97" w:rsidRPr="00B86834" w14:paraId="160EFDD3" w14:textId="77777777" w:rsidTr="00856AC4">
        <w:trPr>
          <w:trHeight w:val="20"/>
        </w:trPr>
        <w:tc>
          <w:tcPr>
            <w:tcW w:w="1565" w:type="dxa"/>
            <w:noWrap/>
            <w:hideMark/>
          </w:tcPr>
          <w:p w14:paraId="4F5B352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Heliophileae</w:t>
            </w:r>
            <w:proofErr w:type="spellEnd"/>
          </w:p>
        </w:tc>
        <w:tc>
          <w:tcPr>
            <w:tcW w:w="1300" w:type="dxa"/>
            <w:noWrap/>
            <w:hideMark/>
          </w:tcPr>
          <w:p w14:paraId="79132F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0059D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0.02558159</w:t>
            </w:r>
          </w:p>
        </w:tc>
        <w:tc>
          <w:tcPr>
            <w:tcW w:w="1300" w:type="dxa"/>
            <w:noWrap/>
            <w:hideMark/>
          </w:tcPr>
          <w:p w14:paraId="2279F9B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0.23313833</w:t>
            </w:r>
          </w:p>
        </w:tc>
        <w:tc>
          <w:tcPr>
            <w:tcW w:w="1300" w:type="dxa"/>
            <w:noWrap/>
            <w:hideMark/>
          </w:tcPr>
          <w:p w14:paraId="3C6DFD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0.05086611</w:t>
            </w:r>
          </w:p>
        </w:tc>
        <w:tc>
          <w:tcPr>
            <w:tcW w:w="1300" w:type="dxa"/>
            <w:noWrap/>
            <w:hideMark/>
          </w:tcPr>
          <w:p w14:paraId="629F58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3.80351134</w:t>
            </w:r>
          </w:p>
        </w:tc>
      </w:tr>
      <w:tr w:rsidR="00682E97" w:rsidRPr="00B86834" w14:paraId="1C8140CA" w14:textId="77777777" w:rsidTr="00856AC4">
        <w:trPr>
          <w:trHeight w:val="20"/>
        </w:trPr>
        <w:tc>
          <w:tcPr>
            <w:tcW w:w="1565" w:type="dxa"/>
            <w:noWrap/>
            <w:hideMark/>
          </w:tcPr>
          <w:p w14:paraId="582C470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35AE3E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8911B6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0.0993899</w:t>
            </w:r>
          </w:p>
        </w:tc>
        <w:tc>
          <w:tcPr>
            <w:tcW w:w="1300" w:type="dxa"/>
            <w:noWrap/>
            <w:hideMark/>
          </w:tcPr>
          <w:p w14:paraId="71D4FB7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0.29426783</w:t>
            </w:r>
          </w:p>
        </w:tc>
        <w:tc>
          <w:tcPr>
            <w:tcW w:w="1300" w:type="dxa"/>
            <w:noWrap/>
            <w:hideMark/>
          </w:tcPr>
          <w:p w14:paraId="12C09F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0.17792348</w:t>
            </w:r>
          </w:p>
        </w:tc>
        <w:tc>
          <w:tcPr>
            <w:tcW w:w="1300" w:type="dxa"/>
            <w:noWrap/>
            <w:hideMark/>
          </w:tcPr>
          <w:p w14:paraId="02AF5C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3.41088445</w:t>
            </w:r>
          </w:p>
        </w:tc>
      </w:tr>
      <w:tr w:rsidR="00682E97" w:rsidRPr="00B86834" w14:paraId="30AEF095" w14:textId="77777777" w:rsidTr="00856AC4">
        <w:trPr>
          <w:trHeight w:val="20"/>
        </w:trPr>
        <w:tc>
          <w:tcPr>
            <w:tcW w:w="1565" w:type="dxa"/>
            <w:noWrap/>
            <w:hideMark/>
          </w:tcPr>
          <w:p w14:paraId="259F56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6CD8C4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2FB5DF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0.01401524</w:t>
            </w:r>
          </w:p>
        </w:tc>
        <w:tc>
          <w:tcPr>
            <w:tcW w:w="1300" w:type="dxa"/>
            <w:noWrap/>
            <w:hideMark/>
          </w:tcPr>
          <w:p w14:paraId="105025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0.29426783</w:t>
            </w:r>
          </w:p>
        </w:tc>
        <w:tc>
          <w:tcPr>
            <w:tcW w:w="1300" w:type="dxa"/>
            <w:noWrap/>
            <w:hideMark/>
          </w:tcPr>
          <w:p w14:paraId="6DCE5E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0.05157863</w:t>
            </w:r>
          </w:p>
        </w:tc>
        <w:tc>
          <w:tcPr>
            <w:tcW w:w="1300" w:type="dxa"/>
            <w:noWrap/>
            <w:hideMark/>
          </w:tcPr>
          <w:p w14:paraId="2111532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3.23368566</w:t>
            </w:r>
          </w:p>
        </w:tc>
      </w:tr>
      <w:tr w:rsidR="00682E97" w:rsidRPr="00B86834" w14:paraId="6763411A" w14:textId="77777777" w:rsidTr="00856AC4">
        <w:trPr>
          <w:trHeight w:val="20"/>
        </w:trPr>
        <w:tc>
          <w:tcPr>
            <w:tcW w:w="1565" w:type="dxa"/>
            <w:noWrap/>
            <w:hideMark/>
          </w:tcPr>
          <w:p w14:paraId="4250449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Lepidieae</w:t>
            </w:r>
            <w:proofErr w:type="spellEnd"/>
          </w:p>
        </w:tc>
        <w:tc>
          <w:tcPr>
            <w:tcW w:w="1300" w:type="dxa"/>
            <w:noWrap/>
            <w:hideMark/>
          </w:tcPr>
          <w:p w14:paraId="1C6350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91833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0.22685506</w:t>
            </w:r>
          </w:p>
        </w:tc>
        <w:tc>
          <w:tcPr>
            <w:tcW w:w="1300" w:type="dxa"/>
            <w:noWrap/>
            <w:hideMark/>
          </w:tcPr>
          <w:p w14:paraId="20829C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1.81377752</w:t>
            </w:r>
          </w:p>
        </w:tc>
        <w:tc>
          <w:tcPr>
            <w:tcW w:w="1300" w:type="dxa"/>
            <w:noWrap/>
            <w:hideMark/>
          </w:tcPr>
          <w:p w14:paraId="4DC29C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0.84738575</w:t>
            </w:r>
          </w:p>
        </w:tc>
        <w:tc>
          <w:tcPr>
            <w:tcW w:w="1300" w:type="dxa"/>
            <w:noWrap/>
            <w:hideMark/>
          </w:tcPr>
          <w:p w14:paraId="3DEA7A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3.86200635</w:t>
            </w:r>
          </w:p>
        </w:tc>
      </w:tr>
      <w:tr w:rsidR="00682E97" w:rsidRPr="00B86834" w14:paraId="15F91686" w14:textId="77777777" w:rsidTr="00856AC4">
        <w:trPr>
          <w:trHeight w:val="20"/>
        </w:trPr>
        <w:tc>
          <w:tcPr>
            <w:tcW w:w="1565" w:type="dxa"/>
            <w:noWrap/>
            <w:hideMark/>
          </w:tcPr>
          <w:p w14:paraId="65C56DD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Lepidieae</w:t>
            </w:r>
            <w:proofErr w:type="spellEnd"/>
          </w:p>
        </w:tc>
        <w:tc>
          <w:tcPr>
            <w:tcW w:w="1300" w:type="dxa"/>
            <w:noWrap/>
            <w:hideMark/>
          </w:tcPr>
          <w:p w14:paraId="6212CFE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6BFB1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0.20373133</w:t>
            </w:r>
          </w:p>
        </w:tc>
        <w:tc>
          <w:tcPr>
            <w:tcW w:w="1300" w:type="dxa"/>
            <w:noWrap/>
            <w:hideMark/>
          </w:tcPr>
          <w:p w14:paraId="030D607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1.81377752</w:t>
            </w:r>
          </w:p>
        </w:tc>
        <w:tc>
          <w:tcPr>
            <w:tcW w:w="1300" w:type="dxa"/>
            <w:noWrap/>
            <w:hideMark/>
          </w:tcPr>
          <w:p w14:paraId="333AE1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0.8292531</w:t>
            </w:r>
          </w:p>
        </w:tc>
        <w:tc>
          <w:tcPr>
            <w:tcW w:w="1300" w:type="dxa"/>
            <w:noWrap/>
            <w:hideMark/>
          </w:tcPr>
          <w:p w14:paraId="74EF28B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3.82621227</w:t>
            </w:r>
          </w:p>
        </w:tc>
      </w:tr>
      <w:tr w:rsidR="00682E97" w:rsidRPr="00B86834" w14:paraId="420EF412" w14:textId="77777777" w:rsidTr="00856AC4">
        <w:trPr>
          <w:trHeight w:val="20"/>
        </w:trPr>
        <w:tc>
          <w:tcPr>
            <w:tcW w:w="1565" w:type="dxa"/>
            <w:noWrap/>
            <w:hideMark/>
          </w:tcPr>
          <w:p w14:paraId="0FE1CE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64C92F3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524A59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0.02919639</w:t>
            </w:r>
          </w:p>
        </w:tc>
        <w:tc>
          <w:tcPr>
            <w:tcW w:w="1300" w:type="dxa"/>
            <w:noWrap/>
            <w:hideMark/>
          </w:tcPr>
          <w:p w14:paraId="39F1B1E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0.03739374</w:t>
            </w:r>
          </w:p>
        </w:tc>
        <w:tc>
          <w:tcPr>
            <w:tcW w:w="1300" w:type="dxa"/>
            <w:noWrap/>
            <w:hideMark/>
          </w:tcPr>
          <w:p w14:paraId="0842C4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0.02477043</w:t>
            </w:r>
          </w:p>
        </w:tc>
        <w:tc>
          <w:tcPr>
            <w:tcW w:w="1300" w:type="dxa"/>
            <w:noWrap/>
            <w:hideMark/>
          </w:tcPr>
          <w:p w14:paraId="046C19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3.9796499</w:t>
            </w:r>
          </w:p>
        </w:tc>
      </w:tr>
      <w:tr w:rsidR="00682E97" w:rsidRPr="00B86834" w14:paraId="74833399" w14:textId="77777777" w:rsidTr="00856AC4">
        <w:trPr>
          <w:trHeight w:val="20"/>
        </w:trPr>
        <w:tc>
          <w:tcPr>
            <w:tcW w:w="1565" w:type="dxa"/>
            <w:noWrap/>
            <w:hideMark/>
          </w:tcPr>
          <w:p w14:paraId="52B621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303A442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6547D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0.07787184</w:t>
            </w:r>
          </w:p>
        </w:tc>
        <w:tc>
          <w:tcPr>
            <w:tcW w:w="1300" w:type="dxa"/>
            <w:noWrap/>
            <w:hideMark/>
          </w:tcPr>
          <w:p w14:paraId="3259DD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0.03739374</w:t>
            </w:r>
          </w:p>
        </w:tc>
        <w:tc>
          <w:tcPr>
            <w:tcW w:w="1300" w:type="dxa"/>
            <w:noWrap/>
            <w:hideMark/>
          </w:tcPr>
          <w:p w14:paraId="3CA4C7F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0.1085328</w:t>
            </w:r>
          </w:p>
        </w:tc>
        <w:tc>
          <w:tcPr>
            <w:tcW w:w="1300" w:type="dxa"/>
            <w:noWrap/>
            <w:hideMark/>
          </w:tcPr>
          <w:p w14:paraId="1897040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3.24632011</w:t>
            </w:r>
          </w:p>
        </w:tc>
      </w:tr>
      <w:tr w:rsidR="00682E97" w:rsidRPr="00B86834" w14:paraId="506F506D" w14:textId="77777777" w:rsidTr="00856AC4">
        <w:trPr>
          <w:trHeight w:val="20"/>
        </w:trPr>
        <w:tc>
          <w:tcPr>
            <w:tcW w:w="1565" w:type="dxa"/>
            <w:noWrap/>
            <w:hideMark/>
          </w:tcPr>
          <w:p w14:paraId="685F5C5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Lysimachieae</w:t>
            </w:r>
            <w:proofErr w:type="spellEnd"/>
          </w:p>
        </w:tc>
        <w:tc>
          <w:tcPr>
            <w:tcW w:w="1300" w:type="dxa"/>
            <w:noWrap/>
            <w:hideMark/>
          </w:tcPr>
          <w:p w14:paraId="2D66FE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34EAB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0.03717362</w:t>
            </w:r>
          </w:p>
        </w:tc>
        <w:tc>
          <w:tcPr>
            <w:tcW w:w="1300" w:type="dxa"/>
            <w:noWrap/>
            <w:hideMark/>
          </w:tcPr>
          <w:p w14:paraId="5C0AD3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0.11835388</w:t>
            </w:r>
          </w:p>
        </w:tc>
        <w:tc>
          <w:tcPr>
            <w:tcW w:w="1300" w:type="dxa"/>
            <w:noWrap/>
            <w:hideMark/>
          </w:tcPr>
          <w:p w14:paraId="265993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0.00848736</w:t>
            </w:r>
          </w:p>
        </w:tc>
        <w:tc>
          <w:tcPr>
            <w:tcW w:w="1300" w:type="dxa"/>
            <w:noWrap/>
            <w:hideMark/>
          </w:tcPr>
          <w:p w14:paraId="558452F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4.00125334</w:t>
            </w:r>
          </w:p>
        </w:tc>
      </w:tr>
      <w:tr w:rsidR="00682E97" w:rsidRPr="00B86834" w14:paraId="129864D1" w14:textId="77777777" w:rsidTr="00856AC4">
        <w:trPr>
          <w:trHeight w:val="20"/>
        </w:trPr>
        <w:tc>
          <w:tcPr>
            <w:tcW w:w="1565" w:type="dxa"/>
            <w:noWrap/>
            <w:hideMark/>
          </w:tcPr>
          <w:p w14:paraId="596D541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Lysimachieae</w:t>
            </w:r>
            <w:proofErr w:type="spellEnd"/>
          </w:p>
        </w:tc>
        <w:tc>
          <w:tcPr>
            <w:tcW w:w="1300" w:type="dxa"/>
            <w:noWrap/>
            <w:hideMark/>
          </w:tcPr>
          <w:p w14:paraId="5240D9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CEB35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0.0281207</w:t>
            </w:r>
          </w:p>
        </w:tc>
        <w:tc>
          <w:tcPr>
            <w:tcW w:w="1300" w:type="dxa"/>
            <w:noWrap/>
            <w:hideMark/>
          </w:tcPr>
          <w:p w14:paraId="067570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0.11835388</w:t>
            </w:r>
          </w:p>
        </w:tc>
        <w:tc>
          <w:tcPr>
            <w:tcW w:w="1300" w:type="dxa"/>
            <w:noWrap/>
            <w:hideMark/>
          </w:tcPr>
          <w:p w14:paraId="62735A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0.0507377</w:t>
            </w:r>
          </w:p>
        </w:tc>
        <w:tc>
          <w:tcPr>
            <w:tcW w:w="1300" w:type="dxa"/>
            <w:noWrap/>
            <w:hideMark/>
          </w:tcPr>
          <w:p w14:paraId="7E7611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3.82533477</w:t>
            </w:r>
          </w:p>
        </w:tc>
      </w:tr>
      <w:tr w:rsidR="00682E97" w:rsidRPr="00B86834" w14:paraId="390101D3" w14:textId="77777777" w:rsidTr="00856AC4">
        <w:trPr>
          <w:trHeight w:val="20"/>
        </w:trPr>
        <w:tc>
          <w:tcPr>
            <w:tcW w:w="1565" w:type="dxa"/>
            <w:noWrap/>
            <w:hideMark/>
          </w:tcPr>
          <w:p w14:paraId="7B60607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Onagraceae</w:t>
            </w:r>
            <w:proofErr w:type="spellEnd"/>
          </w:p>
        </w:tc>
        <w:tc>
          <w:tcPr>
            <w:tcW w:w="1300" w:type="dxa"/>
            <w:noWrap/>
            <w:hideMark/>
          </w:tcPr>
          <w:p w14:paraId="3B60C9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B2FAB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0.03837558</w:t>
            </w:r>
          </w:p>
        </w:tc>
        <w:tc>
          <w:tcPr>
            <w:tcW w:w="1300" w:type="dxa"/>
            <w:noWrap/>
            <w:hideMark/>
          </w:tcPr>
          <w:p w14:paraId="3ED1E5A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0.66114535</w:t>
            </w:r>
          </w:p>
        </w:tc>
        <w:tc>
          <w:tcPr>
            <w:tcW w:w="1300" w:type="dxa"/>
            <w:noWrap/>
            <w:hideMark/>
          </w:tcPr>
          <w:p w14:paraId="1564D17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0.43469802</w:t>
            </w:r>
          </w:p>
        </w:tc>
        <w:tc>
          <w:tcPr>
            <w:tcW w:w="1300" w:type="dxa"/>
            <w:noWrap/>
            <w:hideMark/>
          </w:tcPr>
          <w:p w14:paraId="57C4EE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4.00959811</w:t>
            </w:r>
          </w:p>
        </w:tc>
      </w:tr>
      <w:tr w:rsidR="00682E97" w:rsidRPr="00B86834" w14:paraId="42CB4286" w14:textId="77777777" w:rsidTr="00856AC4">
        <w:trPr>
          <w:trHeight w:val="20"/>
        </w:trPr>
        <w:tc>
          <w:tcPr>
            <w:tcW w:w="1565" w:type="dxa"/>
            <w:noWrap/>
            <w:hideMark/>
          </w:tcPr>
          <w:p w14:paraId="76AFCAA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Onagraceae</w:t>
            </w:r>
            <w:proofErr w:type="spellEnd"/>
          </w:p>
        </w:tc>
        <w:tc>
          <w:tcPr>
            <w:tcW w:w="1300" w:type="dxa"/>
            <w:noWrap/>
            <w:hideMark/>
          </w:tcPr>
          <w:p w14:paraId="50FD47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FA138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0.0045882</w:t>
            </w:r>
          </w:p>
        </w:tc>
        <w:tc>
          <w:tcPr>
            <w:tcW w:w="1300" w:type="dxa"/>
            <w:noWrap/>
            <w:hideMark/>
          </w:tcPr>
          <w:p w14:paraId="070A49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0.66114535</w:t>
            </w:r>
          </w:p>
        </w:tc>
        <w:tc>
          <w:tcPr>
            <w:tcW w:w="1300" w:type="dxa"/>
            <w:noWrap/>
            <w:hideMark/>
          </w:tcPr>
          <w:p w14:paraId="30B3B9F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0.43503327</w:t>
            </w:r>
          </w:p>
        </w:tc>
        <w:tc>
          <w:tcPr>
            <w:tcW w:w="1300" w:type="dxa"/>
            <w:noWrap/>
            <w:hideMark/>
          </w:tcPr>
          <w:p w14:paraId="79F18D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3.81326747</w:t>
            </w:r>
          </w:p>
        </w:tc>
      </w:tr>
      <w:tr w:rsidR="00682E97" w:rsidRPr="00B86834" w14:paraId="5FF343A8" w14:textId="77777777" w:rsidTr="00856AC4">
        <w:trPr>
          <w:trHeight w:val="20"/>
        </w:trPr>
        <w:tc>
          <w:tcPr>
            <w:tcW w:w="1565" w:type="dxa"/>
            <w:noWrap/>
            <w:hideMark/>
          </w:tcPr>
          <w:p w14:paraId="0AC3E3E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1809D0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B7DA9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0.04441356</w:t>
            </w:r>
          </w:p>
        </w:tc>
        <w:tc>
          <w:tcPr>
            <w:tcW w:w="1300" w:type="dxa"/>
            <w:noWrap/>
            <w:hideMark/>
          </w:tcPr>
          <w:p w14:paraId="2ECC41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0.36790357</w:t>
            </w:r>
          </w:p>
        </w:tc>
        <w:tc>
          <w:tcPr>
            <w:tcW w:w="1300" w:type="dxa"/>
            <w:noWrap/>
            <w:hideMark/>
          </w:tcPr>
          <w:p w14:paraId="6CFE7D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0.19490971</w:t>
            </w:r>
          </w:p>
        </w:tc>
        <w:tc>
          <w:tcPr>
            <w:tcW w:w="1300" w:type="dxa"/>
            <w:noWrap/>
            <w:hideMark/>
          </w:tcPr>
          <w:p w14:paraId="7A1DAF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3.83165369</w:t>
            </w:r>
          </w:p>
        </w:tc>
      </w:tr>
      <w:tr w:rsidR="00682E97" w:rsidRPr="00B86834" w14:paraId="47E67C5B" w14:textId="77777777" w:rsidTr="00856AC4">
        <w:trPr>
          <w:trHeight w:val="20"/>
        </w:trPr>
        <w:tc>
          <w:tcPr>
            <w:tcW w:w="1565" w:type="dxa"/>
            <w:noWrap/>
            <w:hideMark/>
          </w:tcPr>
          <w:p w14:paraId="12776A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0A30707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F57BA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0.04145397</w:t>
            </w:r>
          </w:p>
        </w:tc>
        <w:tc>
          <w:tcPr>
            <w:tcW w:w="1300" w:type="dxa"/>
            <w:noWrap/>
            <w:hideMark/>
          </w:tcPr>
          <w:p w14:paraId="6388AA3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0.36790357</w:t>
            </w:r>
          </w:p>
        </w:tc>
        <w:tc>
          <w:tcPr>
            <w:tcW w:w="1300" w:type="dxa"/>
            <w:noWrap/>
            <w:hideMark/>
          </w:tcPr>
          <w:p w14:paraId="0CF6A3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0.19944175</w:t>
            </w:r>
          </w:p>
        </w:tc>
        <w:tc>
          <w:tcPr>
            <w:tcW w:w="1300" w:type="dxa"/>
            <w:noWrap/>
            <w:hideMark/>
          </w:tcPr>
          <w:p w14:paraId="6CE27D1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3.88496486</w:t>
            </w:r>
          </w:p>
        </w:tc>
      </w:tr>
      <w:tr w:rsidR="00682E97" w:rsidRPr="00B86834" w14:paraId="30C13B7E" w14:textId="77777777" w:rsidTr="00856AC4">
        <w:trPr>
          <w:trHeight w:val="20"/>
        </w:trPr>
        <w:tc>
          <w:tcPr>
            <w:tcW w:w="1565" w:type="dxa"/>
            <w:noWrap/>
            <w:hideMark/>
          </w:tcPr>
          <w:p w14:paraId="703D792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Panicoideae</w:t>
            </w:r>
            <w:proofErr w:type="spellEnd"/>
          </w:p>
        </w:tc>
        <w:tc>
          <w:tcPr>
            <w:tcW w:w="1300" w:type="dxa"/>
            <w:noWrap/>
            <w:hideMark/>
          </w:tcPr>
          <w:p w14:paraId="015E0C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00DFA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0.02800291</w:t>
            </w:r>
          </w:p>
        </w:tc>
        <w:tc>
          <w:tcPr>
            <w:tcW w:w="1300" w:type="dxa"/>
            <w:noWrap/>
            <w:hideMark/>
          </w:tcPr>
          <w:p w14:paraId="034CCD8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9.99992238</w:t>
            </w:r>
          </w:p>
        </w:tc>
        <w:tc>
          <w:tcPr>
            <w:tcW w:w="1300" w:type="dxa"/>
            <w:noWrap/>
            <w:hideMark/>
          </w:tcPr>
          <w:p w14:paraId="3474FC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3.4084159</w:t>
            </w:r>
          </w:p>
        </w:tc>
        <w:tc>
          <w:tcPr>
            <w:tcW w:w="1300" w:type="dxa"/>
            <w:noWrap/>
            <w:hideMark/>
          </w:tcPr>
          <w:p w14:paraId="0706F3B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4.18741051</w:t>
            </w:r>
          </w:p>
        </w:tc>
      </w:tr>
      <w:tr w:rsidR="00682E97" w:rsidRPr="00B86834" w14:paraId="014B8AD9" w14:textId="77777777" w:rsidTr="00856AC4">
        <w:trPr>
          <w:trHeight w:val="20"/>
        </w:trPr>
        <w:tc>
          <w:tcPr>
            <w:tcW w:w="1565" w:type="dxa"/>
            <w:noWrap/>
            <w:hideMark/>
          </w:tcPr>
          <w:p w14:paraId="001417D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Panicoideae</w:t>
            </w:r>
            <w:proofErr w:type="spellEnd"/>
          </w:p>
        </w:tc>
        <w:tc>
          <w:tcPr>
            <w:tcW w:w="1300" w:type="dxa"/>
            <w:noWrap/>
            <w:hideMark/>
          </w:tcPr>
          <w:p w14:paraId="1DE38B1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D5C4D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0.04026629</w:t>
            </w:r>
          </w:p>
        </w:tc>
        <w:tc>
          <w:tcPr>
            <w:tcW w:w="1300" w:type="dxa"/>
            <w:noWrap/>
            <w:hideMark/>
          </w:tcPr>
          <w:p w14:paraId="19174B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9.99992238</w:t>
            </w:r>
          </w:p>
        </w:tc>
        <w:tc>
          <w:tcPr>
            <w:tcW w:w="1300" w:type="dxa"/>
            <w:noWrap/>
            <w:hideMark/>
          </w:tcPr>
          <w:p w14:paraId="2DB8AE5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3.408369</w:t>
            </w:r>
          </w:p>
        </w:tc>
        <w:tc>
          <w:tcPr>
            <w:tcW w:w="1300" w:type="dxa"/>
            <w:noWrap/>
            <w:hideMark/>
          </w:tcPr>
          <w:p w14:paraId="2106147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3.99529444</w:t>
            </w:r>
          </w:p>
        </w:tc>
      </w:tr>
      <w:tr w:rsidR="00682E97" w:rsidRPr="00B86834" w14:paraId="6100D599" w14:textId="77777777" w:rsidTr="00856AC4">
        <w:trPr>
          <w:trHeight w:val="20"/>
        </w:trPr>
        <w:tc>
          <w:tcPr>
            <w:tcW w:w="1565" w:type="dxa"/>
            <w:noWrap/>
            <w:hideMark/>
          </w:tcPr>
          <w:p w14:paraId="4A1A5F1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Polemoniaceae</w:t>
            </w:r>
            <w:proofErr w:type="spellEnd"/>
          </w:p>
        </w:tc>
        <w:tc>
          <w:tcPr>
            <w:tcW w:w="1300" w:type="dxa"/>
            <w:noWrap/>
            <w:hideMark/>
          </w:tcPr>
          <w:p w14:paraId="70BF521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6BD4C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0.0115838</w:t>
            </w:r>
          </w:p>
        </w:tc>
        <w:tc>
          <w:tcPr>
            <w:tcW w:w="1300" w:type="dxa"/>
            <w:noWrap/>
            <w:hideMark/>
          </w:tcPr>
          <w:p w14:paraId="5727907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0.07434326</w:t>
            </w:r>
          </w:p>
        </w:tc>
        <w:tc>
          <w:tcPr>
            <w:tcW w:w="1300" w:type="dxa"/>
            <w:noWrap/>
            <w:hideMark/>
          </w:tcPr>
          <w:p w14:paraId="23DEB2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0.01963483</w:t>
            </w:r>
          </w:p>
        </w:tc>
        <w:tc>
          <w:tcPr>
            <w:tcW w:w="1300" w:type="dxa"/>
            <w:noWrap/>
            <w:hideMark/>
          </w:tcPr>
          <w:p w14:paraId="3181F0D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3.97675337</w:t>
            </w:r>
          </w:p>
        </w:tc>
      </w:tr>
      <w:tr w:rsidR="00682E97" w:rsidRPr="00B86834" w14:paraId="7CC6AD05" w14:textId="77777777" w:rsidTr="00856AC4">
        <w:trPr>
          <w:trHeight w:val="20"/>
        </w:trPr>
        <w:tc>
          <w:tcPr>
            <w:tcW w:w="1565" w:type="dxa"/>
            <w:noWrap/>
            <w:hideMark/>
          </w:tcPr>
          <w:p w14:paraId="780F2D9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Polemoniaceae</w:t>
            </w:r>
            <w:proofErr w:type="spellEnd"/>
          </w:p>
        </w:tc>
        <w:tc>
          <w:tcPr>
            <w:tcW w:w="1300" w:type="dxa"/>
            <w:noWrap/>
            <w:hideMark/>
          </w:tcPr>
          <w:p w14:paraId="7954DFF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82190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0.00885962</w:t>
            </w:r>
          </w:p>
        </w:tc>
        <w:tc>
          <w:tcPr>
            <w:tcW w:w="1300" w:type="dxa"/>
            <w:noWrap/>
            <w:hideMark/>
          </w:tcPr>
          <w:p w14:paraId="4AA5E3A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0.07434326</w:t>
            </w:r>
          </w:p>
        </w:tc>
        <w:tc>
          <w:tcPr>
            <w:tcW w:w="1300" w:type="dxa"/>
            <w:noWrap/>
            <w:hideMark/>
          </w:tcPr>
          <w:p w14:paraId="591B191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0.0531946</w:t>
            </w:r>
          </w:p>
        </w:tc>
        <w:tc>
          <w:tcPr>
            <w:tcW w:w="1300" w:type="dxa"/>
            <w:noWrap/>
            <w:hideMark/>
          </w:tcPr>
          <w:p w14:paraId="7F9E73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3.97746893</w:t>
            </w:r>
          </w:p>
        </w:tc>
      </w:tr>
      <w:tr w:rsidR="00682E97" w:rsidRPr="00B86834" w14:paraId="63560169" w14:textId="77777777" w:rsidTr="00856AC4">
        <w:trPr>
          <w:trHeight w:val="20"/>
        </w:trPr>
        <w:tc>
          <w:tcPr>
            <w:tcW w:w="1565" w:type="dxa"/>
            <w:noWrap/>
            <w:hideMark/>
          </w:tcPr>
          <w:p w14:paraId="6CE8883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Pooideae</w:t>
            </w:r>
            <w:proofErr w:type="spellEnd"/>
          </w:p>
        </w:tc>
        <w:tc>
          <w:tcPr>
            <w:tcW w:w="1300" w:type="dxa"/>
            <w:noWrap/>
            <w:hideMark/>
          </w:tcPr>
          <w:p w14:paraId="2FBF43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78E9B3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0.02522916</w:t>
            </w:r>
          </w:p>
        </w:tc>
        <w:tc>
          <w:tcPr>
            <w:tcW w:w="1300" w:type="dxa"/>
            <w:noWrap/>
            <w:hideMark/>
          </w:tcPr>
          <w:p w14:paraId="14E63D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8.71583652</w:t>
            </w:r>
          </w:p>
        </w:tc>
        <w:tc>
          <w:tcPr>
            <w:tcW w:w="1300" w:type="dxa"/>
            <w:noWrap/>
            <w:hideMark/>
          </w:tcPr>
          <w:p w14:paraId="5FC0863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4.21029626</w:t>
            </w:r>
          </w:p>
        </w:tc>
        <w:tc>
          <w:tcPr>
            <w:tcW w:w="1300" w:type="dxa"/>
            <w:noWrap/>
            <w:hideMark/>
          </w:tcPr>
          <w:p w14:paraId="77E9E7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3.84098247</w:t>
            </w:r>
          </w:p>
        </w:tc>
      </w:tr>
      <w:tr w:rsidR="00682E97" w:rsidRPr="00B86834" w14:paraId="301990A0" w14:textId="77777777" w:rsidTr="00856AC4">
        <w:trPr>
          <w:trHeight w:val="20"/>
        </w:trPr>
        <w:tc>
          <w:tcPr>
            <w:tcW w:w="1565" w:type="dxa"/>
            <w:noWrap/>
            <w:hideMark/>
          </w:tcPr>
          <w:p w14:paraId="7580FA2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Pooideae</w:t>
            </w:r>
            <w:proofErr w:type="spellEnd"/>
          </w:p>
        </w:tc>
        <w:tc>
          <w:tcPr>
            <w:tcW w:w="1300" w:type="dxa"/>
            <w:noWrap/>
            <w:hideMark/>
          </w:tcPr>
          <w:p w14:paraId="700A72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BE316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0.0311285</w:t>
            </w:r>
          </w:p>
        </w:tc>
        <w:tc>
          <w:tcPr>
            <w:tcW w:w="1300" w:type="dxa"/>
            <w:noWrap/>
            <w:hideMark/>
          </w:tcPr>
          <w:p w14:paraId="31DEADC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8.71583652</w:t>
            </w:r>
          </w:p>
        </w:tc>
        <w:tc>
          <w:tcPr>
            <w:tcW w:w="1300" w:type="dxa"/>
            <w:noWrap/>
            <w:hideMark/>
          </w:tcPr>
          <w:p w14:paraId="46BE89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4.21029627</w:t>
            </w:r>
          </w:p>
        </w:tc>
        <w:tc>
          <w:tcPr>
            <w:tcW w:w="1300" w:type="dxa"/>
            <w:noWrap/>
            <w:hideMark/>
          </w:tcPr>
          <w:p w14:paraId="16AE199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3.66684044</w:t>
            </w:r>
          </w:p>
        </w:tc>
      </w:tr>
      <w:tr w:rsidR="00682E97" w:rsidRPr="00B86834" w14:paraId="59128956" w14:textId="77777777" w:rsidTr="00856AC4">
        <w:trPr>
          <w:trHeight w:val="20"/>
        </w:trPr>
        <w:tc>
          <w:tcPr>
            <w:tcW w:w="1565" w:type="dxa"/>
            <w:noWrap/>
            <w:hideMark/>
          </w:tcPr>
          <w:p w14:paraId="5FCE15E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Primulaceae</w:t>
            </w:r>
            <w:proofErr w:type="spellEnd"/>
          </w:p>
        </w:tc>
        <w:tc>
          <w:tcPr>
            <w:tcW w:w="1300" w:type="dxa"/>
            <w:noWrap/>
            <w:hideMark/>
          </w:tcPr>
          <w:p w14:paraId="002A24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BCF615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0.02314268</w:t>
            </w:r>
          </w:p>
        </w:tc>
        <w:tc>
          <w:tcPr>
            <w:tcW w:w="1300" w:type="dxa"/>
            <w:noWrap/>
            <w:hideMark/>
          </w:tcPr>
          <w:p w14:paraId="0DD7014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0.12321535</w:t>
            </w:r>
          </w:p>
        </w:tc>
        <w:tc>
          <w:tcPr>
            <w:tcW w:w="1300" w:type="dxa"/>
            <w:noWrap/>
            <w:hideMark/>
          </w:tcPr>
          <w:p w14:paraId="0C59F15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0.06162424</w:t>
            </w:r>
          </w:p>
        </w:tc>
        <w:tc>
          <w:tcPr>
            <w:tcW w:w="1300" w:type="dxa"/>
            <w:noWrap/>
            <w:hideMark/>
          </w:tcPr>
          <w:p w14:paraId="718D69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4.05960667</w:t>
            </w:r>
          </w:p>
        </w:tc>
      </w:tr>
      <w:tr w:rsidR="00682E97" w:rsidRPr="00B86834" w14:paraId="74CF4E75" w14:textId="77777777" w:rsidTr="00856AC4">
        <w:trPr>
          <w:trHeight w:val="20"/>
        </w:trPr>
        <w:tc>
          <w:tcPr>
            <w:tcW w:w="1565" w:type="dxa"/>
            <w:noWrap/>
            <w:hideMark/>
          </w:tcPr>
          <w:p w14:paraId="372B832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Primulaceae</w:t>
            </w:r>
            <w:proofErr w:type="spellEnd"/>
          </w:p>
        </w:tc>
        <w:tc>
          <w:tcPr>
            <w:tcW w:w="1300" w:type="dxa"/>
            <w:noWrap/>
            <w:hideMark/>
          </w:tcPr>
          <w:p w14:paraId="1B526F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48BFA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0.01178813</w:t>
            </w:r>
          </w:p>
        </w:tc>
        <w:tc>
          <w:tcPr>
            <w:tcW w:w="1300" w:type="dxa"/>
            <w:noWrap/>
            <w:hideMark/>
          </w:tcPr>
          <w:p w14:paraId="492290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0.12321535</w:t>
            </w:r>
          </w:p>
        </w:tc>
        <w:tc>
          <w:tcPr>
            <w:tcW w:w="1300" w:type="dxa"/>
            <w:noWrap/>
            <w:hideMark/>
          </w:tcPr>
          <w:p w14:paraId="4E1BBC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0.06479303</w:t>
            </w:r>
          </w:p>
        </w:tc>
        <w:tc>
          <w:tcPr>
            <w:tcW w:w="1300" w:type="dxa"/>
            <w:noWrap/>
            <w:hideMark/>
          </w:tcPr>
          <w:p w14:paraId="1908772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4.07902527</w:t>
            </w:r>
          </w:p>
        </w:tc>
      </w:tr>
      <w:tr w:rsidR="00682E97" w:rsidRPr="00B86834" w14:paraId="15F61181" w14:textId="77777777" w:rsidTr="00856AC4">
        <w:trPr>
          <w:trHeight w:val="20"/>
        </w:trPr>
        <w:tc>
          <w:tcPr>
            <w:tcW w:w="1565" w:type="dxa"/>
            <w:noWrap/>
            <w:hideMark/>
          </w:tcPr>
          <w:p w14:paraId="5001C90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Rubieae</w:t>
            </w:r>
            <w:proofErr w:type="spellEnd"/>
          </w:p>
        </w:tc>
        <w:tc>
          <w:tcPr>
            <w:tcW w:w="1300" w:type="dxa"/>
            <w:noWrap/>
            <w:hideMark/>
          </w:tcPr>
          <w:p w14:paraId="6F8ADCF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D4B3F5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0.10892769</w:t>
            </w:r>
          </w:p>
        </w:tc>
        <w:tc>
          <w:tcPr>
            <w:tcW w:w="1300" w:type="dxa"/>
            <w:noWrap/>
            <w:hideMark/>
          </w:tcPr>
          <w:p w14:paraId="0AC946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0.78391979</w:t>
            </w:r>
          </w:p>
        </w:tc>
        <w:tc>
          <w:tcPr>
            <w:tcW w:w="1300" w:type="dxa"/>
            <w:noWrap/>
            <w:hideMark/>
          </w:tcPr>
          <w:p w14:paraId="66A131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0.25530172</w:t>
            </w:r>
          </w:p>
        </w:tc>
        <w:tc>
          <w:tcPr>
            <w:tcW w:w="1300" w:type="dxa"/>
            <w:noWrap/>
            <w:hideMark/>
          </w:tcPr>
          <w:p w14:paraId="5107092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3.85143834</w:t>
            </w:r>
          </w:p>
        </w:tc>
      </w:tr>
      <w:tr w:rsidR="00682E97" w:rsidRPr="00B86834" w14:paraId="17DE0F1B" w14:textId="77777777" w:rsidTr="00856AC4">
        <w:trPr>
          <w:trHeight w:val="20"/>
        </w:trPr>
        <w:tc>
          <w:tcPr>
            <w:tcW w:w="1565" w:type="dxa"/>
            <w:noWrap/>
            <w:hideMark/>
          </w:tcPr>
          <w:p w14:paraId="1C0A458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Rubieae</w:t>
            </w:r>
            <w:proofErr w:type="spellEnd"/>
          </w:p>
        </w:tc>
        <w:tc>
          <w:tcPr>
            <w:tcW w:w="1300" w:type="dxa"/>
            <w:noWrap/>
            <w:hideMark/>
          </w:tcPr>
          <w:p w14:paraId="511A00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D8C01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0.02367202</w:t>
            </w:r>
          </w:p>
        </w:tc>
        <w:tc>
          <w:tcPr>
            <w:tcW w:w="1300" w:type="dxa"/>
            <w:noWrap/>
            <w:hideMark/>
          </w:tcPr>
          <w:p w14:paraId="2F24EA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0.78391979</w:t>
            </w:r>
          </w:p>
        </w:tc>
        <w:tc>
          <w:tcPr>
            <w:tcW w:w="1300" w:type="dxa"/>
            <w:noWrap/>
            <w:hideMark/>
          </w:tcPr>
          <w:p w14:paraId="363593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0.33716985</w:t>
            </w:r>
          </w:p>
        </w:tc>
        <w:tc>
          <w:tcPr>
            <w:tcW w:w="1300" w:type="dxa"/>
            <w:noWrap/>
            <w:hideMark/>
          </w:tcPr>
          <w:p w14:paraId="4065AE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3.82713992</w:t>
            </w:r>
          </w:p>
        </w:tc>
      </w:tr>
      <w:tr w:rsidR="00682E97" w:rsidRPr="00B86834" w14:paraId="5D8F3A5E" w14:textId="77777777" w:rsidTr="00856AC4">
        <w:trPr>
          <w:trHeight w:val="20"/>
        </w:trPr>
        <w:tc>
          <w:tcPr>
            <w:tcW w:w="1565" w:type="dxa"/>
            <w:noWrap/>
            <w:hideMark/>
          </w:tcPr>
          <w:p w14:paraId="3CF64D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50189C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B378E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0.01700832</w:t>
            </w:r>
          </w:p>
        </w:tc>
        <w:tc>
          <w:tcPr>
            <w:tcW w:w="1300" w:type="dxa"/>
            <w:noWrap/>
            <w:hideMark/>
          </w:tcPr>
          <w:p w14:paraId="7D6FD9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0.09567735</w:t>
            </w:r>
          </w:p>
        </w:tc>
        <w:tc>
          <w:tcPr>
            <w:tcW w:w="1300" w:type="dxa"/>
            <w:noWrap/>
            <w:hideMark/>
          </w:tcPr>
          <w:p w14:paraId="47052A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0.01553976</w:t>
            </w:r>
          </w:p>
        </w:tc>
        <w:tc>
          <w:tcPr>
            <w:tcW w:w="1300" w:type="dxa"/>
            <w:noWrap/>
            <w:hideMark/>
          </w:tcPr>
          <w:p w14:paraId="2C3A8F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4.19909233</w:t>
            </w:r>
          </w:p>
        </w:tc>
      </w:tr>
      <w:tr w:rsidR="00682E97" w:rsidRPr="00B86834" w14:paraId="6EB22B47" w14:textId="77777777" w:rsidTr="00856AC4">
        <w:trPr>
          <w:trHeight w:val="20"/>
        </w:trPr>
        <w:tc>
          <w:tcPr>
            <w:tcW w:w="1565" w:type="dxa"/>
            <w:noWrap/>
            <w:hideMark/>
          </w:tcPr>
          <w:p w14:paraId="5ABF15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6F9637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0E4F5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0.0150281</w:t>
            </w:r>
          </w:p>
        </w:tc>
        <w:tc>
          <w:tcPr>
            <w:tcW w:w="1300" w:type="dxa"/>
            <w:noWrap/>
            <w:hideMark/>
          </w:tcPr>
          <w:p w14:paraId="1AB481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0.09567735</w:t>
            </w:r>
          </w:p>
        </w:tc>
        <w:tc>
          <w:tcPr>
            <w:tcW w:w="1300" w:type="dxa"/>
            <w:noWrap/>
            <w:hideMark/>
          </w:tcPr>
          <w:p w14:paraId="19CA48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0.03452563</w:t>
            </w:r>
          </w:p>
        </w:tc>
        <w:tc>
          <w:tcPr>
            <w:tcW w:w="1300" w:type="dxa"/>
            <w:noWrap/>
            <w:hideMark/>
          </w:tcPr>
          <w:p w14:paraId="005C443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4.1760563</w:t>
            </w:r>
          </w:p>
        </w:tc>
      </w:tr>
      <w:tr w:rsidR="00682E97" w:rsidRPr="00B86834" w14:paraId="36B9121C" w14:textId="77777777" w:rsidTr="00856AC4">
        <w:trPr>
          <w:trHeight w:val="20"/>
        </w:trPr>
        <w:tc>
          <w:tcPr>
            <w:tcW w:w="1565" w:type="dxa"/>
            <w:noWrap/>
            <w:hideMark/>
          </w:tcPr>
          <w:p w14:paraId="443324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7900A5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8E7503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0.03925798</w:t>
            </w:r>
          </w:p>
        </w:tc>
        <w:tc>
          <w:tcPr>
            <w:tcW w:w="1300" w:type="dxa"/>
            <w:noWrap/>
            <w:hideMark/>
          </w:tcPr>
          <w:p w14:paraId="4CFC6A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0.20868257</w:t>
            </w:r>
          </w:p>
        </w:tc>
        <w:tc>
          <w:tcPr>
            <w:tcW w:w="1300" w:type="dxa"/>
            <w:noWrap/>
            <w:hideMark/>
          </w:tcPr>
          <w:p w14:paraId="0A8ABB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0.08293553</w:t>
            </w:r>
          </w:p>
        </w:tc>
        <w:tc>
          <w:tcPr>
            <w:tcW w:w="1300" w:type="dxa"/>
            <w:noWrap/>
            <w:hideMark/>
          </w:tcPr>
          <w:p w14:paraId="07572F2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4.12002722</w:t>
            </w:r>
          </w:p>
        </w:tc>
      </w:tr>
      <w:tr w:rsidR="00682E97" w:rsidRPr="00B86834" w14:paraId="63BA6F46" w14:textId="77777777" w:rsidTr="00856AC4">
        <w:trPr>
          <w:trHeight w:val="20"/>
        </w:trPr>
        <w:tc>
          <w:tcPr>
            <w:tcW w:w="1565" w:type="dxa"/>
            <w:noWrap/>
            <w:hideMark/>
          </w:tcPr>
          <w:p w14:paraId="74F88A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7DDF56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C1705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0.01441309</w:t>
            </w:r>
          </w:p>
        </w:tc>
        <w:tc>
          <w:tcPr>
            <w:tcW w:w="1300" w:type="dxa"/>
            <w:noWrap/>
            <w:hideMark/>
          </w:tcPr>
          <w:p w14:paraId="1A3861D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0.20868257</w:t>
            </w:r>
          </w:p>
        </w:tc>
        <w:tc>
          <w:tcPr>
            <w:tcW w:w="1300" w:type="dxa"/>
            <w:noWrap/>
            <w:hideMark/>
          </w:tcPr>
          <w:p w14:paraId="000E72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0.08113076</w:t>
            </w:r>
          </w:p>
        </w:tc>
        <w:tc>
          <w:tcPr>
            <w:tcW w:w="1300" w:type="dxa"/>
            <w:noWrap/>
            <w:hideMark/>
          </w:tcPr>
          <w:p w14:paraId="45442E8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4.0231765</w:t>
            </w:r>
          </w:p>
        </w:tc>
      </w:tr>
      <w:tr w:rsidR="00682E97" w:rsidRPr="00B86834" w14:paraId="42693B77" w14:textId="77777777" w:rsidTr="00856AC4">
        <w:trPr>
          <w:trHeight w:val="20"/>
        </w:trPr>
        <w:tc>
          <w:tcPr>
            <w:tcW w:w="1565" w:type="dxa"/>
            <w:noWrap/>
            <w:hideMark/>
          </w:tcPr>
          <w:p w14:paraId="024BC3A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Spermacoceae</w:t>
            </w:r>
            <w:proofErr w:type="spellEnd"/>
          </w:p>
        </w:tc>
        <w:tc>
          <w:tcPr>
            <w:tcW w:w="1300" w:type="dxa"/>
            <w:noWrap/>
            <w:hideMark/>
          </w:tcPr>
          <w:p w14:paraId="2F9E5E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9AB66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0.03412617</w:t>
            </w:r>
          </w:p>
        </w:tc>
        <w:tc>
          <w:tcPr>
            <w:tcW w:w="1300" w:type="dxa"/>
            <w:noWrap/>
            <w:hideMark/>
          </w:tcPr>
          <w:p w14:paraId="6F9AC2B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0.05841163</w:t>
            </w:r>
          </w:p>
        </w:tc>
        <w:tc>
          <w:tcPr>
            <w:tcW w:w="1300" w:type="dxa"/>
            <w:noWrap/>
            <w:hideMark/>
          </w:tcPr>
          <w:p w14:paraId="1F2BBE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0.02295724</w:t>
            </w:r>
          </w:p>
        </w:tc>
        <w:tc>
          <w:tcPr>
            <w:tcW w:w="1300" w:type="dxa"/>
            <w:noWrap/>
            <w:hideMark/>
          </w:tcPr>
          <w:p w14:paraId="6C34D8A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4.22272915</w:t>
            </w:r>
          </w:p>
        </w:tc>
      </w:tr>
      <w:tr w:rsidR="00682E97" w:rsidRPr="00B86834" w14:paraId="33489627" w14:textId="77777777" w:rsidTr="00856AC4">
        <w:trPr>
          <w:trHeight w:val="20"/>
        </w:trPr>
        <w:tc>
          <w:tcPr>
            <w:tcW w:w="1565" w:type="dxa"/>
            <w:noWrap/>
            <w:hideMark/>
          </w:tcPr>
          <w:p w14:paraId="5A1B1D2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Spermacoceae</w:t>
            </w:r>
            <w:proofErr w:type="spellEnd"/>
          </w:p>
        </w:tc>
        <w:tc>
          <w:tcPr>
            <w:tcW w:w="1300" w:type="dxa"/>
            <w:noWrap/>
            <w:hideMark/>
          </w:tcPr>
          <w:p w14:paraId="5D3AEBC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8737C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0.01240046</w:t>
            </w:r>
          </w:p>
        </w:tc>
        <w:tc>
          <w:tcPr>
            <w:tcW w:w="1300" w:type="dxa"/>
            <w:noWrap/>
            <w:hideMark/>
          </w:tcPr>
          <w:p w14:paraId="41751F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0.05841163</w:t>
            </w:r>
          </w:p>
        </w:tc>
        <w:tc>
          <w:tcPr>
            <w:tcW w:w="1300" w:type="dxa"/>
            <w:noWrap/>
            <w:hideMark/>
          </w:tcPr>
          <w:p w14:paraId="454700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0.02422034</w:t>
            </w:r>
          </w:p>
        </w:tc>
        <w:tc>
          <w:tcPr>
            <w:tcW w:w="1300" w:type="dxa"/>
            <w:noWrap/>
            <w:hideMark/>
          </w:tcPr>
          <w:p w14:paraId="4FFCE0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4.11327556</w:t>
            </w:r>
          </w:p>
        </w:tc>
      </w:tr>
      <w:tr w:rsidR="00682E97" w:rsidRPr="00B86834" w14:paraId="4A7BAEC4" w14:textId="77777777" w:rsidTr="00856AC4">
        <w:trPr>
          <w:trHeight w:val="20"/>
        </w:trPr>
        <w:tc>
          <w:tcPr>
            <w:tcW w:w="1565" w:type="dxa"/>
            <w:noWrap/>
            <w:hideMark/>
          </w:tcPr>
          <w:p w14:paraId="02B517C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Thelypodieae</w:t>
            </w:r>
            <w:proofErr w:type="spellEnd"/>
          </w:p>
        </w:tc>
        <w:tc>
          <w:tcPr>
            <w:tcW w:w="1300" w:type="dxa"/>
            <w:noWrap/>
            <w:hideMark/>
          </w:tcPr>
          <w:p w14:paraId="785F182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32F1DC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0.04313355</w:t>
            </w:r>
          </w:p>
        </w:tc>
        <w:tc>
          <w:tcPr>
            <w:tcW w:w="1300" w:type="dxa"/>
            <w:noWrap/>
            <w:hideMark/>
          </w:tcPr>
          <w:p w14:paraId="7195A13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0.03939268</w:t>
            </w:r>
          </w:p>
        </w:tc>
        <w:tc>
          <w:tcPr>
            <w:tcW w:w="1300" w:type="dxa"/>
            <w:noWrap/>
            <w:hideMark/>
          </w:tcPr>
          <w:p w14:paraId="1456EA6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0.0394036</w:t>
            </w:r>
          </w:p>
        </w:tc>
        <w:tc>
          <w:tcPr>
            <w:tcW w:w="1300" w:type="dxa"/>
            <w:noWrap/>
            <w:hideMark/>
          </w:tcPr>
          <w:p w14:paraId="656ABA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4.09556299</w:t>
            </w:r>
          </w:p>
        </w:tc>
      </w:tr>
      <w:tr w:rsidR="00682E97" w:rsidRPr="00B86834" w14:paraId="5826C76F" w14:textId="77777777" w:rsidTr="00856AC4">
        <w:trPr>
          <w:trHeight w:val="20"/>
        </w:trPr>
        <w:tc>
          <w:tcPr>
            <w:tcW w:w="1565" w:type="dxa"/>
            <w:noWrap/>
            <w:hideMark/>
          </w:tcPr>
          <w:p w14:paraId="05EC652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Thelypodieae</w:t>
            </w:r>
            <w:proofErr w:type="spellEnd"/>
          </w:p>
        </w:tc>
        <w:tc>
          <w:tcPr>
            <w:tcW w:w="1300" w:type="dxa"/>
            <w:noWrap/>
            <w:hideMark/>
          </w:tcPr>
          <w:p w14:paraId="58F15BB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E5941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0.07203443</w:t>
            </w:r>
          </w:p>
        </w:tc>
        <w:tc>
          <w:tcPr>
            <w:tcW w:w="1300" w:type="dxa"/>
            <w:noWrap/>
            <w:hideMark/>
          </w:tcPr>
          <w:p w14:paraId="0143A40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0.03939268</w:t>
            </w:r>
          </w:p>
        </w:tc>
        <w:tc>
          <w:tcPr>
            <w:tcW w:w="1300" w:type="dxa"/>
            <w:noWrap/>
            <w:hideMark/>
          </w:tcPr>
          <w:p w14:paraId="1AF956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0.0375932</w:t>
            </w:r>
          </w:p>
        </w:tc>
        <w:tc>
          <w:tcPr>
            <w:tcW w:w="1300" w:type="dxa"/>
            <w:noWrap/>
            <w:hideMark/>
          </w:tcPr>
          <w:p w14:paraId="6A8A56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4.12090552</w:t>
            </w:r>
          </w:p>
        </w:tc>
      </w:tr>
    </w:tbl>
    <w:p w14:paraId="62BDC0A5" w14:textId="77777777" w:rsidR="00682E97" w:rsidRPr="00B86834" w:rsidRDefault="00682E97" w:rsidP="004C7D04">
      <w:pPr>
        <w:rPr>
          <w:rFonts w:ascii="Times New Roman" w:hAnsi="Times New Roman" w:cs="Times New Roman"/>
        </w:rPr>
      </w:pPr>
    </w:p>
    <w:p w14:paraId="2494532F" w14:textId="77777777" w:rsidR="00682E97" w:rsidRPr="00B86834" w:rsidRDefault="00682E97" w:rsidP="004C7D04">
      <w:pPr>
        <w:rPr>
          <w:rFonts w:ascii="Times New Roman" w:hAnsi="Times New Roman" w:cs="Times New Roman"/>
        </w:rPr>
      </w:pPr>
      <w:r w:rsidRPr="00B86834">
        <w:rPr>
          <w:rFonts w:ascii="Times New Roman" w:hAnsi="Times New Roman" w:cs="Times New Roman"/>
        </w:rPr>
        <w:br w:type="page"/>
      </w:r>
    </w:p>
    <w:p w14:paraId="6947F25C" w14:textId="6D7CD241" w:rsidR="00682E97" w:rsidRPr="00B86834" w:rsidRDefault="00682E97" w:rsidP="004C7D04">
      <w:pPr>
        <w:rPr>
          <w:rFonts w:ascii="Times New Roman" w:hAnsi="Times New Roman" w:cs="Times New Roman"/>
        </w:rPr>
      </w:pPr>
      <w:r w:rsidRPr="00B86834">
        <w:rPr>
          <w:rFonts w:ascii="Times New Roman" w:hAnsi="Times New Roman" w:cs="Times New Roman"/>
          <w:b/>
          <w:bCs/>
        </w:rPr>
        <w:lastRenderedPageBreak/>
        <w:t>Table S8.</w:t>
      </w:r>
      <w:r w:rsidRPr="00B86834">
        <w:rPr>
          <w:rFonts w:ascii="Times New Roman" w:hAnsi="Times New Roman" w:cs="Times New Roman"/>
        </w:rPr>
        <w:t xml:space="preserve"> </w:t>
      </w:r>
      <w:r w:rsidR="00B86834" w:rsidRPr="00B86834">
        <w:rPr>
          <w:rFonts w:ascii="Times New Roman" w:hAnsi="Times New Roman" w:cs="Times New Roman"/>
        </w:rPr>
        <w:t>Parameter estimates from the model averaged hOUwie fits for</w:t>
      </w:r>
      <w:r w:rsidR="00B86834">
        <w:rPr>
          <w:rFonts w:ascii="Times New Roman" w:hAnsi="Times New Roman" w:cs="Times New Roman"/>
          <w:b/>
          <w:bCs/>
        </w:rPr>
        <w:t xml:space="preserve"> </w:t>
      </w:r>
      <w:r w:rsidRPr="00B86834">
        <w:rPr>
          <w:rFonts w:ascii="Times New Roman" w:hAnsi="Times New Roman" w:cs="Times New Roman"/>
        </w:rPr>
        <w:t>AI</w:t>
      </w:r>
    </w:p>
    <w:tbl>
      <w:tblPr>
        <w:tblStyle w:val="TableGrid"/>
        <w:tblW w:w="8172" w:type="dxa"/>
        <w:tblLook w:val="04A0" w:firstRow="1" w:lastRow="0" w:firstColumn="1" w:lastColumn="0" w:noHBand="0" w:noVBand="1"/>
      </w:tblPr>
      <w:tblGrid>
        <w:gridCol w:w="1565"/>
        <w:gridCol w:w="1300"/>
        <w:gridCol w:w="1407"/>
        <w:gridCol w:w="1300"/>
        <w:gridCol w:w="1300"/>
        <w:gridCol w:w="1300"/>
      </w:tblGrid>
      <w:tr w:rsidR="00682E97" w:rsidRPr="00B86834" w14:paraId="2BA506D3" w14:textId="77777777" w:rsidTr="00856AC4">
        <w:trPr>
          <w:trHeight w:val="20"/>
        </w:trPr>
        <w:tc>
          <w:tcPr>
            <w:tcW w:w="1565" w:type="dxa"/>
            <w:noWrap/>
            <w:hideMark/>
          </w:tcPr>
          <w:p w14:paraId="0829AD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clade</w:t>
            </w:r>
          </w:p>
        </w:tc>
        <w:tc>
          <w:tcPr>
            <w:tcW w:w="1300" w:type="dxa"/>
            <w:noWrap/>
            <w:hideMark/>
          </w:tcPr>
          <w:p w14:paraId="41FC9C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Group.1</w:t>
            </w:r>
          </w:p>
        </w:tc>
        <w:tc>
          <w:tcPr>
            <w:tcW w:w="1407" w:type="dxa"/>
            <w:noWrap/>
            <w:hideMark/>
          </w:tcPr>
          <w:p w14:paraId="131B720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rate</w:t>
            </w:r>
          </w:p>
        </w:tc>
        <w:tc>
          <w:tcPr>
            <w:tcW w:w="1300" w:type="dxa"/>
            <w:noWrap/>
            <w:hideMark/>
          </w:tcPr>
          <w:p w14:paraId="1EF24D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alpha</w:t>
            </w:r>
          </w:p>
        </w:tc>
        <w:tc>
          <w:tcPr>
            <w:tcW w:w="1300" w:type="dxa"/>
            <w:noWrap/>
            <w:hideMark/>
          </w:tcPr>
          <w:p w14:paraId="50A3B58A" w14:textId="77777777" w:rsidR="00682E97" w:rsidRPr="00B86834" w:rsidRDefault="00682E97" w:rsidP="004C7D04">
            <w:pPr>
              <w:rPr>
                <w:rFonts w:ascii="Times New Roman" w:hAnsi="Times New Roman" w:cs="Times New Roman"/>
                <w:color w:val="000000"/>
                <w:sz w:val="14"/>
                <w:szCs w:val="14"/>
              </w:rPr>
            </w:pPr>
            <w:proofErr w:type="spellStart"/>
            <w:proofErr w:type="gramStart"/>
            <w:r w:rsidRPr="00B86834">
              <w:rPr>
                <w:rFonts w:ascii="Times New Roman" w:hAnsi="Times New Roman" w:cs="Times New Roman"/>
                <w:color w:val="000000"/>
                <w:sz w:val="14"/>
                <w:szCs w:val="14"/>
              </w:rPr>
              <w:t>sigma.sq</w:t>
            </w:r>
            <w:proofErr w:type="spellEnd"/>
            <w:proofErr w:type="gramEnd"/>
          </w:p>
        </w:tc>
        <w:tc>
          <w:tcPr>
            <w:tcW w:w="1300" w:type="dxa"/>
            <w:noWrap/>
            <w:hideMark/>
          </w:tcPr>
          <w:p w14:paraId="33785D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theta</w:t>
            </w:r>
          </w:p>
        </w:tc>
      </w:tr>
      <w:tr w:rsidR="00682E97" w:rsidRPr="00B86834" w14:paraId="5185A759" w14:textId="77777777" w:rsidTr="00856AC4">
        <w:trPr>
          <w:trHeight w:val="20"/>
        </w:trPr>
        <w:tc>
          <w:tcPr>
            <w:tcW w:w="1565" w:type="dxa"/>
            <w:noWrap/>
            <w:hideMark/>
          </w:tcPr>
          <w:p w14:paraId="7503998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Alysseae</w:t>
            </w:r>
            <w:proofErr w:type="spellEnd"/>
          </w:p>
        </w:tc>
        <w:tc>
          <w:tcPr>
            <w:tcW w:w="1300" w:type="dxa"/>
            <w:noWrap/>
            <w:hideMark/>
          </w:tcPr>
          <w:p w14:paraId="2625B7D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009BCC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0.04030233</w:t>
            </w:r>
          </w:p>
        </w:tc>
        <w:tc>
          <w:tcPr>
            <w:tcW w:w="1300" w:type="dxa"/>
            <w:noWrap/>
            <w:hideMark/>
          </w:tcPr>
          <w:p w14:paraId="609C98D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0.34853482</w:t>
            </w:r>
          </w:p>
        </w:tc>
        <w:tc>
          <w:tcPr>
            <w:tcW w:w="1300" w:type="dxa"/>
            <w:noWrap/>
            <w:hideMark/>
          </w:tcPr>
          <w:p w14:paraId="72A0CC9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0.16651319</w:t>
            </w:r>
          </w:p>
        </w:tc>
        <w:tc>
          <w:tcPr>
            <w:tcW w:w="1300" w:type="dxa"/>
            <w:noWrap/>
            <w:hideMark/>
          </w:tcPr>
          <w:p w14:paraId="1DD6B9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8.23596117</w:t>
            </w:r>
          </w:p>
        </w:tc>
      </w:tr>
      <w:tr w:rsidR="00682E97" w:rsidRPr="00B86834" w14:paraId="36B076CE" w14:textId="77777777" w:rsidTr="00856AC4">
        <w:trPr>
          <w:trHeight w:val="20"/>
        </w:trPr>
        <w:tc>
          <w:tcPr>
            <w:tcW w:w="1565" w:type="dxa"/>
            <w:noWrap/>
            <w:hideMark/>
          </w:tcPr>
          <w:p w14:paraId="0F71DEB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Alysseae</w:t>
            </w:r>
            <w:proofErr w:type="spellEnd"/>
          </w:p>
        </w:tc>
        <w:tc>
          <w:tcPr>
            <w:tcW w:w="1300" w:type="dxa"/>
            <w:noWrap/>
            <w:hideMark/>
          </w:tcPr>
          <w:p w14:paraId="1E79129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5CA8F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0.02424038</w:t>
            </w:r>
          </w:p>
        </w:tc>
        <w:tc>
          <w:tcPr>
            <w:tcW w:w="1300" w:type="dxa"/>
            <w:noWrap/>
            <w:hideMark/>
          </w:tcPr>
          <w:p w14:paraId="66E79C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0.34853482</w:t>
            </w:r>
          </w:p>
        </w:tc>
        <w:tc>
          <w:tcPr>
            <w:tcW w:w="1300" w:type="dxa"/>
            <w:noWrap/>
            <w:hideMark/>
          </w:tcPr>
          <w:p w14:paraId="5E7E7B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0.20031482</w:t>
            </w:r>
          </w:p>
        </w:tc>
        <w:tc>
          <w:tcPr>
            <w:tcW w:w="1300" w:type="dxa"/>
            <w:noWrap/>
            <w:hideMark/>
          </w:tcPr>
          <w:p w14:paraId="356675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8.33323375</w:t>
            </w:r>
          </w:p>
        </w:tc>
      </w:tr>
      <w:tr w:rsidR="00682E97" w:rsidRPr="00B86834" w14:paraId="1873F75A" w14:textId="77777777" w:rsidTr="00856AC4">
        <w:trPr>
          <w:trHeight w:val="20"/>
        </w:trPr>
        <w:tc>
          <w:tcPr>
            <w:tcW w:w="1565" w:type="dxa"/>
            <w:noWrap/>
            <w:hideMark/>
          </w:tcPr>
          <w:p w14:paraId="2ACA7B6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Antirrhineae</w:t>
            </w:r>
            <w:proofErr w:type="spellEnd"/>
          </w:p>
        </w:tc>
        <w:tc>
          <w:tcPr>
            <w:tcW w:w="1300" w:type="dxa"/>
            <w:noWrap/>
            <w:hideMark/>
          </w:tcPr>
          <w:p w14:paraId="34ECEB9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01703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0.02992664</w:t>
            </w:r>
          </w:p>
        </w:tc>
        <w:tc>
          <w:tcPr>
            <w:tcW w:w="1300" w:type="dxa"/>
            <w:noWrap/>
            <w:hideMark/>
          </w:tcPr>
          <w:p w14:paraId="0DEE4B2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0.05268783</w:t>
            </w:r>
          </w:p>
        </w:tc>
        <w:tc>
          <w:tcPr>
            <w:tcW w:w="1300" w:type="dxa"/>
            <w:noWrap/>
            <w:hideMark/>
          </w:tcPr>
          <w:p w14:paraId="09C6B2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0.0665517</w:t>
            </w:r>
          </w:p>
        </w:tc>
        <w:tc>
          <w:tcPr>
            <w:tcW w:w="1300" w:type="dxa"/>
            <w:noWrap/>
            <w:hideMark/>
          </w:tcPr>
          <w:p w14:paraId="26BF6A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7.83521596</w:t>
            </w:r>
          </w:p>
        </w:tc>
      </w:tr>
      <w:tr w:rsidR="00682E97" w:rsidRPr="00B86834" w14:paraId="7C022821" w14:textId="77777777" w:rsidTr="00856AC4">
        <w:trPr>
          <w:trHeight w:val="20"/>
        </w:trPr>
        <w:tc>
          <w:tcPr>
            <w:tcW w:w="1565" w:type="dxa"/>
            <w:noWrap/>
            <w:hideMark/>
          </w:tcPr>
          <w:p w14:paraId="33E4EF25"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Antirrhineae</w:t>
            </w:r>
            <w:proofErr w:type="spellEnd"/>
          </w:p>
        </w:tc>
        <w:tc>
          <w:tcPr>
            <w:tcW w:w="1300" w:type="dxa"/>
            <w:noWrap/>
            <w:hideMark/>
          </w:tcPr>
          <w:p w14:paraId="70B721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C989A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0.01289018</w:t>
            </w:r>
          </w:p>
        </w:tc>
        <w:tc>
          <w:tcPr>
            <w:tcW w:w="1300" w:type="dxa"/>
            <w:noWrap/>
            <w:hideMark/>
          </w:tcPr>
          <w:p w14:paraId="4570CE5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0.05268783</w:t>
            </w:r>
          </w:p>
        </w:tc>
        <w:tc>
          <w:tcPr>
            <w:tcW w:w="1300" w:type="dxa"/>
            <w:noWrap/>
            <w:hideMark/>
          </w:tcPr>
          <w:p w14:paraId="13A957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0.08899283</w:t>
            </w:r>
          </w:p>
        </w:tc>
        <w:tc>
          <w:tcPr>
            <w:tcW w:w="1300" w:type="dxa"/>
            <w:noWrap/>
            <w:hideMark/>
          </w:tcPr>
          <w:p w14:paraId="629EAA8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7.91692405</w:t>
            </w:r>
          </w:p>
        </w:tc>
      </w:tr>
      <w:tr w:rsidR="00682E97" w:rsidRPr="00B86834" w14:paraId="74F3FD1B" w14:textId="77777777" w:rsidTr="00856AC4">
        <w:trPr>
          <w:trHeight w:val="20"/>
        </w:trPr>
        <w:tc>
          <w:tcPr>
            <w:tcW w:w="1565" w:type="dxa"/>
            <w:noWrap/>
            <w:hideMark/>
          </w:tcPr>
          <w:p w14:paraId="79CA87A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Apioideae</w:t>
            </w:r>
            <w:proofErr w:type="spellEnd"/>
          </w:p>
        </w:tc>
        <w:tc>
          <w:tcPr>
            <w:tcW w:w="1300" w:type="dxa"/>
            <w:noWrap/>
            <w:hideMark/>
          </w:tcPr>
          <w:p w14:paraId="69C3E44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B18FE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0.02107216</w:t>
            </w:r>
          </w:p>
        </w:tc>
        <w:tc>
          <w:tcPr>
            <w:tcW w:w="1300" w:type="dxa"/>
            <w:noWrap/>
            <w:hideMark/>
          </w:tcPr>
          <w:p w14:paraId="28EC94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0.07106027</w:t>
            </w:r>
          </w:p>
        </w:tc>
        <w:tc>
          <w:tcPr>
            <w:tcW w:w="1300" w:type="dxa"/>
            <w:noWrap/>
            <w:hideMark/>
          </w:tcPr>
          <w:p w14:paraId="1715F0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0.0799759</w:t>
            </w:r>
          </w:p>
        </w:tc>
        <w:tc>
          <w:tcPr>
            <w:tcW w:w="1300" w:type="dxa"/>
            <w:noWrap/>
            <w:hideMark/>
          </w:tcPr>
          <w:p w14:paraId="3FAD431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8.13484316</w:t>
            </w:r>
          </w:p>
        </w:tc>
      </w:tr>
      <w:tr w:rsidR="00682E97" w:rsidRPr="00B86834" w14:paraId="2690180C" w14:textId="77777777" w:rsidTr="00856AC4">
        <w:trPr>
          <w:trHeight w:val="20"/>
        </w:trPr>
        <w:tc>
          <w:tcPr>
            <w:tcW w:w="1565" w:type="dxa"/>
            <w:noWrap/>
            <w:hideMark/>
          </w:tcPr>
          <w:p w14:paraId="4F41EBA5"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Apioideae</w:t>
            </w:r>
            <w:proofErr w:type="spellEnd"/>
          </w:p>
        </w:tc>
        <w:tc>
          <w:tcPr>
            <w:tcW w:w="1300" w:type="dxa"/>
            <w:noWrap/>
            <w:hideMark/>
          </w:tcPr>
          <w:p w14:paraId="2EF9F6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6622E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0.01946203</w:t>
            </w:r>
          </w:p>
        </w:tc>
        <w:tc>
          <w:tcPr>
            <w:tcW w:w="1300" w:type="dxa"/>
            <w:noWrap/>
            <w:hideMark/>
          </w:tcPr>
          <w:p w14:paraId="3FA4071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0.07106027</w:t>
            </w:r>
          </w:p>
        </w:tc>
        <w:tc>
          <w:tcPr>
            <w:tcW w:w="1300" w:type="dxa"/>
            <w:noWrap/>
            <w:hideMark/>
          </w:tcPr>
          <w:p w14:paraId="12B102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0.0799759</w:t>
            </w:r>
          </w:p>
        </w:tc>
        <w:tc>
          <w:tcPr>
            <w:tcW w:w="1300" w:type="dxa"/>
            <w:noWrap/>
            <w:hideMark/>
          </w:tcPr>
          <w:p w14:paraId="2BB7003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8.67364721</w:t>
            </w:r>
          </w:p>
        </w:tc>
      </w:tr>
      <w:tr w:rsidR="00682E97" w:rsidRPr="00B86834" w14:paraId="218E7D77" w14:textId="77777777" w:rsidTr="00856AC4">
        <w:trPr>
          <w:trHeight w:val="20"/>
        </w:trPr>
        <w:tc>
          <w:tcPr>
            <w:tcW w:w="1565" w:type="dxa"/>
            <w:noWrap/>
            <w:hideMark/>
          </w:tcPr>
          <w:p w14:paraId="00F7449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Arabideae</w:t>
            </w:r>
            <w:proofErr w:type="spellEnd"/>
          </w:p>
        </w:tc>
        <w:tc>
          <w:tcPr>
            <w:tcW w:w="1300" w:type="dxa"/>
            <w:noWrap/>
            <w:hideMark/>
          </w:tcPr>
          <w:p w14:paraId="290E88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D94B3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0.09698462</w:t>
            </w:r>
          </w:p>
        </w:tc>
        <w:tc>
          <w:tcPr>
            <w:tcW w:w="1300" w:type="dxa"/>
            <w:noWrap/>
            <w:hideMark/>
          </w:tcPr>
          <w:p w14:paraId="3CAFD0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10</w:t>
            </w:r>
          </w:p>
        </w:tc>
        <w:tc>
          <w:tcPr>
            <w:tcW w:w="1300" w:type="dxa"/>
            <w:noWrap/>
            <w:hideMark/>
          </w:tcPr>
          <w:p w14:paraId="3FE83F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5.48687265</w:t>
            </w:r>
          </w:p>
        </w:tc>
        <w:tc>
          <w:tcPr>
            <w:tcW w:w="1300" w:type="dxa"/>
            <w:noWrap/>
            <w:hideMark/>
          </w:tcPr>
          <w:p w14:paraId="4BD0BA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8.71047719</w:t>
            </w:r>
          </w:p>
        </w:tc>
      </w:tr>
      <w:tr w:rsidR="00682E97" w:rsidRPr="00B86834" w14:paraId="223B0CED" w14:textId="77777777" w:rsidTr="00856AC4">
        <w:trPr>
          <w:trHeight w:val="20"/>
        </w:trPr>
        <w:tc>
          <w:tcPr>
            <w:tcW w:w="1565" w:type="dxa"/>
            <w:noWrap/>
            <w:hideMark/>
          </w:tcPr>
          <w:p w14:paraId="726FF8F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Arabideae</w:t>
            </w:r>
            <w:proofErr w:type="spellEnd"/>
          </w:p>
        </w:tc>
        <w:tc>
          <w:tcPr>
            <w:tcW w:w="1300" w:type="dxa"/>
            <w:noWrap/>
            <w:hideMark/>
          </w:tcPr>
          <w:p w14:paraId="4CAF51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CE514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0.13109321</w:t>
            </w:r>
          </w:p>
        </w:tc>
        <w:tc>
          <w:tcPr>
            <w:tcW w:w="1300" w:type="dxa"/>
            <w:noWrap/>
            <w:hideMark/>
          </w:tcPr>
          <w:p w14:paraId="7B4E9FA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10</w:t>
            </w:r>
          </w:p>
        </w:tc>
        <w:tc>
          <w:tcPr>
            <w:tcW w:w="1300" w:type="dxa"/>
            <w:noWrap/>
            <w:hideMark/>
          </w:tcPr>
          <w:p w14:paraId="12507B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5.48687265</w:t>
            </w:r>
          </w:p>
        </w:tc>
        <w:tc>
          <w:tcPr>
            <w:tcW w:w="1300" w:type="dxa"/>
            <w:noWrap/>
            <w:hideMark/>
          </w:tcPr>
          <w:p w14:paraId="34970F8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8.82531687</w:t>
            </w:r>
          </w:p>
        </w:tc>
      </w:tr>
      <w:tr w:rsidR="00682E97" w:rsidRPr="00B86834" w14:paraId="5FD26E10" w14:textId="77777777" w:rsidTr="00856AC4">
        <w:trPr>
          <w:trHeight w:val="20"/>
        </w:trPr>
        <w:tc>
          <w:tcPr>
            <w:tcW w:w="1565" w:type="dxa"/>
            <w:noWrap/>
            <w:hideMark/>
          </w:tcPr>
          <w:p w14:paraId="4E6BAEF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Balsamiaceae</w:t>
            </w:r>
            <w:proofErr w:type="spellEnd"/>
          </w:p>
        </w:tc>
        <w:tc>
          <w:tcPr>
            <w:tcW w:w="1300" w:type="dxa"/>
            <w:noWrap/>
            <w:hideMark/>
          </w:tcPr>
          <w:p w14:paraId="142550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69756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0.01416107</w:t>
            </w:r>
          </w:p>
        </w:tc>
        <w:tc>
          <w:tcPr>
            <w:tcW w:w="1300" w:type="dxa"/>
            <w:noWrap/>
            <w:hideMark/>
          </w:tcPr>
          <w:p w14:paraId="26D59FB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4.68829094</w:t>
            </w:r>
          </w:p>
        </w:tc>
        <w:tc>
          <w:tcPr>
            <w:tcW w:w="1300" w:type="dxa"/>
            <w:noWrap/>
            <w:hideMark/>
          </w:tcPr>
          <w:p w14:paraId="6C5BD7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1.15412892</w:t>
            </w:r>
          </w:p>
        </w:tc>
        <w:tc>
          <w:tcPr>
            <w:tcW w:w="1300" w:type="dxa"/>
            <w:noWrap/>
            <w:hideMark/>
          </w:tcPr>
          <w:p w14:paraId="1A76EF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9.12859414</w:t>
            </w:r>
          </w:p>
        </w:tc>
      </w:tr>
      <w:tr w:rsidR="00682E97" w:rsidRPr="00B86834" w14:paraId="0FE4B3AF" w14:textId="77777777" w:rsidTr="00856AC4">
        <w:trPr>
          <w:trHeight w:val="20"/>
        </w:trPr>
        <w:tc>
          <w:tcPr>
            <w:tcW w:w="1565" w:type="dxa"/>
            <w:noWrap/>
            <w:hideMark/>
          </w:tcPr>
          <w:p w14:paraId="26D53F7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Balsamiaceae</w:t>
            </w:r>
            <w:proofErr w:type="spellEnd"/>
          </w:p>
        </w:tc>
        <w:tc>
          <w:tcPr>
            <w:tcW w:w="1300" w:type="dxa"/>
            <w:noWrap/>
            <w:hideMark/>
          </w:tcPr>
          <w:p w14:paraId="5DF0A8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47927A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0.01232552</w:t>
            </w:r>
          </w:p>
        </w:tc>
        <w:tc>
          <w:tcPr>
            <w:tcW w:w="1300" w:type="dxa"/>
            <w:noWrap/>
            <w:hideMark/>
          </w:tcPr>
          <w:p w14:paraId="66F3CA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4.68829094</w:t>
            </w:r>
          </w:p>
        </w:tc>
        <w:tc>
          <w:tcPr>
            <w:tcW w:w="1300" w:type="dxa"/>
            <w:noWrap/>
            <w:hideMark/>
          </w:tcPr>
          <w:p w14:paraId="31A982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1.15506067</w:t>
            </w:r>
          </w:p>
        </w:tc>
        <w:tc>
          <w:tcPr>
            <w:tcW w:w="1300" w:type="dxa"/>
            <w:noWrap/>
            <w:hideMark/>
          </w:tcPr>
          <w:p w14:paraId="4EFE613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9.45715807</w:t>
            </w:r>
          </w:p>
        </w:tc>
      </w:tr>
      <w:tr w:rsidR="00682E97" w:rsidRPr="00B86834" w14:paraId="5C5D1948" w14:textId="77777777" w:rsidTr="00856AC4">
        <w:trPr>
          <w:trHeight w:val="20"/>
        </w:trPr>
        <w:tc>
          <w:tcPr>
            <w:tcW w:w="1565" w:type="dxa"/>
            <w:noWrap/>
            <w:hideMark/>
          </w:tcPr>
          <w:p w14:paraId="53CDEA3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Brassiceae</w:t>
            </w:r>
            <w:proofErr w:type="spellEnd"/>
          </w:p>
        </w:tc>
        <w:tc>
          <w:tcPr>
            <w:tcW w:w="1300" w:type="dxa"/>
            <w:noWrap/>
            <w:hideMark/>
          </w:tcPr>
          <w:p w14:paraId="1D9FD9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861946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0.04485486</w:t>
            </w:r>
          </w:p>
        </w:tc>
        <w:tc>
          <w:tcPr>
            <w:tcW w:w="1300" w:type="dxa"/>
            <w:noWrap/>
            <w:hideMark/>
          </w:tcPr>
          <w:p w14:paraId="72871D4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2.05732314</w:t>
            </w:r>
          </w:p>
        </w:tc>
        <w:tc>
          <w:tcPr>
            <w:tcW w:w="1300" w:type="dxa"/>
            <w:noWrap/>
            <w:hideMark/>
          </w:tcPr>
          <w:p w14:paraId="447B92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2.67691747</w:t>
            </w:r>
          </w:p>
        </w:tc>
        <w:tc>
          <w:tcPr>
            <w:tcW w:w="1300" w:type="dxa"/>
            <w:noWrap/>
            <w:hideMark/>
          </w:tcPr>
          <w:p w14:paraId="53C2344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8.1041908</w:t>
            </w:r>
          </w:p>
        </w:tc>
      </w:tr>
      <w:tr w:rsidR="00682E97" w:rsidRPr="00B86834" w14:paraId="36469C01" w14:textId="77777777" w:rsidTr="00856AC4">
        <w:trPr>
          <w:trHeight w:val="20"/>
        </w:trPr>
        <w:tc>
          <w:tcPr>
            <w:tcW w:w="1565" w:type="dxa"/>
            <w:noWrap/>
            <w:hideMark/>
          </w:tcPr>
          <w:p w14:paraId="7A9FB88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Brassiceae</w:t>
            </w:r>
            <w:proofErr w:type="spellEnd"/>
          </w:p>
        </w:tc>
        <w:tc>
          <w:tcPr>
            <w:tcW w:w="1300" w:type="dxa"/>
            <w:noWrap/>
            <w:hideMark/>
          </w:tcPr>
          <w:p w14:paraId="5C77A11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46B94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0.01930118</w:t>
            </w:r>
          </w:p>
        </w:tc>
        <w:tc>
          <w:tcPr>
            <w:tcW w:w="1300" w:type="dxa"/>
            <w:noWrap/>
            <w:hideMark/>
          </w:tcPr>
          <w:p w14:paraId="5E362F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2.05732314</w:t>
            </w:r>
          </w:p>
        </w:tc>
        <w:tc>
          <w:tcPr>
            <w:tcW w:w="1300" w:type="dxa"/>
            <w:noWrap/>
            <w:hideMark/>
          </w:tcPr>
          <w:p w14:paraId="5FC3E3D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2.66802778</w:t>
            </w:r>
          </w:p>
        </w:tc>
        <w:tc>
          <w:tcPr>
            <w:tcW w:w="1300" w:type="dxa"/>
            <w:noWrap/>
            <w:hideMark/>
          </w:tcPr>
          <w:p w14:paraId="7907AB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7.91405884</w:t>
            </w:r>
          </w:p>
        </w:tc>
      </w:tr>
      <w:tr w:rsidR="00682E97" w:rsidRPr="00B86834" w14:paraId="3F738C8A" w14:textId="77777777" w:rsidTr="00856AC4">
        <w:trPr>
          <w:trHeight w:val="20"/>
        </w:trPr>
        <w:tc>
          <w:tcPr>
            <w:tcW w:w="1565" w:type="dxa"/>
            <w:noWrap/>
            <w:hideMark/>
          </w:tcPr>
          <w:p w14:paraId="4DDB9E4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Cardamineae</w:t>
            </w:r>
            <w:proofErr w:type="spellEnd"/>
          </w:p>
        </w:tc>
        <w:tc>
          <w:tcPr>
            <w:tcW w:w="1300" w:type="dxa"/>
            <w:noWrap/>
            <w:hideMark/>
          </w:tcPr>
          <w:p w14:paraId="7D5370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51436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0.05377465</w:t>
            </w:r>
          </w:p>
        </w:tc>
        <w:tc>
          <w:tcPr>
            <w:tcW w:w="1300" w:type="dxa"/>
            <w:noWrap/>
            <w:hideMark/>
          </w:tcPr>
          <w:p w14:paraId="7369F2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6.8854024</w:t>
            </w:r>
          </w:p>
        </w:tc>
        <w:tc>
          <w:tcPr>
            <w:tcW w:w="1300" w:type="dxa"/>
            <w:noWrap/>
            <w:hideMark/>
          </w:tcPr>
          <w:p w14:paraId="429B36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2.23948173</w:t>
            </w:r>
          </w:p>
        </w:tc>
        <w:tc>
          <w:tcPr>
            <w:tcW w:w="1300" w:type="dxa"/>
            <w:noWrap/>
            <w:hideMark/>
          </w:tcPr>
          <w:p w14:paraId="57825E9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8.98243888</w:t>
            </w:r>
          </w:p>
        </w:tc>
      </w:tr>
      <w:tr w:rsidR="00682E97" w:rsidRPr="00B86834" w14:paraId="388A95B2" w14:textId="77777777" w:rsidTr="00856AC4">
        <w:trPr>
          <w:trHeight w:val="20"/>
        </w:trPr>
        <w:tc>
          <w:tcPr>
            <w:tcW w:w="1565" w:type="dxa"/>
            <w:noWrap/>
            <w:hideMark/>
          </w:tcPr>
          <w:p w14:paraId="4EE3612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Cardamineae</w:t>
            </w:r>
            <w:proofErr w:type="spellEnd"/>
          </w:p>
        </w:tc>
        <w:tc>
          <w:tcPr>
            <w:tcW w:w="1300" w:type="dxa"/>
            <w:noWrap/>
            <w:hideMark/>
          </w:tcPr>
          <w:p w14:paraId="0411DE0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C8028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0.03299381</w:t>
            </w:r>
          </w:p>
        </w:tc>
        <w:tc>
          <w:tcPr>
            <w:tcW w:w="1300" w:type="dxa"/>
            <w:noWrap/>
            <w:hideMark/>
          </w:tcPr>
          <w:p w14:paraId="1B9FCFC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6.8854024</w:t>
            </w:r>
          </w:p>
        </w:tc>
        <w:tc>
          <w:tcPr>
            <w:tcW w:w="1300" w:type="dxa"/>
            <w:noWrap/>
            <w:hideMark/>
          </w:tcPr>
          <w:p w14:paraId="5CF223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2.23158769</w:t>
            </w:r>
          </w:p>
        </w:tc>
        <w:tc>
          <w:tcPr>
            <w:tcW w:w="1300" w:type="dxa"/>
            <w:noWrap/>
            <w:hideMark/>
          </w:tcPr>
          <w:p w14:paraId="505A701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9.13251343</w:t>
            </w:r>
          </w:p>
        </w:tc>
      </w:tr>
      <w:tr w:rsidR="00682E97" w:rsidRPr="00B86834" w14:paraId="60663CB4" w14:textId="77777777" w:rsidTr="00856AC4">
        <w:trPr>
          <w:trHeight w:val="20"/>
        </w:trPr>
        <w:tc>
          <w:tcPr>
            <w:tcW w:w="1565" w:type="dxa"/>
            <w:noWrap/>
            <w:hideMark/>
          </w:tcPr>
          <w:p w14:paraId="379D8CC1"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Cardueae</w:t>
            </w:r>
            <w:proofErr w:type="spellEnd"/>
          </w:p>
        </w:tc>
        <w:tc>
          <w:tcPr>
            <w:tcW w:w="1300" w:type="dxa"/>
            <w:noWrap/>
            <w:hideMark/>
          </w:tcPr>
          <w:p w14:paraId="322D9FB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B54A3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0.05541007</w:t>
            </w:r>
          </w:p>
        </w:tc>
        <w:tc>
          <w:tcPr>
            <w:tcW w:w="1300" w:type="dxa"/>
            <w:noWrap/>
            <w:hideMark/>
          </w:tcPr>
          <w:p w14:paraId="190570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0.13570678</w:t>
            </w:r>
          </w:p>
        </w:tc>
        <w:tc>
          <w:tcPr>
            <w:tcW w:w="1300" w:type="dxa"/>
            <w:noWrap/>
            <w:hideMark/>
          </w:tcPr>
          <w:p w14:paraId="00C29F4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0.10129996</w:t>
            </w:r>
          </w:p>
        </w:tc>
        <w:tc>
          <w:tcPr>
            <w:tcW w:w="1300" w:type="dxa"/>
            <w:noWrap/>
            <w:hideMark/>
          </w:tcPr>
          <w:p w14:paraId="456575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8.147476</w:t>
            </w:r>
          </w:p>
        </w:tc>
      </w:tr>
      <w:tr w:rsidR="00682E97" w:rsidRPr="00B86834" w14:paraId="389F4666" w14:textId="77777777" w:rsidTr="00856AC4">
        <w:trPr>
          <w:trHeight w:val="20"/>
        </w:trPr>
        <w:tc>
          <w:tcPr>
            <w:tcW w:w="1565" w:type="dxa"/>
            <w:noWrap/>
            <w:hideMark/>
          </w:tcPr>
          <w:p w14:paraId="4D339FE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Cardueae</w:t>
            </w:r>
            <w:proofErr w:type="spellEnd"/>
          </w:p>
        </w:tc>
        <w:tc>
          <w:tcPr>
            <w:tcW w:w="1300" w:type="dxa"/>
            <w:noWrap/>
            <w:hideMark/>
          </w:tcPr>
          <w:p w14:paraId="508A4A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469DA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0.02616704</w:t>
            </w:r>
          </w:p>
        </w:tc>
        <w:tc>
          <w:tcPr>
            <w:tcW w:w="1300" w:type="dxa"/>
            <w:noWrap/>
            <w:hideMark/>
          </w:tcPr>
          <w:p w14:paraId="4BE541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0.13570678</w:t>
            </w:r>
          </w:p>
        </w:tc>
        <w:tc>
          <w:tcPr>
            <w:tcW w:w="1300" w:type="dxa"/>
            <w:noWrap/>
            <w:hideMark/>
          </w:tcPr>
          <w:p w14:paraId="35119D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0.1178579</w:t>
            </w:r>
          </w:p>
        </w:tc>
        <w:tc>
          <w:tcPr>
            <w:tcW w:w="1300" w:type="dxa"/>
            <w:noWrap/>
            <w:hideMark/>
          </w:tcPr>
          <w:p w14:paraId="7FC80C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8.50145217</w:t>
            </w:r>
          </w:p>
        </w:tc>
      </w:tr>
      <w:tr w:rsidR="00682E97" w:rsidRPr="00B86834" w14:paraId="338A299B" w14:textId="77777777" w:rsidTr="00856AC4">
        <w:trPr>
          <w:trHeight w:val="20"/>
        </w:trPr>
        <w:tc>
          <w:tcPr>
            <w:tcW w:w="1565" w:type="dxa"/>
            <w:noWrap/>
            <w:hideMark/>
          </w:tcPr>
          <w:p w14:paraId="515C86B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65A884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CEE20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0.0852525</w:t>
            </w:r>
          </w:p>
        </w:tc>
        <w:tc>
          <w:tcPr>
            <w:tcW w:w="1300" w:type="dxa"/>
            <w:noWrap/>
            <w:hideMark/>
          </w:tcPr>
          <w:p w14:paraId="26635C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0.25268969</w:t>
            </w:r>
          </w:p>
        </w:tc>
        <w:tc>
          <w:tcPr>
            <w:tcW w:w="1300" w:type="dxa"/>
            <w:noWrap/>
            <w:hideMark/>
          </w:tcPr>
          <w:p w14:paraId="4CE052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0.4753827</w:t>
            </w:r>
          </w:p>
        </w:tc>
        <w:tc>
          <w:tcPr>
            <w:tcW w:w="1300" w:type="dxa"/>
            <w:noWrap/>
            <w:hideMark/>
          </w:tcPr>
          <w:p w14:paraId="54C8B9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7.50996351</w:t>
            </w:r>
          </w:p>
        </w:tc>
      </w:tr>
      <w:tr w:rsidR="00682E97" w:rsidRPr="00B86834" w14:paraId="4CB2CFE2" w14:textId="77777777" w:rsidTr="00856AC4">
        <w:trPr>
          <w:trHeight w:val="20"/>
        </w:trPr>
        <w:tc>
          <w:tcPr>
            <w:tcW w:w="1565" w:type="dxa"/>
            <w:noWrap/>
            <w:hideMark/>
          </w:tcPr>
          <w:p w14:paraId="566ADDA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CES</w:t>
            </w:r>
          </w:p>
        </w:tc>
        <w:tc>
          <w:tcPr>
            <w:tcW w:w="1300" w:type="dxa"/>
            <w:noWrap/>
            <w:hideMark/>
          </w:tcPr>
          <w:p w14:paraId="5CC607F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42B6BD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0.03088316</w:t>
            </w:r>
          </w:p>
        </w:tc>
        <w:tc>
          <w:tcPr>
            <w:tcW w:w="1300" w:type="dxa"/>
            <w:noWrap/>
            <w:hideMark/>
          </w:tcPr>
          <w:p w14:paraId="00D4CE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0.25268969</w:t>
            </w:r>
          </w:p>
        </w:tc>
        <w:tc>
          <w:tcPr>
            <w:tcW w:w="1300" w:type="dxa"/>
            <w:noWrap/>
            <w:hideMark/>
          </w:tcPr>
          <w:p w14:paraId="7F13404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0.13867862</w:t>
            </w:r>
          </w:p>
        </w:tc>
        <w:tc>
          <w:tcPr>
            <w:tcW w:w="1300" w:type="dxa"/>
            <w:noWrap/>
            <w:hideMark/>
          </w:tcPr>
          <w:p w14:paraId="20969A8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7.91360517</w:t>
            </w:r>
          </w:p>
        </w:tc>
      </w:tr>
      <w:tr w:rsidR="00682E97" w:rsidRPr="00B86834" w14:paraId="47C454EF" w14:textId="77777777" w:rsidTr="00856AC4">
        <w:trPr>
          <w:trHeight w:val="20"/>
        </w:trPr>
        <w:tc>
          <w:tcPr>
            <w:tcW w:w="1565" w:type="dxa"/>
            <w:noWrap/>
            <w:hideMark/>
          </w:tcPr>
          <w:p w14:paraId="02DDFCB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Chamaecrista</w:t>
            </w:r>
            <w:proofErr w:type="spellEnd"/>
          </w:p>
        </w:tc>
        <w:tc>
          <w:tcPr>
            <w:tcW w:w="1300" w:type="dxa"/>
            <w:noWrap/>
            <w:hideMark/>
          </w:tcPr>
          <w:p w14:paraId="1934329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284F93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0.08469111</w:t>
            </w:r>
          </w:p>
        </w:tc>
        <w:tc>
          <w:tcPr>
            <w:tcW w:w="1300" w:type="dxa"/>
            <w:noWrap/>
            <w:hideMark/>
          </w:tcPr>
          <w:p w14:paraId="4258715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0.00953602</w:t>
            </w:r>
          </w:p>
        </w:tc>
        <w:tc>
          <w:tcPr>
            <w:tcW w:w="1300" w:type="dxa"/>
            <w:noWrap/>
            <w:hideMark/>
          </w:tcPr>
          <w:p w14:paraId="5601EF3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0.00697957</w:t>
            </w:r>
          </w:p>
        </w:tc>
        <w:tc>
          <w:tcPr>
            <w:tcW w:w="1300" w:type="dxa"/>
            <w:noWrap/>
            <w:hideMark/>
          </w:tcPr>
          <w:p w14:paraId="2342766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9.03197266</w:t>
            </w:r>
          </w:p>
        </w:tc>
      </w:tr>
      <w:tr w:rsidR="00682E97" w:rsidRPr="00B86834" w14:paraId="3E58B0AB" w14:textId="77777777" w:rsidTr="00856AC4">
        <w:trPr>
          <w:trHeight w:val="20"/>
        </w:trPr>
        <w:tc>
          <w:tcPr>
            <w:tcW w:w="1565" w:type="dxa"/>
            <w:noWrap/>
            <w:hideMark/>
          </w:tcPr>
          <w:p w14:paraId="51FB2BAA"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Chamaecrista</w:t>
            </w:r>
            <w:proofErr w:type="spellEnd"/>
          </w:p>
        </w:tc>
        <w:tc>
          <w:tcPr>
            <w:tcW w:w="1300" w:type="dxa"/>
            <w:noWrap/>
            <w:hideMark/>
          </w:tcPr>
          <w:p w14:paraId="2BC706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D5526B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0.01153876</w:t>
            </w:r>
          </w:p>
        </w:tc>
        <w:tc>
          <w:tcPr>
            <w:tcW w:w="1300" w:type="dxa"/>
            <w:noWrap/>
            <w:hideMark/>
          </w:tcPr>
          <w:p w14:paraId="16BB6C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0.00953602</w:t>
            </w:r>
          </w:p>
        </w:tc>
        <w:tc>
          <w:tcPr>
            <w:tcW w:w="1300" w:type="dxa"/>
            <w:noWrap/>
            <w:hideMark/>
          </w:tcPr>
          <w:p w14:paraId="2F4A26B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0.00673797</w:t>
            </w:r>
          </w:p>
        </w:tc>
        <w:tc>
          <w:tcPr>
            <w:tcW w:w="1300" w:type="dxa"/>
            <w:noWrap/>
            <w:hideMark/>
          </w:tcPr>
          <w:p w14:paraId="4ABC8C2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9.03932254</w:t>
            </w:r>
          </w:p>
        </w:tc>
      </w:tr>
      <w:tr w:rsidR="00682E97" w:rsidRPr="00B86834" w14:paraId="54273A4B" w14:textId="77777777" w:rsidTr="00856AC4">
        <w:trPr>
          <w:trHeight w:val="20"/>
        </w:trPr>
        <w:tc>
          <w:tcPr>
            <w:tcW w:w="1565" w:type="dxa"/>
            <w:noWrap/>
            <w:hideMark/>
          </w:tcPr>
          <w:p w14:paraId="6B7E726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Chorisporeae</w:t>
            </w:r>
            <w:proofErr w:type="spellEnd"/>
          </w:p>
        </w:tc>
        <w:tc>
          <w:tcPr>
            <w:tcW w:w="1300" w:type="dxa"/>
            <w:noWrap/>
            <w:hideMark/>
          </w:tcPr>
          <w:p w14:paraId="6CF8A5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9EF1AB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0.08161394</w:t>
            </w:r>
          </w:p>
        </w:tc>
        <w:tc>
          <w:tcPr>
            <w:tcW w:w="1300" w:type="dxa"/>
            <w:noWrap/>
            <w:hideMark/>
          </w:tcPr>
          <w:p w14:paraId="04E1C44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0.2744213</w:t>
            </w:r>
          </w:p>
        </w:tc>
        <w:tc>
          <w:tcPr>
            <w:tcW w:w="1300" w:type="dxa"/>
            <w:noWrap/>
            <w:hideMark/>
          </w:tcPr>
          <w:p w14:paraId="643324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0.01678788</w:t>
            </w:r>
          </w:p>
        </w:tc>
        <w:tc>
          <w:tcPr>
            <w:tcW w:w="1300" w:type="dxa"/>
            <w:noWrap/>
            <w:hideMark/>
          </w:tcPr>
          <w:p w14:paraId="191EF84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7.04724848</w:t>
            </w:r>
          </w:p>
        </w:tc>
      </w:tr>
      <w:tr w:rsidR="00682E97" w:rsidRPr="00B86834" w14:paraId="5CF9B72B" w14:textId="77777777" w:rsidTr="00856AC4">
        <w:trPr>
          <w:trHeight w:val="20"/>
        </w:trPr>
        <w:tc>
          <w:tcPr>
            <w:tcW w:w="1565" w:type="dxa"/>
            <w:noWrap/>
            <w:hideMark/>
          </w:tcPr>
          <w:p w14:paraId="7FF4372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Chorisporeae</w:t>
            </w:r>
            <w:proofErr w:type="spellEnd"/>
          </w:p>
        </w:tc>
        <w:tc>
          <w:tcPr>
            <w:tcW w:w="1300" w:type="dxa"/>
            <w:noWrap/>
            <w:hideMark/>
          </w:tcPr>
          <w:p w14:paraId="56F56A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FFDD0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0.10328263</w:t>
            </w:r>
          </w:p>
        </w:tc>
        <w:tc>
          <w:tcPr>
            <w:tcW w:w="1300" w:type="dxa"/>
            <w:noWrap/>
            <w:hideMark/>
          </w:tcPr>
          <w:p w14:paraId="673DDE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0.2744213</w:t>
            </w:r>
          </w:p>
        </w:tc>
        <w:tc>
          <w:tcPr>
            <w:tcW w:w="1300" w:type="dxa"/>
            <w:noWrap/>
            <w:hideMark/>
          </w:tcPr>
          <w:p w14:paraId="4B9CB0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0.13663049</w:t>
            </w:r>
          </w:p>
        </w:tc>
        <w:tc>
          <w:tcPr>
            <w:tcW w:w="1300" w:type="dxa"/>
            <w:noWrap/>
            <w:hideMark/>
          </w:tcPr>
          <w:p w14:paraId="5537E93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8.83609909</w:t>
            </w:r>
          </w:p>
        </w:tc>
      </w:tr>
      <w:tr w:rsidR="00682E97" w:rsidRPr="00B86834" w14:paraId="0A948887" w14:textId="77777777" w:rsidTr="00856AC4">
        <w:trPr>
          <w:trHeight w:val="20"/>
        </w:trPr>
        <w:tc>
          <w:tcPr>
            <w:tcW w:w="1565" w:type="dxa"/>
            <w:noWrap/>
            <w:hideMark/>
          </w:tcPr>
          <w:p w14:paraId="72F4D9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364B6D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6B6F7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0.03415848</w:t>
            </w:r>
          </w:p>
        </w:tc>
        <w:tc>
          <w:tcPr>
            <w:tcW w:w="1300" w:type="dxa"/>
            <w:noWrap/>
            <w:hideMark/>
          </w:tcPr>
          <w:p w14:paraId="344A0F7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0.0692009</w:t>
            </w:r>
          </w:p>
        </w:tc>
        <w:tc>
          <w:tcPr>
            <w:tcW w:w="1300" w:type="dxa"/>
            <w:noWrap/>
            <w:hideMark/>
          </w:tcPr>
          <w:p w14:paraId="1840C00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0.41526537</w:t>
            </w:r>
          </w:p>
        </w:tc>
        <w:tc>
          <w:tcPr>
            <w:tcW w:w="1300" w:type="dxa"/>
            <w:noWrap/>
            <w:hideMark/>
          </w:tcPr>
          <w:p w14:paraId="07134D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8.93385665</w:t>
            </w:r>
          </w:p>
        </w:tc>
      </w:tr>
      <w:tr w:rsidR="00682E97" w:rsidRPr="00B86834" w14:paraId="6C7838FF" w14:textId="77777777" w:rsidTr="00856AC4">
        <w:trPr>
          <w:trHeight w:val="20"/>
        </w:trPr>
        <w:tc>
          <w:tcPr>
            <w:tcW w:w="1565" w:type="dxa"/>
            <w:noWrap/>
            <w:hideMark/>
          </w:tcPr>
          <w:p w14:paraId="7F4661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Croton</w:t>
            </w:r>
          </w:p>
        </w:tc>
        <w:tc>
          <w:tcPr>
            <w:tcW w:w="1300" w:type="dxa"/>
            <w:noWrap/>
            <w:hideMark/>
          </w:tcPr>
          <w:p w14:paraId="4A12CB3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E0BA6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0.00640381</w:t>
            </w:r>
          </w:p>
        </w:tc>
        <w:tc>
          <w:tcPr>
            <w:tcW w:w="1300" w:type="dxa"/>
            <w:noWrap/>
            <w:hideMark/>
          </w:tcPr>
          <w:p w14:paraId="3000217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0.0692009</w:t>
            </w:r>
          </w:p>
        </w:tc>
        <w:tc>
          <w:tcPr>
            <w:tcW w:w="1300" w:type="dxa"/>
            <w:noWrap/>
            <w:hideMark/>
          </w:tcPr>
          <w:p w14:paraId="1010DAA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0.03627557</w:t>
            </w:r>
          </w:p>
        </w:tc>
        <w:tc>
          <w:tcPr>
            <w:tcW w:w="1300" w:type="dxa"/>
            <w:noWrap/>
            <w:hideMark/>
          </w:tcPr>
          <w:p w14:paraId="71A1EF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8.9338686</w:t>
            </w:r>
          </w:p>
        </w:tc>
      </w:tr>
      <w:tr w:rsidR="00682E97" w:rsidRPr="00B86834" w14:paraId="4438DC3B" w14:textId="77777777" w:rsidTr="00856AC4">
        <w:trPr>
          <w:trHeight w:val="20"/>
        </w:trPr>
        <w:tc>
          <w:tcPr>
            <w:tcW w:w="1565" w:type="dxa"/>
            <w:noWrap/>
            <w:hideMark/>
          </w:tcPr>
          <w:p w14:paraId="5B2F8625"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Erysimeae</w:t>
            </w:r>
            <w:proofErr w:type="spellEnd"/>
          </w:p>
        </w:tc>
        <w:tc>
          <w:tcPr>
            <w:tcW w:w="1300" w:type="dxa"/>
            <w:noWrap/>
            <w:hideMark/>
          </w:tcPr>
          <w:p w14:paraId="493A2ED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824533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0.06030963</w:t>
            </w:r>
          </w:p>
        </w:tc>
        <w:tc>
          <w:tcPr>
            <w:tcW w:w="1300" w:type="dxa"/>
            <w:noWrap/>
            <w:hideMark/>
          </w:tcPr>
          <w:p w14:paraId="049A102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0.71632778</w:t>
            </w:r>
          </w:p>
        </w:tc>
        <w:tc>
          <w:tcPr>
            <w:tcW w:w="1300" w:type="dxa"/>
            <w:noWrap/>
            <w:hideMark/>
          </w:tcPr>
          <w:p w14:paraId="256B26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0.35194845</w:t>
            </w:r>
          </w:p>
        </w:tc>
        <w:tc>
          <w:tcPr>
            <w:tcW w:w="1300" w:type="dxa"/>
            <w:noWrap/>
            <w:hideMark/>
          </w:tcPr>
          <w:p w14:paraId="1AB59C4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8.22615218</w:t>
            </w:r>
          </w:p>
        </w:tc>
      </w:tr>
      <w:tr w:rsidR="00682E97" w:rsidRPr="00B86834" w14:paraId="53C5A3E9" w14:textId="77777777" w:rsidTr="00856AC4">
        <w:trPr>
          <w:trHeight w:val="20"/>
        </w:trPr>
        <w:tc>
          <w:tcPr>
            <w:tcW w:w="1565" w:type="dxa"/>
            <w:noWrap/>
            <w:hideMark/>
          </w:tcPr>
          <w:p w14:paraId="5465A31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Erysimeae</w:t>
            </w:r>
            <w:proofErr w:type="spellEnd"/>
          </w:p>
        </w:tc>
        <w:tc>
          <w:tcPr>
            <w:tcW w:w="1300" w:type="dxa"/>
            <w:noWrap/>
            <w:hideMark/>
          </w:tcPr>
          <w:p w14:paraId="5A2F8E0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D67FA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0.06051128</w:t>
            </w:r>
          </w:p>
        </w:tc>
        <w:tc>
          <w:tcPr>
            <w:tcW w:w="1300" w:type="dxa"/>
            <w:noWrap/>
            <w:hideMark/>
          </w:tcPr>
          <w:p w14:paraId="48FA6DC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0.71632778</w:t>
            </w:r>
          </w:p>
        </w:tc>
        <w:tc>
          <w:tcPr>
            <w:tcW w:w="1300" w:type="dxa"/>
            <w:noWrap/>
            <w:hideMark/>
          </w:tcPr>
          <w:p w14:paraId="4A527D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0.34481591</w:t>
            </w:r>
          </w:p>
        </w:tc>
        <w:tc>
          <w:tcPr>
            <w:tcW w:w="1300" w:type="dxa"/>
            <w:noWrap/>
            <w:hideMark/>
          </w:tcPr>
          <w:p w14:paraId="59B0194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8.27159025</w:t>
            </w:r>
          </w:p>
        </w:tc>
      </w:tr>
      <w:tr w:rsidR="00682E97" w:rsidRPr="00B86834" w14:paraId="1A641DB1" w14:textId="77777777" w:rsidTr="00856AC4">
        <w:trPr>
          <w:trHeight w:val="20"/>
        </w:trPr>
        <w:tc>
          <w:tcPr>
            <w:tcW w:w="1565" w:type="dxa"/>
            <w:noWrap/>
            <w:hideMark/>
          </w:tcPr>
          <w:p w14:paraId="602DFE8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Euclidieae</w:t>
            </w:r>
            <w:proofErr w:type="spellEnd"/>
          </w:p>
        </w:tc>
        <w:tc>
          <w:tcPr>
            <w:tcW w:w="1300" w:type="dxa"/>
            <w:noWrap/>
            <w:hideMark/>
          </w:tcPr>
          <w:p w14:paraId="5F8B70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36482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0.03019637</w:t>
            </w:r>
          </w:p>
        </w:tc>
        <w:tc>
          <w:tcPr>
            <w:tcW w:w="1300" w:type="dxa"/>
            <w:noWrap/>
            <w:hideMark/>
          </w:tcPr>
          <w:p w14:paraId="41F8DD5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0.50928631</w:t>
            </w:r>
          </w:p>
        </w:tc>
        <w:tc>
          <w:tcPr>
            <w:tcW w:w="1300" w:type="dxa"/>
            <w:noWrap/>
            <w:hideMark/>
          </w:tcPr>
          <w:p w14:paraId="0350011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0.17665409</w:t>
            </w:r>
          </w:p>
        </w:tc>
        <w:tc>
          <w:tcPr>
            <w:tcW w:w="1300" w:type="dxa"/>
            <w:noWrap/>
            <w:hideMark/>
          </w:tcPr>
          <w:p w14:paraId="2F458DF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7.25212009</w:t>
            </w:r>
          </w:p>
        </w:tc>
      </w:tr>
      <w:tr w:rsidR="00682E97" w:rsidRPr="00B86834" w14:paraId="75171A62" w14:textId="77777777" w:rsidTr="00856AC4">
        <w:trPr>
          <w:trHeight w:val="20"/>
        </w:trPr>
        <w:tc>
          <w:tcPr>
            <w:tcW w:w="1565" w:type="dxa"/>
            <w:noWrap/>
            <w:hideMark/>
          </w:tcPr>
          <w:p w14:paraId="0DD3DB6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Euclidieae</w:t>
            </w:r>
            <w:proofErr w:type="spellEnd"/>
          </w:p>
        </w:tc>
        <w:tc>
          <w:tcPr>
            <w:tcW w:w="1300" w:type="dxa"/>
            <w:noWrap/>
            <w:hideMark/>
          </w:tcPr>
          <w:p w14:paraId="1395D36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5DC7C2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0.05275321</w:t>
            </w:r>
          </w:p>
        </w:tc>
        <w:tc>
          <w:tcPr>
            <w:tcW w:w="1300" w:type="dxa"/>
            <w:noWrap/>
            <w:hideMark/>
          </w:tcPr>
          <w:p w14:paraId="2693943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0.50928631</w:t>
            </w:r>
          </w:p>
        </w:tc>
        <w:tc>
          <w:tcPr>
            <w:tcW w:w="1300" w:type="dxa"/>
            <w:noWrap/>
            <w:hideMark/>
          </w:tcPr>
          <w:p w14:paraId="06A92C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0.48401792</w:t>
            </w:r>
          </w:p>
        </w:tc>
        <w:tc>
          <w:tcPr>
            <w:tcW w:w="1300" w:type="dxa"/>
            <w:noWrap/>
            <w:hideMark/>
          </w:tcPr>
          <w:p w14:paraId="2322475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8.24217854</w:t>
            </w:r>
          </w:p>
        </w:tc>
      </w:tr>
      <w:tr w:rsidR="00682E97" w:rsidRPr="00B86834" w14:paraId="751D10EC" w14:textId="77777777" w:rsidTr="00856AC4">
        <w:trPr>
          <w:trHeight w:val="20"/>
        </w:trPr>
        <w:tc>
          <w:tcPr>
            <w:tcW w:w="1565" w:type="dxa"/>
            <w:noWrap/>
            <w:hideMark/>
          </w:tcPr>
          <w:p w14:paraId="125C1CA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Eumalvoideae</w:t>
            </w:r>
            <w:proofErr w:type="spellEnd"/>
          </w:p>
        </w:tc>
        <w:tc>
          <w:tcPr>
            <w:tcW w:w="1300" w:type="dxa"/>
            <w:noWrap/>
            <w:hideMark/>
          </w:tcPr>
          <w:p w14:paraId="72C3569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ADD62E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0.0409016</w:t>
            </w:r>
          </w:p>
        </w:tc>
        <w:tc>
          <w:tcPr>
            <w:tcW w:w="1300" w:type="dxa"/>
            <w:noWrap/>
            <w:hideMark/>
          </w:tcPr>
          <w:p w14:paraId="2A280A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0.04877877</w:t>
            </w:r>
          </w:p>
        </w:tc>
        <w:tc>
          <w:tcPr>
            <w:tcW w:w="1300" w:type="dxa"/>
            <w:noWrap/>
            <w:hideMark/>
          </w:tcPr>
          <w:p w14:paraId="5D2A1D9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0.09335003</w:t>
            </w:r>
          </w:p>
        </w:tc>
        <w:tc>
          <w:tcPr>
            <w:tcW w:w="1300" w:type="dxa"/>
            <w:noWrap/>
            <w:hideMark/>
          </w:tcPr>
          <w:p w14:paraId="33BD02B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7.18902524</w:t>
            </w:r>
          </w:p>
        </w:tc>
      </w:tr>
      <w:tr w:rsidR="00682E97" w:rsidRPr="00B86834" w14:paraId="0BA23B99" w14:textId="77777777" w:rsidTr="00856AC4">
        <w:trPr>
          <w:trHeight w:val="20"/>
        </w:trPr>
        <w:tc>
          <w:tcPr>
            <w:tcW w:w="1565" w:type="dxa"/>
            <w:noWrap/>
            <w:hideMark/>
          </w:tcPr>
          <w:p w14:paraId="771F18A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Eumalvoideae</w:t>
            </w:r>
            <w:proofErr w:type="spellEnd"/>
          </w:p>
        </w:tc>
        <w:tc>
          <w:tcPr>
            <w:tcW w:w="1300" w:type="dxa"/>
            <w:noWrap/>
            <w:hideMark/>
          </w:tcPr>
          <w:p w14:paraId="7F01C6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22F35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0.01614903</w:t>
            </w:r>
          </w:p>
        </w:tc>
        <w:tc>
          <w:tcPr>
            <w:tcW w:w="1300" w:type="dxa"/>
            <w:noWrap/>
            <w:hideMark/>
          </w:tcPr>
          <w:p w14:paraId="681CF18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0.04877877</w:t>
            </w:r>
          </w:p>
        </w:tc>
        <w:tc>
          <w:tcPr>
            <w:tcW w:w="1300" w:type="dxa"/>
            <w:noWrap/>
            <w:hideMark/>
          </w:tcPr>
          <w:p w14:paraId="396B0C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0.09015431</w:t>
            </w:r>
          </w:p>
        </w:tc>
        <w:tc>
          <w:tcPr>
            <w:tcW w:w="1300" w:type="dxa"/>
            <w:noWrap/>
            <w:hideMark/>
          </w:tcPr>
          <w:p w14:paraId="5AD72B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8.28117526</w:t>
            </w:r>
          </w:p>
        </w:tc>
      </w:tr>
      <w:tr w:rsidR="00682E97" w:rsidRPr="00B86834" w14:paraId="511FEE5F" w14:textId="77777777" w:rsidTr="00856AC4">
        <w:trPr>
          <w:trHeight w:val="20"/>
        </w:trPr>
        <w:tc>
          <w:tcPr>
            <w:tcW w:w="1565" w:type="dxa"/>
            <w:noWrap/>
            <w:hideMark/>
          </w:tcPr>
          <w:p w14:paraId="69D502C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Gesneriaceae</w:t>
            </w:r>
            <w:proofErr w:type="spellEnd"/>
          </w:p>
        </w:tc>
        <w:tc>
          <w:tcPr>
            <w:tcW w:w="1300" w:type="dxa"/>
            <w:noWrap/>
            <w:hideMark/>
          </w:tcPr>
          <w:p w14:paraId="2BD9180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27B05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0.00387631</w:t>
            </w:r>
          </w:p>
        </w:tc>
        <w:tc>
          <w:tcPr>
            <w:tcW w:w="1300" w:type="dxa"/>
            <w:noWrap/>
            <w:hideMark/>
          </w:tcPr>
          <w:p w14:paraId="047BD0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0.04328585</w:t>
            </w:r>
          </w:p>
        </w:tc>
        <w:tc>
          <w:tcPr>
            <w:tcW w:w="1300" w:type="dxa"/>
            <w:noWrap/>
            <w:hideMark/>
          </w:tcPr>
          <w:p w14:paraId="1CE78B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0.01111532</w:t>
            </w:r>
          </w:p>
        </w:tc>
        <w:tc>
          <w:tcPr>
            <w:tcW w:w="1300" w:type="dxa"/>
            <w:noWrap/>
            <w:hideMark/>
          </w:tcPr>
          <w:p w14:paraId="79E4947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9.43186045</w:t>
            </w:r>
          </w:p>
        </w:tc>
      </w:tr>
      <w:tr w:rsidR="00682E97" w:rsidRPr="00B86834" w14:paraId="2AAAE511" w14:textId="77777777" w:rsidTr="00856AC4">
        <w:trPr>
          <w:trHeight w:val="20"/>
        </w:trPr>
        <w:tc>
          <w:tcPr>
            <w:tcW w:w="1565" w:type="dxa"/>
            <w:noWrap/>
            <w:hideMark/>
          </w:tcPr>
          <w:p w14:paraId="5108903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Gesneriaceae</w:t>
            </w:r>
            <w:proofErr w:type="spellEnd"/>
          </w:p>
        </w:tc>
        <w:tc>
          <w:tcPr>
            <w:tcW w:w="1300" w:type="dxa"/>
            <w:noWrap/>
            <w:hideMark/>
          </w:tcPr>
          <w:p w14:paraId="5092A3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49CB3D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0.00229391</w:t>
            </w:r>
          </w:p>
        </w:tc>
        <w:tc>
          <w:tcPr>
            <w:tcW w:w="1300" w:type="dxa"/>
            <w:noWrap/>
            <w:hideMark/>
          </w:tcPr>
          <w:p w14:paraId="2AAC93E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0.04328585</w:t>
            </w:r>
          </w:p>
        </w:tc>
        <w:tc>
          <w:tcPr>
            <w:tcW w:w="1300" w:type="dxa"/>
            <w:noWrap/>
            <w:hideMark/>
          </w:tcPr>
          <w:p w14:paraId="39B2D95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0.01121134</w:t>
            </w:r>
          </w:p>
        </w:tc>
        <w:tc>
          <w:tcPr>
            <w:tcW w:w="1300" w:type="dxa"/>
            <w:noWrap/>
            <w:hideMark/>
          </w:tcPr>
          <w:p w14:paraId="1D49937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9.3856122</w:t>
            </w:r>
          </w:p>
        </w:tc>
      </w:tr>
      <w:tr w:rsidR="00682E97" w:rsidRPr="00B86834" w14:paraId="31EA7253" w14:textId="77777777" w:rsidTr="00856AC4">
        <w:trPr>
          <w:trHeight w:val="20"/>
        </w:trPr>
        <w:tc>
          <w:tcPr>
            <w:tcW w:w="1565" w:type="dxa"/>
            <w:noWrap/>
            <w:hideMark/>
          </w:tcPr>
          <w:p w14:paraId="792296C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Grewioideae</w:t>
            </w:r>
            <w:proofErr w:type="spellEnd"/>
          </w:p>
        </w:tc>
        <w:tc>
          <w:tcPr>
            <w:tcW w:w="1300" w:type="dxa"/>
            <w:noWrap/>
            <w:hideMark/>
          </w:tcPr>
          <w:p w14:paraId="3EFFA68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0A3D56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0.01734095</w:t>
            </w:r>
          </w:p>
        </w:tc>
        <w:tc>
          <w:tcPr>
            <w:tcW w:w="1300" w:type="dxa"/>
            <w:noWrap/>
            <w:hideMark/>
          </w:tcPr>
          <w:p w14:paraId="583F3DF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0.02189404</w:t>
            </w:r>
          </w:p>
        </w:tc>
        <w:tc>
          <w:tcPr>
            <w:tcW w:w="1300" w:type="dxa"/>
            <w:noWrap/>
            <w:hideMark/>
          </w:tcPr>
          <w:p w14:paraId="0D3818E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0.02827933</w:t>
            </w:r>
          </w:p>
        </w:tc>
        <w:tc>
          <w:tcPr>
            <w:tcW w:w="1300" w:type="dxa"/>
            <w:noWrap/>
            <w:hideMark/>
          </w:tcPr>
          <w:p w14:paraId="3C1FFAE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8.30361448</w:t>
            </w:r>
          </w:p>
        </w:tc>
      </w:tr>
      <w:tr w:rsidR="00682E97" w:rsidRPr="00B86834" w14:paraId="55781B5B" w14:textId="77777777" w:rsidTr="00856AC4">
        <w:trPr>
          <w:trHeight w:val="20"/>
        </w:trPr>
        <w:tc>
          <w:tcPr>
            <w:tcW w:w="1565" w:type="dxa"/>
            <w:noWrap/>
            <w:hideMark/>
          </w:tcPr>
          <w:p w14:paraId="0A30A94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Grewioideae</w:t>
            </w:r>
            <w:proofErr w:type="spellEnd"/>
          </w:p>
        </w:tc>
        <w:tc>
          <w:tcPr>
            <w:tcW w:w="1300" w:type="dxa"/>
            <w:noWrap/>
            <w:hideMark/>
          </w:tcPr>
          <w:p w14:paraId="07DADB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2213EF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0.00186462</w:t>
            </w:r>
          </w:p>
        </w:tc>
        <w:tc>
          <w:tcPr>
            <w:tcW w:w="1300" w:type="dxa"/>
            <w:noWrap/>
            <w:hideMark/>
          </w:tcPr>
          <w:p w14:paraId="007862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0.02189404</w:t>
            </w:r>
          </w:p>
        </w:tc>
        <w:tc>
          <w:tcPr>
            <w:tcW w:w="1300" w:type="dxa"/>
            <w:noWrap/>
            <w:hideMark/>
          </w:tcPr>
          <w:p w14:paraId="256A256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0.0181696</w:t>
            </w:r>
          </w:p>
        </w:tc>
        <w:tc>
          <w:tcPr>
            <w:tcW w:w="1300" w:type="dxa"/>
            <w:noWrap/>
            <w:hideMark/>
          </w:tcPr>
          <w:p w14:paraId="74289F6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9.04959079</w:t>
            </w:r>
          </w:p>
        </w:tc>
      </w:tr>
      <w:tr w:rsidR="00682E97" w:rsidRPr="00B86834" w14:paraId="12D5CB94" w14:textId="77777777" w:rsidTr="00856AC4">
        <w:trPr>
          <w:trHeight w:val="20"/>
        </w:trPr>
        <w:tc>
          <w:tcPr>
            <w:tcW w:w="1565" w:type="dxa"/>
            <w:noWrap/>
            <w:hideMark/>
          </w:tcPr>
          <w:p w14:paraId="7BBE47B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Heliophileae</w:t>
            </w:r>
            <w:proofErr w:type="spellEnd"/>
          </w:p>
        </w:tc>
        <w:tc>
          <w:tcPr>
            <w:tcW w:w="1300" w:type="dxa"/>
            <w:noWrap/>
            <w:hideMark/>
          </w:tcPr>
          <w:p w14:paraId="4DD18F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7B79C8B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0.06634313</w:t>
            </w:r>
          </w:p>
        </w:tc>
        <w:tc>
          <w:tcPr>
            <w:tcW w:w="1300" w:type="dxa"/>
            <w:noWrap/>
            <w:hideMark/>
          </w:tcPr>
          <w:p w14:paraId="0A169B7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0.13605649</w:t>
            </w:r>
          </w:p>
        </w:tc>
        <w:tc>
          <w:tcPr>
            <w:tcW w:w="1300" w:type="dxa"/>
            <w:noWrap/>
            <w:hideMark/>
          </w:tcPr>
          <w:p w14:paraId="205786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0.08969506</w:t>
            </w:r>
          </w:p>
        </w:tc>
        <w:tc>
          <w:tcPr>
            <w:tcW w:w="1300" w:type="dxa"/>
            <w:noWrap/>
            <w:hideMark/>
          </w:tcPr>
          <w:p w14:paraId="58D8DE5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6.97503679</w:t>
            </w:r>
          </w:p>
        </w:tc>
      </w:tr>
      <w:tr w:rsidR="00682E97" w:rsidRPr="00B86834" w14:paraId="17C9F69E" w14:textId="77777777" w:rsidTr="00856AC4">
        <w:trPr>
          <w:trHeight w:val="20"/>
        </w:trPr>
        <w:tc>
          <w:tcPr>
            <w:tcW w:w="1565" w:type="dxa"/>
            <w:noWrap/>
            <w:hideMark/>
          </w:tcPr>
          <w:p w14:paraId="2EEFB3C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Heliophileae</w:t>
            </w:r>
            <w:proofErr w:type="spellEnd"/>
          </w:p>
        </w:tc>
        <w:tc>
          <w:tcPr>
            <w:tcW w:w="1300" w:type="dxa"/>
            <w:noWrap/>
            <w:hideMark/>
          </w:tcPr>
          <w:p w14:paraId="3CD17A7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B53190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0.10404222</w:t>
            </w:r>
          </w:p>
        </w:tc>
        <w:tc>
          <w:tcPr>
            <w:tcW w:w="1300" w:type="dxa"/>
            <w:noWrap/>
            <w:hideMark/>
          </w:tcPr>
          <w:p w14:paraId="4DF391B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0.13605649</w:t>
            </w:r>
          </w:p>
        </w:tc>
        <w:tc>
          <w:tcPr>
            <w:tcW w:w="1300" w:type="dxa"/>
            <w:noWrap/>
            <w:hideMark/>
          </w:tcPr>
          <w:p w14:paraId="142AA6A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0.06252826</w:t>
            </w:r>
          </w:p>
        </w:tc>
        <w:tc>
          <w:tcPr>
            <w:tcW w:w="1300" w:type="dxa"/>
            <w:noWrap/>
            <w:hideMark/>
          </w:tcPr>
          <w:p w14:paraId="43470C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8.39869433</w:t>
            </w:r>
          </w:p>
        </w:tc>
      </w:tr>
      <w:tr w:rsidR="00682E97" w:rsidRPr="00B86834" w14:paraId="54B33FC2" w14:textId="77777777" w:rsidTr="00856AC4">
        <w:trPr>
          <w:trHeight w:val="20"/>
        </w:trPr>
        <w:tc>
          <w:tcPr>
            <w:tcW w:w="1565" w:type="dxa"/>
            <w:noWrap/>
            <w:hideMark/>
          </w:tcPr>
          <w:p w14:paraId="3A06C16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303724A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E85DB0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0.08162554</w:t>
            </w:r>
          </w:p>
        </w:tc>
        <w:tc>
          <w:tcPr>
            <w:tcW w:w="1300" w:type="dxa"/>
            <w:noWrap/>
            <w:hideMark/>
          </w:tcPr>
          <w:p w14:paraId="00309CE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0.59004273</w:t>
            </w:r>
          </w:p>
        </w:tc>
        <w:tc>
          <w:tcPr>
            <w:tcW w:w="1300" w:type="dxa"/>
            <w:noWrap/>
            <w:hideMark/>
          </w:tcPr>
          <w:p w14:paraId="63FEDE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0.35475392</w:t>
            </w:r>
          </w:p>
        </w:tc>
        <w:tc>
          <w:tcPr>
            <w:tcW w:w="1300" w:type="dxa"/>
            <w:noWrap/>
            <w:hideMark/>
          </w:tcPr>
          <w:p w14:paraId="439C0D3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9.12085686</w:t>
            </w:r>
          </w:p>
        </w:tc>
      </w:tr>
      <w:tr w:rsidR="00682E97" w:rsidRPr="00B86834" w14:paraId="35363906" w14:textId="77777777" w:rsidTr="00856AC4">
        <w:trPr>
          <w:trHeight w:val="20"/>
        </w:trPr>
        <w:tc>
          <w:tcPr>
            <w:tcW w:w="1565" w:type="dxa"/>
            <w:noWrap/>
            <w:hideMark/>
          </w:tcPr>
          <w:p w14:paraId="7BA1D45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Hypericum</w:t>
            </w:r>
          </w:p>
        </w:tc>
        <w:tc>
          <w:tcPr>
            <w:tcW w:w="1300" w:type="dxa"/>
            <w:noWrap/>
            <w:hideMark/>
          </w:tcPr>
          <w:p w14:paraId="0A5BBF7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CCBD73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0.01643431</w:t>
            </w:r>
          </w:p>
        </w:tc>
        <w:tc>
          <w:tcPr>
            <w:tcW w:w="1300" w:type="dxa"/>
            <w:noWrap/>
            <w:hideMark/>
          </w:tcPr>
          <w:p w14:paraId="330C6D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0.59004273</w:t>
            </w:r>
          </w:p>
        </w:tc>
        <w:tc>
          <w:tcPr>
            <w:tcW w:w="1300" w:type="dxa"/>
            <w:noWrap/>
            <w:hideMark/>
          </w:tcPr>
          <w:p w14:paraId="7ED6EE7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0.02609249</w:t>
            </w:r>
          </w:p>
        </w:tc>
        <w:tc>
          <w:tcPr>
            <w:tcW w:w="1300" w:type="dxa"/>
            <w:noWrap/>
            <w:hideMark/>
          </w:tcPr>
          <w:p w14:paraId="168631E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9.16897766</w:t>
            </w:r>
          </w:p>
        </w:tc>
      </w:tr>
      <w:tr w:rsidR="00682E97" w:rsidRPr="00B86834" w14:paraId="7CC59801" w14:textId="77777777" w:rsidTr="00856AC4">
        <w:trPr>
          <w:trHeight w:val="20"/>
        </w:trPr>
        <w:tc>
          <w:tcPr>
            <w:tcW w:w="1565" w:type="dxa"/>
            <w:noWrap/>
            <w:hideMark/>
          </w:tcPr>
          <w:p w14:paraId="7C36728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Lepidieae</w:t>
            </w:r>
            <w:proofErr w:type="spellEnd"/>
          </w:p>
        </w:tc>
        <w:tc>
          <w:tcPr>
            <w:tcW w:w="1300" w:type="dxa"/>
            <w:noWrap/>
            <w:hideMark/>
          </w:tcPr>
          <w:p w14:paraId="4FD536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1A278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0.24377528</w:t>
            </w:r>
          </w:p>
        </w:tc>
        <w:tc>
          <w:tcPr>
            <w:tcW w:w="1300" w:type="dxa"/>
            <w:noWrap/>
            <w:hideMark/>
          </w:tcPr>
          <w:p w14:paraId="10F4F5E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9.48539121</w:t>
            </w:r>
          </w:p>
        </w:tc>
        <w:tc>
          <w:tcPr>
            <w:tcW w:w="1300" w:type="dxa"/>
            <w:noWrap/>
            <w:hideMark/>
          </w:tcPr>
          <w:p w14:paraId="208981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7.81624215</w:t>
            </w:r>
          </w:p>
        </w:tc>
        <w:tc>
          <w:tcPr>
            <w:tcW w:w="1300" w:type="dxa"/>
            <w:noWrap/>
            <w:hideMark/>
          </w:tcPr>
          <w:p w14:paraId="5639A6E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7.77321372</w:t>
            </w:r>
          </w:p>
        </w:tc>
      </w:tr>
      <w:tr w:rsidR="00682E97" w:rsidRPr="00B86834" w14:paraId="7FECAA8B" w14:textId="77777777" w:rsidTr="00856AC4">
        <w:trPr>
          <w:trHeight w:val="20"/>
        </w:trPr>
        <w:tc>
          <w:tcPr>
            <w:tcW w:w="1565" w:type="dxa"/>
            <w:noWrap/>
            <w:hideMark/>
          </w:tcPr>
          <w:p w14:paraId="43654A4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Lepidieae</w:t>
            </w:r>
            <w:proofErr w:type="spellEnd"/>
          </w:p>
        </w:tc>
        <w:tc>
          <w:tcPr>
            <w:tcW w:w="1300" w:type="dxa"/>
            <w:noWrap/>
            <w:hideMark/>
          </w:tcPr>
          <w:p w14:paraId="1FDEB56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DE1C15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0.20901694</w:t>
            </w:r>
          </w:p>
        </w:tc>
        <w:tc>
          <w:tcPr>
            <w:tcW w:w="1300" w:type="dxa"/>
            <w:noWrap/>
            <w:hideMark/>
          </w:tcPr>
          <w:p w14:paraId="18C3757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9.48539121</w:t>
            </w:r>
          </w:p>
        </w:tc>
        <w:tc>
          <w:tcPr>
            <w:tcW w:w="1300" w:type="dxa"/>
            <w:noWrap/>
            <w:hideMark/>
          </w:tcPr>
          <w:p w14:paraId="1D7EDD1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7.77153297</w:t>
            </w:r>
          </w:p>
        </w:tc>
        <w:tc>
          <w:tcPr>
            <w:tcW w:w="1300" w:type="dxa"/>
            <w:noWrap/>
            <w:hideMark/>
          </w:tcPr>
          <w:p w14:paraId="26F4299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7.77984526</w:t>
            </w:r>
          </w:p>
        </w:tc>
      </w:tr>
      <w:tr w:rsidR="00682E97" w:rsidRPr="00B86834" w14:paraId="5773C5D6" w14:textId="77777777" w:rsidTr="00856AC4">
        <w:trPr>
          <w:trHeight w:val="20"/>
        </w:trPr>
        <w:tc>
          <w:tcPr>
            <w:tcW w:w="1565" w:type="dxa"/>
            <w:noWrap/>
            <w:hideMark/>
          </w:tcPr>
          <w:p w14:paraId="3557A02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7DA7527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714048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0.02805195</w:t>
            </w:r>
          </w:p>
        </w:tc>
        <w:tc>
          <w:tcPr>
            <w:tcW w:w="1300" w:type="dxa"/>
            <w:noWrap/>
            <w:hideMark/>
          </w:tcPr>
          <w:p w14:paraId="75FDE8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0.0327964</w:t>
            </w:r>
          </w:p>
        </w:tc>
        <w:tc>
          <w:tcPr>
            <w:tcW w:w="1300" w:type="dxa"/>
            <w:noWrap/>
            <w:hideMark/>
          </w:tcPr>
          <w:p w14:paraId="28CEAC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0.08562482</w:t>
            </w:r>
          </w:p>
        </w:tc>
        <w:tc>
          <w:tcPr>
            <w:tcW w:w="1300" w:type="dxa"/>
            <w:noWrap/>
            <w:hideMark/>
          </w:tcPr>
          <w:p w14:paraId="1BBDB27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8.1163569</w:t>
            </w:r>
          </w:p>
        </w:tc>
      </w:tr>
      <w:tr w:rsidR="00682E97" w:rsidRPr="00B86834" w14:paraId="31A5B7FC" w14:textId="77777777" w:rsidTr="00856AC4">
        <w:trPr>
          <w:trHeight w:val="20"/>
        </w:trPr>
        <w:tc>
          <w:tcPr>
            <w:tcW w:w="1565" w:type="dxa"/>
            <w:noWrap/>
            <w:hideMark/>
          </w:tcPr>
          <w:p w14:paraId="0F79775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Lupinus</w:t>
            </w:r>
          </w:p>
        </w:tc>
        <w:tc>
          <w:tcPr>
            <w:tcW w:w="1300" w:type="dxa"/>
            <w:noWrap/>
            <w:hideMark/>
          </w:tcPr>
          <w:p w14:paraId="41E3FAD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21B6A8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0.07866818</w:t>
            </w:r>
          </w:p>
        </w:tc>
        <w:tc>
          <w:tcPr>
            <w:tcW w:w="1300" w:type="dxa"/>
            <w:noWrap/>
            <w:hideMark/>
          </w:tcPr>
          <w:p w14:paraId="50D2245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0.0327964</w:t>
            </w:r>
          </w:p>
        </w:tc>
        <w:tc>
          <w:tcPr>
            <w:tcW w:w="1300" w:type="dxa"/>
            <w:noWrap/>
            <w:hideMark/>
          </w:tcPr>
          <w:p w14:paraId="28C8138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0.11880514</w:t>
            </w:r>
          </w:p>
        </w:tc>
        <w:tc>
          <w:tcPr>
            <w:tcW w:w="1300" w:type="dxa"/>
            <w:noWrap/>
            <w:hideMark/>
          </w:tcPr>
          <w:p w14:paraId="1EA16B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13.6381535</w:t>
            </w:r>
          </w:p>
        </w:tc>
      </w:tr>
      <w:tr w:rsidR="00682E97" w:rsidRPr="00B86834" w14:paraId="6ABD1924" w14:textId="77777777" w:rsidTr="00856AC4">
        <w:trPr>
          <w:trHeight w:val="20"/>
        </w:trPr>
        <w:tc>
          <w:tcPr>
            <w:tcW w:w="1565" w:type="dxa"/>
            <w:noWrap/>
            <w:hideMark/>
          </w:tcPr>
          <w:p w14:paraId="3D90180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Lysimachieae</w:t>
            </w:r>
            <w:proofErr w:type="spellEnd"/>
          </w:p>
        </w:tc>
        <w:tc>
          <w:tcPr>
            <w:tcW w:w="1300" w:type="dxa"/>
            <w:noWrap/>
            <w:hideMark/>
          </w:tcPr>
          <w:p w14:paraId="5BF6004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0775B82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0.03774993</w:t>
            </w:r>
          </w:p>
        </w:tc>
        <w:tc>
          <w:tcPr>
            <w:tcW w:w="1300" w:type="dxa"/>
            <w:noWrap/>
            <w:hideMark/>
          </w:tcPr>
          <w:p w14:paraId="4A267C8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0.11544436</w:t>
            </w:r>
          </w:p>
        </w:tc>
        <w:tc>
          <w:tcPr>
            <w:tcW w:w="1300" w:type="dxa"/>
            <w:noWrap/>
            <w:hideMark/>
          </w:tcPr>
          <w:p w14:paraId="4183D7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0.02712105</w:t>
            </w:r>
          </w:p>
        </w:tc>
        <w:tc>
          <w:tcPr>
            <w:tcW w:w="1300" w:type="dxa"/>
            <w:noWrap/>
            <w:hideMark/>
          </w:tcPr>
          <w:p w14:paraId="79F5EE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8.88684662</w:t>
            </w:r>
          </w:p>
        </w:tc>
      </w:tr>
      <w:tr w:rsidR="00682E97" w:rsidRPr="00B86834" w14:paraId="1455B913" w14:textId="77777777" w:rsidTr="00856AC4">
        <w:trPr>
          <w:trHeight w:val="20"/>
        </w:trPr>
        <w:tc>
          <w:tcPr>
            <w:tcW w:w="1565" w:type="dxa"/>
            <w:noWrap/>
            <w:hideMark/>
          </w:tcPr>
          <w:p w14:paraId="737A59E9"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Lysimachieae</w:t>
            </w:r>
            <w:proofErr w:type="spellEnd"/>
          </w:p>
        </w:tc>
        <w:tc>
          <w:tcPr>
            <w:tcW w:w="1300" w:type="dxa"/>
            <w:noWrap/>
            <w:hideMark/>
          </w:tcPr>
          <w:p w14:paraId="37D825B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A2B06C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0.02849096</w:t>
            </w:r>
          </w:p>
        </w:tc>
        <w:tc>
          <w:tcPr>
            <w:tcW w:w="1300" w:type="dxa"/>
            <w:noWrap/>
            <w:hideMark/>
          </w:tcPr>
          <w:p w14:paraId="5FB0472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0.11544436</w:t>
            </w:r>
          </w:p>
        </w:tc>
        <w:tc>
          <w:tcPr>
            <w:tcW w:w="1300" w:type="dxa"/>
            <w:noWrap/>
            <w:hideMark/>
          </w:tcPr>
          <w:p w14:paraId="08A680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0.02389185</w:t>
            </w:r>
          </w:p>
        </w:tc>
        <w:tc>
          <w:tcPr>
            <w:tcW w:w="1300" w:type="dxa"/>
            <w:noWrap/>
            <w:hideMark/>
          </w:tcPr>
          <w:p w14:paraId="7689823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8.99585704</w:t>
            </w:r>
          </w:p>
        </w:tc>
      </w:tr>
      <w:tr w:rsidR="00682E97" w:rsidRPr="00B86834" w14:paraId="69A541D2" w14:textId="77777777" w:rsidTr="00856AC4">
        <w:trPr>
          <w:trHeight w:val="20"/>
        </w:trPr>
        <w:tc>
          <w:tcPr>
            <w:tcW w:w="1565" w:type="dxa"/>
            <w:noWrap/>
            <w:hideMark/>
          </w:tcPr>
          <w:p w14:paraId="37A9C4D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Onagraceae</w:t>
            </w:r>
            <w:proofErr w:type="spellEnd"/>
          </w:p>
        </w:tc>
        <w:tc>
          <w:tcPr>
            <w:tcW w:w="1300" w:type="dxa"/>
            <w:noWrap/>
            <w:hideMark/>
          </w:tcPr>
          <w:p w14:paraId="06F0B1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AE8060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0.03871019</w:t>
            </w:r>
          </w:p>
        </w:tc>
        <w:tc>
          <w:tcPr>
            <w:tcW w:w="1300" w:type="dxa"/>
            <w:noWrap/>
            <w:hideMark/>
          </w:tcPr>
          <w:p w14:paraId="123B33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0.10943066</w:t>
            </w:r>
          </w:p>
        </w:tc>
        <w:tc>
          <w:tcPr>
            <w:tcW w:w="1300" w:type="dxa"/>
            <w:noWrap/>
            <w:hideMark/>
          </w:tcPr>
          <w:p w14:paraId="043FE8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0.27245281</w:t>
            </w:r>
          </w:p>
        </w:tc>
        <w:tc>
          <w:tcPr>
            <w:tcW w:w="1300" w:type="dxa"/>
            <w:noWrap/>
            <w:hideMark/>
          </w:tcPr>
          <w:p w14:paraId="22D53D8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7.89504685</w:t>
            </w:r>
          </w:p>
        </w:tc>
      </w:tr>
      <w:tr w:rsidR="00682E97" w:rsidRPr="00B86834" w14:paraId="1AAFADA1" w14:textId="77777777" w:rsidTr="00856AC4">
        <w:trPr>
          <w:trHeight w:val="20"/>
        </w:trPr>
        <w:tc>
          <w:tcPr>
            <w:tcW w:w="1565" w:type="dxa"/>
            <w:noWrap/>
            <w:hideMark/>
          </w:tcPr>
          <w:p w14:paraId="03DB0BD4"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Onagraceae</w:t>
            </w:r>
            <w:proofErr w:type="spellEnd"/>
          </w:p>
        </w:tc>
        <w:tc>
          <w:tcPr>
            <w:tcW w:w="1300" w:type="dxa"/>
            <w:noWrap/>
            <w:hideMark/>
          </w:tcPr>
          <w:p w14:paraId="0561852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093D16E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0.00416502</w:t>
            </w:r>
          </w:p>
        </w:tc>
        <w:tc>
          <w:tcPr>
            <w:tcW w:w="1300" w:type="dxa"/>
            <w:noWrap/>
            <w:hideMark/>
          </w:tcPr>
          <w:p w14:paraId="07A4ACE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0.10943066</w:t>
            </w:r>
          </w:p>
        </w:tc>
        <w:tc>
          <w:tcPr>
            <w:tcW w:w="1300" w:type="dxa"/>
            <w:noWrap/>
            <w:hideMark/>
          </w:tcPr>
          <w:p w14:paraId="538A05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0.07267066</w:t>
            </w:r>
          </w:p>
        </w:tc>
        <w:tc>
          <w:tcPr>
            <w:tcW w:w="1300" w:type="dxa"/>
            <w:noWrap/>
            <w:hideMark/>
          </w:tcPr>
          <w:p w14:paraId="7113AB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8.85193465</w:t>
            </w:r>
          </w:p>
        </w:tc>
      </w:tr>
      <w:tr w:rsidR="00682E97" w:rsidRPr="00B86834" w14:paraId="67B181DF" w14:textId="77777777" w:rsidTr="00856AC4">
        <w:trPr>
          <w:trHeight w:val="20"/>
        </w:trPr>
        <w:tc>
          <w:tcPr>
            <w:tcW w:w="1565" w:type="dxa"/>
            <w:noWrap/>
            <w:hideMark/>
          </w:tcPr>
          <w:p w14:paraId="60A4AFA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28F3CC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C0299D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0.04398991</w:t>
            </w:r>
          </w:p>
        </w:tc>
        <w:tc>
          <w:tcPr>
            <w:tcW w:w="1300" w:type="dxa"/>
            <w:noWrap/>
            <w:hideMark/>
          </w:tcPr>
          <w:p w14:paraId="7AD5DBB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0.15740082</w:t>
            </w:r>
          </w:p>
        </w:tc>
        <w:tc>
          <w:tcPr>
            <w:tcW w:w="1300" w:type="dxa"/>
            <w:noWrap/>
            <w:hideMark/>
          </w:tcPr>
          <w:p w14:paraId="795B2EA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0.1580424</w:t>
            </w:r>
          </w:p>
        </w:tc>
        <w:tc>
          <w:tcPr>
            <w:tcW w:w="1300" w:type="dxa"/>
            <w:noWrap/>
            <w:hideMark/>
          </w:tcPr>
          <w:p w14:paraId="3A18E26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8.5411767</w:t>
            </w:r>
          </w:p>
        </w:tc>
      </w:tr>
      <w:tr w:rsidR="00682E97" w:rsidRPr="00B86834" w14:paraId="2303D721" w14:textId="77777777" w:rsidTr="00856AC4">
        <w:trPr>
          <w:trHeight w:val="20"/>
        </w:trPr>
        <w:tc>
          <w:tcPr>
            <w:tcW w:w="1565" w:type="dxa"/>
            <w:noWrap/>
            <w:hideMark/>
          </w:tcPr>
          <w:p w14:paraId="1FD031A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Orobanchaceae</w:t>
            </w:r>
          </w:p>
        </w:tc>
        <w:tc>
          <w:tcPr>
            <w:tcW w:w="1300" w:type="dxa"/>
            <w:noWrap/>
            <w:hideMark/>
          </w:tcPr>
          <w:p w14:paraId="110DFE9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0EC59F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0.04174612</w:t>
            </w:r>
          </w:p>
        </w:tc>
        <w:tc>
          <w:tcPr>
            <w:tcW w:w="1300" w:type="dxa"/>
            <w:noWrap/>
            <w:hideMark/>
          </w:tcPr>
          <w:p w14:paraId="66444FA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0.15740082</w:t>
            </w:r>
          </w:p>
        </w:tc>
        <w:tc>
          <w:tcPr>
            <w:tcW w:w="1300" w:type="dxa"/>
            <w:noWrap/>
            <w:hideMark/>
          </w:tcPr>
          <w:p w14:paraId="65B02A8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0.15936042</w:t>
            </w:r>
          </w:p>
        </w:tc>
        <w:tc>
          <w:tcPr>
            <w:tcW w:w="1300" w:type="dxa"/>
            <w:noWrap/>
            <w:hideMark/>
          </w:tcPr>
          <w:p w14:paraId="325C891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8.48590867</w:t>
            </w:r>
          </w:p>
        </w:tc>
      </w:tr>
      <w:tr w:rsidR="00682E97" w:rsidRPr="00B86834" w14:paraId="591F8540" w14:textId="77777777" w:rsidTr="00856AC4">
        <w:trPr>
          <w:trHeight w:val="20"/>
        </w:trPr>
        <w:tc>
          <w:tcPr>
            <w:tcW w:w="1565" w:type="dxa"/>
            <w:noWrap/>
            <w:hideMark/>
          </w:tcPr>
          <w:p w14:paraId="6560C110"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Panicoideae</w:t>
            </w:r>
            <w:proofErr w:type="spellEnd"/>
          </w:p>
        </w:tc>
        <w:tc>
          <w:tcPr>
            <w:tcW w:w="1300" w:type="dxa"/>
            <w:noWrap/>
            <w:hideMark/>
          </w:tcPr>
          <w:p w14:paraId="4BDB65D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ADFD46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0.02815515</w:t>
            </w:r>
          </w:p>
        </w:tc>
        <w:tc>
          <w:tcPr>
            <w:tcW w:w="1300" w:type="dxa"/>
            <w:noWrap/>
            <w:hideMark/>
          </w:tcPr>
          <w:p w14:paraId="37E5778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0.81789315</w:t>
            </w:r>
          </w:p>
        </w:tc>
        <w:tc>
          <w:tcPr>
            <w:tcW w:w="1300" w:type="dxa"/>
            <w:noWrap/>
            <w:hideMark/>
          </w:tcPr>
          <w:p w14:paraId="79280BC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0.65324868</w:t>
            </w:r>
          </w:p>
        </w:tc>
        <w:tc>
          <w:tcPr>
            <w:tcW w:w="1300" w:type="dxa"/>
            <w:noWrap/>
            <w:hideMark/>
          </w:tcPr>
          <w:p w14:paraId="10599E6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8.66344107</w:t>
            </w:r>
          </w:p>
        </w:tc>
      </w:tr>
      <w:tr w:rsidR="00682E97" w:rsidRPr="00B86834" w14:paraId="3B6B1847" w14:textId="77777777" w:rsidTr="00856AC4">
        <w:trPr>
          <w:trHeight w:val="20"/>
        </w:trPr>
        <w:tc>
          <w:tcPr>
            <w:tcW w:w="1565" w:type="dxa"/>
            <w:noWrap/>
            <w:hideMark/>
          </w:tcPr>
          <w:p w14:paraId="2947D74C"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Panicoideae</w:t>
            </w:r>
            <w:proofErr w:type="spellEnd"/>
          </w:p>
        </w:tc>
        <w:tc>
          <w:tcPr>
            <w:tcW w:w="1300" w:type="dxa"/>
            <w:noWrap/>
            <w:hideMark/>
          </w:tcPr>
          <w:p w14:paraId="441B39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6376FAF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0.03949567</w:t>
            </w:r>
          </w:p>
        </w:tc>
        <w:tc>
          <w:tcPr>
            <w:tcW w:w="1300" w:type="dxa"/>
            <w:noWrap/>
            <w:hideMark/>
          </w:tcPr>
          <w:p w14:paraId="6687A7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0.81789315</w:t>
            </w:r>
          </w:p>
        </w:tc>
        <w:tc>
          <w:tcPr>
            <w:tcW w:w="1300" w:type="dxa"/>
            <w:noWrap/>
            <w:hideMark/>
          </w:tcPr>
          <w:p w14:paraId="7D2F19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0.65324854</w:t>
            </w:r>
          </w:p>
        </w:tc>
        <w:tc>
          <w:tcPr>
            <w:tcW w:w="1300" w:type="dxa"/>
            <w:noWrap/>
            <w:hideMark/>
          </w:tcPr>
          <w:p w14:paraId="13017ED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8.78505209</w:t>
            </w:r>
          </w:p>
        </w:tc>
      </w:tr>
      <w:tr w:rsidR="00682E97" w:rsidRPr="00B86834" w14:paraId="35CAB0F6" w14:textId="77777777" w:rsidTr="00856AC4">
        <w:trPr>
          <w:trHeight w:val="20"/>
        </w:trPr>
        <w:tc>
          <w:tcPr>
            <w:tcW w:w="1565" w:type="dxa"/>
            <w:noWrap/>
            <w:hideMark/>
          </w:tcPr>
          <w:p w14:paraId="168F3B6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Polemoniaceae</w:t>
            </w:r>
            <w:proofErr w:type="spellEnd"/>
          </w:p>
        </w:tc>
        <w:tc>
          <w:tcPr>
            <w:tcW w:w="1300" w:type="dxa"/>
            <w:noWrap/>
            <w:hideMark/>
          </w:tcPr>
          <w:p w14:paraId="0FE6AF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FEA1CA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0.01167735</w:t>
            </w:r>
          </w:p>
        </w:tc>
        <w:tc>
          <w:tcPr>
            <w:tcW w:w="1300" w:type="dxa"/>
            <w:noWrap/>
            <w:hideMark/>
          </w:tcPr>
          <w:p w14:paraId="7359F76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0.03361776</w:t>
            </w:r>
          </w:p>
        </w:tc>
        <w:tc>
          <w:tcPr>
            <w:tcW w:w="1300" w:type="dxa"/>
            <w:noWrap/>
            <w:hideMark/>
          </w:tcPr>
          <w:p w14:paraId="5D740D5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0.03668367</w:t>
            </w:r>
          </w:p>
        </w:tc>
        <w:tc>
          <w:tcPr>
            <w:tcW w:w="1300" w:type="dxa"/>
            <w:noWrap/>
            <w:hideMark/>
          </w:tcPr>
          <w:p w14:paraId="4831B3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7.38397126</w:t>
            </w:r>
          </w:p>
        </w:tc>
      </w:tr>
      <w:tr w:rsidR="00682E97" w:rsidRPr="00B86834" w14:paraId="5314A64B" w14:textId="77777777" w:rsidTr="00856AC4">
        <w:trPr>
          <w:trHeight w:val="20"/>
        </w:trPr>
        <w:tc>
          <w:tcPr>
            <w:tcW w:w="1565" w:type="dxa"/>
            <w:noWrap/>
            <w:hideMark/>
          </w:tcPr>
          <w:p w14:paraId="3BF394C6"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Polemoniaceae</w:t>
            </w:r>
            <w:proofErr w:type="spellEnd"/>
          </w:p>
        </w:tc>
        <w:tc>
          <w:tcPr>
            <w:tcW w:w="1300" w:type="dxa"/>
            <w:noWrap/>
            <w:hideMark/>
          </w:tcPr>
          <w:p w14:paraId="0A9F4D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C76356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0.00838739</w:t>
            </w:r>
          </w:p>
        </w:tc>
        <w:tc>
          <w:tcPr>
            <w:tcW w:w="1300" w:type="dxa"/>
            <w:noWrap/>
            <w:hideMark/>
          </w:tcPr>
          <w:p w14:paraId="7DEAD5C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0.03361776</w:t>
            </w:r>
          </w:p>
        </w:tc>
        <w:tc>
          <w:tcPr>
            <w:tcW w:w="1300" w:type="dxa"/>
            <w:noWrap/>
            <w:hideMark/>
          </w:tcPr>
          <w:p w14:paraId="35172F3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0.03667393</w:t>
            </w:r>
          </w:p>
        </w:tc>
        <w:tc>
          <w:tcPr>
            <w:tcW w:w="1300" w:type="dxa"/>
            <w:noWrap/>
            <w:hideMark/>
          </w:tcPr>
          <w:p w14:paraId="557A622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9.26525933</w:t>
            </w:r>
          </w:p>
        </w:tc>
      </w:tr>
      <w:tr w:rsidR="00682E97" w:rsidRPr="00B86834" w14:paraId="11D812EA" w14:textId="77777777" w:rsidTr="00856AC4">
        <w:trPr>
          <w:trHeight w:val="20"/>
        </w:trPr>
        <w:tc>
          <w:tcPr>
            <w:tcW w:w="1565" w:type="dxa"/>
            <w:noWrap/>
            <w:hideMark/>
          </w:tcPr>
          <w:p w14:paraId="5A3C7E8F"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Pooideae</w:t>
            </w:r>
            <w:proofErr w:type="spellEnd"/>
          </w:p>
        </w:tc>
        <w:tc>
          <w:tcPr>
            <w:tcW w:w="1300" w:type="dxa"/>
            <w:noWrap/>
            <w:hideMark/>
          </w:tcPr>
          <w:p w14:paraId="5DD022B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14CFCB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0.0270249</w:t>
            </w:r>
          </w:p>
        </w:tc>
        <w:tc>
          <w:tcPr>
            <w:tcW w:w="1300" w:type="dxa"/>
            <w:noWrap/>
            <w:hideMark/>
          </w:tcPr>
          <w:p w14:paraId="02D0E9F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2.41066525</w:t>
            </w:r>
          </w:p>
        </w:tc>
        <w:tc>
          <w:tcPr>
            <w:tcW w:w="1300" w:type="dxa"/>
            <w:noWrap/>
            <w:hideMark/>
          </w:tcPr>
          <w:p w14:paraId="23ACB91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1.94154524</w:t>
            </w:r>
          </w:p>
        </w:tc>
        <w:tc>
          <w:tcPr>
            <w:tcW w:w="1300" w:type="dxa"/>
            <w:noWrap/>
            <w:hideMark/>
          </w:tcPr>
          <w:p w14:paraId="34468E9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8.26179387</w:t>
            </w:r>
          </w:p>
        </w:tc>
      </w:tr>
      <w:tr w:rsidR="00682E97" w:rsidRPr="00B86834" w14:paraId="0F837F68" w14:textId="77777777" w:rsidTr="00856AC4">
        <w:trPr>
          <w:trHeight w:val="20"/>
        </w:trPr>
        <w:tc>
          <w:tcPr>
            <w:tcW w:w="1565" w:type="dxa"/>
            <w:noWrap/>
            <w:hideMark/>
          </w:tcPr>
          <w:p w14:paraId="295A645D"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Pooideae</w:t>
            </w:r>
            <w:proofErr w:type="spellEnd"/>
          </w:p>
        </w:tc>
        <w:tc>
          <w:tcPr>
            <w:tcW w:w="1300" w:type="dxa"/>
            <w:noWrap/>
            <w:hideMark/>
          </w:tcPr>
          <w:p w14:paraId="0BC916F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3C82804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0.03013477</w:t>
            </w:r>
          </w:p>
        </w:tc>
        <w:tc>
          <w:tcPr>
            <w:tcW w:w="1300" w:type="dxa"/>
            <w:noWrap/>
            <w:hideMark/>
          </w:tcPr>
          <w:p w14:paraId="75811F3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2.41066525</w:t>
            </w:r>
          </w:p>
        </w:tc>
        <w:tc>
          <w:tcPr>
            <w:tcW w:w="1300" w:type="dxa"/>
            <w:noWrap/>
            <w:hideMark/>
          </w:tcPr>
          <w:p w14:paraId="7597EDA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1.94154524</w:t>
            </w:r>
          </w:p>
        </w:tc>
        <w:tc>
          <w:tcPr>
            <w:tcW w:w="1300" w:type="dxa"/>
            <w:noWrap/>
            <w:hideMark/>
          </w:tcPr>
          <w:p w14:paraId="6085FE8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8.69603936</w:t>
            </w:r>
          </w:p>
        </w:tc>
      </w:tr>
      <w:tr w:rsidR="00682E97" w:rsidRPr="00B86834" w14:paraId="2BBA73BE" w14:textId="77777777" w:rsidTr="00856AC4">
        <w:trPr>
          <w:trHeight w:val="20"/>
        </w:trPr>
        <w:tc>
          <w:tcPr>
            <w:tcW w:w="1565" w:type="dxa"/>
            <w:noWrap/>
            <w:hideMark/>
          </w:tcPr>
          <w:p w14:paraId="42BB68E3"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Primulaceae</w:t>
            </w:r>
            <w:proofErr w:type="spellEnd"/>
          </w:p>
        </w:tc>
        <w:tc>
          <w:tcPr>
            <w:tcW w:w="1300" w:type="dxa"/>
            <w:noWrap/>
            <w:hideMark/>
          </w:tcPr>
          <w:p w14:paraId="2AB3977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6C6A99D"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0.0251974</w:t>
            </w:r>
          </w:p>
        </w:tc>
        <w:tc>
          <w:tcPr>
            <w:tcW w:w="1300" w:type="dxa"/>
            <w:noWrap/>
            <w:hideMark/>
          </w:tcPr>
          <w:p w14:paraId="4E65CFC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0.2483582</w:t>
            </w:r>
          </w:p>
        </w:tc>
        <w:tc>
          <w:tcPr>
            <w:tcW w:w="1300" w:type="dxa"/>
            <w:noWrap/>
            <w:hideMark/>
          </w:tcPr>
          <w:p w14:paraId="32E062F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0.11808828</w:t>
            </w:r>
          </w:p>
        </w:tc>
        <w:tc>
          <w:tcPr>
            <w:tcW w:w="1300" w:type="dxa"/>
            <w:noWrap/>
            <w:hideMark/>
          </w:tcPr>
          <w:p w14:paraId="6541E35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8.75717914</w:t>
            </w:r>
          </w:p>
        </w:tc>
      </w:tr>
      <w:tr w:rsidR="00682E97" w:rsidRPr="00B86834" w14:paraId="72AEF885" w14:textId="77777777" w:rsidTr="00856AC4">
        <w:trPr>
          <w:trHeight w:val="20"/>
        </w:trPr>
        <w:tc>
          <w:tcPr>
            <w:tcW w:w="1565" w:type="dxa"/>
            <w:noWrap/>
            <w:hideMark/>
          </w:tcPr>
          <w:p w14:paraId="2AF70748"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Primulaceae</w:t>
            </w:r>
            <w:proofErr w:type="spellEnd"/>
          </w:p>
        </w:tc>
        <w:tc>
          <w:tcPr>
            <w:tcW w:w="1300" w:type="dxa"/>
            <w:noWrap/>
            <w:hideMark/>
          </w:tcPr>
          <w:p w14:paraId="61DF250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89C6F8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0.01151704</w:t>
            </w:r>
          </w:p>
        </w:tc>
        <w:tc>
          <w:tcPr>
            <w:tcW w:w="1300" w:type="dxa"/>
            <w:noWrap/>
            <w:hideMark/>
          </w:tcPr>
          <w:p w14:paraId="346EB2A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0.2483582</w:t>
            </w:r>
          </w:p>
        </w:tc>
        <w:tc>
          <w:tcPr>
            <w:tcW w:w="1300" w:type="dxa"/>
            <w:noWrap/>
            <w:hideMark/>
          </w:tcPr>
          <w:p w14:paraId="15C7B39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0.15285536</w:t>
            </w:r>
          </w:p>
        </w:tc>
        <w:tc>
          <w:tcPr>
            <w:tcW w:w="1300" w:type="dxa"/>
            <w:noWrap/>
            <w:hideMark/>
          </w:tcPr>
          <w:p w14:paraId="294261C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8.85551769</w:t>
            </w:r>
          </w:p>
        </w:tc>
      </w:tr>
      <w:tr w:rsidR="00682E97" w:rsidRPr="00B86834" w14:paraId="6FEE62AC" w14:textId="77777777" w:rsidTr="00856AC4">
        <w:trPr>
          <w:trHeight w:val="20"/>
        </w:trPr>
        <w:tc>
          <w:tcPr>
            <w:tcW w:w="1565" w:type="dxa"/>
            <w:noWrap/>
            <w:hideMark/>
          </w:tcPr>
          <w:p w14:paraId="3D80FA9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Rubieae</w:t>
            </w:r>
            <w:proofErr w:type="spellEnd"/>
          </w:p>
        </w:tc>
        <w:tc>
          <w:tcPr>
            <w:tcW w:w="1300" w:type="dxa"/>
            <w:noWrap/>
            <w:hideMark/>
          </w:tcPr>
          <w:p w14:paraId="181AE28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5A7217A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0.04169511</w:t>
            </w:r>
          </w:p>
        </w:tc>
        <w:tc>
          <w:tcPr>
            <w:tcW w:w="1300" w:type="dxa"/>
            <w:noWrap/>
            <w:hideMark/>
          </w:tcPr>
          <w:p w14:paraId="660373F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1.18607452</w:t>
            </w:r>
          </w:p>
        </w:tc>
        <w:tc>
          <w:tcPr>
            <w:tcW w:w="1300" w:type="dxa"/>
            <w:noWrap/>
            <w:hideMark/>
          </w:tcPr>
          <w:p w14:paraId="2D84609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0.15363439</w:t>
            </w:r>
          </w:p>
        </w:tc>
        <w:tc>
          <w:tcPr>
            <w:tcW w:w="1300" w:type="dxa"/>
            <w:noWrap/>
            <w:hideMark/>
          </w:tcPr>
          <w:p w14:paraId="4A7B1C0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8.35687711</w:t>
            </w:r>
          </w:p>
        </w:tc>
      </w:tr>
      <w:tr w:rsidR="00682E97" w:rsidRPr="00B86834" w14:paraId="68082FAC" w14:textId="77777777" w:rsidTr="00856AC4">
        <w:trPr>
          <w:trHeight w:val="20"/>
        </w:trPr>
        <w:tc>
          <w:tcPr>
            <w:tcW w:w="1565" w:type="dxa"/>
            <w:noWrap/>
            <w:hideMark/>
          </w:tcPr>
          <w:p w14:paraId="274C5A8B"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Rubieae</w:t>
            </w:r>
            <w:proofErr w:type="spellEnd"/>
          </w:p>
        </w:tc>
        <w:tc>
          <w:tcPr>
            <w:tcW w:w="1300" w:type="dxa"/>
            <w:noWrap/>
            <w:hideMark/>
          </w:tcPr>
          <w:p w14:paraId="373A5C4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54F35BE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0.04908283</w:t>
            </w:r>
          </w:p>
        </w:tc>
        <w:tc>
          <w:tcPr>
            <w:tcW w:w="1300" w:type="dxa"/>
            <w:noWrap/>
            <w:hideMark/>
          </w:tcPr>
          <w:p w14:paraId="171958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1.18607452</w:t>
            </w:r>
          </w:p>
        </w:tc>
        <w:tc>
          <w:tcPr>
            <w:tcW w:w="1300" w:type="dxa"/>
            <w:noWrap/>
            <w:hideMark/>
          </w:tcPr>
          <w:p w14:paraId="425D625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0.55882939</w:t>
            </w:r>
          </w:p>
        </w:tc>
        <w:tc>
          <w:tcPr>
            <w:tcW w:w="1300" w:type="dxa"/>
            <w:noWrap/>
            <w:hideMark/>
          </w:tcPr>
          <w:p w14:paraId="139220F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8.7696908</w:t>
            </w:r>
          </w:p>
        </w:tc>
      </w:tr>
      <w:tr w:rsidR="00682E97" w:rsidRPr="00B86834" w14:paraId="711414C0" w14:textId="77777777" w:rsidTr="00856AC4">
        <w:trPr>
          <w:trHeight w:val="20"/>
        </w:trPr>
        <w:tc>
          <w:tcPr>
            <w:tcW w:w="1565" w:type="dxa"/>
            <w:noWrap/>
            <w:hideMark/>
          </w:tcPr>
          <w:p w14:paraId="1D19C84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0126249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2F57716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0.01577602</w:t>
            </w:r>
          </w:p>
        </w:tc>
        <w:tc>
          <w:tcPr>
            <w:tcW w:w="1300" w:type="dxa"/>
            <w:noWrap/>
            <w:hideMark/>
          </w:tcPr>
          <w:p w14:paraId="48A74CF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0.05665405</w:t>
            </w:r>
          </w:p>
        </w:tc>
        <w:tc>
          <w:tcPr>
            <w:tcW w:w="1300" w:type="dxa"/>
            <w:noWrap/>
            <w:hideMark/>
          </w:tcPr>
          <w:p w14:paraId="5541B54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0.07639197</w:t>
            </w:r>
          </w:p>
        </w:tc>
        <w:tc>
          <w:tcPr>
            <w:tcW w:w="1300" w:type="dxa"/>
            <w:noWrap/>
            <w:hideMark/>
          </w:tcPr>
          <w:p w14:paraId="54D456D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7.61132764</w:t>
            </w:r>
          </w:p>
        </w:tc>
      </w:tr>
      <w:tr w:rsidR="00682E97" w:rsidRPr="00B86834" w14:paraId="6C2D32E5" w14:textId="77777777" w:rsidTr="00856AC4">
        <w:trPr>
          <w:trHeight w:val="20"/>
        </w:trPr>
        <w:tc>
          <w:tcPr>
            <w:tcW w:w="1565" w:type="dxa"/>
            <w:noWrap/>
            <w:hideMark/>
          </w:tcPr>
          <w:p w14:paraId="2A6CEEC1"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Salvia</w:t>
            </w:r>
          </w:p>
        </w:tc>
        <w:tc>
          <w:tcPr>
            <w:tcW w:w="1300" w:type="dxa"/>
            <w:noWrap/>
            <w:hideMark/>
          </w:tcPr>
          <w:p w14:paraId="3010364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78FE5B2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0.015253</w:t>
            </w:r>
          </w:p>
        </w:tc>
        <w:tc>
          <w:tcPr>
            <w:tcW w:w="1300" w:type="dxa"/>
            <w:noWrap/>
            <w:hideMark/>
          </w:tcPr>
          <w:p w14:paraId="50FB53C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0.05665405</w:t>
            </w:r>
          </w:p>
        </w:tc>
        <w:tc>
          <w:tcPr>
            <w:tcW w:w="1300" w:type="dxa"/>
            <w:noWrap/>
            <w:hideMark/>
          </w:tcPr>
          <w:p w14:paraId="54C9380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0.07636625</w:t>
            </w:r>
          </w:p>
        </w:tc>
        <w:tc>
          <w:tcPr>
            <w:tcW w:w="1300" w:type="dxa"/>
            <w:noWrap/>
            <w:hideMark/>
          </w:tcPr>
          <w:p w14:paraId="46775CB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8.19096074</w:t>
            </w:r>
          </w:p>
        </w:tc>
      </w:tr>
      <w:tr w:rsidR="00682E97" w:rsidRPr="00B86834" w14:paraId="0581C1FF" w14:textId="77777777" w:rsidTr="00856AC4">
        <w:trPr>
          <w:trHeight w:val="20"/>
        </w:trPr>
        <w:tc>
          <w:tcPr>
            <w:tcW w:w="1565" w:type="dxa"/>
            <w:noWrap/>
            <w:hideMark/>
          </w:tcPr>
          <w:p w14:paraId="1D06678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19BEE5CA"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4B8222E4"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0.02411958</w:t>
            </w:r>
          </w:p>
        </w:tc>
        <w:tc>
          <w:tcPr>
            <w:tcW w:w="1300" w:type="dxa"/>
            <w:noWrap/>
            <w:hideMark/>
          </w:tcPr>
          <w:p w14:paraId="5A815A9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0.12608527</w:t>
            </w:r>
          </w:p>
        </w:tc>
        <w:tc>
          <w:tcPr>
            <w:tcW w:w="1300" w:type="dxa"/>
            <w:noWrap/>
            <w:hideMark/>
          </w:tcPr>
          <w:p w14:paraId="2F7E5EC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0.31342469</w:t>
            </w:r>
          </w:p>
        </w:tc>
        <w:tc>
          <w:tcPr>
            <w:tcW w:w="1300" w:type="dxa"/>
            <w:noWrap/>
            <w:hideMark/>
          </w:tcPr>
          <w:p w14:paraId="1E06CA0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7.88138697</w:t>
            </w:r>
          </w:p>
        </w:tc>
      </w:tr>
      <w:tr w:rsidR="00682E97" w:rsidRPr="00B86834" w14:paraId="7642A9A3" w14:textId="77777777" w:rsidTr="00856AC4">
        <w:trPr>
          <w:trHeight w:val="20"/>
        </w:trPr>
        <w:tc>
          <w:tcPr>
            <w:tcW w:w="1565" w:type="dxa"/>
            <w:noWrap/>
            <w:hideMark/>
          </w:tcPr>
          <w:p w14:paraId="5DFBF76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Solanaceae</w:t>
            </w:r>
          </w:p>
        </w:tc>
        <w:tc>
          <w:tcPr>
            <w:tcW w:w="1300" w:type="dxa"/>
            <w:noWrap/>
            <w:hideMark/>
          </w:tcPr>
          <w:p w14:paraId="264E105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1BD6AE9B"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0.014473</w:t>
            </w:r>
          </w:p>
        </w:tc>
        <w:tc>
          <w:tcPr>
            <w:tcW w:w="1300" w:type="dxa"/>
            <w:noWrap/>
            <w:hideMark/>
          </w:tcPr>
          <w:p w14:paraId="15F53C97"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0.12608527</w:t>
            </w:r>
          </w:p>
        </w:tc>
        <w:tc>
          <w:tcPr>
            <w:tcW w:w="1300" w:type="dxa"/>
            <w:noWrap/>
            <w:hideMark/>
          </w:tcPr>
          <w:p w14:paraId="7C221CE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0.23621796</w:t>
            </w:r>
          </w:p>
        </w:tc>
        <w:tc>
          <w:tcPr>
            <w:tcW w:w="1300" w:type="dxa"/>
            <w:noWrap/>
            <w:hideMark/>
          </w:tcPr>
          <w:p w14:paraId="43BAF48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8.45916171</w:t>
            </w:r>
          </w:p>
        </w:tc>
      </w:tr>
      <w:tr w:rsidR="00682E97" w:rsidRPr="00B86834" w14:paraId="4450357E" w14:textId="77777777" w:rsidTr="00856AC4">
        <w:trPr>
          <w:trHeight w:val="20"/>
        </w:trPr>
        <w:tc>
          <w:tcPr>
            <w:tcW w:w="1565" w:type="dxa"/>
            <w:noWrap/>
            <w:hideMark/>
          </w:tcPr>
          <w:p w14:paraId="7672DBEE"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Spermacoceae</w:t>
            </w:r>
            <w:proofErr w:type="spellEnd"/>
          </w:p>
        </w:tc>
        <w:tc>
          <w:tcPr>
            <w:tcW w:w="1300" w:type="dxa"/>
            <w:noWrap/>
            <w:hideMark/>
          </w:tcPr>
          <w:p w14:paraId="2F6C3445"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651E09D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0.03479382</w:t>
            </w:r>
          </w:p>
        </w:tc>
        <w:tc>
          <w:tcPr>
            <w:tcW w:w="1300" w:type="dxa"/>
            <w:noWrap/>
            <w:hideMark/>
          </w:tcPr>
          <w:p w14:paraId="4C6B6D1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0.03536571</w:t>
            </w:r>
          </w:p>
        </w:tc>
        <w:tc>
          <w:tcPr>
            <w:tcW w:w="1300" w:type="dxa"/>
            <w:noWrap/>
            <w:hideMark/>
          </w:tcPr>
          <w:p w14:paraId="504507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0.03113017</w:t>
            </w:r>
          </w:p>
        </w:tc>
        <w:tc>
          <w:tcPr>
            <w:tcW w:w="1300" w:type="dxa"/>
            <w:noWrap/>
            <w:hideMark/>
          </w:tcPr>
          <w:p w14:paraId="0332862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8.84366586</w:t>
            </w:r>
          </w:p>
        </w:tc>
      </w:tr>
      <w:tr w:rsidR="00682E97" w:rsidRPr="00B86834" w14:paraId="12EFAA14" w14:textId="77777777" w:rsidTr="00856AC4">
        <w:trPr>
          <w:trHeight w:val="20"/>
        </w:trPr>
        <w:tc>
          <w:tcPr>
            <w:tcW w:w="1565" w:type="dxa"/>
            <w:noWrap/>
            <w:hideMark/>
          </w:tcPr>
          <w:p w14:paraId="542101A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Spermacoceae</w:t>
            </w:r>
            <w:proofErr w:type="spellEnd"/>
          </w:p>
        </w:tc>
        <w:tc>
          <w:tcPr>
            <w:tcW w:w="1300" w:type="dxa"/>
            <w:noWrap/>
            <w:hideMark/>
          </w:tcPr>
          <w:p w14:paraId="1148930C"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283DFC1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0.01199718</w:t>
            </w:r>
          </w:p>
        </w:tc>
        <w:tc>
          <w:tcPr>
            <w:tcW w:w="1300" w:type="dxa"/>
            <w:noWrap/>
            <w:hideMark/>
          </w:tcPr>
          <w:p w14:paraId="6CFDCCA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0.03536571</w:t>
            </w:r>
          </w:p>
        </w:tc>
        <w:tc>
          <w:tcPr>
            <w:tcW w:w="1300" w:type="dxa"/>
            <w:noWrap/>
            <w:hideMark/>
          </w:tcPr>
          <w:p w14:paraId="5FA241D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0.03419885</w:t>
            </w:r>
          </w:p>
        </w:tc>
        <w:tc>
          <w:tcPr>
            <w:tcW w:w="1300" w:type="dxa"/>
            <w:noWrap/>
            <w:hideMark/>
          </w:tcPr>
          <w:p w14:paraId="6EC4E770"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8.69948668</w:t>
            </w:r>
          </w:p>
        </w:tc>
      </w:tr>
      <w:tr w:rsidR="00682E97" w:rsidRPr="00B86834" w14:paraId="6D1AAE0D" w14:textId="77777777" w:rsidTr="00856AC4">
        <w:trPr>
          <w:trHeight w:val="20"/>
        </w:trPr>
        <w:tc>
          <w:tcPr>
            <w:tcW w:w="1565" w:type="dxa"/>
            <w:noWrap/>
            <w:hideMark/>
          </w:tcPr>
          <w:p w14:paraId="0F5C7472"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Thelypodieae</w:t>
            </w:r>
            <w:proofErr w:type="spellEnd"/>
          </w:p>
        </w:tc>
        <w:tc>
          <w:tcPr>
            <w:tcW w:w="1300" w:type="dxa"/>
            <w:noWrap/>
            <w:hideMark/>
          </w:tcPr>
          <w:p w14:paraId="68EBEF36"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annual</w:t>
            </w:r>
          </w:p>
        </w:tc>
        <w:tc>
          <w:tcPr>
            <w:tcW w:w="1407" w:type="dxa"/>
            <w:noWrap/>
            <w:hideMark/>
          </w:tcPr>
          <w:p w14:paraId="3E44D47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0.04566576</w:t>
            </w:r>
          </w:p>
        </w:tc>
        <w:tc>
          <w:tcPr>
            <w:tcW w:w="1300" w:type="dxa"/>
            <w:noWrap/>
            <w:hideMark/>
          </w:tcPr>
          <w:p w14:paraId="7198B27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0.02670115</w:t>
            </w:r>
          </w:p>
        </w:tc>
        <w:tc>
          <w:tcPr>
            <w:tcW w:w="1300" w:type="dxa"/>
            <w:noWrap/>
            <w:hideMark/>
          </w:tcPr>
          <w:p w14:paraId="0A04B258"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0.10177345</w:t>
            </w:r>
          </w:p>
        </w:tc>
        <w:tc>
          <w:tcPr>
            <w:tcW w:w="1300" w:type="dxa"/>
            <w:noWrap/>
            <w:hideMark/>
          </w:tcPr>
          <w:p w14:paraId="713A8559"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7.87572838</w:t>
            </w:r>
          </w:p>
        </w:tc>
      </w:tr>
      <w:tr w:rsidR="00682E97" w:rsidRPr="00B86834" w14:paraId="7D36BA2B" w14:textId="77777777" w:rsidTr="00856AC4">
        <w:trPr>
          <w:trHeight w:val="20"/>
        </w:trPr>
        <w:tc>
          <w:tcPr>
            <w:tcW w:w="1565" w:type="dxa"/>
            <w:noWrap/>
            <w:hideMark/>
          </w:tcPr>
          <w:p w14:paraId="33941957" w14:textId="77777777" w:rsidR="00682E97" w:rsidRPr="00B86834" w:rsidRDefault="00682E97" w:rsidP="004C7D04">
            <w:pPr>
              <w:rPr>
                <w:rFonts w:ascii="Times New Roman" w:hAnsi="Times New Roman" w:cs="Times New Roman"/>
                <w:color w:val="000000"/>
                <w:sz w:val="14"/>
                <w:szCs w:val="14"/>
              </w:rPr>
            </w:pPr>
            <w:proofErr w:type="spellStart"/>
            <w:r w:rsidRPr="00B86834">
              <w:rPr>
                <w:rFonts w:ascii="Times New Roman" w:hAnsi="Times New Roman" w:cs="Times New Roman"/>
                <w:color w:val="000000"/>
                <w:sz w:val="14"/>
                <w:szCs w:val="14"/>
              </w:rPr>
              <w:t>Thelypodieae</w:t>
            </w:r>
            <w:proofErr w:type="spellEnd"/>
          </w:p>
        </w:tc>
        <w:tc>
          <w:tcPr>
            <w:tcW w:w="1300" w:type="dxa"/>
            <w:noWrap/>
            <w:hideMark/>
          </w:tcPr>
          <w:p w14:paraId="539CF8BE"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perennial</w:t>
            </w:r>
          </w:p>
        </w:tc>
        <w:tc>
          <w:tcPr>
            <w:tcW w:w="1407" w:type="dxa"/>
            <w:noWrap/>
            <w:hideMark/>
          </w:tcPr>
          <w:p w14:paraId="47FF7E9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0.07724747</w:t>
            </w:r>
          </w:p>
        </w:tc>
        <w:tc>
          <w:tcPr>
            <w:tcW w:w="1300" w:type="dxa"/>
            <w:noWrap/>
            <w:hideMark/>
          </w:tcPr>
          <w:p w14:paraId="2FA76FF2"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0.02670115</w:t>
            </w:r>
          </w:p>
        </w:tc>
        <w:tc>
          <w:tcPr>
            <w:tcW w:w="1300" w:type="dxa"/>
            <w:noWrap/>
            <w:hideMark/>
          </w:tcPr>
          <w:p w14:paraId="457E66A3"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0.09840788</w:t>
            </w:r>
          </w:p>
        </w:tc>
        <w:tc>
          <w:tcPr>
            <w:tcW w:w="1300" w:type="dxa"/>
            <w:noWrap/>
            <w:hideMark/>
          </w:tcPr>
          <w:p w14:paraId="1D345F3F" w14:textId="77777777" w:rsidR="00682E97" w:rsidRPr="00B86834" w:rsidRDefault="00682E97" w:rsidP="004C7D04">
            <w:pPr>
              <w:rPr>
                <w:rFonts w:ascii="Times New Roman" w:hAnsi="Times New Roman" w:cs="Times New Roman"/>
                <w:color w:val="000000"/>
                <w:sz w:val="14"/>
                <w:szCs w:val="14"/>
              </w:rPr>
            </w:pPr>
            <w:r w:rsidRPr="00B86834">
              <w:rPr>
                <w:rFonts w:ascii="Times New Roman" w:hAnsi="Times New Roman" w:cs="Times New Roman"/>
                <w:color w:val="000000"/>
                <w:sz w:val="14"/>
                <w:szCs w:val="14"/>
              </w:rPr>
              <w:t>7.48079913</w:t>
            </w:r>
          </w:p>
        </w:tc>
      </w:tr>
    </w:tbl>
    <w:p w14:paraId="3790EBFF" w14:textId="77777777" w:rsidR="00682E97" w:rsidRDefault="00682E97" w:rsidP="004C7D04"/>
    <w:p w14:paraId="4DBA7086" w14:textId="77777777" w:rsidR="00682E97" w:rsidRDefault="00682E97" w:rsidP="004C7D04"/>
    <w:p w14:paraId="7019EE36" w14:textId="77777777" w:rsidR="00AF29D6" w:rsidRPr="00AF29D6" w:rsidRDefault="00AF29D6" w:rsidP="004C7D04">
      <w:pPr>
        <w:spacing w:line="480" w:lineRule="auto"/>
        <w:rPr>
          <w:rFonts w:ascii="Times New Roman" w:eastAsia="Times New Roman" w:hAnsi="Times New Roman" w:cs="Times New Roman"/>
          <w:iCs/>
          <w:sz w:val="24"/>
          <w:szCs w:val="24"/>
        </w:rPr>
      </w:pPr>
    </w:p>
    <w:sectPr w:rsidR="00AF29D6" w:rsidRPr="00AF29D6">
      <w:headerReference w:type="default" r:id="rId15"/>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ric Hagen" w:date="2022-07-04T15:08:00Z" w:initials="EH">
    <w:p w14:paraId="4D565CD1" w14:textId="3F64D26C" w:rsidR="00CC7C25" w:rsidRDefault="00CC7C25">
      <w:pPr>
        <w:pStyle w:val="CommentText"/>
      </w:pPr>
      <w:r>
        <w:rPr>
          <w:rStyle w:val="CommentReference"/>
        </w:rPr>
        <w:annotationRef/>
      </w:r>
      <w:r>
        <w:t>What is a short climatic condition? Are we talking about rain or something?</w:t>
      </w:r>
    </w:p>
  </w:comment>
  <w:comment w:id="1" w:author="Eric Hagen" w:date="2022-07-04T15:08:00Z" w:initials="EH">
    <w:p w14:paraId="58687FBF" w14:textId="4A70F84B" w:rsidR="00CC7C25" w:rsidRDefault="00CC7C25">
      <w:pPr>
        <w:pStyle w:val="CommentText"/>
      </w:pPr>
      <w:r>
        <w:rPr>
          <w:rStyle w:val="CommentReference"/>
        </w:rPr>
        <w:annotationRef/>
      </w:r>
      <w:r>
        <w:t>heh</w:t>
      </w:r>
    </w:p>
  </w:comment>
  <w:comment w:id="2" w:author="Eric Hagen" w:date="2022-07-04T15:11:00Z" w:initials="EH">
    <w:p w14:paraId="37A5A88F" w14:textId="17554C83" w:rsidR="00CC7C25" w:rsidRDefault="00CC7C25">
      <w:pPr>
        <w:pStyle w:val="CommentText"/>
      </w:pPr>
      <w:r>
        <w:rPr>
          <w:rStyle w:val="CommentReference"/>
        </w:rPr>
        <w:annotationRef/>
      </w:r>
      <w:r>
        <w:t>What type of climate? One where temp of the warmest month is high or low? You haven’t told me yet.</w:t>
      </w:r>
    </w:p>
  </w:comment>
  <w:comment w:id="3" w:author="Eric Hagen" w:date="2022-07-04T15:13:00Z" w:initials="EH">
    <w:p w14:paraId="0E14462A" w14:textId="2A37E175" w:rsidR="00484B4D" w:rsidRDefault="00484B4D">
      <w:pPr>
        <w:pStyle w:val="CommentText"/>
      </w:pPr>
      <w:r>
        <w:rPr>
          <w:rStyle w:val="CommentReference"/>
        </w:rPr>
        <w:annotationRef/>
      </w:r>
      <w:r>
        <w:t>You might want to cite Jeremy’s 3 keys paper here instead of Erika’s but idk</w:t>
      </w:r>
    </w:p>
  </w:comment>
  <w:comment w:id="9" w:author="Eric Hagen" w:date="2022-07-04T19:23:00Z" w:initials="EH">
    <w:p w14:paraId="02E8273F" w14:textId="53188B3E" w:rsidR="009D78BB" w:rsidRPr="009D78BB" w:rsidRDefault="009D78BB">
      <w:pPr>
        <w:pStyle w:val="CommentText"/>
      </w:pPr>
      <w:r>
        <w:rPr>
          <w:rStyle w:val="CommentReference"/>
        </w:rPr>
        <w:annotationRef/>
      </w:r>
      <w:r>
        <w:t xml:space="preserve">This sentence </w:t>
      </w:r>
      <w:r w:rsidR="009917AE">
        <w:t>reads</w:t>
      </w:r>
      <w:r>
        <w:t xml:space="preserve"> a bit weird to me because it made me think you were gonna tell me the continent on which I can find Poaceae. Do you need the continents? I’d like this sentence to read as “…such as </w:t>
      </w:r>
      <w:r>
        <w:rPr>
          <w:i/>
          <w:iCs/>
        </w:rPr>
        <w:t xml:space="preserve">Heliophila </w:t>
      </w:r>
      <w:r>
        <w:t xml:space="preserve">(Brassicaceae; Monroe et al. 2019), </w:t>
      </w:r>
      <w:r>
        <w:rPr>
          <w:i/>
          <w:iCs/>
        </w:rPr>
        <w:t xml:space="preserve">Bellis </w:t>
      </w:r>
      <w:r>
        <w:t>(Asteraceae; Fiz et al. 2002), and Poaceae (Humphreys &amp; Linder 2013).</w:t>
      </w:r>
    </w:p>
  </w:comment>
  <w:comment w:id="23" w:author="Eric Hagen" w:date="2022-07-04T19:41:00Z" w:initials="EH">
    <w:p w14:paraId="6DC8A1E9" w14:textId="2DB47BF5" w:rsidR="00F26B4D" w:rsidRDefault="00F26B4D">
      <w:pPr>
        <w:pStyle w:val="CommentText"/>
      </w:pPr>
      <w:r>
        <w:rPr>
          <w:rStyle w:val="CommentReference"/>
        </w:rPr>
        <w:annotationRef/>
      </w:r>
      <w:r>
        <w:t>nice</w:t>
      </w:r>
    </w:p>
  </w:comment>
  <w:comment w:id="26" w:author="Eric Hagen" w:date="2022-07-04T19:43:00Z" w:initials="EH">
    <w:p w14:paraId="26F43C6E" w14:textId="45B7B271" w:rsidR="00F26B4D" w:rsidRPr="00F26B4D" w:rsidRDefault="00F26B4D">
      <w:pPr>
        <w:pStyle w:val="CommentText"/>
      </w:pPr>
      <w:r>
        <w:rPr>
          <w:rStyle w:val="CommentReference"/>
        </w:rPr>
        <w:annotationRef/>
      </w:r>
      <w:r>
        <w:t xml:space="preserve">Sorry to be an asshole, I know it’s dialectical and all, but does invasibility really </w:t>
      </w:r>
      <w:r>
        <w:rPr>
          <w:i/>
          <w:iCs/>
        </w:rPr>
        <w:t xml:space="preserve">cause </w:t>
      </w:r>
      <w:r>
        <w:t>fast rates of climatic niche evolution? Perhaps it’s the other way around… or, in my opinion, they</w:t>
      </w:r>
      <w:r w:rsidR="00084B91">
        <w:t xml:space="preserve"> can either be related or completely unrelated (such as when an invasive plant is brought to a far-away environment with very similar conditions as its home)</w:t>
      </w:r>
    </w:p>
  </w:comment>
  <w:comment w:id="27" w:author="Eric Hagen" w:date="2022-07-04T19:45:00Z" w:initials="EH">
    <w:p w14:paraId="017F32CA" w14:textId="128EAC4B" w:rsidR="00084B91" w:rsidRDefault="00084B91">
      <w:pPr>
        <w:pStyle w:val="CommentText"/>
      </w:pPr>
      <w:r>
        <w:rPr>
          <w:rStyle w:val="CommentReference"/>
        </w:rPr>
        <w:annotationRef/>
      </w:r>
      <w:r>
        <w:t xml:space="preserve">Maybe don’t essentially say “we expect that shit happens”? That’s giving away too much about our field. Do you have any expectations about specific clades that you could share? </w:t>
      </w:r>
    </w:p>
  </w:comment>
  <w:comment w:id="30" w:author="Eric Hagen" w:date="2022-07-04T19:47:00Z" w:initials="EH">
    <w:p w14:paraId="3AA3DD53" w14:textId="64A5D5E8" w:rsidR="00084B91" w:rsidRDefault="00084B91">
      <w:pPr>
        <w:pStyle w:val="CommentText"/>
      </w:pPr>
      <w:r>
        <w:rPr>
          <w:rStyle w:val="CommentReference"/>
        </w:rPr>
        <w:annotationRef/>
      </w:r>
      <w:r>
        <w:t xml:space="preserve">Okay so what I think I just read is “through examinations of specifics, we expect to find generalities, even though we expect to find mixed support for our hypotheses.” Pick a lane! I think the introduction should have focused less on the broad scope of your investigations and more on how </w:t>
      </w:r>
      <w:r w:rsidR="00E86FEB">
        <w:t xml:space="preserve">models that include </w:t>
      </w:r>
      <w:r>
        <w:t>hidden rate variation</w:t>
      </w:r>
      <w:r w:rsidR="00263F04">
        <w:t xml:space="preserve"> can help illuminate patterns of life history evolution. Because now I don’t know if the point of this paper is to give me more generalities or specifics than previous work.</w:t>
      </w:r>
    </w:p>
  </w:comment>
  <w:comment w:id="37" w:author="Eric Hagen" w:date="2022-07-05T09:32:00Z" w:initials="EH">
    <w:p w14:paraId="3A193017" w14:textId="29656028" w:rsidR="00175184" w:rsidRDefault="00175184">
      <w:pPr>
        <w:pStyle w:val="CommentText"/>
      </w:pPr>
      <w:r>
        <w:rPr>
          <w:rStyle w:val="CommentReference"/>
        </w:rPr>
        <w:annotationRef/>
      </w:r>
      <w:r>
        <w:t>This should be made into a table with clade name, the paper with the phylogeny + authors, the type of clade, and the number of species. There are periods where there should be commas and other errors in this long list that I didn’t take time to correct, and the paragraph is an eyesore.</w:t>
      </w:r>
    </w:p>
  </w:comment>
  <w:comment w:id="50" w:author="Eric Hagen" w:date="2022-07-05T09:40:00Z" w:initials="EH">
    <w:p w14:paraId="526A1897" w14:textId="060EC22F" w:rsidR="00B3251F" w:rsidRDefault="00B3251F">
      <w:pPr>
        <w:pStyle w:val="CommentText"/>
      </w:pPr>
      <w:r>
        <w:rPr>
          <w:rStyle w:val="CommentReference"/>
        </w:rPr>
        <w:annotationRef/>
      </w:r>
      <w:r>
        <w:t>Italicize R package names?</w:t>
      </w:r>
    </w:p>
  </w:comment>
  <w:comment w:id="53" w:author="Eric Hagen" w:date="2022-07-05T09:44:00Z" w:initials="EH">
    <w:p w14:paraId="35F99AAF" w14:textId="587B5C68" w:rsidR="00BA3929" w:rsidRDefault="00BA3929">
      <w:pPr>
        <w:pStyle w:val="CommentText"/>
      </w:pPr>
      <w:r>
        <w:rPr>
          <w:rStyle w:val="CommentReference"/>
        </w:rPr>
        <w:annotationRef/>
      </w:r>
      <w:r>
        <w:t>What does the lack of consensus on climate correlates have to do with using CHELSA? Seems out of place before this sentence.</w:t>
      </w:r>
    </w:p>
  </w:comment>
  <w:comment w:id="54" w:author="Eric Hagen" w:date="2022-07-05T09:45:00Z" w:initials="EH">
    <w:p w14:paraId="365D7AFA" w14:textId="69F10B49" w:rsidR="00140B03" w:rsidRDefault="00140B03">
      <w:pPr>
        <w:pStyle w:val="CommentText"/>
      </w:pPr>
      <w:r>
        <w:rPr>
          <w:rStyle w:val="CommentReference"/>
        </w:rPr>
        <w:annotationRef/>
      </w:r>
      <w:r>
        <w:t>Idk if PDQ is synonymous with drought - I’d ask Thais</w:t>
      </w:r>
    </w:p>
  </w:comment>
  <w:comment w:id="57" w:author="Eric Hagen" w:date="2022-07-05T09:46:00Z" w:initials="EH">
    <w:p w14:paraId="214620F3" w14:textId="771E36D1" w:rsidR="007965F0" w:rsidRDefault="007965F0">
      <w:pPr>
        <w:pStyle w:val="CommentText"/>
      </w:pPr>
      <w:r>
        <w:rPr>
          <w:rStyle w:val="CommentReference"/>
        </w:rPr>
        <w:annotationRef/>
      </w:r>
      <w:r>
        <w:t>Delete this, who cares</w:t>
      </w:r>
    </w:p>
  </w:comment>
  <w:comment w:id="69" w:author="Eric Hagen" w:date="2022-07-05T09:50:00Z" w:initials="EH">
    <w:p w14:paraId="40E1AA20" w14:textId="60FA50B4" w:rsidR="000135AE" w:rsidRDefault="000135AE">
      <w:pPr>
        <w:pStyle w:val="CommentText"/>
      </w:pPr>
      <w:r>
        <w:rPr>
          <w:rStyle w:val="CommentReference"/>
        </w:rPr>
        <w:annotationRef/>
      </w:r>
      <w:r>
        <w:t>Don’t use acronyms you haven’t yet defined</w:t>
      </w:r>
    </w:p>
  </w:comment>
  <w:comment w:id="72" w:author="Eric Hagen" w:date="2022-07-05T09:55:00Z" w:initials="EH">
    <w:p w14:paraId="72BAFAEC" w14:textId="181CF48C" w:rsidR="002612ED" w:rsidRDefault="002612ED">
      <w:pPr>
        <w:pStyle w:val="CommentText"/>
      </w:pPr>
      <w:r>
        <w:rPr>
          <w:rStyle w:val="CommentReference"/>
        </w:rPr>
        <w:annotationRef/>
      </w:r>
      <w:r>
        <w:t xml:space="preserve">Hi I’m a reader. What’s </w:t>
      </w:r>
      <w:r w:rsidR="00E03DAC">
        <w:t>model averaging</w:t>
      </w:r>
      <w:r>
        <w:t xml:space="preserve">? (Although if you have defined </w:t>
      </w:r>
      <w:r w:rsidR="00E03DAC">
        <w:t>it</w:t>
      </w:r>
      <w:r>
        <w:t xml:space="preserve"> in an earlier chapter maybe don’t waste time explaining in the thesis version of this paper)</w:t>
      </w:r>
    </w:p>
  </w:comment>
  <w:comment w:id="75" w:author="Eric Hagen" w:date="2022-07-05T09:57:00Z" w:initials="EH">
    <w:p w14:paraId="6E043256" w14:textId="28369261" w:rsidR="008A0822" w:rsidRDefault="008A0822">
      <w:pPr>
        <w:pStyle w:val="CommentText"/>
      </w:pPr>
      <w:r>
        <w:rPr>
          <w:rStyle w:val="CommentReference"/>
        </w:rPr>
        <w:annotationRef/>
      </w:r>
      <w:r>
        <w:t>In the first step you used the past tense “reconstructed,” now you’re using present tense. Pick one tense to describe your methods and stick with it. I think either is fine as long as you’re consistent.</w:t>
      </w:r>
    </w:p>
  </w:comment>
  <w:comment w:id="76" w:author="Eric Hagen" w:date="2022-07-05T09:59:00Z" w:initials="EH">
    <w:p w14:paraId="4C552411" w14:textId="065766B8" w:rsidR="00A15EF3" w:rsidRDefault="00A15EF3">
      <w:pPr>
        <w:pStyle w:val="CommentText"/>
      </w:pPr>
      <w:r>
        <w:rPr>
          <w:rStyle w:val="CommentReference"/>
        </w:rPr>
        <w:annotationRef/>
      </w:r>
      <w:r>
        <w:t>Huh?</w:t>
      </w:r>
    </w:p>
  </w:comment>
  <w:comment w:id="77" w:author="Eric Hagen" w:date="2022-07-05T10:01:00Z" w:initials="EH">
    <w:p w14:paraId="346819B6" w14:textId="65E21958" w:rsidR="00A15EF3" w:rsidRDefault="00A15EF3">
      <w:pPr>
        <w:pStyle w:val="CommentText"/>
      </w:pPr>
      <w:r>
        <w:rPr>
          <w:rStyle w:val="CommentReference"/>
        </w:rPr>
        <w:annotationRef/>
      </w:r>
      <w:r>
        <w:t>This “thus” is weird to me because the whole end of this paragraph is vague and confusing to me.</w:t>
      </w:r>
    </w:p>
  </w:comment>
  <w:comment w:id="78" w:author="Eric Hagen" w:date="2022-07-05T10:03:00Z" w:initials="EH">
    <w:p w14:paraId="4F1DDF90" w14:textId="4101CA58" w:rsidR="00A15EF3" w:rsidRDefault="00A15EF3">
      <w:pPr>
        <w:pStyle w:val="CommentText"/>
      </w:pPr>
      <w:r>
        <w:rPr>
          <w:rStyle w:val="CommentReference"/>
        </w:rPr>
        <w:annotationRef/>
      </w:r>
      <w:r>
        <w:t>Oh wow we’re back to past tense</w:t>
      </w:r>
    </w:p>
  </w:comment>
  <w:comment w:id="80" w:author="Eric Hagen" w:date="2022-07-05T10:02:00Z" w:initials="EH">
    <w:p w14:paraId="0F9E23C9" w14:textId="1B820D62" w:rsidR="00A15EF3" w:rsidRDefault="00A15EF3">
      <w:pPr>
        <w:pStyle w:val="CommentText"/>
      </w:pPr>
      <w:r>
        <w:rPr>
          <w:rStyle w:val="CommentReference"/>
        </w:rPr>
        <w:annotationRef/>
      </w:r>
      <w:r>
        <w:t>Clades don’t find support for things, your models do</w:t>
      </w:r>
    </w:p>
  </w:comment>
  <w:comment w:id="81" w:author="Eric Hagen" w:date="2022-07-05T10:03:00Z" w:initials="EH">
    <w:p w14:paraId="28AC8F01" w14:textId="380625A4" w:rsidR="00A15EF3" w:rsidRDefault="00A15EF3">
      <w:pPr>
        <w:pStyle w:val="CommentText"/>
      </w:pPr>
      <w:r>
        <w:rPr>
          <w:rStyle w:val="CommentReference"/>
        </w:rPr>
        <w:annotationRef/>
      </w:r>
      <w:r>
        <w:t>And now present tense</w:t>
      </w:r>
    </w:p>
  </w:comment>
  <w:comment w:id="86" w:author="Eric Hagen" w:date="2022-07-05T10:28:00Z" w:initials="EH">
    <w:p w14:paraId="159B54B8" w14:textId="2A58786A" w:rsidR="00D83669" w:rsidRDefault="00D83669">
      <w:pPr>
        <w:pStyle w:val="CommentText"/>
      </w:pPr>
      <w:r>
        <w:rPr>
          <w:rStyle w:val="CommentReference"/>
        </w:rPr>
        <w:annotationRef/>
      </w:r>
      <w:r>
        <w:t>If you’re going to say “ranged from,” start with the lower value first. Do this for the rest of the patterns listed in the paragraph pls</w:t>
      </w:r>
    </w:p>
  </w:comment>
  <w:comment w:id="138" w:author="Eric Hagen" w:date="2022-07-05T10:51:00Z" w:initials="EH">
    <w:p w14:paraId="7DA34170" w14:textId="5C6C02EA" w:rsidR="00B84924" w:rsidRDefault="00B84924">
      <w:pPr>
        <w:pStyle w:val="CommentText"/>
      </w:pPr>
      <w:r>
        <w:rPr>
          <w:rStyle w:val="CommentReference"/>
        </w:rPr>
        <w:annotationRef/>
      </w:r>
      <w:r>
        <w:t>I would put a period after “areas” and delete this highlighted portion. I think it’s repetition.</w:t>
      </w:r>
    </w:p>
  </w:comment>
  <w:comment w:id="139" w:author="Eric Hagen" w:date="2022-07-05T10:52:00Z" w:initials="EH">
    <w:p w14:paraId="6A5D7EC7" w14:textId="1FFBED5A" w:rsidR="00DA404C" w:rsidRDefault="00DA404C">
      <w:pPr>
        <w:pStyle w:val="CommentText"/>
      </w:pPr>
      <w:r>
        <w:rPr>
          <w:rStyle w:val="CommentReference"/>
        </w:rPr>
        <w:annotationRef/>
      </w:r>
      <w:r>
        <w:t>Difference or dfifferences?</w:t>
      </w:r>
    </w:p>
  </w:comment>
  <w:comment w:id="172" w:author="Eric Hagen" w:date="2022-07-05T11:03:00Z" w:initials="EH">
    <w:p w14:paraId="1E75DB7D" w14:textId="3A8B2D22" w:rsidR="004B1B4A" w:rsidRDefault="004B1B4A">
      <w:pPr>
        <w:pStyle w:val="CommentText"/>
      </w:pPr>
      <w:r>
        <w:rPr>
          <w:rStyle w:val="CommentReference"/>
        </w:rPr>
        <w:annotationRef/>
      </w:r>
      <w:r>
        <w:t>This sentence could be stronger. You’ve said basically this same thing throughout the paper, and this sentence in particular reads like “we found nothing general, but there are some cool specific patterns, which may not be general, but they are still interesting in specific ways, which we emphasize are not general.”</w:t>
      </w:r>
    </w:p>
  </w:comment>
  <w:comment w:id="178" w:author="Eric Hagen" w:date="2022-07-05T11:09:00Z" w:initials="EH">
    <w:p w14:paraId="7B08688B" w14:textId="318126DC" w:rsidR="007D5789" w:rsidRDefault="007D5789">
      <w:pPr>
        <w:pStyle w:val="CommentText"/>
      </w:pPr>
      <w:r>
        <w:rPr>
          <w:rStyle w:val="CommentReference"/>
        </w:rPr>
        <w:annotationRef/>
      </w:r>
      <w:r>
        <w:t>I think this can be deleted. Repetition.</w:t>
      </w:r>
    </w:p>
  </w:comment>
  <w:comment w:id="191" w:author="Eric Hagen" w:date="2022-07-05T11:12:00Z" w:initials="EH">
    <w:p w14:paraId="05AC10E0" w14:textId="32793FBE" w:rsidR="007D5789" w:rsidRDefault="007D5789">
      <w:pPr>
        <w:pStyle w:val="CommentText"/>
      </w:pPr>
      <w:r>
        <w:rPr>
          <w:rStyle w:val="CommentReference"/>
        </w:rPr>
        <w:annotationRef/>
      </w:r>
      <w:r>
        <w:t>This may be the most tepid way of saying “humans are causing climate change” that I’ve ever read</w:t>
      </w:r>
    </w:p>
  </w:comment>
  <w:comment w:id="192" w:author="Eric Hagen" w:date="2022-07-05T10:37:00Z" w:initials="EH">
    <w:p w14:paraId="286D4D49" w14:textId="0F926D1A" w:rsidR="002C0B04" w:rsidRDefault="002C0B04">
      <w:pPr>
        <w:pStyle w:val="CommentText"/>
      </w:pPr>
      <w:r>
        <w:rPr>
          <w:rStyle w:val="CommentReference"/>
        </w:rPr>
        <w:annotationRef/>
      </w:r>
      <w:r>
        <w:t>Your citation styles are not consistent! For example, citations 1 &amp; 2 have titles with all words capitalized while 3 &amp; 4 do not.  Your Butler and King citation has a weird space in it. But go off on how great reference managers are.</w:t>
      </w:r>
    </w:p>
  </w:comment>
  <w:comment w:id="193" w:author="Eric Hagen" w:date="2022-07-05T11:16:00Z" w:initials="EH">
    <w:p w14:paraId="788C7DE2" w14:textId="2F5D3C37" w:rsidR="005E1C9A" w:rsidRDefault="005E1C9A">
      <w:pPr>
        <w:pStyle w:val="CommentText"/>
      </w:pPr>
      <w:r>
        <w:rPr>
          <w:rStyle w:val="CommentReference"/>
        </w:rPr>
        <w:annotationRef/>
      </w:r>
      <w:r>
        <w:t>Finish writing this caption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565CD1" w15:done="0"/>
  <w15:commentEx w15:paraId="58687FBF" w15:done="0"/>
  <w15:commentEx w15:paraId="37A5A88F" w15:done="0"/>
  <w15:commentEx w15:paraId="0E14462A" w15:done="0"/>
  <w15:commentEx w15:paraId="02E8273F" w15:done="0"/>
  <w15:commentEx w15:paraId="6DC8A1E9" w15:done="0"/>
  <w15:commentEx w15:paraId="26F43C6E" w15:done="0"/>
  <w15:commentEx w15:paraId="017F32CA" w15:done="0"/>
  <w15:commentEx w15:paraId="3AA3DD53" w15:done="0"/>
  <w15:commentEx w15:paraId="3A193017" w15:done="0"/>
  <w15:commentEx w15:paraId="526A1897" w15:done="0"/>
  <w15:commentEx w15:paraId="35F99AAF" w15:done="0"/>
  <w15:commentEx w15:paraId="365D7AFA" w15:done="0"/>
  <w15:commentEx w15:paraId="214620F3" w15:done="0"/>
  <w15:commentEx w15:paraId="40E1AA20" w15:done="0"/>
  <w15:commentEx w15:paraId="72BAFAEC" w15:done="0"/>
  <w15:commentEx w15:paraId="6E043256" w15:done="0"/>
  <w15:commentEx w15:paraId="4C552411" w15:done="0"/>
  <w15:commentEx w15:paraId="346819B6" w15:done="0"/>
  <w15:commentEx w15:paraId="4F1DDF90" w15:done="0"/>
  <w15:commentEx w15:paraId="0F9E23C9" w15:done="0"/>
  <w15:commentEx w15:paraId="28AC8F01" w15:done="0"/>
  <w15:commentEx w15:paraId="159B54B8" w15:done="0"/>
  <w15:commentEx w15:paraId="7DA34170" w15:done="0"/>
  <w15:commentEx w15:paraId="6A5D7EC7" w15:done="0"/>
  <w15:commentEx w15:paraId="1E75DB7D" w15:done="0"/>
  <w15:commentEx w15:paraId="7B08688B" w15:done="0"/>
  <w15:commentEx w15:paraId="05AC10E0" w15:done="0"/>
  <w15:commentEx w15:paraId="286D4D49" w15:done="0"/>
  <w15:commentEx w15:paraId="788C7D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D80DF" w16cex:dateUtc="2022-07-04T20:08:00Z"/>
  <w16cex:commentExtensible w16cex:durableId="266D8107" w16cex:dateUtc="2022-07-04T20:08:00Z"/>
  <w16cex:commentExtensible w16cex:durableId="266D8191" w16cex:dateUtc="2022-07-04T20:11:00Z"/>
  <w16cex:commentExtensible w16cex:durableId="266D81FF" w16cex:dateUtc="2022-07-04T20:13:00Z"/>
  <w16cex:commentExtensible w16cex:durableId="266DBCCA" w16cex:dateUtc="2022-07-05T00:23:00Z"/>
  <w16cex:commentExtensible w16cex:durableId="266DC0F1" w16cex:dateUtc="2022-07-05T00:41:00Z"/>
  <w16cex:commentExtensible w16cex:durableId="266DC156" w16cex:dateUtc="2022-07-05T00:43:00Z"/>
  <w16cex:commentExtensible w16cex:durableId="266DC1EC" w16cex:dateUtc="2022-07-05T00:45:00Z"/>
  <w16cex:commentExtensible w16cex:durableId="266DC252" w16cex:dateUtc="2022-07-05T00:47:00Z"/>
  <w16cex:commentExtensible w16cex:durableId="266E839F" w16cex:dateUtc="2022-07-05T14:32:00Z"/>
  <w16cex:commentExtensible w16cex:durableId="266E8572" w16cex:dateUtc="2022-07-05T14:40:00Z"/>
  <w16cex:commentExtensible w16cex:durableId="266E8696" w16cex:dateUtc="2022-07-05T14:44:00Z"/>
  <w16cex:commentExtensible w16cex:durableId="266E86CB" w16cex:dateUtc="2022-07-05T14:45:00Z"/>
  <w16cex:commentExtensible w16cex:durableId="266E8703" w16cex:dateUtc="2022-07-05T14:46:00Z"/>
  <w16cex:commentExtensible w16cex:durableId="266E87F5" w16cex:dateUtc="2022-07-05T14:50:00Z"/>
  <w16cex:commentExtensible w16cex:durableId="266E890A" w16cex:dateUtc="2022-07-05T14:55:00Z"/>
  <w16cex:commentExtensible w16cex:durableId="266E89A5" w16cex:dateUtc="2022-07-05T14:57:00Z"/>
  <w16cex:commentExtensible w16cex:durableId="266E8A04" w16cex:dateUtc="2022-07-05T14:59:00Z"/>
  <w16cex:commentExtensible w16cex:durableId="266E8A6C" w16cex:dateUtc="2022-07-05T15:01:00Z"/>
  <w16cex:commentExtensible w16cex:durableId="266E8AFA" w16cex:dateUtc="2022-07-05T15:03:00Z"/>
  <w16cex:commentExtensible w16cex:durableId="266E8AB9" w16cex:dateUtc="2022-07-05T15:02:00Z"/>
  <w16cex:commentExtensible w16cex:durableId="266E8B05" w16cex:dateUtc="2022-07-05T15:03:00Z"/>
  <w16cex:commentExtensible w16cex:durableId="266E90D4" w16cex:dateUtc="2022-07-05T15:28:00Z"/>
  <w16cex:commentExtensible w16cex:durableId="266E962A" w16cex:dateUtc="2022-07-05T15:51:00Z"/>
  <w16cex:commentExtensible w16cex:durableId="266E9655" w16cex:dateUtc="2022-07-05T15:52:00Z"/>
  <w16cex:commentExtensible w16cex:durableId="266E9907" w16cex:dateUtc="2022-07-05T16:03:00Z"/>
  <w16cex:commentExtensible w16cex:durableId="266E9A5C" w16cex:dateUtc="2022-07-05T16:09:00Z"/>
  <w16cex:commentExtensible w16cex:durableId="266E9B1D" w16cex:dateUtc="2022-07-05T16:12:00Z"/>
  <w16cex:commentExtensible w16cex:durableId="266E9303" w16cex:dateUtc="2022-07-05T15:37:00Z"/>
  <w16cex:commentExtensible w16cex:durableId="266E9C2A" w16cex:dateUtc="2022-07-05T16: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565CD1" w16cid:durableId="266D80DF"/>
  <w16cid:commentId w16cid:paraId="58687FBF" w16cid:durableId="266D8107"/>
  <w16cid:commentId w16cid:paraId="37A5A88F" w16cid:durableId="266D8191"/>
  <w16cid:commentId w16cid:paraId="0E14462A" w16cid:durableId="266D81FF"/>
  <w16cid:commentId w16cid:paraId="02E8273F" w16cid:durableId="266DBCCA"/>
  <w16cid:commentId w16cid:paraId="6DC8A1E9" w16cid:durableId="266DC0F1"/>
  <w16cid:commentId w16cid:paraId="26F43C6E" w16cid:durableId="266DC156"/>
  <w16cid:commentId w16cid:paraId="017F32CA" w16cid:durableId="266DC1EC"/>
  <w16cid:commentId w16cid:paraId="3AA3DD53" w16cid:durableId="266DC252"/>
  <w16cid:commentId w16cid:paraId="3A193017" w16cid:durableId="266E839F"/>
  <w16cid:commentId w16cid:paraId="526A1897" w16cid:durableId="266E8572"/>
  <w16cid:commentId w16cid:paraId="35F99AAF" w16cid:durableId="266E8696"/>
  <w16cid:commentId w16cid:paraId="365D7AFA" w16cid:durableId="266E86CB"/>
  <w16cid:commentId w16cid:paraId="214620F3" w16cid:durableId="266E8703"/>
  <w16cid:commentId w16cid:paraId="40E1AA20" w16cid:durableId="266E87F5"/>
  <w16cid:commentId w16cid:paraId="72BAFAEC" w16cid:durableId="266E890A"/>
  <w16cid:commentId w16cid:paraId="6E043256" w16cid:durableId="266E89A5"/>
  <w16cid:commentId w16cid:paraId="4C552411" w16cid:durableId="266E8A04"/>
  <w16cid:commentId w16cid:paraId="346819B6" w16cid:durableId="266E8A6C"/>
  <w16cid:commentId w16cid:paraId="4F1DDF90" w16cid:durableId="266E8AFA"/>
  <w16cid:commentId w16cid:paraId="0F9E23C9" w16cid:durableId="266E8AB9"/>
  <w16cid:commentId w16cid:paraId="28AC8F01" w16cid:durableId="266E8B05"/>
  <w16cid:commentId w16cid:paraId="159B54B8" w16cid:durableId="266E90D4"/>
  <w16cid:commentId w16cid:paraId="7DA34170" w16cid:durableId="266E962A"/>
  <w16cid:commentId w16cid:paraId="6A5D7EC7" w16cid:durableId="266E9655"/>
  <w16cid:commentId w16cid:paraId="1E75DB7D" w16cid:durableId="266E9907"/>
  <w16cid:commentId w16cid:paraId="7B08688B" w16cid:durableId="266E9A5C"/>
  <w16cid:commentId w16cid:paraId="05AC10E0" w16cid:durableId="266E9B1D"/>
  <w16cid:commentId w16cid:paraId="286D4D49" w16cid:durableId="266E9303"/>
  <w16cid:commentId w16cid:paraId="788C7DE2" w16cid:durableId="266E9C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D4745" w14:textId="77777777" w:rsidR="000004F3" w:rsidRDefault="000004F3">
      <w:pPr>
        <w:spacing w:line="240" w:lineRule="auto"/>
      </w:pPr>
      <w:r>
        <w:separator/>
      </w:r>
    </w:p>
  </w:endnote>
  <w:endnote w:type="continuationSeparator" w:id="0">
    <w:p w14:paraId="7BD40FBE" w14:textId="77777777" w:rsidR="000004F3" w:rsidRDefault="000004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2241E" w14:textId="77777777" w:rsidR="000004F3" w:rsidRDefault="000004F3">
      <w:pPr>
        <w:spacing w:line="240" w:lineRule="auto"/>
      </w:pPr>
      <w:r>
        <w:separator/>
      </w:r>
    </w:p>
  </w:footnote>
  <w:footnote w:type="continuationSeparator" w:id="0">
    <w:p w14:paraId="1705869E" w14:textId="77777777" w:rsidR="000004F3" w:rsidRDefault="000004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0BCFC" w14:textId="77777777" w:rsidR="00DC165B" w:rsidRDefault="00DC16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25005F"/>
    <w:multiLevelType w:val="multilevel"/>
    <w:tmpl w:val="DCF8A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07190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c Hagen">
    <w15:presenceInfo w15:providerId="AD" w15:userId="S::erhagen@uark.edu::6f11558d-ba33-43c3-8680-bc9d2ece29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65B"/>
    <w:rsid w:val="000004F3"/>
    <w:rsid w:val="00007343"/>
    <w:rsid w:val="000135AE"/>
    <w:rsid w:val="00027A78"/>
    <w:rsid w:val="00050FCF"/>
    <w:rsid w:val="00084B91"/>
    <w:rsid w:val="000B509B"/>
    <w:rsid w:val="00140B03"/>
    <w:rsid w:val="00170ECE"/>
    <w:rsid w:val="00175184"/>
    <w:rsid w:val="00193932"/>
    <w:rsid w:val="001C3708"/>
    <w:rsid w:val="001D6307"/>
    <w:rsid w:val="001F5671"/>
    <w:rsid w:val="001F7ADC"/>
    <w:rsid w:val="00215FCE"/>
    <w:rsid w:val="00244C78"/>
    <w:rsid w:val="002612ED"/>
    <w:rsid w:val="00263F04"/>
    <w:rsid w:val="002937B6"/>
    <w:rsid w:val="002C0B04"/>
    <w:rsid w:val="002C6CD9"/>
    <w:rsid w:val="002E793B"/>
    <w:rsid w:val="002F7537"/>
    <w:rsid w:val="003003F1"/>
    <w:rsid w:val="0030397E"/>
    <w:rsid w:val="003247B0"/>
    <w:rsid w:val="00333E66"/>
    <w:rsid w:val="0035343E"/>
    <w:rsid w:val="0035515B"/>
    <w:rsid w:val="00392FBD"/>
    <w:rsid w:val="003B3F2A"/>
    <w:rsid w:val="003B6BAD"/>
    <w:rsid w:val="003E5459"/>
    <w:rsid w:val="003F7713"/>
    <w:rsid w:val="00416A93"/>
    <w:rsid w:val="004459B4"/>
    <w:rsid w:val="00452620"/>
    <w:rsid w:val="004550E2"/>
    <w:rsid w:val="00471B6E"/>
    <w:rsid w:val="00484B4D"/>
    <w:rsid w:val="00495127"/>
    <w:rsid w:val="004B1B4A"/>
    <w:rsid w:val="004C1B1B"/>
    <w:rsid w:val="004C7D04"/>
    <w:rsid w:val="004D180F"/>
    <w:rsid w:val="004D5BE7"/>
    <w:rsid w:val="004F7A48"/>
    <w:rsid w:val="005225D4"/>
    <w:rsid w:val="00535FD5"/>
    <w:rsid w:val="005569C1"/>
    <w:rsid w:val="0056140C"/>
    <w:rsid w:val="005A207A"/>
    <w:rsid w:val="005A3556"/>
    <w:rsid w:val="005D5304"/>
    <w:rsid w:val="005E1C9A"/>
    <w:rsid w:val="00682E97"/>
    <w:rsid w:val="00692E73"/>
    <w:rsid w:val="006F09AE"/>
    <w:rsid w:val="00742D83"/>
    <w:rsid w:val="0075684E"/>
    <w:rsid w:val="00756F8B"/>
    <w:rsid w:val="007965F0"/>
    <w:rsid w:val="007B7539"/>
    <w:rsid w:val="007D5789"/>
    <w:rsid w:val="007E0145"/>
    <w:rsid w:val="00805C52"/>
    <w:rsid w:val="00852A85"/>
    <w:rsid w:val="00883648"/>
    <w:rsid w:val="008A0822"/>
    <w:rsid w:val="008C1AB4"/>
    <w:rsid w:val="00953491"/>
    <w:rsid w:val="00965611"/>
    <w:rsid w:val="009863FB"/>
    <w:rsid w:val="009917AE"/>
    <w:rsid w:val="009A36EB"/>
    <w:rsid w:val="009B1EB0"/>
    <w:rsid w:val="009D21CA"/>
    <w:rsid w:val="009D78BB"/>
    <w:rsid w:val="009D7989"/>
    <w:rsid w:val="00A15EF3"/>
    <w:rsid w:val="00A20F1C"/>
    <w:rsid w:val="00A21488"/>
    <w:rsid w:val="00A354AD"/>
    <w:rsid w:val="00A61E9F"/>
    <w:rsid w:val="00A65675"/>
    <w:rsid w:val="00A9459F"/>
    <w:rsid w:val="00AA6DF0"/>
    <w:rsid w:val="00AC2E8E"/>
    <w:rsid w:val="00AD674F"/>
    <w:rsid w:val="00AF29D6"/>
    <w:rsid w:val="00B30164"/>
    <w:rsid w:val="00B3251F"/>
    <w:rsid w:val="00B37F41"/>
    <w:rsid w:val="00B84924"/>
    <w:rsid w:val="00B84A57"/>
    <w:rsid w:val="00B86834"/>
    <w:rsid w:val="00BA3929"/>
    <w:rsid w:val="00BB473C"/>
    <w:rsid w:val="00BB6A80"/>
    <w:rsid w:val="00BC06BD"/>
    <w:rsid w:val="00BC2AA7"/>
    <w:rsid w:val="00BC313C"/>
    <w:rsid w:val="00BC560C"/>
    <w:rsid w:val="00C049F6"/>
    <w:rsid w:val="00C32AA3"/>
    <w:rsid w:val="00C51D15"/>
    <w:rsid w:val="00C66138"/>
    <w:rsid w:val="00C86251"/>
    <w:rsid w:val="00CC7C25"/>
    <w:rsid w:val="00CF44D5"/>
    <w:rsid w:val="00D0123E"/>
    <w:rsid w:val="00D300CE"/>
    <w:rsid w:val="00D315FF"/>
    <w:rsid w:val="00D557E5"/>
    <w:rsid w:val="00D83669"/>
    <w:rsid w:val="00DA404C"/>
    <w:rsid w:val="00DC0642"/>
    <w:rsid w:val="00DC165B"/>
    <w:rsid w:val="00DE0819"/>
    <w:rsid w:val="00E03DAC"/>
    <w:rsid w:val="00E435AB"/>
    <w:rsid w:val="00E81204"/>
    <w:rsid w:val="00E86FEB"/>
    <w:rsid w:val="00E9169A"/>
    <w:rsid w:val="00E9630C"/>
    <w:rsid w:val="00EF6538"/>
    <w:rsid w:val="00F047B3"/>
    <w:rsid w:val="00F10E69"/>
    <w:rsid w:val="00F17D5D"/>
    <w:rsid w:val="00F26B4D"/>
    <w:rsid w:val="00F44525"/>
    <w:rsid w:val="00F6425B"/>
    <w:rsid w:val="00F77C2D"/>
    <w:rsid w:val="00F83422"/>
    <w:rsid w:val="00F84EBF"/>
    <w:rsid w:val="00FA3352"/>
    <w:rsid w:val="00FB0FD5"/>
    <w:rsid w:val="00FD587D"/>
    <w:rsid w:val="00FE3BA3"/>
    <w:rsid w:val="00FF64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34D41B4"/>
  <w15:docId w15:val="{B666E193-054D-DB4C-AE46-C863290E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B30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0164"/>
    <w:pPr>
      <w:spacing w:line="240" w:lineRule="auto"/>
    </w:pPr>
  </w:style>
  <w:style w:type="paragraph" w:styleId="PlainText">
    <w:name w:val="Plain Text"/>
    <w:basedOn w:val="Normal"/>
    <w:link w:val="PlainTextChar"/>
    <w:uiPriority w:val="99"/>
    <w:unhideWhenUsed/>
    <w:rsid w:val="00682E97"/>
    <w:pPr>
      <w:spacing w:line="240" w:lineRule="auto"/>
    </w:pPr>
    <w:rPr>
      <w:rFonts w:ascii="Consolas" w:eastAsiaTheme="minorHAnsi" w:hAnsi="Consolas" w:cs="Consolas"/>
      <w:sz w:val="21"/>
      <w:szCs w:val="21"/>
      <w:lang w:val="en-US"/>
    </w:rPr>
  </w:style>
  <w:style w:type="character" w:customStyle="1" w:styleId="PlainTextChar">
    <w:name w:val="Plain Text Char"/>
    <w:basedOn w:val="DefaultParagraphFont"/>
    <w:link w:val="PlainText"/>
    <w:uiPriority w:val="99"/>
    <w:rsid w:val="00682E97"/>
    <w:rPr>
      <w:rFonts w:ascii="Consolas" w:eastAsiaTheme="minorHAnsi" w:hAnsi="Consolas" w:cs="Consolas"/>
      <w:sz w:val="21"/>
      <w:szCs w:val="21"/>
      <w:lang w:val="en-US"/>
    </w:rPr>
  </w:style>
  <w:style w:type="character" w:styleId="PlaceholderText">
    <w:name w:val="Placeholder Text"/>
    <w:basedOn w:val="DefaultParagraphFont"/>
    <w:uiPriority w:val="99"/>
    <w:semiHidden/>
    <w:rsid w:val="001F7ADC"/>
    <w:rPr>
      <w:color w:val="808080"/>
    </w:rPr>
  </w:style>
  <w:style w:type="paragraph" w:styleId="Bibliography">
    <w:name w:val="Bibliography"/>
    <w:basedOn w:val="Normal"/>
    <w:next w:val="Normal"/>
    <w:uiPriority w:val="37"/>
    <w:unhideWhenUsed/>
    <w:rsid w:val="00E81204"/>
    <w:pPr>
      <w:spacing w:after="240" w:line="240" w:lineRule="auto"/>
      <w:ind w:left="720" w:hanging="720"/>
    </w:pPr>
  </w:style>
  <w:style w:type="paragraph" w:styleId="Revision">
    <w:name w:val="Revision"/>
    <w:hidden/>
    <w:uiPriority w:val="99"/>
    <w:semiHidden/>
    <w:rsid w:val="00AC2E8E"/>
    <w:pPr>
      <w:spacing w:line="240" w:lineRule="auto"/>
    </w:pPr>
  </w:style>
  <w:style w:type="paragraph" w:styleId="CommentSubject">
    <w:name w:val="annotation subject"/>
    <w:basedOn w:val="CommentText"/>
    <w:next w:val="CommentText"/>
    <w:link w:val="CommentSubjectChar"/>
    <w:uiPriority w:val="99"/>
    <w:semiHidden/>
    <w:unhideWhenUsed/>
    <w:rsid w:val="00CC7C25"/>
    <w:rPr>
      <w:b/>
      <w:bCs/>
    </w:rPr>
  </w:style>
  <w:style w:type="character" w:customStyle="1" w:styleId="CommentSubjectChar">
    <w:name w:val="Comment Subject Char"/>
    <w:basedOn w:val="CommentTextChar"/>
    <w:link w:val="CommentSubject"/>
    <w:uiPriority w:val="99"/>
    <w:semiHidden/>
    <w:rsid w:val="00CC7C2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eader" Target="header1.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39</Pages>
  <Words>44085</Words>
  <Characters>251288</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Boyko</cp:lastModifiedBy>
  <cp:revision>35</cp:revision>
  <dcterms:created xsi:type="dcterms:W3CDTF">2022-07-05T00:29:00Z</dcterms:created>
  <dcterms:modified xsi:type="dcterms:W3CDTF">2022-07-07T14:34:00Z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id="Wjh1rEmN"/&gt;&lt;style id="http://www.zotero.org/styles/systematic-biology" hasBibliography="1" bibliographyStyleHasBeenSet="1"/&gt;&lt;prefs&gt;&lt;pref name="fieldType" value="Field"/&gt;&lt;/prefs&gt;&lt;/data&gt;</vt:lpwstr>
  </property>
</Properties>
</file>